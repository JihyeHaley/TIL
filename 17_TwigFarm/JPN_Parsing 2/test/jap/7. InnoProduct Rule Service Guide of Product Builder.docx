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people.xml" ContentType="application/vnd.openxmlformats-officedocument.wordprocessingml.peopl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webSettings.xml" ContentType="application/vnd.openxmlformats-officedocument.wordprocessingml.webSettings+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B78B" w14:textId="77777777" w:rsidR="00010390" w:rsidRPr="00243D2A" w:rsidRDefault="00010390" w:rsidP="00010390">
      <w:pPr>
        <w:pStyle w:val="Contents"/>
        <w:ind w:leftChars="100" w:left="198" w:firstLine="0"/>
        <w:jc w:val="center"/>
        <w:rPr>
          <w:ins w:id="0" w:author="Seongeun Woo" w:date="2016-10-20T17:23:00Z"/>
          <w:rFonts w:asciiTheme="minorEastAsia" w:eastAsiaTheme="minorEastAsia" w:hAnsiTheme="minorEastAsia" w:cs="Times New Roman"/>
          <w:spacing w:val="0"/>
          <w:kern w:val="2"/>
          <w:sz w:val="22"/>
          <w:szCs w:val="22"/>
          <w:lang w:eastAsia="ko-KR"/>
        </w:rPr>
      </w:pPr>
    </w:p>
    <w:p w14:paraId="255440CA" w14:textId="77777777" w:rsidR="00010390" w:rsidRPr="00243D2A" w:rsidRDefault="00010390" w:rsidP="00010390">
      <w:pPr>
        <w:pStyle w:val="Contents"/>
        <w:ind w:leftChars="100" w:left="198" w:firstLine="0"/>
        <w:jc w:val="center"/>
        <w:rPr>
          <w:ins w:id="1" w:author="Seongeun Woo" w:date="2016-10-20T17:23:00Z"/>
          <w:rFonts w:asciiTheme="minorEastAsia" w:eastAsiaTheme="minorEastAsia" w:hAnsiTheme="minorEastAsia"/>
          <w:sz w:val="22"/>
          <w:szCs w:val="22"/>
        </w:rPr>
      </w:pPr>
    </w:p>
    <w:p w14:paraId="2C465170" w14:textId="77777777" w:rsidR="00010390" w:rsidRPr="00243D2A" w:rsidRDefault="00010390" w:rsidP="00010390">
      <w:pPr>
        <w:pStyle w:val="Contents"/>
        <w:ind w:leftChars="100" w:left="198" w:firstLine="0"/>
        <w:jc w:val="center"/>
        <w:rPr>
          <w:ins w:id="2" w:author="Seongeun Woo" w:date="2016-10-20T17:23:00Z"/>
          <w:rFonts w:asciiTheme="minorEastAsia" w:eastAsiaTheme="minorEastAsia" w:hAnsiTheme="minorEastAsia"/>
          <w:sz w:val="22"/>
          <w:szCs w:val="22"/>
        </w:rPr>
      </w:pPr>
    </w:p>
    <w:p w14:paraId="20AEF72D" w14:textId="77777777" w:rsidR="00010390" w:rsidRPr="00243D2A" w:rsidRDefault="00010390" w:rsidP="00010390">
      <w:pPr>
        <w:pStyle w:val="Contents"/>
        <w:ind w:leftChars="100" w:left="198" w:firstLine="0"/>
        <w:jc w:val="center"/>
        <w:rPr>
          <w:ins w:id="3" w:author="Seongeun Woo" w:date="2016-10-20T17:23:00Z"/>
          <w:rFonts w:asciiTheme="minorEastAsia" w:eastAsiaTheme="minorEastAsia" w:hAnsiTheme="minorEastAsia"/>
          <w:sz w:val="22"/>
          <w:szCs w:val="22"/>
        </w:rPr>
      </w:pPr>
    </w:p>
    <w:p w14:paraId="734D49BE" w14:textId="77777777" w:rsidR="00010390" w:rsidRPr="001D5BDA" w:rsidRDefault="00010390" w:rsidP="00010390">
      <w:pPr>
        <w:pStyle w:val="Contents"/>
        <w:ind w:leftChars="100" w:left="198" w:firstLine="0"/>
        <w:jc w:val="center"/>
        <w:rPr>
          <w:ins w:id="4" w:author="Seongeun Woo" w:date="2016-10-20T17:23:00Z"/>
          <w:rFonts w:asciiTheme="minorEastAsia" w:eastAsiaTheme="minorEastAsia" w:hAnsiTheme="minorEastAsia"/>
          <w:sz w:val="22"/>
          <w:szCs w:val="22"/>
        </w:rPr>
      </w:pPr>
    </w:p>
    <w:p w14:paraId="7712FA67" w14:textId="77777777" w:rsidR="00010390" w:rsidRDefault="00010390">
      <w:pPr>
        <w:pStyle w:val="affb"/>
        <w:tabs>
          <w:tab w:val="left" w:pos="426"/>
        </w:tabs>
        <w:ind w:firstLineChars="141" w:firstLine="564"/>
        <w:rPr>
          <w:ins w:id="5" w:author="Seongeun Woo" w:date="2016-10-20T17:23:00Z"/>
        </w:rPr>
        <w:pPrChange w:id="6" w:author="Seongeun Woo" w:date="2016-10-20T17:24:00Z">
          <w:pPr>
            <w:pStyle w:val="affb"/>
            <w:tabs>
              <w:tab w:val="left" w:pos="426"/>
            </w:tabs>
          </w:pPr>
        </w:pPrChange>
      </w:pPr>
      <w:ins w:id="7" w:author="Seongeun Woo" w:date="2016-10-20T17:23:00Z">
        <w:r w:rsidRPr="00195144">
          <w:rPr>
            <w:noProof/>
            <w:sz w:val="40"/>
            <w:rPrChange w:id="8" w:author="Unknown">
              <w:rPr>
                <w:noProof/>
              </w:rPr>
            </w:rPrChange>
          </w:rPr>
          <w:drawing>
            <wp:inline distT="0" distB="0" distL="0" distR="0" wp14:anchorId="5A40B21A" wp14:editId="7EFD6EAD">
              <wp:extent cx="2519045" cy="467995"/>
              <wp:effectExtent l="0" t="0" r="0" b="8255"/>
              <wp:docPr id="7"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9045" cy="467995"/>
                      </a:xfrm>
                      <a:prstGeom prst="rect">
                        <a:avLst/>
                      </a:prstGeom>
                      <a:noFill/>
                      <a:ln>
                        <a:noFill/>
                      </a:ln>
                    </pic:spPr>
                  </pic:pic>
                </a:graphicData>
              </a:graphic>
            </wp:inline>
          </w:drawing>
        </w:r>
      </w:ins>
    </w:p>
    <w:p w14:paraId="2E1D2F57" w14:textId="77777777" w:rsidR="00010390" w:rsidRPr="00243D2A" w:rsidRDefault="00010390" w:rsidP="00010390">
      <w:pPr>
        <w:pStyle w:val="Contents"/>
        <w:ind w:leftChars="100" w:left="198" w:firstLine="0"/>
        <w:jc w:val="center"/>
        <w:rPr>
          <w:ins w:id="9" w:author="Seongeun Woo" w:date="2016-10-20T17:23:00Z"/>
          <w:rFonts w:asciiTheme="minorEastAsia" w:eastAsiaTheme="minorEastAsia" w:hAnsiTheme="minorEastAsia" w:cs="Times New Roman"/>
          <w:spacing w:val="0"/>
          <w:kern w:val="2"/>
          <w:sz w:val="22"/>
          <w:szCs w:val="22"/>
          <w:lang w:eastAsia="ko-KR"/>
        </w:rPr>
      </w:pPr>
    </w:p>
    <w:p w14:paraId="30ADE211" w14:textId="77777777" w:rsidR="00010390" w:rsidRPr="00243D2A" w:rsidRDefault="00010390" w:rsidP="00010390">
      <w:pPr>
        <w:pStyle w:val="Contents"/>
        <w:ind w:leftChars="100" w:left="198" w:firstLine="0"/>
        <w:jc w:val="center"/>
        <w:rPr>
          <w:ins w:id="10" w:author="Seongeun Woo" w:date="2016-10-20T17:23:00Z"/>
          <w:rFonts w:asciiTheme="minorEastAsia" w:eastAsiaTheme="minorEastAsia" w:hAnsiTheme="minorEastAsia"/>
          <w:sz w:val="22"/>
          <w:szCs w:val="22"/>
        </w:rPr>
      </w:pPr>
    </w:p>
    <w:p w14:paraId="19C66844" w14:textId="77777777" w:rsidR="00010390" w:rsidRPr="00243D2A" w:rsidRDefault="00010390" w:rsidP="00010390">
      <w:pPr>
        <w:pStyle w:val="Contents"/>
        <w:ind w:leftChars="100" w:left="198" w:firstLine="0"/>
        <w:jc w:val="center"/>
        <w:rPr>
          <w:ins w:id="11" w:author="Seongeun Woo" w:date="2016-10-20T17:23:00Z"/>
          <w:rFonts w:asciiTheme="minorEastAsia" w:eastAsiaTheme="minorEastAsia" w:hAnsiTheme="minorEastAsia"/>
          <w:sz w:val="22"/>
          <w:szCs w:val="22"/>
        </w:rPr>
      </w:pPr>
    </w:p>
    <w:p w14:paraId="72A484D1" w14:textId="77777777" w:rsidR="00010390" w:rsidRDefault="00010390" w:rsidP="00010390">
      <w:pPr>
        <w:pStyle w:val="afff2"/>
        <w:ind w:left="1418" w:hanging="1112"/>
        <w:rPr>
          <w:ins w:id="12" w:author="Seongeun Woo" w:date="2016-10-20T17:23:00Z"/>
          <w:rFonts w:eastAsia="Noto Sans Japanese Black" w:cs="Arial"/>
          <w:i/>
          <w:color w:val="808080" w:themeColor="background1" w:themeShade="80"/>
          <w:sz w:val="56"/>
          <w:szCs w:val="56"/>
        </w:rPr>
      </w:pPr>
      <w:proofErr w:type="spellStart"/>
      <w:ins w:id="13" w:author="Seongeun Woo" w:date="2016-10-20T17:23:00Z">
        <w:r w:rsidRPr="008740C9">
          <w:rPr>
            <w:rFonts w:eastAsia="Noto Sans Japanese Black" w:cs="Arial"/>
            <w:i/>
            <w:color w:val="808080" w:themeColor="background1" w:themeShade="80"/>
            <w:sz w:val="56"/>
            <w:szCs w:val="56"/>
          </w:rPr>
          <w:t>InnoP</w:t>
        </w:r>
        <w:r w:rsidRPr="00BF43F2">
          <w:rPr>
            <w:rFonts w:eastAsia="Noto Sans Japanese Black" w:cs="Arial"/>
            <w:i/>
            <w:color w:val="808080" w:themeColor="background1" w:themeShade="80"/>
            <w:sz w:val="56"/>
            <w:szCs w:val="56"/>
          </w:rPr>
          <w:t>r</w:t>
        </w:r>
        <w:r w:rsidRPr="008740C9">
          <w:rPr>
            <w:rFonts w:eastAsia="Noto Sans Japanese Black" w:cs="Arial"/>
            <w:i/>
            <w:color w:val="808080" w:themeColor="background1" w:themeShade="80"/>
            <w:sz w:val="56"/>
            <w:szCs w:val="56"/>
          </w:rPr>
          <w:t>oduct</w:t>
        </w:r>
        <w:proofErr w:type="spellEnd"/>
      </w:ins>
    </w:p>
    <w:p w14:paraId="6B9AB41E" w14:textId="01CF1EFC" w:rsidR="00010390" w:rsidRPr="008740C9" w:rsidRDefault="00010390" w:rsidP="00010390">
      <w:pPr>
        <w:pStyle w:val="afff2"/>
        <w:ind w:left="1418" w:hanging="1112"/>
        <w:rPr>
          <w:ins w:id="14" w:author="Seongeun Woo" w:date="2016-10-20T17:23:00Z"/>
          <w:rFonts w:eastAsia="Noto Sans Japanese Black" w:cs="Arial"/>
          <w:i/>
          <w:color w:val="808080" w:themeColor="background1" w:themeShade="80"/>
          <w:sz w:val="56"/>
          <w:szCs w:val="56"/>
        </w:rPr>
      </w:pPr>
      <w:ins w:id="15" w:author="Seongeun Woo" w:date="2016-10-20T17:23:00Z">
        <w:r>
          <w:rPr>
            <w:rFonts w:eastAsia="Noto Sans Japanese Black" w:cs="Arial"/>
            <w:i/>
            <w:color w:val="808080" w:themeColor="background1" w:themeShade="80"/>
            <w:sz w:val="56"/>
            <w:szCs w:val="56"/>
          </w:rPr>
          <w:t xml:space="preserve">Rule Service Guide </w:t>
        </w:r>
        <w:r w:rsidRPr="008740C9">
          <w:rPr>
            <w:rFonts w:eastAsia="Noto Sans Japanese Black" w:cs="Arial"/>
            <w:i/>
            <w:color w:val="808080" w:themeColor="background1" w:themeShade="80"/>
            <w:sz w:val="56"/>
            <w:szCs w:val="56"/>
          </w:rPr>
          <w:t>of</w:t>
        </w:r>
      </w:ins>
    </w:p>
    <w:p w14:paraId="28FCE4AD" w14:textId="77777777" w:rsidR="00010390" w:rsidRPr="00BF43F2" w:rsidRDefault="00010390" w:rsidP="00010390">
      <w:pPr>
        <w:pStyle w:val="afff2"/>
        <w:ind w:left="1418" w:hanging="1112"/>
        <w:rPr>
          <w:ins w:id="16" w:author="Seongeun Woo" w:date="2016-10-20T17:23:00Z"/>
          <w:rFonts w:eastAsiaTheme="minorEastAsia" w:cs="Arial"/>
          <w:i/>
          <w:color w:val="808080" w:themeColor="background1" w:themeShade="80"/>
          <w:sz w:val="56"/>
          <w:szCs w:val="56"/>
        </w:rPr>
      </w:pPr>
      <w:ins w:id="17" w:author="Seongeun Woo" w:date="2016-10-20T17:23:00Z">
        <w:r w:rsidRPr="00BF43F2">
          <w:rPr>
            <w:rFonts w:eastAsia="Noto Sans Japanese Black" w:cs="Arial"/>
            <w:i/>
            <w:color w:val="808080" w:themeColor="background1" w:themeShade="80"/>
            <w:sz w:val="56"/>
            <w:szCs w:val="56"/>
          </w:rPr>
          <w:t>Product Builder</w:t>
        </w:r>
      </w:ins>
    </w:p>
    <w:p w14:paraId="08DD8B68" w14:textId="77777777" w:rsidR="00010390" w:rsidRDefault="00010390" w:rsidP="00010390">
      <w:pPr>
        <w:pStyle w:val="Contents"/>
        <w:ind w:leftChars="100" w:left="198" w:firstLine="0"/>
        <w:jc w:val="center"/>
        <w:rPr>
          <w:ins w:id="18" w:author="Seongeun Woo" w:date="2016-10-20T17:23:00Z"/>
          <w:rFonts w:asciiTheme="minorEastAsia" w:eastAsia="Malgun Gothic" w:hAnsiTheme="minorEastAsia" w:cs="Arial"/>
          <w:sz w:val="22"/>
          <w:szCs w:val="22"/>
          <w:lang w:eastAsia="ko-KR"/>
        </w:rPr>
      </w:pPr>
    </w:p>
    <w:p w14:paraId="3639BDFE" w14:textId="77777777" w:rsidR="00010390" w:rsidRDefault="00010390" w:rsidP="00010390">
      <w:pPr>
        <w:pStyle w:val="Contents"/>
        <w:ind w:leftChars="100" w:left="198" w:firstLine="0"/>
        <w:jc w:val="center"/>
        <w:rPr>
          <w:ins w:id="19" w:author="Seongeun Woo" w:date="2016-10-20T17:23:00Z"/>
          <w:rFonts w:asciiTheme="minorEastAsia" w:eastAsia="Malgun Gothic" w:hAnsiTheme="minorEastAsia" w:cs="Arial"/>
          <w:sz w:val="22"/>
          <w:szCs w:val="22"/>
          <w:lang w:eastAsia="ko-KR"/>
        </w:rPr>
      </w:pPr>
    </w:p>
    <w:p w14:paraId="603A8F5D" w14:textId="77777777" w:rsidR="00010390" w:rsidRPr="00C86460" w:rsidRDefault="00010390" w:rsidP="00010390">
      <w:pPr>
        <w:pStyle w:val="Contents"/>
        <w:ind w:leftChars="100" w:left="198" w:firstLine="0"/>
        <w:jc w:val="center"/>
        <w:rPr>
          <w:ins w:id="20" w:author="Seongeun Woo" w:date="2016-10-20T17:23:00Z"/>
          <w:rFonts w:asciiTheme="minorEastAsia" w:eastAsia="Malgun Gothic" w:hAnsiTheme="minorEastAsia" w:cs="Arial"/>
          <w:sz w:val="22"/>
          <w:szCs w:val="22"/>
          <w:lang w:eastAsia="ko-KR"/>
        </w:rPr>
      </w:pPr>
    </w:p>
    <w:p w14:paraId="72401907" w14:textId="77777777" w:rsidR="00010390" w:rsidRPr="00FD58DB" w:rsidRDefault="00010390" w:rsidP="00010390">
      <w:pPr>
        <w:pStyle w:val="affc"/>
        <w:ind w:left="198"/>
        <w:rPr>
          <w:ins w:id="21" w:author="Seongeun Woo" w:date="2016-10-20T17:23:00Z"/>
          <w:rFonts w:ascii="Arial" w:hAnsi="Arial"/>
        </w:rPr>
      </w:pPr>
      <w:proofErr w:type="spellStart"/>
      <w:ins w:id="22" w:author="Seongeun Woo" w:date="2016-10-20T17:23:00Z">
        <w:r>
          <w:rPr>
            <w:rFonts w:ascii="Arial" w:hAnsi="Arial"/>
          </w:rPr>
          <w:t>InnoProduct</w:t>
        </w:r>
        <w:proofErr w:type="spellEnd"/>
        <w:r>
          <w:rPr>
            <w:rFonts w:ascii="Arial" w:hAnsi="Arial"/>
          </w:rPr>
          <w:t xml:space="preserve"> v</w:t>
        </w:r>
        <w:r w:rsidRPr="00FD58DB">
          <w:rPr>
            <w:rFonts w:ascii="Arial" w:hAnsi="Arial"/>
          </w:rPr>
          <w:t>5.1</w:t>
        </w:r>
      </w:ins>
    </w:p>
    <w:p w14:paraId="200D0413" w14:textId="77777777" w:rsidR="00010390" w:rsidRDefault="00010390" w:rsidP="00010390">
      <w:pPr>
        <w:pStyle w:val="Contents"/>
        <w:ind w:leftChars="100" w:left="198" w:firstLine="0"/>
        <w:jc w:val="center"/>
        <w:rPr>
          <w:ins w:id="23" w:author="Seongeun Woo" w:date="2016-10-20T17:23:00Z"/>
          <w:rFonts w:asciiTheme="minorEastAsia" w:eastAsia="Malgun Gothic" w:hAnsiTheme="minorEastAsia" w:cs="Arial"/>
          <w:sz w:val="22"/>
          <w:szCs w:val="22"/>
          <w:lang w:eastAsia="ko-KR"/>
        </w:rPr>
      </w:pPr>
    </w:p>
    <w:p w14:paraId="2E622159" w14:textId="77777777" w:rsidR="00010390" w:rsidRDefault="00010390" w:rsidP="00010390">
      <w:pPr>
        <w:pStyle w:val="Contents"/>
        <w:ind w:leftChars="100" w:left="198" w:firstLine="0"/>
        <w:jc w:val="center"/>
        <w:rPr>
          <w:ins w:id="24" w:author="Seongeun Woo" w:date="2016-10-20T17:23:00Z"/>
          <w:rFonts w:asciiTheme="minorEastAsia" w:eastAsia="Malgun Gothic" w:hAnsiTheme="minorEastAsia" w:cs="Arial"/>
          <w:sz w:val="22"/>
          <w:szCs w:val="22"/>
          <w:lang w:eastAsia="ko-KR"/>
        </w:rPr>
      </w:pPr>
    </w:p>
    <w:p w14:paraId="05A62203" w14:textId="77777777" w:rsidR="00010390" w:rsidRPr="00C86460" w:rsidRDefault="00010390" w:rsidP="00010390">
      <w:pPr>
        <w:pStyle w:val="Contents"/>
        <w:ind w:leftChars="100" w:left="198" w:firstLine="0"/>
        <w:jc w:val="center"/>
        <w:rPr>
          <w:ins w:id="25" w:author="Seongeun Woo" w:date="2016-10-20T17:23:00Z"/>
          <w:rFonts w:asciiTheme="minorEastAsia" w:eastAsia="Malgun Gothic" w:hAnsiTheme="minorEastAsia" w:cs="Arial"/>
          <w:sz w:val="22"/>
          <w:szCs w:val="22"/>
          <w:lang w:eastAsia="ko-KR"/>
        </w:rPr>
      </w:pPr>
    </w:p>
    <w:p w14:paraId="517375ED" w14:textId="77777777" w:rsidR="00010390" w:rsidRPr="006E1A28" w:rsidRDefault="00010390" w:rsidP="00010390">
      <w:pPr>
        <w:pStyle w:val="Contents"/>
        <w:ind w:leftChars="100" w:left="198" w:firstLine="0"/>
        <w:jc w:val="center"/>
        <w:rPr>
          <w:ins w:id="26" w:author="Seongeun Woo" w:date="2016-10-20T17:23:00Z"/>
          <w:rFonts w:asciiTheme="minorEastAsia" w:eastAsiaTheme="minorEastAsia" w:hAnsiTheme="minorEastAsia" w:cs="Arial"/>
          <w:sz w:val="22"/>
          <w:szCs w:val="22"/>
          <w:lang w:eastAsia="ko-KR"/>
        </w:rPr>
      </w:pPr>
    </w:p>
    <w:p w14:paraId="557FDEB6" w14:textId="77777777" w:rsidR="00010390" w:rsidRPr="006E1A28" w:rsidRDefault="00010390" w:rsidP="00010390">
      <w:pPr>
        <w:pStyle w:val="Contents"/>
        <w:ind w:leftChars="100" w:left="198" w:firstLine="0"/>
        <w:jc w:val="center"/>
        <w:rPr>
          <w:ins w:id="27" w:author="Seongeun Woo" w:date="2016-10-20T17:23:00Z"/>
          <w:rFonts w:asciiTheme="minorEastAsia" w:eastAsiaTheme="minorEastAsia" w:hAnsiTheme="minorEastAsia" w:cs="Arial"/>
          <w:sz w:val="22"/>
          <w:szCs w:val="22"/>
          <w:lang w:eastAsia="ko-KR"/>
        </w:rPr>
      </w:pPr>
    </w:p>
    <w:p w14:paraId="258FCF40" w14:textId="77777777" w:rsidR="00010390" w:rsidRDefault="00010390" w:rsidP="00010390">
      <w:pPr>
        <w:pStyle w:val="Contents"/>
        <w:ind w:leftChars="100" w:left="198" w:firstLine="0"/>
        <w:jc w:val="center"/>
        <w:rPr>
          <w:ins w:id="28" w:author="Seongeun Woo" w:date="2016-10-20T17:23:00Z"/>
          <w:rFonts w:asciiTheme="minorEastAsia" w:eastAsia="Malgun Gothic" w:hAnsiTheme="minorEastAsia" w:cs="Arial"/>
          <w:sz w:val="22"/>
          <w:szCs w:val="22"/>
          <w:lang w:eastAsia="ko-KR"/>
        </w:rPr>
      </w:pPr>
    </w:p>
    <w:p w14:paraId="190E89A4" w14:textId="77777777" w:rsidR="00010390" w:rsidRDefault="00010390" w:rsidP="00010390">
      <w:pPr>
        <w:pStyle w:val="Contents"/>
        <w:ind w:leftChars="100" w:left="198" w:firstLine="0"/>
        <w:jc w:val="center"/>
        <w:rPr>
          <w:ins w:id="29" w:author="Seongeun Woo" w:date="2016-10-20T17:23:00Z"/>
          <w:rFonts w:asciiTheme="minorEastAsia" w:eastAsia="Malgun Gothic" w:hAnsiTheme="minorEastAsia" w:cs="Arial"/>
          <w:sz w:val="22"/>
          <w:szCs w:val="22"/>
          <w:lang w:eastAsia="ko-KR"/>
        </w:rPr>
      </w:pPr>
    </w:p>
    <w:p w14:paraId="5DC325AE" w14:textId="77777777" w:rsidR="00010390" w:rsidRPr="00C86460" w:rsidRDefault="00010390" w:rsidP="00010390">
      <w:pPr>
        <w:pStyle w:val="Contents"/>
        <w:ind w:leftChars="100" w:left="198" w:firstLine="0"/>
        <w:jc w:val="center"/>
        <w:rPr>
          <w:ins w:id="30" w:author="Seongeun Woo" w:date="2016-10-20T17:23:00Z"/>
          <w:rFonts w:asciiTheme="minorEastAsia" w:eastAsia="Malgun Gothic" w:hAnsiTheme="minorEastAsia" w:cs="Arial"/>
          <w:sz w:val="22"/>
          <w:szCs w:val="22"/>
          <w:lang w:eastAsia="ko-KR"/>
        </w:rPr>
      </w:pPr>
    </w:p>
    <w:p w14:paraId="22895A88" w14:textId="77777777" w:rsidR="00010390" w:rsidRPr="006E1A28" w:rsidRDefault="00010390" w:rsidP="00010390">
      <w:pPr>
        <w:pStyle w:val="Contents"/>
        <w:ind w:leftChars="100" w:left="198" w:firstLine="0"/>
        <w:jc w:val="center"/>
        <w:rPr>
          <w:ins w:id="31" w:author="Seongeun Woo" w:date="2016-10-20T17:23:00Z"/>
          <w:rFonts w:asciiTheme="minorEastAsia" w:eastAsiaTheme="minorEastAsia" w:hAnsiTheme="minorEastAsia" w:cs="Arial"/>
          <w:sz w:val="22"/>
          <w:szCs w:val="22"/>
          <w:lang w:eastAsia="ko-KR"/>
        </w:rPr>
      </w:pPr>
    </w:p>
    <w:p w14:paraId="0A62D07A" w14:textId="77777777" w:rsidR="00010390" w:rsidRPr="006E1A28" w:rsidRDefault="00010390" w:rsidP="00010390">
      <w:pPr>
        <w:pStyle w:val="Contents"/>
        <w:ind w:leftChars="100" w:left="198" w:firstLine="0"/>
        <w:jc w:val="center"/>
        <w:rPr>
          <w:ins w:id="32" w:author="Seongeun Woo" w:date="2016-10-20T17:23:00Z"/>
          <w:rFonts w:asciiTheme="minorEastAsia" w:eastAsiaTheme="minorEastAsia" w:hAnsiTheme="minorEastAsia" w:cs="Arial"/>
          <w:sz w:val="22"/>
          <w:szCs w:val="22"/>
          <w:lang w:eastAsia="ko-KR"/>
        </w:rPr>
      </w:pPr>
    </w:p>
    <w:p w14:paraId="0BE48D39" w14:textId="77777777" w:rsidR="00010390" w:rsidRDefault="00010390" w:rsidP="00010390">
      <w:pPr>
        <w:pStyle w:val="Contents"/>
        <w:ind w:leftChars="100" w:left="198" w:firstLine="0"/>
        <w:jc w:val="center"/>
        <w:rPr>
          <w:ins w:id="33" w:author="Seongeun Woo" w:date="2016-10-20T17:23:00Z"/>
          <w:rFonts w:eastAsiaTheme="minorEastAsia" w:cs="Arial"/>
          <w:sz w:val="22"/>
          <w:szCs w:val="22"/>
        </w:rPr>
      </w:pPr>
      <w:ins w:id="34" w:author="Seongeun Woo" w:date="2016-10-20T17:23:00Z">
        <w:r w:rsidRPr="00FD58DB">
          <w:rPr>
            <w:rFonts w:asciiTheme="majorHAnsi" w:hAnsiTheme="majorHAnsi" w:cstheme="majorHAnsi"/>
            <w:noProof/>
            <w:rPrChange w:id="35" w:author="Unknown">
              <w:rPr>
                <w:noProof/>
              </w:rPr>
            </w:rPrChange>
          </w:rPr>
          <w:drawing>
            <wp:inline distT="0" distB="0" distL="0" distR="0" wp14:anchorId="5B8BDDE1" wp14:editId="1FCBE478">
              <wp:extent cx="930275" cy="214630"/>
              <wp:effectExtent l="0" t="0" r="3175" b="0"/>
              <wp:docPr id="9"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214630"/>
                      </a:xfrm>
                      <a:prstGeom prst="rect">
                        <a:avLst/>
                      </a:prstGeom>
                      <a:noFill/>
                      <a:ln>
                        <a:noFill/>
                      </a:ln>
                    </pic:spPr>
                  </pic:pic>
                </a:graphicData>
              </a:graphic>
            </wp:inline>
          </w:drawing>
        </w:r>
      </w:ins>
    </w:p>
    <w:p w14:paraId="5A0A8053" w14:textId="77777777" w:rsidR="00010390" w:rsidRDefault="00010390" w:rsidP="00010390">
      <w:pPr>
        <w:pStyle w:val="Contents"/>
        <w:ind w:leftChars="100" w:left="198" w:firstLine="0"/>
        <w:jc w:val="center"/>
        <w:rPr>
          <w:ins w:id="36" w:author="Seongeun Woo" w:date="2016-10-20T17:23:00Z"/>
          <w:rFonts w:asciiTheme="minorEastAsia" w:eastAsia="Malgun Gothic" w:hAnsiTheme="minorEastAsia" w:cs="Arial"/>
          <w:sz w:val="22"/>
          <w:szCs w:val="22"/>
          <w:lang w:eastAsia="ko-KR"/>
        </w:rPr>
      </w:pPr>
    </w:p>
    <w:p w14:paraId="5FE9C7F7" w14:textId="77777777" w:rsidR="00010390" w:rsidRDefault="00010390" w:rsidP="00010390">
      <w:pPr>
        <w:pStyle w:val="Contents"/>
        <w:ind w:leftChars="100" w:left="198" w:firstLine="0"/>
        <w:jc w:val="center"/>
        <w:rPr>
          <w:ins w:id="37" w:author="Seongeun Woo" w:date="2016-10-20T17:23:00Z"/>
          <w:rFonts w:asciiTheme="minorEastAsia" w:eastAsia="Malgun Gothic" w:hAnsiTheme="minorEastAsia" w:cs="Arial"/>
          <w:sz w:val="22"/>
          <w:szCs w:val="22"/>
          <w:lang w:eastAsia="ko-KR"/>
        </w:rPr>
      </w:pPr>
    </w:p>
    <w:p w14:paraId="26A94A70" w14:textId="77777777" w:rsidR="00010390" w:rsidRPr="00C86460" w:rsidRDefault="00010390" w:rsidP="00010390">
      <w:pPr>
        <w:pStyle w:val="Contents"/>
        <w:ind w:leftChars="100" w:left="198" w:firstLine="0"/>
        <w:jc w:val="center"/>
        <w:rPr>
          <w:ins w:id="38" w:author="Seongeun Woo" w:date="2016-10-20T17:23:00Z"/>
          <w:rFonts w:asciiTheme="minorEastAsia" w:eastAsia="Malgun Gothic" w:hAnsiTheme="minorEastAsia" w:cs="Arial"/>
          <w:sz w:val="22"/>
          <w:szCs w:val="22"/>
          <w:lang w:eastAsia="ko-KR"/>
        </w:rPr>
      </w:pPr>
    </w:p>
    <w:p w14:paraId="47998041" w14:textId="77777777" w:rsidR="00010390" w:rsidRPr="006E1A28" w:rsidRDefault="00010390" w:rsidP="00010390">
      <w:pPr>
        <w:pStyle w:val="Contents"/>
        <w:ind w:leftChars="100" w:left="198" w:firstLine="0"/>
        <w:jc w:val="center"/>
        <w:rPr>
          <w:ins w:id="39" w:author="Seongeun Woo" w:date="2016-10-20T17:23:00Z"/>
          <w:rFonts w:asciiTheme="minorEastAsia" w:eastAsiaTheme="minorEastAsia" w:hAnsiTheme="minorEastAsia" w:cs="Arial"/>
          <w:sz w:val="22"/>
          <w:szCs w:val="22"/>
          <w:lang w:eastAsia="ko-KR"/>
        </w:rPr>
      </w:pPr>
    </w:p>
    <w:p w14:paraId="66DA2816" w14:textId="77777777" w:rsidR="00010390" w:rsidRPr="006E1A28" w:rsidRDefault="00010390" w:rsidP="00010390">
      <w:pPr>
        <w:pStyle w:val="Contents"/>
        <w:ind w:leftChars="100" w:left="198" w:firstLine="0"/>
        <w:jc w:val="center"/>
        <w:rPr>
          <w:ins w:id="40" w:author="Seongeun Woo" w:date="2016-10-20T17:23:00Z"/>
          <w:rFonts w:asciiTheme="minorEastAsia" w:eastAsiaTheme="minorEastAsia" w:hAnsiTheme="minorEastAsia" w:cs="Arial"/>
          <w:sz w:val="22"/>
          <w:szCs w:val="22"/>
          <w:lang w:eastAsia="ko-KR"/>
        </w:rPr>
      </w:pPr>
    </w:p>
    <w:p w14:paraId="37DC84B1" w14:textId="4B12116E" w:rsidR="00F42A6B" w:rsidRPr="000D3F0D" w:rsidDel="00010390" w:rsidRDefault="00F42A6B">
      <w:pPr>
        <w:autoSpaceDE w:val="0"/>
        <w:autoSpaceDN w:val="0"/>
        <w:jc w:val="center"/>
        <w:rPr>
          <w:del w:id="41" w:author="Seongeun Woo" w:date="2016-10-20T17:23:00Z"/>
          <w:rFonts w:eastAsia="Malgun Gothic" w:cs="Arial"/>
          <w:i/>
          <w:color w:val="808080" w:themeColor="background1" w:themeShade="80"/>
          <w:sz w:val="56"/>
          <w:szCs w:val="56"/>
          <w:lang w:eastAsia="ko-KR"/>
          <w:rPrChange w:id="42" w:author="Seongeun Woo" w:date="2016-09-23T12:35:00Z">
            <w:rPr>
              <w:del w:id="43" w:author="Seongeun Woo" w:date="2016-10-20T17:23:00Z"/>
              <w:rFonts w:eastAsiaTheme="minorEastAsia" w:cs="Arial"/>
              <w:i/>
              <w:color w:val="808080" w:themeColor="background1" w:themeShade="80"/>
              <w:sz w:val="56"/>
              <w:szCs w:val="56"/>
            </w:rPr>
          </w:rPrChange>
        </w:rPr>
        <w:pPrChange w:id="44" w:author="Seongeun Woo" w:date="2016-10-13T18:44:00Z">
          <w:pPr>
            <w:jc w:val="center"/>
          </w:pPr>
        </w:pPrChange>
      </w:pPr>
    </w:p>
    <w:p w14:paraId="21DB4BE6" w14:textId="0F3386A0" w:rsidR="00F42A6B" w:rsidDel="00010390" w:rsidRDefault="00F42A6B">
      <w:pPr>
        <w:autoSpaceDE w:val="0"/>
        <w:autoSpaceDN w:val="0"/>
        <w:jc w:val="center"/>
        <w:rPr>
          <w:del w:id="45" w:author="Seongeun Woo" w:date="2016-10-20T17:23:00Z"/>
          <w:rFonts w:eastAsiaTheme="minorEastAsia" w:cs="Arial"/>
          <w:i/>
          <w:color w:val="808080" w:themeColor="background1" w:themeShade="80"/>
          <w:sz w:val="56"/>
          <w:szCs w:val="56"/>
        </w:rPr>
        <w:pPrChange w:id="46" w:author="Seongeun Woo" w:date="2016-10-13T18:44:00Z">
          <w:pPr>
            <w:jc w:val="center"/>
          </w:pPr>
        </w:pPrChange>
      </w:pPr>
    </w:p>
    <w:p w14:paraId="74FB88F9" w14:textId="46C05D8C" w:rsidR="00F42A6B" w:rsidDel="00010390" w:rsidRDefault="00F42A6B">
      <w:pPr>
        <w:autoSpaceDE w:val="0"/>
        <w:autoSpaceDN w:val="0"/>
        <w:jc w:val="center"/>
        <w:rPr>
          <w:del w:id="47" w:author="Seongeun Woo" w:date="2016-10-20T17:23:00Z"/>
          <w:rFonts w:eastAsiaTheme="minorEastAsia" w:cs="Arial"/>
          <w:i/>
          <w:color w:val="808080" w:themeColor="background1" w:themeShade="80"/>
          <w:sz w:val="56"/>
          <w:szCs w:val="56"/>
        </w:rPr>
        <w:pPrChange w:id="48" w:author="Seongeun Woo" w:date="2016-10-13T18:44:00Z">
          <w:pPr>
            <w:jc w:val="center"/>
          </w:pPr>
        </w:pPrChange>
      </w:pPr>
    </w:p>
    <w:p w14:paraId="70C2B12A" w14:textId="5CD1B141" w:rsidR="00F42A6B" w:rsidDel="00010390" w:rsidRDefault="00F42A6B">
      <w:pPr>
        <w:autoSpaceDE w:val="0"/>
        <w:autoSpaceDN w:val="0"/>
        <w:jc w:val="center"/>
        <w:rPr>
          <w:del w:id="49" w:author="Seongeun Woo" w:date="2016-10-20T17:23:00Z"/>
          <w:rFonts w:eastAsiaTheme="minorEastAsia" w:cs="Arial"/>
          <w:i/>
          <w:color w:val="808080" w:themeColor="background1" w:themeShade="80"/>
          <w:sz w:val="56"/>
          <w:szCs w:val="56"/>
        </w:rPr>
        <w:pPrChange w:id="50" w:author="Seongeun Woo" w:date="2016-10-13T18:44:00Z">
          <w:pPr>
            <w:jc w:val="center"/>
          </w:pPr>
        </w:pPrChange>
      </w:pPr>
    </w:p>
    <w:p w14:paraId="78138A12" w14:textId="7389EBF1" w:rsidR="00F42A6B" w:rsidDel="00010390" w:rsidRDefault="00F42A6B">
      <w:pPr>
        <w:autoSpaceDE w:val="0"/>
        <w:autoSpaceDN w:val="0"/>
        <w:jc w:val="center"/>
        <w:rPr>
          <w:del w:id="51" w:author="Seongeun Woo" w:date="2016-10-20T17:23:00Z"/>
          <w:rFonts w:eastAsiaTheme="minorEastAsia" w:cs="Arial"/>
          <w:i/>
          <w:color w:val="808080" w:themeColor="background1" w:themeShade="80"/>
          <w:sz w:val="56"/>
          <w:szCs w:val="56"/>
        </w:rPr>
        <w:pPrChange w:id="52" w:author="Seongeun Woo" w:date="2016-10-13T18:44:00Z">
          <w:pPr>
            <w:jc w:val="center"/>
          </w:pPr>
        </w:pPrChange>
      </w:pPr>
    </w:p>
    <w:p w14:paraId="4E6027C5" w14:textId="0AB37216" w:rsidR="00E06C16" w:rsidDel="00010390" w:rsidRDefault="00F42A6B">
      <w:pPr>
        <w:autoSpaceDE w:val="0"/>
        <w:autoSpaceDN w:val="0"/>
        <w:jc w:val="center"/>
        <w:rPr>
          <w:ins w:id="53" w:author="Ryu" w:date="2016-10-19T20:00:00Z"/>
          <w:del w:id="54" w:author="Seongeun Woo" w:date="2016-10-20T17:23:00Z"/>
          <w:rFonts w:eastAsia="Noto Sans Japanese Black" w:cs="Arial"/>
          <w:i/>
          <w:color w:val="808080" w:themeColor="background1" w:themeShade="80"/>
          <w:sz w:val="56"/>
          <w:szCs w:val="56"/>
        </w:rPr>
        <w:pPrChange w:id="55" w:author="Seongeun Woo" w:date="2016-10-13T18:44:00Z">
          <w:pPr>
            <w:pStyle w:val="afff2"/>
          </w:pPr>
        </w:pPrChange>
      </w:pPr>
      <w:del w:id="56" w:author="Seongeun Woo" w:date="2016-10-20T17:23:00Z">
        <w:r w:rsidRPr="008009F4" w:rsidDel="00010390">
          <w:rPr>
            <w:rFonts w:cs="Arial"/>
            <w:noProof/>
          </w:rPr>
          <w:drawing>
            <wp:anchor distT="0" distB="0" distL="114300" distR="114300" simplePos="0" relativeHeight="251656704" behindDoc="0" locked="0" layoutInCell="1" allowOverlap="1" wp14:anchorId="24DCC760" wp14:editId="45296F27">
              <wp:simplePos x="0" y="0"/>
              <wp:positionH relativeFrom="leftMargin">
                <wp:posOffset>3464560</wp:posOffset>
              </wp:positionH>
              <wp:positionV relativeFrom="topMargin">
                <wp:posOffset>8361680</wp:posOffset>
              </wp:positionV>
              <wp:extent cx="930275" cy="214630"/>
              <wp:effectExtent l="0" t="0" r="3175"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214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18B" w:rsidDel="00010390">
          <w:rPr>
            <w:rFonts w:cs="Arial"/>
            <w:noProof/>
            <w:rPrChange w:id="57" w:author="Unknown">
              <w:rPr>
                <w:noProof/>
              </w:rPr>
            </w:rPrChange>
          </w:rPr>
          <w:drawing>
            <wp:anchor distT="0" distB="0" distL="114300" distR="114300" simplePos="0" relativeHeight="251659776" behindDoc="0" locked="0" layoutInCell="1" allowOverlap="1" wp14:anchorId="660AA23D" wp14:editId="6199F38C">
              <wp:simplePos x="0" y="0"/>
              <wp:positionH relativeFrom="leftMargin">
                <wp:posOffset>2672715</wp:posOffset>
              </wp:positionH>
              <wp:positionV relativeFrom="topMargin">
                <wp:posOffset>2456815</wp:posOffset>
              </wp:positionV>
              <wp:extent cx="2519045" cy="467995"/>
              <wp:effectExtent l="0" t="0" r="0" b="8255"/>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9045"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175E" w:rsidDel="00010390">
          <w:rPr>
            <w:rFonts w:eastAsia="Noto Sans Japanese Black" w:cs="Arial"/>
            <w:i/>
            <w:color w:val="808080" w:themeColor="background1" w:themeShade="80"/>
            <w:sz w:val="56"/>
            <w:szCs w:val="56"/>
          </w:rPr>
          <w:delText>InnoProduct</w:delText>
        </w:r>
      </w:del>
    </w:p>
    <w:p w14:paraId="20A4D172" w14:textId="12ABC90C" w:rsidR="00F42A6B" w:rsidRPr="00ED175E" w:rsidDel="0073721B" w:rsidRDefault="00F42A6B">
      <w:pPr>
        <w:autoSpaceDE w:val="0"/>
        <w:autoSpaceDN w:val="0"/>
        <w:jc w:val="center"/>
        <w:rPr>
          <w:del w:id="58" w:author="Seongeun Woo" w:date="2016-08-31T15:36:00Z"/>
          <w:rFonts w:eastAsia="Noto Sans Japanese Black" w:cs="Arial"/>
          <w:i/>
          <w:color w:val="808080" w:themeColor="background1" w:themeShade="80"/>
          <w:sz w:val="56"/>
          <w:szCs w:val="56"/>
        </w:rPr>
        <w:pPrChange w:id="59" w:author="Seongeun Woo" w:date="2016-10-13T18:44:00Z">
          <w:pPr>
            <w:jc w:val="center"/>
          </w:pPr>
        </w:pPrChange>
      </w:pPr>
      <w:del w:id="60" w:author="Seongeun Woo" w:date="2016-10-20T17:23:00Z">
        <w:r w:rsidRPr="00ED175E" w:rsidDel="00010390">
          <w:rPr>
            <w:rFonts w:eastAsia="Noto Sans Japanese Black" w:cs="Arial"/>
            <w:i/>
            <w:color w:val="808080" w:themeColor="background1" w:themeShade="80"/>
            <w:sz w:val="56"/>
            <w:szCs w:val="56"/>
          </w:rPr>
          <w:delText xml:space="preserve"> Rule Service</w:delText>
        </w:r>
      </w:del>
    </w:p>
    <w:p w14:paraId="2AAD63EC" w14:textId="0C0EFAB5" w:rsidR="00847AC9" w:rsidDel="00010390" w:rsidRDefault="00847AC9">
      <w:pPr>
        <w:autoSpaceDE w:val="0"/>
        <w:autoSpaceDN w:val="0"/>
        <w:jc w:val="center"/>
        <w:rPr>
          <w:ins w:id="61" w:author="InnoRules" w:date="2016-09-08T10:00:00Z"/>
          <w:del w:id="62" w:author="Seongeun Woo" w:date="2016-10-20T17:23:00Z"/>
          <w:rFonts w:eastAsia="Noto Sans Japanese Black" w:cs="Arial"/>
          <w:i/>
          <w:color w:val="808080" w:themeColor="background1" w:themeShade="80"/>
          <w:sz w:val="56"/>
          <w:szCs w:val="56"/>
        </w:rPr>
        <w:pPrChange w:id="63" w:author="Seongeun Woo" w:date="2016-10-13T18:44:00Z">
          <w:pPr>
            <w:pStyle w:val="afff2"/>
          </w:pPr>
        </w:pPrChange>
      </w:pPr>
    </w:p>
    <w:p w14:paraId="66EB89DE" w14:textId="64E21C6D" w:rsidR="00E06C16" w:rsidDel="00010390" w:rsidRDefault="00F42A6B">
      <w:pPr>
        <w:autoSpaceDE w:val="0"/>
        <w:autoSpaceDN w:val="0"/>
        <w:jc w:val="center"/>
        <w:rPr>
          <w:ins w:id="64" w:author="Ryu" w:date="2016-10-19T20:00:00Z"/>
          <w:del w:id="65" w:author="Seongeun Woo" w:date="2016-10-20T17:23:00Z"/>
          <w:rFonts w:eastAsia="Noto Sans Japanese Black" w:cs="Arial"/>
          <w:i/>
          <w:color w:val="808080" w:themeColor="background1" w:themeShade="80"/>
          <w:sz w:val="56"/>
          <w:szCs w:val="56"/>
        </w:rPr>
        <w:pPrChange w:id="66" w:author="Seongeun Woo" w:date="2016-10-13T18:44:00Z">
          <w:pPr>
            <w:pStyle w:val="afff2"/>
          </w:pPr>
        </w:pPrChange>
      </w:pPr>
      <w:del w:id="67" w:author="Seongeun Woo" w:date="2016-10-20T17:23:00Z">
        <w:r w:rsidRPr="00ED175E" w:rsidDel="00010390">
          <w:rPr>
            <w:rFonts w:eastAsia="Noto Sans Japanese Black" w:cs="Arial"/>
            <w:i/>
            <w:color w:val="808080" w:themeColor="background1" w:themeShade="80"/>
            <w:sz w:val="56"/>
            <w:szCs w:val="56"/>
          </w:rPr>
          <w:delText>Guide of</w:delText>
        </w:r>
      </w:del>
    </w:p>
    <w:p w14:paraId="6E03D475" w14:textId="2D807655" w:rsidR="00F42A6B" w:rsidRPr="00ED175E" w:rsidDel="00010390" w:rsidRDefault="00F42A6B">
      <w:pPr>
        <w:autoSpaceDE w:val="0"/>
        <w:autoSpaceDN w:val="0"/>
        <w:jc w:val="center"/>
        <w:rPr>
          <w:del w:id="68" w:author="Seongeun Woo" w:date="2016-10-20T17:23:00Z"/>
          <w:rFonts w:eastAsiaTheme="minorEastAsia" w:cs="Arial"/>
          <w:i/>
          <w:color w:val="808080" w:themeColor="background1" w:themeShade="80"/>
          <w:sz w:val="56"/>
          <w:szCs w:val="56"/>
        </w:rPr>
        <w:pPrChange w:id="69" w:author="Seongeun Woo" w:date="2016-10-13T18:44:00Z">
          <w:pPr>
            <w:pStyle w:val="afff2"/>
          </w:pPr>
        </w:pPrChange>
      </w:pPr>
      <w:del w:id="70" w:author="Seongeun Woo" w:date="2016-10-20T17:23:00Z">
        <w:r w:rsidRPr="00ED175E" w:rsidDel="00010390">
          <w:rPr>
            <w:rFonts w:eastAsia="Noto Sans Japanese Black" w:cs="Arial"/>
            <w:i/>
            <w:color w:val="808080" w:themeColor="background1" w:themeShade="80"/>
            <w:sz w:val="56"/>
            <w:szCs w:val="56"/>
          </w:rPr>
          <w:delText xml:space="preserve"> Product Builder</w:delText>
        </w:r>
      </w:del>
    </w:p>
    <w:p w14:paraId="23FA88BD" w14:textId="34486A14" w:rsidR="00F42A6B" w:rsidRPr="00ED175E" w:rsidDel="00010390" w:rsidRDefault="00F42A6B">
      <w:pPr>
        <w:pStyle w:val="Contents"/>
        <w:ind w:leftChars="100" w:left="198" w:firstLine="0"/>
        <w:jc w:val="center"/>
        <w:rPr>
          <w:del w:id="71" w:author="Seongeun Woo" w:date="2016-10-20T17:23:00Z"/>
          <w:rStyle w:val="afff4"/>
          <w:rFonts w:eastAsiaTheme="minorEastAsia" w:cs="Arial"/>
          <w:sz w:val="22"/>
          <w:szCs w:val="22"/>
          <w:rPrChange w:id="72" w:author="InnoRules" w:date="2016-08-30T14:14:00Z">
            <w:rPr>
              <w:del w:id="73" w:author="Seongeun Woo" w:date="2016-10-20T17:23:00Z"/>
              <w:rStyle w:val="afff4"/>
              <w:rFonts w:eastAsiaTheme="minorEastAsia" w:cs="Arial"/>
              <w:spacing w:val="0"/>
              <w:kern w:val="2"/>
              <w:sz w:val="22"/>
              <w:szCs w:val="22"/>
              <w:lang w:eastAsia="ko-KR"/>
            </w:rPr>
          </w:rPrChange>
        </w:rPr>
      </w:pPr>
    </w:p>
    <w:p w14:paraId="5D5C746E" w14:textId="591A5AE1" w:rsidR="00F42A6B" w:rsidRPr="00ED175E" w:rsidDel="00010390" w:rsidRDefault="00F42A6B">
      <w:pPr>
        <w:pStyle w:val="Contents"/>
        <w:ind w:leftChars="100" w:left="198" w:firstLine="0"/>
        <w:jc w:val="center"/>
        <w:rPr>
          <w:del w:id="74" w:author="Seongeun Woo" w:date="2016-10-20T17:23:00Z"/>
          <w:rStyle w:val="afff4"/>
          <w:rFonts w:eastAsiaTheme="minorEastAsia" w:cs="Arial"/>
          <w:sz w:val="22"/>
          <w:szCs w:val="22"/>
        </w:rPr>
      </w:pPr>
    </w:p>
    <w:p w14:paraId="3EEB7B86" w14:textId="631D4CDE" w:rsidR="00F42A6B" w:rsidRPr="00ED175E" w:rsidDel="00010390" w:rsidRDefault="00F42A6B">
      <w:pPr>
        <w:pStyle w:val="Contents"/>
        <w:ind w:leftChars="100" w:left="198" w:firstLine="0"/>
        <w:jc w:val="center"/>
        <w:rPr>
          <w:del w:id="75" w:author="Seongeun Woo" w:date="2016-10-20T17:23:00Z"/>
          <w:rStyle w:val="afff4"/>
          <w:rFonts w:eastAsiaTheme="minorEastAsia" w:cs="Arial"/>
          <w:sz w:val="22"/>
          <w:szCs w:val="22"/>
        </w:rPr>
      </w:pPr>
    </w:p>
    <w:p w14:paraId="6AEE9C2B" w14:textId="49F21656" w:rsidR="00F42A6B" w:rsidRPr="00ED175E" w:rsidDel="0073721B" w:rsidRDefault="00F42A6B">
      <w:pPr>
        <w:pStyle w:val="Contents"/>
        <w:ind w:leftChars="100" w:left="198" w:firstLine="0"/>
        <w:jc w:val="center"/>
        <w:rPr>
          <w:del w:id="76" w:author="Seongeun Woo" w:date="2016-08-31T15:37:00Z"/>
          <w:rStyle w:val="afff4"/>
          <w:rFonts w:eastAsiaTheme="minorEastAsia" w:cs="Arial"/>
          <w:sz w:val="22"/>
          <w:szCs w:val="22"/>
        </w:rPr>
      </w:pPr>
    </w:p>
    <w:p w14:paraId="5EEA0B51" w14:textId="761AC666" w:rsidR="00F42A6B" w:rsidRPr="00ED175E" w:rsidDel="00010390" w:rsidRDefault="00F42A6B">
      <w:pPr>
        <w:pStyle w:val="Contents"/>
        <w:ind w:leftChars="100" w:left="198" w:firstLine="0"/>
        <w:jc w:val="center"/>
        <w:rPr>
          <w:del w:id="77" w:author="Seongeun Woo" w:date="2016-10-20T17:23:00Z"/>
          <w:rStyle w:val="afff4"/>
          <w:rFonts w:eastAsiaTheme="minorEastAsia" w:cs="Arial"/>
          <w:kern w:val="2"/>
          <w:sz w:val="22"/>
          <w:szCs w:val="22"/>
        </w:rPr>
      </w:pPr>
    </w:p>
    <w:p w14:paraId="53C0F944" w14:textId="7C3A2A84" w:rsidR="00F42A6B" w:rsidRPr="00ED175E" w:rsidDel="00010390" w:rsidRDefault="00F42A6B">
      <w:pPr>
        <w:pStyle w:val="Contents"/>
        <w:ind w:leftChars="100" w:left="198" w:firstLine="0"/>
        <w:jc w:val="center"/>
        <w:rPr>
          <w:del w:id="78" w:author="Seongeun Woo" w:date="2016-10-20T17:23:00Z"/>
          <w:rStyle w:val="afff4"/>
          <w:rFonts w:eastAsiaTheme="minorEastAsia" w:cs="Arial"/>
          <w:sz w:val="22"/>
          <w:szCs w:val="22"/>
        </w:rPr>
      </w:pPr>
    </w:p>
    <w:p w14:paraId="2D27938D" w14:textId="7AF18DB5" w:rsidR="00F42A6B" w:rsidRPr="00ED175E" w:rsidDel="00010390" w:rsidRDefault="00F42A6B">
      <w:pPr>
        <w:pStyle w:val="Contents"/>
        <w:ind w:leftChars="100" w:left="198" w:firstLine="0"/>
        <w:jc w:val="center"/>
        <w:rPr>
          <w:del w:id="79" w:author="Seongeun Woo" w:date="2016-10-20T17:23:00Z"/>
          <w:rStyle w:val="afff4"/>
          <w:rFonts w:eastAsiaTheme="minorEastAsia" w:cs="Arial"/>
          <w:b/>
          <w:sz w:val="28"/>
          <w:szCs w:val="28"/>
        </w:rPr>
      </w:pPr>
      <w:del w:id="80" w:author="Seongeun Woo" w:date="2016-10-20T17:23:00Z">
        <w:r w:rsidRPr="00ED175E" w:rsidDel="00010390">
          <w:rPr>
            <w:rStyle w:val="afff4"/>
            <w:rFonts w:eastAsiaTheme="minorEastAsia" w:cs="Arial"/>
            <w:b/>
            <w:sz w:val="28"/>
            <w:szCs w:val="28"/>
          </w:rPr>
          <w:delText>InnoProduct v5.0</w:delText>
        </w:r>
      </w:del>
      <w:ins w:id="81" w:author="InnoRules" w:date="2016-08-11T14:13:00Z">
        <w:del w:id="82" w:author="Seongeun Woo" w:date="2016-10-20T17:23:00Z">
          <w:r w:rsidR="00C84798" w:rsidRPr="00ED175E" w:rsidDel="00010390">
            <w:rPr>
              <w:rStyle w:val="afff4"/>
              <w:rFonts w:eastAsiaTheme="minorEastAsia" w:cs="Arial"/>
              <w:b/>
              <w:sz w:val="28"/>
              <w:szCs w:val="28"/>
            </w:rPr>
            <w:delText>1</w:delText>
          </w:r>
        </w:del>
      </w:ins>
    </w:p>
    <w:p w14:paraId="625446A3" w14:textId="1FD641F5" w:rsidR="00F42A6B" w:rsidRPr="00ED175E" w:rsidDel="00010390" w:rsidRDefault="00F42A6B">
      <w:pPr>
        <w:pStyle w:val="Contents"/>
        <w:ind w:leftChars="100" w:left="198" w:firstLine="0"/>
        <w:jc w:val="center"/>
        <w:rPr>
          <w:del w:id="83" w:author="Seongeun Woo" w:date="2016-10-20T17:23:00Z"/>
          <w:rStyle w:val="afff4"/>
          <w:rFonts w:eastAsiaTheme="minorEastAsia" w:cs="Arial"/>
          <w:sz w:val="22"/>
          <w:szCs w:val="22"/>
        </w:rPr>
      </w:pPr>
    </w:p>
    <w:p w14:paraId="5626C0D1" w14:textId="79AD0860" w:rsidR="00F42A6B" w:rsidRPr="00ED175E" w:rsidDel="00010390" w:rsidRDefault="00F42A6B">
      <w:pPr>
        <w:pStyle w:val="Contents"/>
        <w:ind w:leftChars="100" w:left="198" w:firstLine="0"/>
        <w:jc w:val="center"/>
        <w:rPr>
          <w:del w:id="84" w:author="Seongeun Woo" w:date="2016-10-20T17:23:00Z"/>
          <w:rStyle w:val="afff4"/>
          <w:rFonts w:eastAsiaTheme="minorEastAsia" w:cs="Arial"/>
          <w:sz w:val="22"/>
          <w:szCs w:val="22"/>
        </w:rPr>
      </w:pPr>
    </w:p>
    <w:p w14:paraId="27BFF775" w14:textId="7E2749CD" w:rsidR="00F42A6B" w:rsidRPr="00ED175E" w:rsidDel="00010390" w:rsidRDefault="00F42A6B">
      <w:pPr>
        <w:pStyle w:val="Contents"/>
        <w:ind w:leftChars="100" w:left="198" w:firstLine="0"/>
        <w:jc w:val="center"/>
        <w:rPr>
          <w:del w:id="85" w:author="Seongeun Woo" w:date="2016-10-20T17:23:00Z"/>
          <w:rStyle w:val="afff4"/>
          <w:rFonts w:eastAsiaTheme="minorEastAsia" w:cs="Arial"/>
          <w:sz w:val="22"/>
          <w:szCs w:val="22"/>
        </w:rPr>
      </w:pPr>
    </w:p>
    <w:p w14:paraId="0A84FBB4" w14:textId="44473249" w:rsidR="00F42A6B" w:rsidRPr="00ED175E" w:rsidDel="00010390" w:rsidRDefault="00F42A6B">
      <w:pPr>
        <w:pStyle w:val="Contents"/>
        <w:ind w:leftChars="100" w:left="198" w:firstLine="0"/>
        <w:jc w:val="center"/>
        <w:rPr>
          <w:del w:id="86" w:author="Seongeun Woo" w:date="2016-10-20T17:23:00Z"/>
          <w:rStyle w:val="afff4"/>
          <w:rFonts w:eastAsiaTheme="minorEastAsia" w:cs="Arial"/>
          <w:sz w:val="22"/>
          <w:szCs w:val="22"/>
        </w:rPr>
      </w:pPr>
    </w:p>
    <w:p w14:paraId="2AB8E4B6" w14:textId="7A60FB40" w:rsidR="00F42A6B" w:rsidRPr="00ED175E" w:rsidDel="00010390" w:rsidRDefault="00F42A6B">
      <w:pPr>
        <w:pStyle w:val="Contents"/>
        <w:ind w:leftChars="100" w:left="198" w:firstLine="0"/>
        <w:jc w:val="center"/>
        <w:rPr>
          <w:del w:id="87" w:author="Seongeun Woo" w:date="2016-10-20T17:23:00Z"/>
          <w:rStyle w:val="afff4"/>
          <w:rFonts w:eastAsiaTheme="minorEastAsia" w:cs="Arial"/>
          <w:sz w:val="22"/>
          <w:szCs w:val="22"/>
        </w:rPr>
      </w:pPr>
    </w:p>
    <w:p w14:paraId="122AD610" w14:textId="7593B331" w:rsidR="00F42A6B" w:rsidRPr="00ED175E" w:rsidDel="00010390" w:rsidRDefault="00F42A6B">
      <w:pPr>
        <w:pStyle w:val="Contents"/>
        <w:ind w:leftChars="100" w:left="198" w:firstLine="0"/>
        <w:jc w:val="center"/>
        <w:rPr>
          <w:del w:id="88" w:author="Seongeun Woo" w:date="2016-10-20T17:23:00Z"/>
          <w:rStyle w:val="afff4"/>
          <w:rFonts w:eastAsiaTheme="minorEastAsia" w:cs="Arial"/>
          <w:sz w:val="22"/>
          <w:szCs w:val="22"/>
        </w:rPr>
      </w:pPr>
    </w:p>
    <w:p w14:paraId="1062E348" w14:textId="3E4E6333" w:rsidR="00F42A6B" w:rsidRPr="00ED175E" w:rsidDel="00010390" w:rsidRDefault="00F42A6B">
      <w:pPr>
        <w:pStyle w:val="Contents"/>
        <w:ind w:leftChars="100" w:left="198" w:firstLine="0"/>
        <w:jc w:val="center"/>
        <w:rPr>
          <w:del w:id="89" w:author="Seongeun Woo" w:date="2016-10-20T17:23:00Z"/>
          <w:rStyle w:val="afff4"/>
          <w:rFonts w:eastAsiaTheme="minorEastAsia" w:cs="Arial"/>
          <w:sz w:val="22"/>
          <w:szCs w:val="22"/>
        </w:rPr>
      </w:pPr>
    </w:p>
    <w:p w14:paraId="3CB5EEDD" w14:textId="604073DE" w:rsidR="00F42A6B" w:rsidRPr="00ED175E" w:rsidDel="00010390" w:rsidRDefault="00F42A6B">
      <w:pPr>
        <w:pStyle w:val="Contents"/>
        <w:ind w:leftChars="100" w:left="198" w:firstLine="0"/>
        <w:jc w:val="center"/>
        <w:rPr>
          <w:del w:id="90" w:author="Seongeun Woo" w:date="2016-10-20T17:23:00Z"/>
          <w:rStyle w:val="afff4"/>
          <w:rFonts w:eastAsiaTheme="minorEastAsia" w:cs="Arial"/>
          <w:sz w:val="22"/>
          <w:szCs w:val="22"/>
        </w:rPr>
      </w:pPr>
    </w:p>
    <w:p w14:paraId="2A99667C" w14:textId="23A9EB69" w:rsidR="00F42A6B" w:rsidRPr="00ED175E" w:rsidDel="00010390" w:rsidRDefault="00F42A6B">
      <w:pPr>
        <w:pStyle w:val="Contents"/>
        <w:ind w:leftChars="100" w:left="198" w:firstLine="0"/>
        <w:jc w:val="center"/>
        <w:rPr>
          <w:del w:id="91" w:author="Seongeun Woo" w:date="2016-10-20T17:23:00Z"/>
          <w:rStyle w:val="afff4"/>
          <w:rFonts w:eastAsiaTheme="minorEastAsia" w:cs="Arial"/>
          <w:sz w:val="22"/>
          <w:szCs w:val="22"/>
        </w:rPr>
      </w:pPr>
    </w:p>
    <w:p w14:paraId="6B1711BD" w14:textId="48B8D3DD" w:rsidR="0073721B" w:rsidRPr="00ED175E" w:rsidDel="00010390" w:rsidRDefault="0073721B">
      <w:pPr>
        <w:pStyle w:val="Contents"/>
        <w:ind w:leftChars="100" w:left="198" w:firstLine="0"/>
        <w:jc w:val="center"/>
        <w:rPr>
          <w:del w:id="92" w:author="Seongeun Woo" w:date="2016-10-20T17:23:00Z"/>
          <w:rStyle w:val="afff4"/>
          <w:rFonts w:eastAsiaTheme="minorEastAsia" w:cs="Arial"/>
          <w:sz w:val="22"/>
          <w:szCs w:val="22"/>
        </w:rPr>
      </w:pPr>
    </w:p>
    <w:p w14:paraId="686B7326" w14:textId="75A4B261" w:rsidR="00F42A6B" w:rsidRPr="00ED175E" w:rsidDel="00010390" w:rsidRDefault="00F42A6B">
      <w:pPr>
        <w:pStyle w:val="Contents"/>
        <w:ind w:leftChars="100" w:left="198" w:firstLine="0"/>
        <w:jc w:val="center"/>
        <w:rPr>
          <w:del w:id="93" w:author="Seongeun Woo" w:date="2016-10-20T17:23:00Z"/>
          <w:rStyle w:val="afff4"/>
          <w:rFonts w:eastAsiaTheme="minorEastAsia" w:cs="Arial"/>
          <w:sz w:val="22"/>
          <w:szCs w:val="22"/>
        </w:rPr>
      </w:pPr>
    </w:p>
    <w:p w14:paraId="7D2D6D8A" w14:textId="4A5C1F0F" w:rsidR="00F42A6B" w:rsidRPr="00ED175E" w:rsidDel="00010390" w:rsidRDefault="00F42A6B">
      <w:pPr>
        <w:pStyle w:val="Contents"/>
        <w:ind w:leftChars="100" w:left="198" w:firstLine="0"/>
        <w:jc w:val="center"/>
        <w:rPr>
          <w:del w:id="94" w:author="Seongeun Woo" w:date="2016-10-20T17:23:00Z"/>
          <w:rStyle w:val="afff4"/>
          <w:rFonts w:eastAsiaTheme="minorEastAsia" w:cs="Arial"/>
          <w:sz w:val="22"/>
          <w:szCs w:val="22"/>
        </w:rPr>
      </w:pPr>
    </w:p>
    <w:p w14:paraId="52D0472F" w14:textId="4B206AF9" w:rsidR="00F42A6B" w:rsidRPr="00ED175E" w:rsidDel="00010390" w:rsidRDefault="00F42A6B">
      <w:pPr>
        <w:pStyle w:val="Contents"/>
        <w:ind w:leftChars="100" w:left="198" w:firstLine="0"/>
        <w:jc w:val="center"/>
        <w:rPr>
          <w:del w:id="95" w:author="Seongeun Woo" w:date="2016-10-20T17:23:00Z"/>
          <w:rStyle w:val="afff4"/>
          <w:rFonts w:eastAsiaTheme="minorEastAsia" w:cs="Arial"/>
          <w:sz w:val="22"/>
          <w:szCs w:val="22"/>
        </w:rPr>
      </w:pPr>
    </w:p>
    <w:p w14:paraId="1B47C040" w14:textId="35B4BB35" w:rsidR="00F42A6B" w:rsidRPr="00ED175E" w:rsidDel="00010390" w:rsidRDefault="00F42A6B">
      <w:pPr>
        <w:pStyle w:val="Contents"/>
        <w:ind w:leftChars="100" w:left="198" w:firstLine="0"/>
        <w:jc w:val="center"/>
        <w:rPr>
          <w:del w:id="96" w:author="Seongeun Woo" w:date="2016-10-20T17:23:00Z"/>
          <w:rStyle w:val="afff4"/>
          <w:rFonts w:eastAsiaTheme="minorEastAsia" w:cs="Arial"/>
          <w:sz w:val="22"/>
          <w:szCs w:val="22"/>
        </w:rPr>
      </w:pPr>
    </w:p>
    <w:p w14:paraId="2AA7197D" w14:textId="1C67AB9F" w:rsidR="00F42A6B" w:rsidRPr="00ED175E" w:rsidRDefault="00F42A6B">
      <w:pPr>
        <w:pStyle w:val="Contents"/>
        <w:ind w:leftChars="100" w:left="198" w:firstLine="0"/>
        <w:jc w:val="center"/>
        <w:rPr>
          <w:rFonts w:ascii="Arial" w:eastAsia="Hiragino Kaku Gothic Pro W3" w:hAnsi="Arial" w:cs="Arial"/>
          <w:sz w:val="22"/>
          <w:szCs w:val="22"/>
        </w:rPr>
      </w:pPr>
      <w:proofErr w:type="spellStart"/>
      <w:r w:rsidRPr="00ED175E">
        <w:rPr>
          <w:rStyle w:val="afff4"/>
          <w:rFonts w:eastAsia="Hiragino Kaku Gothic Pro W3" w:cs="Arial"/>
          <w:sz w:val="22"/>
          <w:szCs w:val="22"/>
        </w:rPr>
        <w:t>InnoProduct</w:t>
      </w:r>
      <w:proofErr w:type="spellEnd"/>
      <w:r w:rsidRPr="00ED175E">
        <w:rPr>
          <w:rStyle w:val="afff4"/>
          <w:rFonts w:eastAsia="Hiragino Kaku Gothic Pro W3" w:cs="Arial"/>
          <w:sz w:val="22"/>
          <w:szCs w:val="22"/>
        </w:rPr>
        <w:t xml:space="preserve"> Version 5.</w:t>
      </w:r>
      <w:ins w:id="97" w:author="InnoRules" w:date="2016-08-11T14:13:00Z">
        <w:r w:rsidR="00C84798" w:rsidRPr="00ED175E">
          <w:rPr>
            <w:rStyle w:val="afff4"/>
            <w:rFonts w:eastAsia="Hiragino Kaku Gothic Pro W3" w:cs="Arial"/>
            <w:sz w:val="22"/>
            <w:szCs w:val="22"/>
          </w:rPr>
          <w:t>1</w:t>
        </w:r>
      </w:ins>
      <w:del w:id="98" w:author="InnoRules" w:date="2016-08-11T14:13:00Z">
        <w:r w:rsidRPr="00ED175E" w:rsidDel="00C84798">
          <w:rPr>
            <w:rStyle w:val="afff4"/>
            <w:rFonts w:eastAsia="Hiragino Kaku Gothic Pro W3" w:cs="Arial"/>
            <w:sz w:val="22"/>
            <w:szCs w:val="22"/>
          </w:rPr>
          <w:delText>0</w:delText>
        </w:r>
      </w:del>
      <w:r w:rsidRPr="00ED175E">
        <w:rPr>
          <w:rStyle w:val="afff4"/>
          <w:rFonts w:eastAsia="Hiragino Kaku Gothic Pro W3" w:cs="Arial"/>
          <w:sz w:val="22"/>
          <w:szCs w:val="22"/>
        </w:rPr>
        <w:t xml:space="preserve"> Copyright </w:t>
      </w:r>
      <w:r w:rsidRPr="00ED175E">
        <w:rPr>
          <w:rFonts w:ascii="Arial" w:eastAsia="Hiragino Kaku Gothic Pro W3" w:hAnsi="Arial" w:cs="Arial"/>
          <w:sz w:val="22"/>
          <w:szCs w:val="22"/>
        </w:rPr>
        <w:sym w:font="Symbol" w:char="00D3"/>
      </w:r>
      <w:r w:rsidRPr="00ED175E">
        <w:rPr>
          <w:rFonts w:ascii="Arial" w:eastAsia="Hiragino Kaku Gothic Pro W3" w:hAnsi="Arial" w:cs="Arial"/>
          <w:sz w:val="22"/>
          <w:szCs w:val="22"/>
        </w:rPr>
        <w:t xml:space="preserve"> 200</w:t>
      </w:r>
      <w:ins w:id="99" w:author="Seongeun Woo" w:date="2016-08-31T15:34:00Z">
        <w:r w:rsidR="0073721B">
          <w:rPr>
            <w:rFonts w:ascii="Arial" w:eastAsia="Hiragino Kaku Gothic Pro W3" w:hAnsi="Arial" w:cs="Arial" w:hint="eastAsia"/>
            <w:sz w:val="22"/>
            <w:szCs w:val="22"/>
          </w:rPr>
          <w:t>7</w:t>
        </w:r>
      </w:ins>
      <w:ins w:id="100" w:author="宋哲均" w:date="2018-03-08T15:08:00Z">
        <w:r w:rsidR="00CF3FCC">
          <w:rPr>
            <w:rFonts w:ascii="Arial" w:eastAsia="Hiragino Kaku Gothic Pro W3" w:hAnsi="Arial" w:cs="Arial"/>
            <w:sz w:val="22"/>
            <w:szCs w:val="22"/>
          </w:rPr>
          <w:t>-</w:t>
        </w:r>
      </w:ins>
      <w:del w:id="101" w:author="宋哲均" w:date="2018-03-08T15:08:00Z">
        <w:r w:rsidRPr="00ED175E" w:rsidDel="00CF3FCC">
          <w:rPr>
            <w:rFonts w:ascii="Arial" w:eastAsia="Hiragino Kaku Gothic Pro W3" w:hAnsi="Arial" w:cs="Arial" w:hint="eastAsia"/>
            <w:sz w:val="22"/>
            <w:szCs w:val="22"/>
          </w:rPr>
          <w:delText>2~</w:delText>
        </w:r>
      </w:del>
      <w:r w:rsidRPr="00ED175E">
        <w:rPr>
          <w:rFonts w:ascii="Arial" w:eastAsia="Hiragino Kaku Gothic Pro W3" w:hAnsi="Arial" w:cs="Arial"/>
          <w:sz w:val="22"/>
          <w:szCs w:val="22"/>
        </w:rPr>
        <w:t>201</w:t>
      </w:r>
      <w:ins w:id="102" w:author="InnoRules" w:date="2016-05-12T14:22:00Z">
        <w:r w:rsidR="0096103C" w:rsidRPr="00ED175E">
          <w:rPr>
            <w:rFonts w:ascii="Arial" w:eastAsia="Hiragino Kaku Gothic Pro W3" w:hAnsi="Arial" w:cs="Arial"/>
            <w:sz w:val="22"/>
            <w:szCs w:val="22"/>
          </w:rPr>
          <w:t>6</w:t>
        </w:r>
      </w:ins>
      <w:del w:id="103" w:author="InnoRules" w:date="2016-05-12T14:22:00Z">
        <w:r w:rsidRPr="00ED175E" w:rsidDel="0096103C">
          <w:rPr>
            <w:rFonts w:ascii="Arial" w:eastAsia="Hiragino Kaku Gothic Pro W3" w:hAnsi="Arial" w:cs="Arial"/>
            <w:sz w:val="22"/>
            <w:szCs w:val="22"/>
          </w:rPr>
          <w:delText>5</w:delText>
        </w:r>
      </w:del>
      <w:r w:rsidRPr="00ED175E">
        <w:rPr>
          <w:rFonts w:ascii="Arial" w:eastAsia="Hiragino Kaku Gothic Pro W3" w:hAnsi="Arial" w:cs="Arial"/>
          <w:sz w:val="22"/>
          <w:szCs w:val="22"/>
        </w:rPr>
        <w:t xml:space="preserve"> INNORULES Corporation. All rights reserved.</w:t>
      </w:r>
    </w:p>
    <w:p w14:paraId="678999C3" w14:textId="77777777" w:rsidR="00F42A6B" w:rsidRPr="00ED175E" w:rsidRDefault="00F42A6B">
      <w:pPr>
        <w:autoSpaceDE w:val="0"/>
        <w:autoSpaceDN w:val="0"/>
        <w:jc w:val="center"/>
        <w:sectPr w:rsidR="00F42A6B" w:rsidRPr="00ED175E" w:rsidSect="00274758">
          <w:headerReference w:type="even" r:id="rId10"/>
          <w:footerReference w:type="even" r:id="rId11"/>
          <w:headerReference w:type="first" r:id="rId12"/>
          <w:footerReference w:type="first" r:id="rId13"/>
          <w:pgSz w:w="11906" w:h="16838" w:code="9"/>
          <w:pgMar w:top="1418" w:right="1134" w:bottom="1418" w:left="1247" w:header="567" w:footer="567" w:gutter="0"/>
          <w:pgNumType w:start="1"/>
          <w:cols w:space="425"/>
          <w:docGrid w:type="lines" w:linePitch="360"/>
        </w:sectPr>
        <w:pPrChange w:id="104" w:author="Seongeun Woo" w:date="2016-10-13T18:44:00Z">
          <w:pPr>
            <w:jc w:val="center"/>
          </w:pPr>
        </w:pPrChange>
      </w:pPr>
      <w:proofErr w:type="spellStart"/>
      <w:r w:rsidRPr="00ED175E">
        <w:rPr>
          <w:rFonts w:eastAsia="Hiragino Kaku Gothic Pro W3" w:cs="Arial"/>
          <w:sz w:val="22"/>
          <w:szCs w:val="22"/>
        </w:rPr>
        <w:t>InnoProduct</w:t>
      </w:r>
      <w:proofErr w:type="spellEnd"/>
      <w:r w:rsidRPr="00ED175E">
        <w:rPr>
          <w:rFonts w:eastAsia="Hiragino Kaku Gothic Pro W3" w:cs="Arial"/>
          <w:sz w:val="22"/>
          <w:szCs w:val="22"/>
        </w:rPr>
        <w:sym w:font="Symbol" w:char="F0D2"/>
      </w:r>
      <w:r w:rsidRPr="00ED175E">
        <w:rPr>
          <w:rFonts w:eastAsia="Hiragino Kaku Gothic Pro W3" w:cs="Arial"/>
          <w:sz w:val="22"/>
          <w:szCs w:val="22"/>
        </w:rPr>
        <w:t xml:space="preserve"> and </w:t>
      </w:r>
      <w:proofErr w:type="spellStart"/>
      <w:r w:rsidRPr="00ED175E">
        <w:rPr>
          <w:rFonts w:eastAsia="Hiragino Kaku Gothic Pro W3" w:cs="Arial"/>
          <w:sz w:val="22"/>
          <w:szCs w:val="22"/>
        </w:rPr>
        <w:t>InnoRules</w:t>
      </w:r>
      <w:proofErr w:type="spellEnd"/>
      <w:r w:rsidRPr="00ED175E">
        <w:rPr>
          <w:rFonts w:eastAsia="Hiragino Kaku Gothic Pro W3" w:cs="Arial"/>
          <w:sz w:val="22"/>
          <w:szCs w:val="22"/>
        </w:rPr>
        <w:sym w:font="Symbol" w:char="F0D2"/>
      </w:r>
      <w:r w:rsidRPr="00ED175E">
        <w:rPr>
          <w:rFonts w:eastAsia="Hiragino Kaku Gothic Pro W3" w:cs="Arial"/>
          <w:sz w:val="22"/>
          <w:szCs w:val="22"/>
        </w:rPr>
        <w:t xml:space="preserve"> are registered trademarks of INNORULES Corporation.</w:t>
      </w:r>
    </w:p>
    <w:p w14:paraId="52951054" w14:textId="77777777" w:rsidR="008009F4" w:rsidRDefault="008009F4">
      <w:pPr>
        <w:rPr>
          <w:rPrChange w:id="105" w:author="Seongeun Woo" w:date="2016-10-20T17:24:00Z">
            <w:rPr>
              <w:rFonts w:ascii="Arial" w:eastAsia="Hiragino Kaku Gothic Pro W3" w:hAnsi="Arial" w:cs="Arial"/>
              <w:sz w:val="22"/>
              <w:szCs w:val="22"/>
            </w:rPr>
          </w:rPrChange>
        </w:rPr>
        <w:sectPr w:rsidR="008009F4" w:rsidSect="005B5C96">
          <w:headerReference w:type="default" r:id="rId14"/>
          <w:footerReference w:type="default" r:id="rId15"/>
          <w:pgSz w:w="11906" w:h="16838" w:code="9"/>
          <w:pgMar w:top="1418" w:right="1134" w:bottom="1418" w:left="1247" w:header="567" w:footer="567" w:gutter="0"/>
          <w:cols w:space="425"/>
          <w:docGrid w:type="linesAndChars" w:linePitch="360"/>
        </w:sectPr>
        <w:pPrChange w:id="140" w:author="Seongeun Woo" w:date="2016-10-20T17:24:00Z">
          <w:pPr>
            <w:pStyle w:val="Contents"/>
            <w:ind w:leftChars="100" w:left="198" w:firstLine="0"/>
            <w:jc w:val="center"/>
          </w:pPr>
        </w:pPrChange>
      </w:pPr>
    </w:p>
    <w:p w14:paraId="58128078" w14:textId="58D74E50" w:rsidR="005576D1" w:rsidRPr="00ED175E" w:rsidRDefault="005576D1">
      <w:pPr>
        <w:pStyle w:val="afff9"/>
        <w:wordWrap/>
        <w:rPr>
          <w:rFonts w:ascii="Noto Sans Japanese Black" w:eastAsia="Noto Sans Japanese Black" w:hAnsi="Noto Sans Japanese Black"/>
          <w:lang w:eastAsia="ja-JP"/>
        </w:rPr>
        <w:pPrChange w:id="141" w:author="Seongeun Woo" w:date="2016-10-13T18:44:00Z">
          <w:pPr>
            <w:pStyle w:val="afff9"/>
          </w:pPr>
        </w:pPrChange>
      </w:pPr>
      <w:r w:rsidRPr="00ED175E">
        <w:rPr>
          <w:rFonts w:ascii="ＭＳ Ｐゴシック" w:eastAsia="ＭＳ Ｐゴシック" w:hAnsi="ＭＳ Ｐゴシック"/>
          <w:rPrChange w:id="142" w:author="InnoRules" w:date="2016-08-30T14:14:00Z">
            <w:rPr>
              <w:rFonts w:ascii="Noto Sans Japanese Black" w:eastAsia="Noto Sans Japanese Black" w:hAnsi="Noto Sans Japanese Black"/>
              <w:b w:val="0"/>
              <w:kern w:val="2"/>
              <w:sz w:val="40"/>
              <w:szCs w:val="24"/>
            </w:rPr>
          </w:rPrChange>
        </w:rPr>
        <w:t>目次</w:t>
      </w:r>
      <w:del w:id="143" w:author="Ryu" w:date="2016-10-19T20:01:00Z">
        <w:r w:rsidRPr="00ED175E" w:rsidDel="00E06C16">
          <w:rPr>
            <w:rFonts w:asciiTheme="majorHAnsi" w:eastAsia="Noto Sans Japanese Black" w:hAnsiTheme="majorHAnsi" w:cstheme="majorHAnsi"/>
            <w:rPrChange w:id="144" w:author="InnoRules" w:date="2016-08-30T14:14:00Z">
              <w:rPr>
                <w:rFonts w:ascii="Noto Sans Japanese Black" w:eastAsia="Noto Sans Japanese Black" w:hAnsi="Noto Sans Japanese Black"/>
                <w:b w:val="0"/>
                <w:kern w:val="2"/>
                <w:sz w:val="40"/>
                <w:szCs w:val="24"/>
              </w:rPr>
            </w:rPrChange>
          </w:rPr>
          <w:delText>(Contents)</w:delText>
        </w:r>
      </w:del>
    </w:p>
    <w:p w14:paraId="1658FFA4" w14:textId="0CA11242" w:rsidR="00EA1D3F" w:rsidRDefault="009007A6">
      <w:pPr>
        <w:pStyle w:val="14"/>
        <w:tabs>
          <w:tab w:val="left" w:pos="1200"/>
        </w:tabs>
        <w:ind w:left="347" w:hanging="347"/>
        <w:rPr>
          <w:ins w:id="145" w:author="哲均 宋" w:date="2019-08-19T12:50:00Z"/>
          <w:rFonts w:asciiTheme="minorHAnsi" w:eastAsiaTheme="minorEastAsia" w:hAnsiTheme="minorHAnsi"/>
          <w:b w:val="0"/>
          <w:spacing w:val="0"/>
          <w:sz w:val="21"/>
          <w:szCs w:val="22"/>
        </w:rPr>
      </w:pPr>
      <w:r w:rsidRPr="008707C4">
        <w:rPr>
          <w:rFonts w:eastAsiaTheme="minorEastAsia" w:cs="Arial"/>
          <w:sz w:val="22"/>
          <w:szCs w:val="22"/>
          <w:rPrChange w:id="146" w:author="Seongeun Woo" w:date="2016-08-31T15:38:00Z">
            <w:rPr>
              <w:rFonts w:eastAsiaTheme="minorEastAsia" w:cs="Arial"/>
              <w:b w:val="0"/>
              <w:noProof w:val="0"/>
              <w:kern w:val="0"/>
              <w:sz w:val="22"/>
              <w:szCs w:val="22"/>
            </w:rPr>
          </w:rPrChange>
        </w:rPr>
        <w:fldChar w:fldCharType="begin"/>
      </w:r>
      <w:r w:rsidRPr="0073721B">
        <w:rPr>
          <w:rFonts w:eastAsiaTheme="minorEastAsia" w:cs="Arial"/>
          <w:sz w:val="22"/>
          <w:szCs w:val="22"/>
        </w:rPr>
        <w:instrText xml:space="preserve"> TOC \f \h \z \t "</w:instrText>
      </w:r>
      <w:r w:rsidRPr="0073721B">
        <w:rPr>
          <w:rFonts w:eastAsiaTheme="minorEastAsia" w:cs="Arial" w:hint="eastAsia"/>
          <w:sz w:val="22"/>
          <w:szCs w:val="22"/>
        </w:rPr>
        <w:instrText>見出し</w:instrText>
      </w:r>
      <w:r w:rsidRPr="0073721B">
        <w:rPr>
          <w:rFonts w:eastAsiaTheme="minorEastAsia" w:cs="Arial"/>
          <w:sz w:val="22"/>
          <w:szCs w:val="22"/>
        </w:rPr>
        <w:instrText xml:space="preserve"> 1,2,</w:instrText>
      </w:r>
      <w:r w:rsidRPr="0073721B">
        <w:rPr>
          <w:rFonts w:eastAsiaTheme="minorEastAsia" w:cs="Arial" w:hint="eastAsia"/>
          <w:sz w:val="22"/>
          <w:szCs w:val="22"/>
        </w:rPr>
        <w:instrText>見出し</w:instrText>
      </w:r>
      <w:r w:rsidRPr="0073721B">
        <w:rPr>
          <w:rFonts w:eastAsiaTheme="minorEastAsia" w:cs="Arial"/>
          <w:sz w:val="22"/>
          <w:szCs w:val="22"/>
        </w:rPr>
        <w:instrText xml:space="preserve"> 2,3,st1,1" </w:instrText>
      </w:r>
      <w:r w:rsidRPr="008707C4">
        <w:rPr>
          <w:rFonts w:eastAsiaTheme="minorEastAsia" w:cs="Arial"/>
          <w:sz w:val="22"/>
          <w:szCs w:val="22"/>
          <w:rPrChange w:id="147" w:author="Seongeun Woo" w:date="2016-08-31T15:38:00Z">
            <w:rPr>
              <w:rFonts w:eastAsiaTheme="minorEastAsia" w:cs="Arial"/>
              <w:b w:val="0"/>
              <w:noProof w:val="0"/>
              <w:kern w:val="0"/>
              <w:sz w:val="22"/>
              <w:szCs w:val="22"/>
            </w:rPr>
          </w:rPrChange>
        </w:rPr>
        <w:fldChar w:fldCharType="separate"/>
      </w:r>
      <w:ins w:id="148" w:author="哲均 宋" w:date="2019-08-19T12:50:00Z">
        <w:r w:rsidR="00EA1D3F" w:rsidRPr="001F30AD">
          <w:rPr>
            <w:rStyle w:val="af8"/>
          </w:rPr>
          <w:fldChar w:fldCharType="begin"/>
        </w:r>
        <w:r w:rsidR="00EA1D3F" w:rsidRPr="001F30AD">
          <w:rPr>
            <w:rStyle w:val="af8"/>
          </w:rPr>
          <w:instrText xml:space="preserve"> </w:instrText>
        </w:r>
        <w:r w:rsidR="00EA1D3F">
          <w:instrText>HYPERLINK \l "_Toc17112072"</w:instrText>
        </w:r>
        <w:r w:rsidR="00EA1D3F" w:rsidRPr="001F30AD">
          <w:rPr>
            <w:rStyle w:val="af8"/>
          </w:rPr>
          <w:instrText xml:space="preserve"> </w:instrText>
        </w:r>
        <w:r w:rsidR="00EA1D3F" w:rsidRPr="001F30AD">
          <w:rPr>
            <w:rStyle w:val="af8"/>
          </w:rPr>
        </w:r>
        <w:r w:rsidR="00EA1D3F" w:rsidRPr="001F30AD">
          <w:rPr>
            <w:rStyle w:val="af8"/>
          </w:rPr>
          <w:fldChar w:fldCharType="separate"/>
        </w:r>
        <w:r w:rsidR="00EA1D3F" w:rsidRPr="001F30AD">
          <w:rPr>
            <w:rStyle w:val="af8"/>
            <w14:scene3d>
              <w14:camera w14:prst="orthographicFront"/>
              <w14:lightRig w14:rig="threePt" w14:dir="t">
                <w14:rot w14:lat="0" w14:lon="0" w14:rev="0"/>
              </w14:lightRig>
            </w14:scene3d>
          </w:rPr>
          <w:t>Chapter 1.</w:t>
        </w:r>
        <w:r w:rsidR="00EA1D3F">
          <w:rPr>
            <w:rFonts w:asciiTheme="minorHAnsi" w:eastAsiaTheme="minorEastAsia" w:hAnsiTheme="minorHAnsi"/>
            <w:b w:val="0"/>
            <w:spacing w:val="0"/>
            <w:sz w:val="21"/>
            <w:szCs w:val="22"/>
          </w:rPr>
          <w:tab/>
        </w:r>
        <w:r w:rsidR="00EA1D3F" w:rsidRPr="001F30AD">
          <w:rPr>
            <w:rStyle w:val="af8"/>
          </w:rPr>
          <w:t>Overview</w:t>
        </w:r>
        <w:r w:rsidR="00EA1D3F">
          <w:rPr>
            <w:webHidden/>
          </w:rPr>
          <w:tab/>
        </w:r>
        <w:r w:rsidR="00EA1D3F">
          <w:rPr>
            <w:webHidden/>
          </w:rPr>
          <w:fldChar w:fldCharType="begin"/>
        </w:r>
        <w:r w:rsidR="00EA1D3F">
          <w:rPr>
            <w:webHidden/>
          </w:rPr>
          <w:instrText xml:space="preserve"> PAGEREF _Toc17112072 \h </w:instrText>
        </w:r>
        <w:r w:rsidR="00EA1D3F">
          <w:rPr>
            <w:webHidden/>
          </w:rPr>
        </w:r>
      </w:ins>
      <w:r w:rsidR="00EA1D3F">
        <w:rPr>
          <w:webHidden/>
        </w:rPr>
        <w:fldChar w:fldCharType="separate"/>
      </w:r>
      <w:ins w:id="149" w:author="哲均 宋" w:date="2019-08-19T12:50:00Z">
        <w:r w:rsidR="00EA1D3F">
          <w:rPr>
            <w:webHidden/>
          </w:rPr>
          <w:t>5</w:t>
        </w:r>
        <w:r w:rsidR="00EA1D3F">
          <w:rPr>
            <w:webHidden/>
          </w:rPr>
          <w:fldChar w:fldCharType="end"/>
        </w:r>
        <w:r w:rsidR="00EA1D3F" w:rsidRPr="001F30AD">
          <w:rPr>
            <w:rStyle w:val="af8"/>
          </w:rPr>
          <w:fldChar w:fldCharType="end"/>
        </w:r>
      </w:ins>
    </w:p>
    <w:p w14:paraId="6F53E75B" w14:textId="072B3278" w:rsidR="00EA1D3F" w:rsidRDefault="00EA1D3F">
      <w:pPr>
        <w:pStyle w:val="23"/>
        <w:ind w:left="99"/>
        <w:rPr>
          <w:ins w:id="150" w:author="哲均 宋" w:date="2019-08-19T12:50:00Z"/>
          <w:rFonts w:asciiTheme="minorHAnsi" w:eastAsiaTheme="minorEastAsia" w:hAnsiTheme="minorHAnsi"/>
          <w:b w:val="0"/>
          <w:sz w:val="21"/>
          <w:lang w:eastAsia="ja-JP"/>
        </w:rPr>
      </w:pPr>
      <w:ins w:id="151" w:author="哲均 宋" w:date="2019-08-19T12:50:00Z">
        <w:r w:rsidRPr="001F30AD">
          <w:rPr>
            <w:rStyle w:val="af8"/>
          </w:rPr>
          <w:fldChar w:fldCharType="begin"/>
        </w:r>
        <w:r w:rsidRPr="001F30AD">
          <w:rPr>
            <w:rStyle w:val="af8"/>
          </w:rPr>
          <w:instrText xml:space="preserve"> </w:instrText>
        </w:r>
        <w:r>
          <w:instrText>HYPERLINK \l "_Toc17112073"</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1</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Object Type/Type</w:t>
        </w:r>
        <w:r>
          <w:rPr>
            <w:webHidden/>
          </w:rPr>
          <w:tab/>
        </w:r>
        <w:r>
          <w:rPr>
            <w:webHidden/>
          </w:rPr>
          <w:fldChar w:fldCharType="begin"/>
        </w:r>
        <w:r>
          <w:rPr>
            <w:webHidden/>
          </w:rPr>
          <w:instrText xml:space="preserve"> PAGEREF _Toc17112073 \h </w:instrText>
        </w:r>
        <w:r>
          <w:rPr>
            <w:webHidden/>
          </w:rPr>
        </w:r>
      </w:ins>
      <w:r>
        <w:rPr>
          <w:webHidden/>
        </w:rPr>
        <w:fldChar w:fldCharType="separate"/>
      </w:r>
      <w:ins w:id="152" w:author="哲均 宋" w:date="2019-08-19T12:50:00Z">
        <w:r>
          <w:rPr>
            <w:webHidden/>
          </w:rPr>
          <w:t>5</w:t>
        </w:r>
        <w:r>
          <w:rPr>
            <w:webHidden/>
          </w:rPr>
          <w:fldChar w:fldCharType="end"/>
        </w:r>
        <w:r w:rsidRPr="001F30AD">
          <w:rPr>
            <w:rStyle w:val="af8"/>
          </w:rPr>
          <w:fldChar w:fldCharType="end"/>
        </w:r>
      </w:ins>
    </w:p>
    <w:p w14:paraId="00DF716B" w14:textId="79169883" w:rsidR="00EA1D3F" w:rsidRDefault="00EA1D3F">
      <w:pPr>
        <w:pStyle w:val="23"/>
        <w:ind w:left="99"/>
        <w:rPr>
          <w:ins w:id="153" w:author="哲均 宋" w:date="2019-08-19T12:50:00Z"/>
          <w:rFonts w:asciiTheme="minorHAnsi" w:eastAsiaTheme="minorEastAsia" w:hAnsiTheme="minorHAnsi"/>
          <w:b w:val="0"/>
          <w:sz w:val="21"/>
          <w:lang w:eastAsia="ja-JP"/>
        </w:rPr>
      </w:pPr>
      <w:ins w:id="154" w:author="哲均 宋" w:date="2019-08-19T12:50:00Z">
        <w:r w:rsidRPr="001F30AD">
          <w:rPr>
            <w:rStyle w:val="af8"/>
          </w:rPr>
          <w:fldChar w:fldCharType="begin"/>
        </w:r>
        <w:r w:rsidRPr="001F30AD">
          <w:rPr>
            <w:rStyle w:val="af8"/>
          </w:rPr>
          <w:instrText xml:space="preserve"> </w:instrText>
        </w:r>
        <w:r>
          <w:instrText>HYPERLINK \l "_Toc17112074"</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2</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Object semi-Type</w:t>
        </w:r>
        <w:r>
          <w:rPr>
            <w:webHidden/>
          </w:rPr>
          <w:tab/>
        </w:r>
        <w:r>
          <w:rPr>
            <w:webHidden/>
          </w:rPr>
          <w:fldChar w:fldCharType="begin"/>
        </w:r>
        <w:r>
          <w:rPr>
            <w:webHidden/>
          </w:rPr>
          <w:instrText xml:space="preserve"> PAGEREF _Toc17112074 \h </w:instrText>
        </w:r>
        <w:r>
          <w:rPr>
            <w:webHidden/>
          </w:rPr>
        </w:r>
      </w:ins>
      <w:r>
        <w:rPr>
          <w:webHidden/>
        </w:rPr>
        <w:fldChar w:fldCharType="separate"/>
      </w:r>
      <w:ins w:id="155" w:author="哲均 宋" w:date="2019-08-19T12:50:00Z">
        <w:r>
          <w:rPr>
            <w:webHidden/>
          </w:rPr>
          <w:t>5</w:t>
        </w:r>
        <w:r>
          <w:rPr>
            <w:webHidden/>
          </w:rPr>
          <w:fldChar w:fldCharType="end"/>
        </w:r>
        <w:r w:rsidRPr="001F30AD">
          <w:rPr>
            <w:rStyle w:val="af8"/>
          </w:rPr>
          <w:fldChar w:fldCharType="end"/>
        </w:r>
      </w:ins>
    </w:p>
    <w:p w14:paraId="170EC3F4" w14:textId="52878BCA" w:rsidR="00EA1D3F" w:rsidRDefault="00EA1D3F">
      <w:pPr>
        <w:pStyle w:val="23"/>
        <w:ind w:left="99"/>
        <w:rPr>
          <w:ins w:id="156" w:author="哲均 宋" w:date="2019-08-19T12:50:00Z"/>
          <w:rFonts w:asciiTheme="minorHAnsi" w:eastAsiaTheme="minorEastAsia" w:hAnsiTheme="minorHAnsi"/>
          <w:b w:val="0"/>
          <w:sz w:val="21"/>
          <w:lang w:eastAsia="ja-JP"/>
        </w:rPr>
      </w:pPr>
      <w:ins w:id="157" w:author="哲均 宋" w:date="2019-08-19T12:50:00Z">
        <w:r w:rsidRPr="001F30AD">
          <w:rPr>
            <w:rStyle w:val="af8"/>
          </w:rPr>
          <w:fldChar w:fldCharType="begin"/>
        </w:r>
        <w:r w:rsidRPr="001F30AD">
          <w:rPr>
            <w:rStyle w:val="af8"/>
          </w:rPr>
          <w:instrText xml:space="preserve"> </w:instrText>
        </w:r>
        <w:r>
          <w:instrText>HYPERLINK \l "_Toc17112075"</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3</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Object</w:t>
        </w:r>
        <w:r>
          <w:rPr>
            <w:webHidden/>
          </w:rPr>
          <w:tab/>
        </w:r>
        <w:r>
          <w:rPr>
            <w:webHidden/>
          </w:rPr>
          <w:fldChar w:fldCharType="begin"/>
        </w:r>
        <w:r>
          <w:rPr>
            <w:webHidden/>
          </w:rPr>
          <w:instrText xml:space="preserve"> PAGEREF _Toc17112075 \h </w:instrText>
        </w:r>
        <w:r>
          <w:rPr>
            <w:webHidden/>
          </w:rPr>
        </w:r>
      </w:ins>
      <w:r>
        <w:rPr>
          <w:webHidden/>
        </w:rPr>
        <w:fldChar w:fldCharType="separate"/>
      </w:r>
      <w:ins w:id="158" w:author="哲均 宋" w:date="2019-08-19T12:50:00Z">
        <w:r>
          <w:rPr>
            <w:webHidden/>
          </w:rPr>
          <w:t>5</w:t>
        </w:r>
        <w:r>
          <w:rPr>
            <w:webHidden/>
          </w:rPr>
          <w:fldChar w:fldCharType="end"/>
        </w:r>
        <w:r w:rsidRPr="001F30AD">
          <w:rPr>
            <w:rStyle w:val="af8"/>
          </w:rPr>
          <w:fldChar w:fldCharType="end"/>
        </w:r>
      </w:ins>
    </w:p>
    <w:p w14:paraId="2C803651" w14:textId="43D70150" w:rsidR="00EA1D3F" w:rsidRDefault="00EA1D3F">
      <w:pPr>
        <w:pStyle w:val="23"/>
        <w:ind w:left="99"/>
        <w:rPr>
          <w:ins w:id="159" w:author="哲均 宋" w:date="2019-08-19T12:50:00Z"/>
          <w:rFonts w:asciiTheme="minorHAnsi" w:eastAsiaTheme="minorEastAsia" w:hAnsiTheme="minorHAnsi"/>
          <w:b w:val="0"/>
          <w:sz w:val="21"/>
          <w:lang w:eastAsia="ja-JP"/>
        </w:rPr>
      </w:pPr>
      <w:ins w:id="160" w:author="哲均 宋" w:date="2019-08-19T12:50:00Z">
        <w:r w:rsidRPr="001F30AD">
          <w:rPr>
            <w:rStyle w:val="af8"/>
          </w:rPr>
          <w:fldChar w:fldCharType="begin"/>
        </w:r>
        <w:r w:rsidRPr="001F30AD">
          <w:rPr>
            <w:rStyle w:val="af8"/>
          </w:rPr>
          <w:instrText xml:space="preserve"> </w:instrText>
        </w:r>
        <w:r>
          <w:instrText>HYPERLINK \l "_Toc17112076"</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4</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w:t>
        </w:r>
        <w:r>
          <w:rPr>
            <w:webHidden/>
          </w:rPr>
          <w:tab/>
        </w:r>
        <w:r>
          <w:rPr>
            <w:webHidden/>
          </w:rPr>
          <w:fldChar w:fldCharType="begin"/>
        </w:r>
        <w:r>
          <w:rPr>
            <w:webHidden/>
          </w:rPr>
          <w:instrText xml:space="preserve"> PAGEREF _Toc17112076 \h </w:instrText>
        </w:r>
        <w:r>
          <w:rPr>
            <w:webHidden/>
          </w:rPr>
        </w:r>
      </w:ins>
      <w:r>
        <w:rPr>
          <w:webHidden/>
        </w:rPr>
        <w:fldChar w:fldCharType="separate"/>
      </w:r>
      <w:ins w:id="161" w:author="哲均 宋" w:date="2019-08-19T12:50:00Z">
        <w:r>
          <w:rPr>
            <w:webHidden/>
          </w:rPr>
          <w:t>5</w:t>
        </w:r>
        <w:r>
          <w:rPr>
            <w:webHidden/>
          </w:rPr>
          <w:fldChar w:fldCharType="end"/>
        </w:r>
        <w:r w:rsidRPr="001F30AD">
          <w:rPr>
            <w:rStyle w:val="af8"/>
          </w:rPr>
          <w:fldChar w:fldCharType="end"/>
        </w:r>
      </w:ins>
    </w:p>
    <w:p w14:paraId="4DB09C20" w14:textId="20CD1174" w:rsidR="00EA1D3F" w:rsidRDefault="00EA1D3F">
      <w:pPr>
        <w:pStyle w:val="23"/>
        <w:ind w:left="99"/>
        <w:rPr>
          <w:ins w:id="162" w:author="哲均 宋" w:date="2019-08-19T12:50:00Z"/>
          <w:rFonts w:asciiTheme="minorHAnsi" w:eastAsiaTheme="minorEastAsia" w:hAnsiTheme="minorHAnsi"/>
          <w:b w:val="0"/>
          <w:sz w:val="21"/>
          <w:lang w:eastAsia="ja-JP"/>
        </w:rPr>
      </w:pPr>
      <w:ins w:id="163" w:author="哲均 宋" w:date="2019-08-19T12:50:00Z">
        <w:r w:rsidRPr="001F30AD">
          <w:rPr>
            <w:rStyle w:val="af8"/>
          </w:rPr>
          <w:fldChar w:fldCharType="begin"/>
        </w:r>
        <w:r w:rsidRPr="001F30AD">
          <w:rPr>
            <w:rStyle w:val="af8"/>
          </w:rPr>
          <w:instrText xml:space="preserve"> </w:instrText>
        </w:r>
        <w:r>
          <w:instrText>HYPERLINK \l "_Toc17112077"</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5</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 Object</w:t>
        </w:r>
        <w:r>
          <w:rPr>
            <w:webHidden/>
          </w:rPr>
          <w:tab/>
        </w:r>
        <w:r>
          <w:rPr>
            <w:webHidden/>
          </w:rPr>
          <w:fldChar w:fldCharType="begin"/>
        </w:r>
        <w:r>
          <w:rPr>
            <w:webHidden/>
          </w:rPr>
          <w:instrText xml:space="preserve"> PAGEREF _Toc17112077 \h </w:instrText>
        </w:r>
        <w:r>
          <w:rPr>
            <w:webHidden/>
          </w:rPr>
        </w:r>
      </w:ins>
      <w:r>
        <w:rPr>
          <w:webHidden/>
        </w:rPr>
        <w:fldChar w:fldCharType="separate"/>
      </w:r>
      <w:ins w:id="164" w:author="哲均 宋" w:date="2019-08-19T12:50:00Z">
        <w:r>
          <w:rPr>
            <w:webHidden/>
          </w:rPr>
          <w:t>5</w:t>
        </w:r>
        <w:r>
          <w:rPr>
            <w:webHidden/>
          </w:rPr>
          <w:fldChar w:fldCharType="end"/>
        </w:r>
        <w:r w:rsidRPr="001F30AD">
          <w:rPr>
            <w:rStyle w:val="af8"/>
          </w:rPr>
          <w:fldChar w:fldCharType="end"/>
        </w:r>
      </w:ins>
    </w:p>
    <w:p w14:paraId="0B625FE4" w14:textId="1BF7D106" w:rsidR="00EA1D3F" w:rsidRDefault="00EA1D3F">
      <w:pPr>
        <w:pStyle w:val="23"/>
        <w:ind w:left="99"/>
        <w:rPr>
          <w:ins w:id="165" w:author="哲均 宋" w:date="2019-08-19T12:50:00Z"/>
          <w:rFonts w:asciiTheme="minorHAnsi" w:eastAsiaTheme="minorEastAsia" w:hAnsiTheme="minorHAnsi"/>
          <w:b w:val="0"/>
          <w:sz w:val="21"/>
          <w:lang w:eastAsia="ja-JP"/>
        </w:rPr>
      </w:pPr>
      <w:ins w:id="166" w:author="哲均 宋" w:date="2019-08-19T12:50:00Z">
        <w:r w:rsidRPr="001F30AD">
          <w:rPr>
            <w:rStyle w:val="af8"/>
          </w:rPr>
          <w:fldChar w:fldCharType="begin"/>
        </w:r>
        <w:r w:rsidRPr="001F30AD">
          <w:rPr>
            <w:rStyle w:val="af8"/>
          </w:rPr>
          <w:instrText xml:space="preserve"> </w:instrText>
        </w:r>
        <w:r>
          <w:instrText>HYPERLINK \l "_Toc17112078"</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6</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 Type</w:t>
        </w:r>
        <w:r>
          <w:rPr>
            <w:webHidden/>
          </w:rPr>
          <w:tab/>
        </w:r>
        <w:r>
          <w:rPr>
            <w:webHidden/>
          </w:rPr>
          <w:fldChar w:fldCharType="begin"/>
        </w:r>
        <w:r>
          <w:rPr>
            <w:webHidden/>
          </w:rPr>
          <w:instrText xml:space="preserve"> PAGEREF _Toc17112078 \h </w:instrText>
        </w:r>
        <w:r>
          <w:rPr>
            <w:webHidden/>
          </w:rPr>
        </w:r>
      </w:ins>
      <w:r>
        <w:rPr>
          <w:webHidden/>
        </w:rPr>
        <w:fldChar w:fldCharType="separate"/>
      </w:r>
      <w:ins w:id="167" w:author="哲均 宋" w:date="2019-08-19T12:50:00Z">
        <w:r>
          <w:rPr>
            <w:webHidden/>
          </w:rPr>
          <w:t>5</w:t>
        </w:r>
        <w:r>
          <w:rPr>
            <w:webHidden/>
          </w:rPr>
          <w:fldChar w:fldCharType="end"/>
        </w:r>
        <w:r w:rsidRPr="001F30AD">
          <w:rPr>
            <w:rStyle w:val="af8"/>
          </w:rPr>
          <w:fldChar w:fldCharType="end"/>
        </w:r>
      </w:ins>
    </w:p>
    <w:p w14:paraId="58056AF8" w14:textId="3E54C5A7" w:rsidR="00EA1D3F" w:rsidRDefault="00EA1D3F">
      <w:pPr>
        <w:pStyle w:val="23"/>
        <w:ind w:left="99"/>
        <w:rPr>
          <w:ins w:id="168" w:author="哲均 宋" w:date="2019-08-19T12:50:00Z"/>
          <w:rFonts w:asciiTheme="minorHAnsi" w:eastAsiaTheme="minorEastAsia" w:hAnsiTheme="minorHAnsi"/>
          <w:b w:val="0"/>
          <w:sz w:val="21"/>
          <w:lang w:eastAsia="ja-JP"/>
        </w:rPr>
      </w:pPr>
      <w:ins w:id="169" w:author="哲均 宋" w:date="2019-08-19T12:50:00Z">
        <w:r w:rsidRPr="001F30AD">
          <w:rPr>
            <w:rStyle w:val="af8"/>
          </w:rPr>
          <w:fldChar w:fldCharType="begin"/>
        </w:r>
        <w:r w:rsidRPr="001F30AD">
          <w:rPr>
            <w:rStyle w:val="af8"/>
          </w:rPr>
          <w:instrText xml:space="preserve"> </w:instrText>
        </w:r>
        <w:r>
          <w:instrText>HYPERLINK \l "_Toc17112079"</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7</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 Rule</w:t>
        </w:r>
        <w:r>
          <w:rPr>
            <w:webHidden/>
          </w:rPr>
          <w:tab/>
        </w:r>
        <w:r>
          <w:rPr>
            <w:webHidden/>
          </w:rPr>
          <w:fldChar w:fldCharType="begin"/>
        </w:r>
        <w:r>
          <w:rPr>
            <w:webHidden/>
          </w:rPr>
          <w:instrText xml:space="preserve"> PAGEREF _Toc17112079 \h </w:instrText>
        </w:r>
        <w:r>
          <w:rPr>
            <w:webHidden/>
          </w:rPr>
        </w:r>
      </w:ins>
      <w:r>
        <w:rPr>
          <w:webHidden/>
        </w:rPr>
        <w:fldChar w:fldCharType="separate"/>
      </w:r>
      <w:ins w:id="170" w:author="哲均 宋" w:date="2019-08-19T12:50:00Z">
        <w:r>
          <w:rPr>
            <w:webHidden/>
          </w:rPr>
          <w:t>5</w:t>
        </w:r>
        <w:r>
          <w:rPr>
            <w:webHidden/>
          </w:rPr>
          <w:fldChar w:fldCharType="end"/>
        </w:r>
        <w:r w:rsidRPr="001F30AD">
          <w:rPr>
            <w:rStyle w:val="af8"/>
          </w:rPr>
          <w:fldChar w:fldCharType="end"/>
        </w:r>
      </w:ins>
    </w:p>
    <w:p w14:paraId="62E58E53" w14:textId="556736E3" w:rsidR="00EA1D3F" w:rsidRDefault="00EA1D3F">
      <w:pPr>
        <w:pStyle w:val="23"/>
        <w:ind w:left="99"/>
        <w:rPr>
          <w:ins w:id="171" w:author="哲均 宋" w:date="2019-08-19T12:50:00Z"/>
          <w:rFonts w:asciiTheme="minorHAnsi" w:eastAsiaTheme="minorEastAsia" w:hAnsiTheme="minorHAnsi"/>
          <w:b w:val="0"/>
          <w:sz w:val="21"/>
          <w:lang w:eastAsia="ja-JP"/>
        </w:rPr>
      </w:pPr>
      <w:ins w:id="172" w:author="哲均 宋" w:date="2019-08-19T12:50:00Z">
        <w:r w:rsidRPr="001F30AD">
          <w:rPr>
            <w:rStyle w:val="af8"/>
          </w:rPr>
          <w:fldChar w:fldCharType="begin"/>
        </w:r>
        <w:r w:rsidRPr="001F30AD">
          <w:rPr>
            <w:rStyle w:val="af8"/>
          </w:rPr>
          <w:instrText xml:space="preserve"> </w:instrText>
        </w:r>
        <w:r>
          <w:instrText>HYPERLINK \l "_Toc17112080"</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8</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 Condition</w:t>
        </w:r>
        <w:r>
          <w:rPr>
            <w:webHidden/>
          </w:rPr>
          <w:tab/>
        </w:r>
        <w:r>
          <w:rPr>
            <w:webHidden/>
          </w:rPr>
          <w:fldChar w:fldCharType="begin"/>
        </w:r>
        <w:r>
          <w:rPr>
            <w:webHidden/>
          </w:rPr>
          <w:instrText xml:space="preserve"> PAGEREF _Toc17112080 \h </w:instrText>
        </w:r>
        <w:r>
          <w:rPr>
            <w:webHidden/>
          </w:rPr>
        </w:r>
      </w:ins>
      <w:r>
        <w:rPr>
          <w:webHidden/>
        </w:rPr>
        <w:fldChar w:fldCharType="separate"/>
      </w:r>
      <w:ins w:id="173" w:author="哲均 宋" w:date="2019-08-19T12:50:00Z">
        <w:r>
          <w:rPr>
            <w:webHidden/>
          </w:rPr>
          <w:t>6</w:t>
        </w:r>
        <w:r>
          <w:rPr>
            <w:webHidden/>
          </w:rPr>
          <w:fldChar w:fldCharType="end"/>
        </w:r>
        <w:r w:rsidRPr="001F30AD">
          <w:rPr>
            <w:rStyle w:val="af8"/>
          </w:rPr>
          <w:fldChar w:fldCharType="end"/>
        </w:r>
      </w:ins>
    </w:p>
    <w:p w14:paraId="1B91E504" w14:textId="21D7E881" w:rsidR="00EA1D3F" w:rsidRDefault="00EA1D3F">
      <w:pPr>
        <w:pStyle w:val="23"/>
        <w:ind w:left="99"/>
        <w:rPr>
          <w:ins w:id="174" w:author="哲均 宋" w:date="2019-08-19T12:50:00Z"/>
          <w:rFonts w:asciiTheme="minorHAnsi" w:eastAsiaTheme="minorEastAsia" w:hAnsiTheme="minorHAnsi"/>
          <w:b w:val="0"/>
          <w:sz w:val="21"/>
          <w:lang w:eastAsia="ja-JP"/>
        </w:rPr>
      </w:pPr>
      <w:ins w:id="175" w:author="哲均 宋" w:date="2019-08-19T12:50:00Z">
        <w:r w:rsidRPr="001F30AD">
          <w:rPr>
            <w:rStyle w:val="af8"/>
          </w:rPr>
          <w:fldChar w:fldCharType="begin"/>
        </w:r>
        <w:r w:rsidRPr="001F30AD">
          <w:rPr>
            <w:rStyle w:val="af8"/>
          </w:rPr>
          <w:instrText xml:space="preserve"> </w:instrText>
        </w:r>
        <w:r>
          <w:instrText>HYPERLINK \l "_Toc17112081"</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9</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Attribute</w:t>
        </w:r>
        <w:r>
          <w:rPr>
            <w:webHidden/>
          </w:rPr>
          <w:tab/>
        </w:r>
        <w:r>
          <w:rPr>
            <w:webHidden/>
          </w:rPr>
          <w:fldChar w:fldCharType="begin"/>
        </w:r>
        <w:r>
          <w:rPr>
            <w:webHidden/>
          </w:rPr>
          <w:instrText xml:space="preserve"> PAGEREF _Toc17112081 \h </w:instrText>
        </w:r>
        <w:r>
          <w:rPr>
            <w:webHidden/>
          </w:rPr>
        </w:r>
      </w:ins>
      <w:r>
        <w:rPr>
          <w:webHidden/>
        </w:rPr>
        <w:fldChar w:fldCharType="separate"/>
      </w:r>
      <w:ins w:id="176" w:author="哲均 宋" w:date="2019-08-19T12:50:00Z">
        <w:r>
          <w:rPr>
            <w:webHidden/>
          </w:rPr>
          <w:t>6</w:t>
        </w:r>
        <w:r>
          <w:rPr>
            <w:webHidden/>
          </w:rPr>
          <w:fldChar w:fldCharType="end"/>
        </w:r>
        <w:r w:rsidRPr="001F30AD">
          <w:rPr>
            <w:rStyle w:val="af8"/>
          </w:rPr>
          <w:fldChar w:fldCharType="end"/>
        </w:r>
      </w:ins>
    </w:p>
    <w:p w14:paraId="470B7C48" w14:textId="5B6EE187" w:rsidR="00EA1D3F" w:rsidRDefault="00EA1D3F">
      <w:pPr>
        <w:pStyle w:val="23"/>
        <w:ind w:left="99"/>
        <w:rPr>
          <w:ins w:id="177" w:author="哲均 宋" w:date="2019-08-19T12:50:00Z"/>
          <w:rFonts w:asciiTheme="minorHAnsi" w:eastAsiaTheme="minorEastAsia" w:hAnsiTheme="minorHAnsi"/>
          <w:b w:val="0"/>
          <w:sz w:val="21"/>
          <w:lang w:eastAsia="ja-JP"/>
        </w:rPr>
      </w:pPr>
      <w:ins w:id="178" w:author="哲均 宋" w:date="2019-08-19T12:50:00Z">
        <w:r w:rsidRPr="001F30AD">
          <w:rPr>
            <w:rStyle w:val="af8"/>
          </w:rPr>
          <w:fldChar w:fldCharType="begin"/>
        </w:r>
        <w:r w:rsidRPr="001F30AD">
          <w:rPr>
            <w:rStyle w:val="af8"/>
          </w:rPr>
          <w:instrText xml:space="preserve"> </w:instrText>
        </w:r>
        <w:r>
          <w:instrText>HYPERLINK \l "_Toc17112082"</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10</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Table Property</w:t>
        </w:r>
        <w:r>
          <w:rPr>
            <w:webHidden/>
          </w:rPr>
          <w:tab/>
        </w:r>
        <w:r>
          <w:rPr>
            <w:webHidden/>
          </w:rPr>
          <w:fldChar w:fldCharType="begin"/>
        </w:r>
        <w:r>
          <w:rPr>
            <w:webHidden/>
          </w:rPr>
          <w:instrText xml:space="preserve"> PAGEREF _Toc17112082 \h </w:instrText>
        </w:r>
        <w:r>
          <w:rPr>
            <w:webHidden/>
          </w:rPr>
        </w:r>
      </w:ins>
      <w:r>
        <w:rPr>
          <w:webHidden/>
        </w:rPr>
        <w:fldChar w:fldCharType="separate"/>
      </w:r>
      <w:ins w:id="179" w:author="哲均 宋" w:date="2019-08-19T12:50:00Z">
        <w:r>
          <w:rPr>
            <w:webHidden/>
          </w:rPr>
          <w:t>6</w:t>
        </w:r>
        <w:r>
          <w:rPr>
            <w:webHidden/>
          </w:rPr>
          <w:fldChar w:fldCharType="end"/>
        </w:r>
        <w:r w:rsidRPr="001F30AD">
          <w:rPr>
            <w:rStyle w:val="af8"/>
          </w:rPr>
          <w:fldChar w:fldCharType="end"/>
        </w:r>
      </w:ins>
    </w:p>
    <w:p w14:paraId="1EABA7FB" w14:textId="4021051E" w:rsidR="00EA1D3F" w:rsidRDefault="00EA1D3F">
      <w:pPr>
        <w:pStyle w:val="23"/>
        <w:ind w:left="99"/>
        <w:rPr>
          <w:ins w:id="180" w:author="哲均 宋" w:date="2019-08-19T12:50:00Z"/>
          <w:rFonts w:asciiTheme="minorHAnsi" w:eastAsiaTheme="minorEastAsia" w:hAnsiTheme="minorHAnsi"/>
          <w:b w:val="0"/>
          <w:sz w:val="21"/>
          <w:lang w:eastAsia="ja-JP"/>
        </w:rPr>
      </w:pPr>
      <w:ins w:id="181" w:author="哲均 宋" w:date="2019-08-19T12:50:00Z">
        <w:r w:rsidRPr="001F30AD">
          <w:rPr>
            <w:rStyle w:val="af8"/>
          </w:rPr>
          <w:fldChar w:fldCharType="begin"/>
        </w:r>
        <w:r w:rsidRPr="001F30AD">
          <w:rPr>
            <w:rStyle w:val="af8"/>
          </w:rPr>
          <w:instrText xml:space="preserve"> </w:instrText>
        </w:r>
        <w:r>
          <w:instrText>HYPERLINK \l "_Toc17112083"</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11</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rPr>
          <w:t>Effective Period</w:t>
        </w:r>
        <w:r>
          <w:rPr>
            <w:webHidden/>
          </w:rPr>
          <w:tab/>
        </w:r>
        <w:r>
          <w:rPr>
            <w:webHidden/>
          </w:rPr>
          <w:fldChar w:fldCharType="begin"/>
        </w:r>
        <w:r>
          <w:rPr>
            <w:webHidden/>
          </w:rPr>
          <w:instrText xml:space="preserve"> PAGEREF _Toc17112083 \h </w:instrText>
        </w:r>
        <w:r>
          <w:rPr>
            <w:webHidden/>
          </w:rPr>
        </w:r>
      </w:ins>
      <w:r>
        <w:rPr>
          <w:webHidden/>
        </w:rPr>
        <w:fldChar w:fldCharType="separate"/>
      </w:r>
      <w:ins w:id="182" w:author="哲均 宋" w:date="2019-08-19T12:50:00Z">
        <w:r>
          <w:rPr>
            <w:webHidden/>
          </w:rPr>
          <w:t>6</w:t>
        </w:r>
        <w:r>
          <w:rPr>
            <w:webHidden/>
          </w:rPr>
          <w:fldChar w:fldCharType="end"/>
        </w:r>
        <w:r w:rsidRPr="001F30AD">
          <w:rPr>
            <w:rStyle w:val="af8"/>
          </w:rPr>
          <w:fldChar w:fldCharType="end"/>
        </w:r>
      </w:ins>
    </w:p>
    <w:p w14:paraId="3A580926" w14:textId="27AF2952" w:rsidR="00EA1D3F" w:rsidRDefault="00EA1D3F">
      <w:pPr>
        <w:pStyle w:val="14"/>
        <w:tabs>
          <w:tab w:val="left" w:pos="1200"/>
        </w:tabs>
        <w:ind w:left="315" w:hanging="315"/>
        <w:rPr>
          <w:ins w:id="183" w:author="哲均 宋" w:date="2019-08-19T12:50:00Z"/>
          <w:rFonts w:asciiTheme="minorHAnsi" w:eastAsiaTheme="minorEastAsia" w:hAnsiTheme="minorHAnsi"/>
          <w:b w:val="0"/>
          <w:spacing w:val="0"/>
          <w:sz w:val="21"/>
          <w:szCs w:val="22"/>
        </w:rPr>
      </w:pPr>
      <w:ins w:id="184" w:author="哲均 宋" w:date="2019-08-19T12:50:00Z">
        <w:r w:rsidRPr="001F30AD">
          <w:rPr>
            <w:rStyle w:val="af8"/>
          </w:rPr>
          <w:fldChar w:fldCharType="begin"/>
        </w:r>
        <w:r w:rsidRPr="001F30AD">
          <w:rPr>
            <w:rStyle w:val="af8"/>
          </w:rPr>
          <w:instrText xml:space="preserve"> </w:instrText>
        </w:r>
        <w:r>
          <w:instrText>HYPERLINK \l "_Toc17112097"</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2.</w:t>
        </w:r>
        <w:r>
          <w:rPr>
            <w:rFonts w:asciiTheme="minorHAnsi" w:eastAsiaTheme="minorEastAsia" w:hAnsiTheme="minorHAnsi"/>
            <w:b w:val="0"/>
            <w:spacing w:val="0"/>
            <w:sz w:val="21"/>
            <w:szCs w:val="22"/>
          </w:rPr>
          <w:tab/>
        </w:r>
        <w:r w:rsidRPr="001F30AD">
          <w:rPr>
            <w:rStyle w:val="af8"/>
          </w:rPr>
          <w:t>InnoProduct Product Repository</w:t>
        </w:r>
        <w:r>
          <w:rPr>
            <w:webHidden/>
          </w:rPr>
          <w:tab/>
        </w:r>
        <w:r>
          <w:rPr>
            <w:webHidden/>
          </w:rPr>
          <w:fldChar w:fldCharType="begin"/>
        </w:r>
        <w:r>
          <w:rPr>
            <w:webHidden/>
          </w:rPr>
          <w:instrText xml:space="preserve"> PAGEREF _Toc17112097 \h </w:instrText>
        </w:r>
        <w:r>
          <w:rPr>
            <w:webHidden/>
          </w:rPr>
        </w:r>
      </w:ins>
      <w:r>
        <w:rPr>
          <w:webHidden/>
        </w:rPr>
        <w:fldChar w:fldCharType="separate"/>
      </w:r>
      <w:ins w:id="185" w:author="哲均 宋" w:date="2019-08-19T12:50:00Z">
        <w:r>
          <w:rPr>
            <w:webHidden/>
          </w:rPr>
          <w:t>7</w:t>
        </w:r>
        <w:r>
          <w:rPr>
            <w:webHidden/>
          </w:rPr>
          <w:fldChar w:fldCharType="end"/>
        </w:r>
        <w:r w:rsidRPr="001F30AD">
          <w:rPr>
            <w:rStyle w:val="af8"/>
          </w:rPr>
          <w:fldChar w:fldCharType="end"/>
        </w:r>
      </w:ins>
    </w:p>
    <w:p w14:paraId="5E63BCC9" w14:textId="507E821C" w:rsidR="00EA1D3F" w:rsidRDefault="00EA1D3F">
      <w:pPr>
        <w:pStyle w:val="23"/>
        <w:ind w:left="99"/>
        <w:rPr>
          <w:ins w:id="186" w:author="哲均 宋" w:date="2019-08-19T12:50:00Z"/>
          <w:rFonts w:asciiTheme="minorHAnsi" w:eastAsiaTheme="minorEastAsia" w:hAnsiTheme="minorHAnsi"/>
          <w:b w:val="0"/>
          <w:sz w:val="21"/>
          <w:lang w:eastAsia="ja-JP"/>
        </w:rPr>
      </w:pPr>
      <w:ins w:id="187" w:author="哲均 宋" w:date="2019-08-19T12:50:00Z">
        <w:r w:rsidRPr="001F30AD">
          <w:rPr>
            <w:rStyle w:val="af8"/>
          </w:rPr>
          <w:fldChar w:fldCharType="begin"/>
        </w:r>
        <w:r w:rsidRPr="001F30AD">
          <w:rPr>
            <w:rStyle w:val="af8"/>
          </w:rPr>
          <w:instrText xml:space="preserve"> </w:instrText>
        </w:r>
        <w:r>
          <w:instrText>HYPERLINK \l "_Toc17112098"</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12</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Type and Attribute Area</w:t>
        </w:r>
        <w:r>
          <w:rPr>
            <w:webHidden/>
          </w:rPr>
          <w:tab/>
        </w:r>
        <w:r>
          <w:rPr>
            <w:webHidden/>
          </w:rPr>
          <w:fldChar w:fldCharType="begin"/>
        </w:r>
        <w:r>
          <w:rPr>
            <w:webHidden/>
          </w:rPr>
          <w:instrText xml:space="preserve"> PAGEREF _Toc17112098 \h </w:instrText>
        </w:r>
        <w:r>
          <w:rPr>
            <w:webHidden/>
          </w:rPr>
        </w:r>
      </w:ins>
      <w:r>
        <w:rPr>
          <w:webHidden/>
        </w:rPr>
        <w:fldChar w:fldCharType="separate"/>
      </w:r>
      <w:ins w:id="188" w:author="哲均 宋" w:date="2019-08-19T12:50:00Z">
        <w:r>
          <w:rPr>
            <w:webHidden/>
          </w:rPr>
          <w:t>8</w:t>
        </w:r>
        <w:r>
          <w:rPr>
            <w:webHidden/>
          </w:rPr>
          <w:fldChar w:fldCharType="end"/>
        </w:r>
        <w:r w:rsidRPr="001F30AD">
          <w:rPr>
            <w:rStyle w:val="af8"/>
          </w:rPr>
          <w:fldChar w:fldCharType="end"/>
        </w:r>
      </w:ins>
    </w:p>
    <w:p w14:paraId="334E5DE3" w14:textId="12EA8442" w:rsidR="00EA1D3F" w:rsidRDefault="00EA1D3F">
      <w:pPr>
        <w:pStyle w:val="31"/>
        <w:ind w:left="396"/>
        <w:rPr>
          <w:ins w:id="189" w:author="哲均 宋" w:date="2019-08-19T12:50:00Z"/>
          <w:rFonts w:asciiTheme="minorHAnsi" w:eastAsiaTheme="minorEastAsia" w:hAnsiTheme="minorHAnsi"/>
          <w:spacing w:val="0"/>
          <w:sz w:val="21"/>
          <w:szCs w:val="22"/>
        </w:rPr>
      </w:pPr>
      <w:ins w:id="190" w:author="哲均 宋" w:date="2019-08-19T12:50:00Z">
        <w:r w:rsidRPr="001F30AD">
          <w:rPr>
            <w:rStyle w:val="af8"/>
          </w:rPr>
          <w:fldChar w:fldCharType="begin"/>
        </w:r>
        <w:r w:rsidRPr="001F30AD">
          <w:rPr>
            <w:rStyle w:val="af8"/>
          </w:rPr>
          <w:instrText xml:space="preserve"> </w:instrText>
        </w:r>
        <w:r>
          <w:instrText>HYPERLINK \l "_Toc17112100"</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12.1</w:t>
        </w:r>
        <w:r>
          <w:rPr>
            <w:rFonts w:asciiTheme="minorHAnsi" w:eastAsiaTheme="minorEastAsia" w:hAnsiTheme="minorHAnsi"/>
            <w:spacing w:val="0"/>
            <w:sz w:val="21"/>
            <w:szCs w:val="22"/>
          </w:rPr>
          <w:tab/>
        </w:r>
        <w:r w:rsidRPr="001F30AD">
          <w:rPr>
            <w:rStyle w:val="af8"/>
          </w:rPr>
          <w:t>OBJ1000</w:t>
        </w:r>
        <w:r>
          <w:rPr>
            <w:webHidden/>
          </w:rPr>
          <w:tab/>
        </w:r>
        <w:r>
          <w:rPr>
            <w:webHidden/>
          </w:rPr>
          <w:fldChar w:fldCharType="begin"/>
        </w:r>
        <w:r>
          <w:rPr>
            <w:webHidden/>
          </w:rPr>
          <w:instrText xml:space="preserve"> PAGEREF _Toc17112100 \h </w:instrText>
        </w:r>
        <w:r>
          <w:rPr>
            <w:webHidden/>
          </w:rPr>
        </w:r>
      </w:ins>
      <w:r>
        <w:rPr>
          <w:webHidden/>
        </w:rPr>
        <w:fldChar w:fldCharType="separate"/>
      </w:r>
      <w:ins w:id="191" w:author="哲均 宋" w:date="2019-08-19T12:50:00Z">
        <w:r>
          <w:rPr>
            <w:webHidden/>
          </w:rPr>
          <w:t>9</w:t>
        </w:r>
        <w:r>
          <w:rPr>
            <w:webHidden/>
          </w:rPr>
          <w:fldChar w:fldCharType="end"/>
        </w:r>
        <w:r w:rsidRPr="001F30AD">
          <w:rPr>
            <w:rStyle w:val="af8"/>
          </w:rPr>
          <w:fldChar w:fldCharType="end"/>
        </w:r>
      </w:ins>
    </w:p>
    <w:p w14:paraId="60749266" w14:textId="1C5F0E79" w:rsidR="00EA1D3F" w:rsidRDefault="00EA1D3F">
      <w:pPr>
        <w:pStyle w:val="31"/>
        <w:ind w:left="396"/>
        <w:rPr>
          <w:ins w:id="192" w:author="哲均 宋" w:date="2019-08-19T12:50:00Z"/>
          <w:rFonts w:asciiTheme="minorHAnsi" w:eastAsiaTheme="minorEastAsia" w:hAnsiTheme="minorHAnsi"/>
          <w:spacing w:val="0"/>
          <w:sz w:val="21"/>
          <w:szCs w:val="22"/>
        </w:rPr>
      </w:pPr>
      <w:ins w:id="193" w:author="哲均 宋" w:date="2019-08-19T12:50:00Z">
        <w:r w:rsidRPr="001F30AD">
          <w:rPr>
            <w:rStyle w:val="af8"/>
          </w:rPr>
          <w:fldChar w:fldCharType="begin"/>
        </w:r>
        <w:r w:rsidRPr="001F30AD">
          <w:rPr>
            <w:rStyle w:val="af8"/>
          </w:rPr>
          <w:instrText xml:space="preserve"> </w:instrText>
        </w:r>
        <w:r>
          <w:instrText>HYPERLINK \l "_Toc17112101"</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12.2</w:t>
        </w:r>
        <w:r>
          <w:rPr>
            <w:rFonts w:asciiTheme="minorHAnsi" w:eastAsiaTheme="minorEastAsia" w:hAnsiTheme="minorHAnsi"/>
            <w:spacing w:val="0"/>
            <w:sz w:val="21"/>
            <w:szCs w:val="22"/>
          </w:rPr>
          <w:tab/>
        </w:r>
        <w:r w:rsidRPr="001F30AD">
          <w:rPr>
            <w:rStyle w:val="af8"/>
          </w:rPr>
          <w:t>OBJ1100</w:t>
        </w:r>
        <w:r>
          <w:rPr>
            <w:webHidden/>
          </w:rPr>
          <w:tab/>
        </w:r>
        <w:r>
          <w:rPr>
            <w:webHidden/>
          </w:rPr>
          <w:fldChar w:fldCharType="begin"/>
        </w:r>
        <w:r>
          <w:rPr>
            <w:webHidden/>
          </w:rPr>
          <w:instrText xml:space="preserve"> PAGEREF _Toc17112101 \h </w:instrText>
        </w:r>
        <w:r>
          <w:rPr>
            <w:webHidden/>
          </w:rPr>
        </w:r>
      </w:ins>
      <w:r>
        <w:rPr>
          <w:webHidden/>
        </w:rPr>
        <w:fldChar w:fldCharType="separate"/>
      </w:r>
      <w:ins w:id="194" w:author="哲均 宋" w:date="2019-08-19T12:50:00Z">
        <w:r>
          <w:rPr>
            <w:webHidden/>
          </w:rPr>
          <w:t>11</w:t>
        </w:r>
        <w:r>
          <w:rPr>
            <w:webHidden/>
          </w:rPr>
          <w:fldChar w:fldCharType="end"/>
        </w:r>
        <w:r w:rsidRPr="001F30AD">
          <w:rPr>
            <w:rStyle w:val="af8"/>
          </w:rPr>
          <w:fldChar w:fldCharType="end"/>
        </w:r>
      </w:ins>
    </w:p>
    <w:p w14:paraId="73213116" w14:textId="25FD974A" w:rsidR="00EA1D3F" w:rsidRDefault="00EA1D3F">
      <w:pPr>
        <w:pStyle w:val="31"/>
        <w:ind w:left="396"/>
        <w:rPr>
          <w:ins w:id="195" w:author="哲均 宋" w:date="2019-08-19T12:50:00Z"/>
          <w:rFonts w:asciiTheme="minorHAnsi" w:eastAsiaTheme="minorEastAsia" w:hAnsiTheme="minorHAnsi"/>
          <w:spacing w:val="0"/>
          <w:sz w:val="21"/>
          <w:szCs w:val="22"/>
        </w:rPr>
      </w:pPr>
      <w:ins w:id="196" w:author="哲均 宋" w:date="2019-08-19T12:50:00Z">
        <w:r w:rsidRPr="001F30AD">
          <w:rPr>
            <w:rStyle w:val="af8"/>
          </w:rPr>
          <w:fldChar w:fldCharType="begin"/>
        </w:r>
        <w:r w:rsidRPr="001F30AD">
          <w:rPr>
            <w:rStyle w:val="af8"/>
          </w:rPr>
          <w:instrText xml:space="preserve"> </w:instrText>
        </w:r>
        <w:r>
          <w:instrText>HYPERLINK \l "_Toc17112102"</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12.3</w:t>
        </w:r>
        <w:r>
          <w:rPr>
            <w:rFonts w:asciiTheme="minorHAnsi" w:eastAsiaTheme="minorEastAsia" w:hAnsiTheme="minorHAnsi"/>
            <w:spacing w:val="0"/>
            <w:sz w:val="21"/>
            <w:szCs w:val="22"/>
          </w:rPr>
          <w:tab/>
        </w:r>
        <w:r w:rsidRPr="001F30AD">
          <w:rPr>
            <w:rStyle w:val="af8"/>
          </w:rPr>
          <w:t>OBJ1110</w:t>
        </w:r>
        <w:r>
          <w:rPr>
            <w:webHidden/>
          </w:rPr>
          <w:tab/>
        </w:r>
        <w:r>
          <w:rPr>
            <w:webHidden/>
          </w:rPr>
          <w:fldChar w:fldCharType="begin"/>
        </w:r>
        <w:r>
          <w:rPr>
            <w:webHidden/>
          </w:rPr>
          <w:instrText xml:space="preserve"> PAGEREF _Toc17112102 \h </w:instrText>
        </w:r>
        <w:r>
          <w:rPr>
            <w:webHidden/>
          </w:rPr>
        </w:r>
      </w:ins>
      <w:r>
        <w:rPr>
          <w:webHidden/>
        </w:rPr>
        <w:fldChar w:fldCharType="separate"/>
      </w:r>
      <w:ins w:id="197" w:author="哲均 宋" w:date="2019-08-19T12:50:00Z">
        <w:r>
          <w:rPr>
            <w:webHidden/>
          </w:rPr>
          <w:t>13</w:t>
        </w:r>
        <w:r>
          <w:rPr>
            <w:webHidden/>
          </w:rPr>
          <w:fldChar w:fldCharType="end"/>
        </w:r>
        <w:r w:rsidRPr="001F30AD">
          <w:rPr>
            <w:rStyle w:val="af8"/>
          </w:rPr>
          <w:fldChar w:fldCharType="end"/>
        </w:r>
      </w:ins>
    </w:p>
    <w:p w14:paraId="5B65179F" w14:textId="1B8A2A6D" w:rsidR="00EA1D3F" w:rsidRDefault="00EA1D3F">
      <w:pPr>
        <w:pStyle w:val="31"/>
        <w:ind w:left="396"/>
        <w:rPr>
          <w:ins w:id="198" w:author="哲均 宋" w:date="2019-08-19T12:50:00Z"/>
          <w:rFonts w:asciiTheme="minorHAnsi" w:eastAsiaTheme="minorEastAsia" w:hAnsiTheme="minorHAnsi"/>
          <w:spacing w:val="0"/>
          <w:sz w:val="21"/>
          <w:szCs w:val="22"/>
        </w:rPr>
      </w:pPr>
      <w:ins w:id="199" w:author="哲均 宋" w:date="2019-08-19T12:50:00Z">
        <w:r w:rsidRPr="001F30AD">
          <w:rPr>
            <w:rStyle w:val="af8"/>
          </w:rPr>
          <w:fldChar w:fldCharType="begin"/>
        </w:r>
        <w:r w:rsidRPr="001F30AD">
          <w:rPr>
            <w:rStyle w:val="af8"/>
          </w:rPr>
          <w:instrText xml:space="preserve"> </w:instrText>
        </w:r>
        <w:r>
          <w:instrText>HYPERLINK \l "_Toc17112105"</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12.4</w:t>
        </w:r>
        <w:r>
          <w:rPr>
            <w:rFonts w:asciiTheme="minorHAnsi" w:eastAsiaTheme="minorEastAsia" w:hAnsiTheme="minorHAnsi"/>
            <w:spacing w:val="0"/>
            <w:sz w:val="21"/>
            <w:szCs w:val="22"/>
          </w:rPr>
          <w:tab/>
        </w:r>
        <w:r w:rsidRPr="001F30AD">
          <w:rPr>
            <w:rStyle w:val="af8"/>
          </w:rPr>
          <w:t>OBJ1200</w:t>
        </w:r>
        <w:r>
          <w:rPr>
            <w:webHidden/>
          </w:rPr>
          <w:tab/>
        </w:r>
        <w:r>
          <w:rPr>
            <w:webHidden/>
          </w:rPr>
          <w:fldChar w:fldCharType="begin"/>
        </w:r>
        <w:r>
          <w:rPr>
            <w:webHidden/>
          </w:rPr>
          <w:instrText xml:space="preserve"> PAGEREF _Toc17112105 \h </w:instrText>
        </w:r>
        <w:r>
          <w:rPr>
            <w:webHidden/>
          </w:rPr>
        </w:r>
      </w:ins>
      <w:r>
        <w:rPr>
          <w:webHidden/>
        </w:rPr>
        <w:fldChar w:fldCharType="separate"/>
      </w:r>
      <w:ins w:id="200" w:author="哲均 宋" w:date="2019-08-19T12:50:00Z">
        <w:r>
          <w:rPr>
            <w:webHidden/>
          </w:rPr>
          <w:t>15</w:t>
        </w:r>
        <w:r>
          <w:rPr>
            <w:webHidden/>
          </w:rPr>
          <w:fldChar w:fldCharType="end"/>
        </w:r>
        <w:r w:rsidRPr="001F30AD">
          <w:rPr>
            <w:rStyle w:val="af8"/>
          </w:rPr>
          <w:fldChar w:fldCharType="end"/>
        </w:r>
      </w:ins>
    </w:p>
    <w:p w14:paraId="504807B3" w14:textId="6621D119" w:rsidR="00EA1D3F" w:rsidRDefault="00EA1D3F">
      <w:pPr>
        <w:pStyle w:val="31"/>
        <w:ind w:left="396"/>
        <w:rPr>
          <w:ins w:id="201" w:author="哲均 宋" w:date="2019-08-19T12:50:00Z"/>
          <w:rFonts w:asciiTheme="minorHAnsi" w:eastAsiaTheme="minorEastAsia" w:hAnsiTheme="minorHAnsi"/>
          <w:spacing w:val="0"/>
          <w:sz w:val="21"/>
          <w:szCs w:val="22"/>
        </w:rPr>
      </w:pPr>
      <w:ins w:id="202" w:author="哲均 宋" w:date="2019-08-19T12:50:00Z">
        <w:r w:rsidRPr="001F30AD">
          <w:rPr>
            <w:rStyle w:val="af8"/>
          </w:rPr>
          <w:fldChar w:fldCharType="begin"/>
        </w:r>
        <w:r w:rsidRPr="001F30AD">
          <w:rPr>
            <w:rStyle w:val="af8"/>
          </w:rPr>
          <w:instrText xml:space="preserve"> </w:instrText>
        </w:r>
        <w:r>
          <w:instrText>HYPERLINK \l "_Toc17112106"</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12.5</w:t>
        </w:r>
        <w:r>
          <w:rPr>
            <w:rFonts w:asciiTheme="minorHAnsi" w:eastAsiaTheme="minorEastAsia" w:hAnsiTheme="minorHAnsi"/>
            <w:spacing w:val="0"/>
            <w:sz w:val="21"/>
            <w:szCs w:val="22"/>
          </w:rPr>
          <w:tab/>
        </w:r>
        <w:r w:rsidRPr="001F30AD">
          <w:rPr>
            <w:rStyle w:val="af8"/>
          </w:rPr>
          <w:t>OBJ1400</w:t>
        </w:r>
        <w:r>
          <w:rPr>
            <w:webHidden/>
          </w:rPr>
          <w:tab/>
        </w:r>
        <w:r>
          <w:rPr>
            <w:webHidden/>
          </w:rPr>
          <w:fldChar w:fldCharType="begin"/>
        </w:r>
        <w:r>
          <w:rPr>
            <w:webHidden/>
          </w:rPr>
          <w:instrText xml:space="preserve"> PAGEREF _Toc17112106 \h </w:instrText>
        </w:r>
        <w:r>
          <w:rPr>
            <w:webHidden/>
          </w:rPr>
        </w:r>
      </w:ins>
      <w:r>
        <w:rPr>
          <w:webHidden/>
        </w:rPr>
        <w:fldChar w:fldCharType="separate"/>
      </w:r>
      <w:ins w:id="203" w:author="哲均 宋" w:date="2019-08-19T12:50:00Z">
        <w:r>
          <w:rPr>
            <w:webHidden/>
          </w:rPr>
          <w:t>18</w:t>
        </w:r>
        <w:r>
          <w:rPr>
            <w:webHidden/>
          </w:rPr>
          <w:fldChar w:fldCharType="end"/>
        </w:r>
        <w:r w:rsidRPr="001F30AD">
          <w:rPr>
            <w:rStyle w:val="af8"/>
          </w:rPr>
          <w:fldChar w:fldCharType="end"/>
        </w:r>
      </w:ins>
    </w:p>
    <w:p w14:paraId="765C4F2B" w14:textId="2F3C1348" w:rsidR="00EA1D3F" w:rsidRDefault="00EA1D3F">
      <w:pPr>
        <w:pStyle w:val="23"/>
        <w:ind w:left="99"/>
        <w:rPr>
          <w:ins w:id="204" w:author="哲均 宋" w:date="2019-08-19T12:50:00Z"/>
          <w:rFonts w:asciiTheme="minorHAnsi" w:eastAsiaTheme="minorEastAsia" w:hAnsiTheme="minorHAnsi"/>
          <w:b w:val="0"/>
          <w:sz w:val="21"/>
          <w:lang w:eastAsia="ja-JP"/>
        </w:rPr>
      </w:pPr>
      <w:ins w:id="205" w:author="哲均 宋" w:date="2019-08-19T12:50:00Z">
        <w:r w:rsidRPr="001F30AD">
          <w:rPr>
            <w:rStyle w:val="af8"/>
          </w:rPr>
          <w:fldChar w:fldCharType="begin"/>
        </w:r>
        <w:r w:rsidRPr="001F30AD">
          <w:rPr>
            <w:rStyle w:val="af8"/>
          </w:rPr>
          <w:instrText xml:space="preserve"> </w:instrText>
        </w:r>
        <w:r>
          <w:instrText>HYPERLINK \l "_Toc17112107"</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13</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Object / Attribute value / Table property Area</w:t>
        </w:r>
        <w:r>
          <w:rPr>
            <w:webHidden/>
          </w:rPr>
          <w:tab/>
        </w:r>
        <w:r>
          <w:rPr>
            <w:webHidden/>
          </w:rPr>
          <w:fldChar w:fldCharType="begin"/>
        </w:r>
        <w:r>
          <w:rPr>
            <w:webHidden/>
          </w:rPr>
          <w:instrText xml:space="preserve"> PAGEREF _Toc17112107 \h </w:instrText>
        </w:r>
        <w:r>
          <w:rPr>
            <w:webHidden/>
          </w:rPr>
        </w:r>
      </w:ins>
      <w:r>
        <w:rPr>
          <w:webHidden/>
        </w:rPr>
        <w:fldChar w:fldCharType="separate"/>
      </w:r>
      <w:ins w:id="206" w:author="哲均 宋" w:date="2019-08-19T12:50:00Z">
        <w:r>
          <w:rPr>
            <w:webHidden/>
          </w:rPr>
          <w:t>20</w:t>
        </w:r>
        <w:r>
          <w:rPr>
            <w:webHidden/>
          </w:rPr>
          <w:fldChar w:fldCharType="end"/>
        </w:r>
        <w:r w:rsidRPr="001F30AD">
          <w:rPr>
            <w:rStyle w:val="af8"/>
          </w:rPr>
          <w:fldChar w:fldCharType="end"/>
        </w:r>
      </w:ins>
    </w:p>
    <w:p w14:paraId="4E560919" w14:textId="08DF6522" w:rsidR="00EA1D3F" w:rsidRDefault="00EA1D3F">
      <w:pPr>
        <w:pStyle w:val="31"/>
        <w:ind w:left="396"/>
        <w:rPr>
          <w:ins w:id="207" w:author="哲均 宋" w:date="2019-08-19T12:50:00Z"/>
          <w:rFonts w:asciiTheme="minorHAnsi" w:eastAsiaTheme="minorEastAsia" w:hAnsiTheme="minorHAnsi"/>
          <w:spacing w:val="0"/>
          <w:sz w:val="21"/>
          <w:szCs w:val="22"/>
        </w:rPr>
      </w:pPr>
      <w:ins w:id="208" w:author="哲均 宋" w:date="2019-08-19T12:50:00Z">
        <w:r w:rsidRPr="001F30AD">
          <w:rPr>
            <w:rStyle w:val="af8"/>
          </w:rPr>
          <w:fldChar w:fldCharType="begin"/>
        </w:r>
        <w:r w:rsidRPr="001F30AD">
          <w:rPr>
            <w:rStyle w:val="af8"/>
          </w:rPr>
          <w:instrText xml:space="preserve"> </w:instrText>
        </w:r>
        <w:r>
          <w:instrText>HYPERLINK \l "_Toc17112108"</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13.1</w:t>
        </w:r>
        <w:r>
          <w:rPr>
            <w:rFonts w:asciiTheme="minorHAnsi" w:eastAsiaTheme="minorEastAsia" w:hAnsiTheme="minorHAnsi"/>
            <w:spacing w:val="0"/>
            <w:sz w:val="21"/>
            <w:szCs w:val="22"/>
          </w:rPr>
          <w:tab/>
        </w:r>
        <w:r w:rsidRPr="001F30AD">
          <w:rPr>
            <w:rStyle w:val="af8"/>
          </w:rPr>
          <w:t>OBJ_MAIN</w:t>
        </w:r>
        <w:r>
          <w:rPr>
            <w:webHidden/>
          </w:rPr>
          <w:tab/>
        </w:r>
        <w:r>
          <w:rPr>
            <w:webHidden/>
          </w:rPr>
          <w:fldChar w:fldCharType="begin"/>
        </w:r>
        <w:r>
          <w:rPr>
            <w:webHidden/>
          </w:rPr>
          <w:instrText xml:space="preserve"> PAGEREF _Toc17112108 \h </w:instrText>
        </w:r>
        <w:r>
          <w:rPr>
            <w:webHidden/>
          </w:rPr>
        </w:r>
      </w:ins>
      <w:r>
        <w:rPr>
          <w:webHidden/>
        </w:rPr>
        <w:fldChar w:fldCharType="separate"/>
      </w:r>
      <w:ins w:id="209" w:author="哲均 宋" w:date="2019-08-19T12:50:00Z">
        <w:r>
          <w:rPr>
            <w:webHidden/>
          </w:rPr>
          <w:t>21</w:t>
        </w:r>
        <w:r>
          <w:rPr>
            <w:webHidden/>
          </w:rPr>
          <w:fldChar w:fldCharType="end"/>
        </w:r>
        <w:r w:rsidRPr="001F30AD">
          <w:rPr>
            <w:rStyle w:val="af8"/>
          </w:rPr>
          <w:fldChar w:fldCharType="end"/>
        </w:r>
      </w:ins>
    </w:p>
    <w:p w14:paraId="55A7F440" w14:textId="3D9AE231" w:rsidR="00EA1D3F" w:rsidRDefault="00EA1D3F">
      <w:pPr>
        <w:pStyle w:val="31"/>
        <w:ind w:left="396"/>
        <w:rPr>
          <w:ins w:id="210" w:author="哲均 宋" w:date="2019-08-19T12:50:00Z"/>
          <w:rFonts w:asciiTheme="minorHAnsi" w:eastAsiaTheme="minorEastAsia" w:hAnsiTheme="minorHAnsi"/>
          <w:spacing w:val="0"/>
          <w:sz w:val="21"/>
          <w:szCs w:val="22"/>
        </w:rPr>
      </w:pPr>
      <w:ins w:id="211" w:author="哲均 宋" w:date="2019-08-19T12:50:00Z">
        <w:r w:rsidRPr="001F30AD">
          <w:rPr>
            <w:rStyle w:val="af8"/>
          </w:rPr>
          <w:fldChar w:fldCharType="begin"/>
        </w:r>
        <w:r w:rsidRPr="001F30AD">
          <w:rPr>
            <w:rStyle w:val="af8"/>
          </w:rPr>
          <w:instrText xml:space="preserve"> </w:instrText>
        </w:r>
        <w:r>
          <w:instrText>HYPERLINK \l "_Toc17112109"</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13.2</w:t>
        </w:r>
        <w:r>
          <w:rPr>
            <w:rFonts w:asciiTheme="minorHAnsi" w:eastAsiaTheme="minorEastAsia" w:hAnsiTheme="minorHAnsi"/>
            <w:spacing w:val="0"/>
            <w:sz w:val="21"/>
            <w:szCs w:val="22"/>
          </w:rPr>
          <w:tab/>
        </w:r>
        <w:r w:rsidRPr="001F30AD">
          <w:rPr>
            <w:rStyle w:val="af8"/>
          </w:rPr>
          <w:t>OBJ_DETAIL</w:t>
        </w:r>
        <w:r>
          <w:rPr>
            <w:webHidden/>
          </w:rPr>
          <w:tab/>
        </w:r>
        <w:r>
          <w:rPr>
            <w:webHidden/>
          </w:rPr>
          <w:fldChar w:fldCharType="begin"/>
        </w:r>
        <w:r>
          <w:rPr>
            <w:webHidden/>
          </w:rPr>
          <w:instrText xml:space="preserve"> PAGEREF _Toc17112109 \h </w:instrText>
        </w:r>
        <w:r>
          <w:rPr>
            <w:webHidden/>
          </w:rPr>
        </w:r>
      </w:ins>
      <w:r>
        <w:rPr>
          <w:webHidden/>
        </w:rPr>
        <w:fldChar w:fldCharType="separate"/>
      </w:r>
      <w:ins w:id="212" w:author="哲均 宋" w:date="2019-08-19T12:50:00Z">
        <w:r>
          <w:rPr>
            <w:webHidden/>
          </w:rPr>
          <w:t>23</w:t>
        </w:r>
        <w:r>
          <w:rPr>
            <w:webHidden/>
          </w:rPr>
          <w:fldChar w:fldCharType="end"/>
        </w:r>
        <w:r w:rsidRPr="001F30AD">
          <w:rPr>
            <w:rStyle w:val="af8"/>
          </w:rPr>
          <w:fldChar w:fldCharType="end"/>
        </w:r>
      </w:ins>
    </w:p>
    <w:p w14:paraId="275211DE" w14:textId="4FE56A01" w:rsidR="00EA1D3F" w:rsidRDefault="00EA1D3F">
      <w:pPr>
        <w:pStyle w:val="31"/>
        <w:ind w:left="396"/>
        <w:rPr>
          <w:ins w:id="213" w:author="哲均 宋" w:date="2019-08-19T12:50:00Z"/>
          <w:rFonts w:asciiTheme="minorHAnsi" w:eastAsiaTheme="minorEastAsia" w:hAnsiTheme="minorHAnsi"/>
          <w:spacing w:val="0"/>
          <w:sz w:val="21"/>
          <w:szCs w:val="22"/>
        </w:rPr>
      </w:pPr>
      <w:ins w:id="214" w:author="哲均 宋" w:date="2019-08-19T12:50:00Z">
        <w:r w:rsidRPr="001F30AD">
          <w:rPr>
            <w:rStyle w:val="af8"/>
          </w:rPr>
          <w:fldChar w:fldCharType="begin"/>
        </w:r>
        <w:r w:rsidRPr="001F30AD">
          <w:rPr>
            <w:rStyle w:val="af8"/>
          </w:rPr>
          <w:instrText xml:space="preserve"> </w:instrText>
        </w:r>
        <w:r>
          <w:instrText>HYPERLINK \l "_Toc17112110"</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13.3</w:t>
        </w:r>
        <w:r>
          <w:rPr>
            <w:rFonts w:asciiTheme="minorHAnsi" w:eastAsiaTheme="minorEastAsia" w:hAnsiTheme="minorHAnsi"/>
            <w:spacing w:val="0"/>
            <w:sz w:val="21"/>
            <w:szCs w:val="22"/>
          </w:rPr>
          <w:tab/>
        </w:r>
        <w:r w:rsidRPr="001F30AD">
          <w:rPr>
            <w:rStyle w:val="af8"/>
          </w:rPr>
          <w:t>OBJREL_INC</w:t>
        </w:r>
        <w:r>
          <w:rPr>
            <w:webHidden/>
          </w:rPr>
          <w:tab/>
        </w:r>
        <w:r>
          <w:rPr>
            <w:webHidden/>
          </w:rPr>
          <w:fldChar w:fldCharType="begin"/>
        </w:r>
        <w:r>
          <w:rPr>
            <w:webHidden/>
          </w:rPr>
          <w:instrText xml:space="preserve"> PAGEREF _Toc17112110 \h </w:instrText>
        </w:r>
        <w:r>
          <w:rPr>
            <w:webHidden/>
          </w:rPr>
        </w:r>
      </w:ins>
      <w:r>
        <w:rPr>
          <w:webHidden/>
        </w:rPr>
        <w:fldChar w:fldCharType="separate"/>
      </w:r>
      <w:ins w:id="215" w:author="哲均 宋" w:date="2019-08-19T12:50:00Z">
        <w:r>
          <w:rPr>
            <w:webHidden/>
          </w:rPr>
          <w:t>25</w:t>
        </w:r>
        <w:r>
          <w:rPr>
            <w:webHidden/>
          </w:rPr>
          <w:fldChar w:fldCharType="end"/>
        </w:r>
        <w:r w:rsidRPr="001F30AD">
          <w:rPr>
            <w:rStyle w:val="af8"/>
          </w:rPr>
          <w:fldChar w:fldCharType="end"/>
        </w:r>
      </w:ins>
    </w:p>
    <w:p w14:paraId="12844A97" w14:textId="325C530C" w:rsidR="00EA1D3F" w:rsidRDefault="00EA1D3F">
      <w:pPr>
        <w:pStyle w:val="31"/>
        <w:ind w:left="396"/>
        <w:rPr>
          <w:ins w:id="216" w:author="哲均 宋" w:date="2019-08-19T12:50:00Z"/>
          <w:rFonts w:asciiTheme="minorHAnsi" w:eastAsiaTheme="minorEastAsia" w:hAnsiTheme="minorHAnsi"/>
          <w:spacing w:val="0"/>
          <w:sz w:val="21"/>
          <w:szCs w:val="22"/>
        </w:rPr>
      </w:pPr>
      <w:ins w:id="217" w:author="哲均 宋" w:date="2019-08-19T12:50:00Z">
        <w:r w:rsidRPr="001F30AD">
          <w:rPr>
            <w:rStyle w:val="af8"/>
          </w:rPr>
          <w:fldChar w:fldCharType="begin"/>
        </w:r>
        <w:r w:rsidRPr="001F30AD">
          <w:rPr>
            <w:rStyle w:val="af8"/>
          </w:rPr>
          <w:instrText xml:space="preserve"> </w:instrText>
        </w:r>
        <w:r>
          <w:instrText>HYPERLINK \l "_Toc17112111"</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13.4</w:t>
        </w:r>
        <w:r>
          <w:rPr>
            <w:rFonts w:asciiTheme="minorHAnsi" w:eastAsiaTheme="minorEastAsia" w:hAnsiTheme="minorHAnsi"/>
            <w:spacing w:val="0"/>
            <w:sz w:val="21"/>
            <w:szCs w:val="22"/>
          </w:rPr>
          <w:tab/>
        </w:r>
        <w:r w:rsidRPr="001F30AD">
          <w:rPr>
            <w:rStyle w:val="af8"/>
          </w:rPr>
          <w:t>OBJRELINC_PROP</w:t>
        </w:r>
        <w:r>
          <w:rPr>
            <w:webHidden/>
          </w:rPr>
          <w:tab/>
        </w:r>
        <w:r>
          <w:rPr>
            <w:webHidden/>
          </w:rPr>
          <w:fldChar w:fldCharType="begin"/>
        </w:r>
        <w:r>
          <w:rPr>
            <w:webHidden/>
          </w:rPr>
          <w:instrText xml:space="preserve"> PAGEREF _Toc17112111 \h </w:instrText>
        </w:r>
        <w:r>
          <w:rPr>
            <w:webHidden/>
          </w:rPr>
        </w:r>
      </w:ins>
      <w:r>
        <w:rPr>
          <w:webHidden/>
        </w:rPr>
        <w:fldChar w:fldCharType="separate"/>
      </w:r>
      <w:ins w:id="218" w:author="哲均 宋" w:date="2019-08-19T12:50:00Z">
        <w:r>
          <w:rPr>
            <w:webHidden/>
          </w:rPr>
          <w:t>27</w:t>
        </w:r>
        <w:r>
          <w:rPr>
            <w:webHidden/>
          </w:rPr>
          <w:fldChar w:fldCharType="end"/>
        </w:r>
        <w:r w:rsidRPr="001F30AD">
          <w:rPr>
            <w:rStyle w:val="af8"/>
          </w:rPr>
          <w:fldChar w:fldCharType="end"/>
        </w:r>
      </w:ins>
    </w:p>
    <w:p w14:paraId="782E4DA1" w14:textId="1783BF8B" w:rsidR="00EA1D3F" w:rsidRDefault="00EA1D3F">
      <w:pPr>
        <w:pStyle w:val="23"/>
        <w:ind w:left="99"/>
        <w:rPr>
          <w:ins w:id="219" w:author="哲均 宋" w:date="2019-08-19T12:50:00Z"/>
          <w:rFonts w:asciiTheme="minorHAnsi" w:eastAsiaTheme="minorEastAsia" w:hAnsiTheme="minorHAnsi"/>
          <w:b w:val="0"/>
          <w:sz w:val="21"/>
          <w:lang w:eastAsia="ja-JP"/>
        </w:rPr>
      </w:pPr>
      <w:ins w:id="220" w:author="哲均 宋" w:date="2019-08-19T12:50:00Z">
        <w:r w:rsidRPr="001F30AD">
          <w:rPr>
            <w:rStyle w:val="af8"/>
          </w:rPr>
          <w:fldChar w:fldCharType="begin"/>
        </w:r>
        <w:r w:rsidRPr="001F30AD">
          <w:rPr>
            <w:rStyle w:val="af8"/>
          </w:rPr>
          <w:instrText xml:space="preserve"> </w:instrText>
        </w:r>
        <w:r>
          <w:instrText>HYPERLINK \l "_Toc17112112"</w:instrText>
        </w:r>
        <w:r w:rsidRPr="001F30AD">
          <w:rPr>
            <w:rStyle w:val="af8"/>
          </w:rPr>
          <w:instrText xml:space="preserve"> </w:instrText>
        </w:r>
        <w:r w:rsidRPr="001F30AD">
          <w:rPr>
            <w:rStyle w:val="af8"/>
          </w:rPr>
        </w:r>
        <w:r w:rsidRPr="001F30AD">
          <w:rPr>
            <w:rStyle w:val="af8"/>
          </w:rPr>
          <w:fldChar w:fldCharType="separate"/>
        </w:r>
        <w:r>
          <w:rPr>
            <w:rFonts w:asciiTheme="minorHAnsi" w:eastAsiaTheme="minorEastAsia" w:hAnsiTheme="minorHAnsi"/>
            <w:b w:val="0"/>
            <w:sz w:val="21"/>
            <w:lang w:eastAsia="ja-JP"/>
          </w:rPr>
          <w:tab/>
        </w:r>
        <w:r w:rsidRPr="001F30AD">
          <w:rPr>
            <w:rStyle w:val="af8"/>
            <w:lang w:eastAsia="ja-JP"/>
          </w:rPr>
          <w:t>Relation and Relation Rule Area</w:t>
        </w:r>
        <w:r>
          <w:rPr>
            <w:webHidden/>
          </w:rPr>
          <w:tab/>
        </w:r>
        <w:r>
          <w:rPr>
            <w:webHidden/>
          </w:rPr>
          <w:fldChar w:fldCharType="begin"/>
        </w:r>
        <w:r>
          <w:rPr>
            <w:webHidden/>
          </w:rPr>
          <w:instrText xml:space="preserve"> PAGEREF _Toc17112112 \h </w:instrText>
        </w:r>
        <w:r>
          <w:rPr>
            <w:webHidden/>
          </w:rPr>
        </w:r>
      </w:ins>
      <w:r>
        <w:rPr>
          <w:webHidden/>
        </w:rPr>
        <w:fldChar w:fldCharType="separate"/>
      </w:r>
      <w:ins w:id="221" w:author="哲均 宋" w:date="2019-08-19T12:50:00Z">
        <w:r>
          <w:rPr>
            <w:webHidden/>
          </w:rPr>
          <w:t>29</w:t>
        </w:r>
        <w:r>
          <w:rPr>
            <w:webHidden/>
          </w:rPr>
          <w:fldChar w:fldCharType="end"/>
        </w:r>
        <w:r w:rsidRPr="001F30AD">
          <w:rPr>
            <w:rStyle w:val="af8"/>
          </w:rPr>
          <w:fldChar w:fldCharType="end"/>
        </w:r>
      </w:ins>
    </w:p>
    <w:p w14:paraId="23652455" w14:textId="38C35477" w:rsidR="00EA1D3F" w:rsidRDefault="00EA1D3F">
      <w:pPr>
        <w:pStyle w:val="23"/>
        <w:ind w:left="99"/>
        <w:rPr>
          <w:ins w:id="222" w:author="哲均 宋" w:date="2019-08-19T12:50:00Z"/>
          <w:rFonts w:asciiTheme="minorHAnsi" w:eastAsiaTheme="minorEastAsia" w:hAnsiTheme="minorHAnsi"/>
          <w:b w:val="0"/>
          <w:sz w:val="21"/>
          <w:lang w:eastAsia="ja-JP"/>
        </w:rPr>
      </w:pPr>
      <w:ins w:id="223" w:author="哲均 宋" w:date="2019-08-19T12:50:00Z">
        <w:r w:rsidRPr="001F30AD">
          <w:rPr>
            <w:rStyle w:val="af8"/>
          </w:rPr>
          <w:fldChar w:fldCharType="begin"/>
        </w:r>
        <w:r w:rsidRPr="001F30AD">
          <w:rPr>
            <w:rStyle w:val="af8"/>
          </w:rPr>
          <w:instrText xml:space="preserve"> </w:instrText>
        </w:r>
        <w:r>
          <w:instrText>HYPERLINK \l "_Toc17112113"</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14</w:t>
        </w:r>
        <w:r w:rsidRPr="001F30AD">
          <w:rPr>
            <w:rStyle w:val="af8"/>
            <w:lang w:eastAsia="ja-JP"/>
            <w14:scene3d>
              <w14:camera w14:prst="orthographicFront"/>
              <w14:lightRig w14:rig="threePt" w14:dir="t">
                <w14:rot w14:lat="0" w14:lon="0" w14:rev="0"/>
              </w14:lightRig>
            </w14:scene3d>
          </w:rPr>
          <w:t>．</w:t>
        </w:r>
        <w:r>
          <w:rPr>
            <w:webHidden/>
          </w:rPr>
          <w:tab/>
        </w:r>
        <w:r>
          <w:rPr>
            <w:webHidden/>
          </w:rPr>
          <w:fldChar w:fldCharType="begin"/>
        </w:r>
        <w:r>
          <w:rPr>
            <w:webHidden/>
          </w:rPr>
          <w:instrText xml:space="preserve"> PAGEREF _Toc17112113 \h </w:instrText>
        </w:r>
        <w:r>
          <w:rPr>
            <w:webHidden/>
          </w:rPr>
        </w:r>
      </w:ins>
      <w:r>
        <w:rPr>
          <w:webHidden/>
        </w:rPr>
        <w:fldChar w:fldCharType="separate"/>
      </w:r>
      <w:ins w:id="224" w:author="哲均 宋" w:date="2019-08-19T12:50:00Z">
        <w:r>
          <w:rPr>
            <w:webHidden/>
          </w:rPr>
          <w:t>29</w:t>
        </w:r>
        <w:r>
          <w:rPr>
            <w:webHidden/>
          </w:rPr>
          <w:fldChar w:fldCharType="end"/>
        </w:r>
        <w:r w:rsidRPr="001F30AD">
          <w:rPr>
            <w:rStyle w:val="af8"/>
          </w:rPr>
          <w:fldChar w:fldCharType="end"/>
        </w:r>
      </w:ins>
    </w:p>
    <w:p w14:paraId="7A2F9AAE" w14:textId="279493C8" w:rsidR="00EA1D3F" w:rsidRDefault="00EA1D3F">
      <w:pPr>
        <w:pStyle w:val="31"/>
        <w:ind w:left="396"/>
        <w:rPr>
          <w:ins w:id="225" w:author="哲均 宋" w:date="2019-08-19T12:50:00Z"/>
          <w:rFonts w:asciiTheme="minorHAnsi" w:eastAsiaTheme="minorEastAsia" w:hAnsiTheme="minorHAnsi"/>
          <w:spacing w:val="0"/>
          <w:sz w:val="21"/>
          <w:szCs w:val="22"/>
        </w:rPr>
      </w:pPr>
      <w:ins w:id="226" w:author="哲均 宋" w:date="2019-08-19T12:50:00Z">
        <w:r w:rsidRPr="001F30AD">
          <w:rPr>
            <w:rStyle w:val="af8"/>
          </w:rPr>
          <w:fldChar w:fldCharType="begin"/>
        </w:r>
        <w:r w:rsidRPr="001F30AD">
          <w:rPr>
            <w:rStyle w:val="af8"/>
          </w:rPr>
          <w:instrText xml:space="preserve"> </w:instrText>
        </w:r>
        <w:r>
          <w:instrText>HYPERLINK \l "_Toc17112116"</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14.1</w:t>
        </w:r>
        <w:r>
          <w:rPr>
            <w:rFonts w:asciiTheme="minorHAnsi" w:eastAsiaTheme="minorEastAsia" w:hAnsiTheme="minorHAnsi"/>
            <w:spacing w:val="0"/>
            <w:sz w:val="21"/>
            <w:szCs w:val="22"/>
          </w:rPr>
          <w:tab/>
        </w:r>
        <w:r w:rsidRPr="001F30AD">
          <w:rPr>
            <w:rStyle w:val="af8"/>
          </w:rPr>
          <w:t>OBJINV_TYPE</w:t>
        </w:r>
        <w:r>
          <w:rPr>
            <w:webHidden/>
          </w:rPr>
          <w:tab/>
        </w:r>
        <w:r>
          <w:rPr>
            <w:webHidden/>
          </w:rPr>
          <w:fldChar w:fldCharType="begin"/>
        </w:r>
        <w:r>
          <w:rPr>
            <w:webHidden/>
          </w:rPr>
          <w:instrText xml:space="preserve"> PAGEREF _Toc17112116 \h </w:instrText>
        </w:r>
        <w:r>
          <w:rPr>
            <w:webHidden/>
          </w:rPr>
        </w:r>
      </w:ins>
      <w:r>
        <w:rPr>
          <w:webHidden/>
        </w:rPr>
        <w:fldChar w:fldCharType="separate"/>
      </w:r>
      <w:ins w:id="227" w:author="哲均 宋" w:date="2019-08-19T12:50:00Z">
        <w:r>
          <w:rPr>
            <w:webHidden/>
          </w:rPr>
          <w:t>29</w:t>
        </w:r>
        <w:r>
          <w:rPr>
            <w:webHidden/>
          </w:rPr>
          <w:fldChar w:fldCharType="end"/>
        </w:r>
        <w:r w:rsidRPr="001F30AD">
          <w:rPr>
            <w:rStyle w:val="af8"/>
          </w:rPr>
          <w:fldChar w:fldCharType="end"/>
        </w:r>
      </w:ins>
    </w:p>
    <w:p w14:paraId="0F4E0232" w14:textId="68DFC512" w:rsidR="00EA1D3F" w:rsidRDefault="00EA1D3F">
      <w:pPr>
        <w:pStyle w:val="31"/>
        <w:ind w:left="396"/>
        <w:rPr>
          <w:ins w:id="228" w:author="哲均 宋" w:date="2019-08-19T12:50:00Z"/>
          <w:rFonts w:asciiTheme="minorHAnsi" w:eastAsiaTheme="minorEastAsia" w:hAnsiTheme="minorHAnsi"/>
          <w:spacing w:val="0"/>
          <w:sz w:val="21"/>
          <w:szCs w:val="22"/>
        </w:rPr>
      </w:pPr>
      <w:ins w:id="229" w:author="哲均 宋" w:date="2019-08-19T12:50:00Z">
        <w:r w:rsidRPr="001F30AD">
          <w:rPr>
            <w:rStyle w:val="af8"/>
          </w:rPr>
          <w:fldChar w:fldCharType="begin"/>
        </w:r>
        <w:r w:rsidRPr="001F30AD">
          <w:rPr>
            <w:rStyle w:val="af8"/>
          </w:rPr>
          <w:instrText xml:space="preserve"> </w:instrText>
        </w:r>
        <w:r>
          <w:instrText>HYPERLINK \l "_Toc17112117"</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14.2</w:t>
        </w:r>
        <w:r>
          <w:rPr>
            <w:rFonts w:asciiTheme="minorHAnsi" w:eastAsiaTheme="minorEastAsia" w:hAnsiTheme="minorHAnsi"/>
            <w:spacing w:val="0"/>
            <w:sz w:val="21"/>
            <w:szCs w:val="22"/>
          </w:rPr>
          <w:tab/>
        </w:r>
        <w:r w:rsidRPr="001F30AD">
          <w:rPr>
            <w:rStyle w:val="af8"/>
          </w:rPr>
          <w:t>OBJ_INV</w:t>
        </w:r>
        <w:r>
          <w:rPr>
            <w:webHidden/>
          </w:rPr>
          <w:tab/>
        </w:r>
        <w:r>
          <w:rPr>
            <w:webHidden/>
          </w:rPr>
          <w:fldChar w:fldCharType="begin"/>
        </w:r>
        <w:r>
          <w:rPr>
            <w:webHidden/>
          </w:rPr>
          <w:instrText xml:space="preserve"> PAGEREF _Toc17112117 \h </w:instrText>
        </w:r>
        <w:r>
          <w:rPr>
            <w:webHidden/>
          </w:rPr>
        </w:r>
      </w:ins>
      <w:r>
        <w:rPr>
          <w:webHidden/>
        </w:rPr>
        <w:fldChar w:fldCharType="separate"/>
      </w:r>
      <w:ins w:id="230" w:author="哲均 宋" w:date="2019-08-19T12:50:00Z">
        <w:r>
          <w:rPr>
            <w:webHidden/>
          </w:rPr>
          <w:t>31</w:t>
        </w:r>
        <w:r>
          <w:rPr>
            <w:webHidden/>
          </w:rPr>
          <w:fldChar w:fldCharType="end"/>
        </w:r>
        <w:r w:rsidRPr="001F30AD">
          <w:rPr>
            <w:rStyle w:val="af8"/>
          </w:rPr>
          <w:fldChar w:fldCharType="end"/>
        </w:r>
      </w:ins>
    </w:p>
    <w:p w14:paraId="3EB6EABE" w14:textId="0D19579C" w:rsidR="00EA1D3F" w:rsidRDefault="00EA1D3F">
      <w:pPr>
        <w:pStyle w:val="14"/>
        <w:tabs>
          <w:tab w:val="left" w:pos="1200"/>
        </w:tabs>
        <w:ind w:left="315" w:hanging="315"/>
        <w:rPr>
          <w:ins w:id="231" w:author="哲均 宋" w:date="2019-08-19T12:50:00Z"/>
          <w:rFonts w:asciiTheme="minorHAnsi" w:eastAsiaTheme="minorEastAsia" w:hAnsiTheme="minorHAnsi"/>
          <w:b w:val="0"/>
          <w:spacing w:val="0"/>
          <w:sz w:val="21"/>
          <w:szCs w:val="22"/>
        </w:rPr>
      </w:pPr>
      <w:ins w:id="232" w:author="哲均 宋" w:date="2019-08-19T12:50:00Z">
        <w:r w:rsidRPr="001F30AD">
          <w:rPr>
            <w:rStyle w:val="af8"/>
          </w:rPr>
          <w:fldChar w:fldCharType="begin"/>
        </w:r>
        <w:r w:rsidRPr="001F30AD">
          <w:rPr>
            <w:rStyle w:val="af8"/>
          </w:rPr>
          <w:instrText xml:space="preserve"> </w:instrText>
        </w:r>
        <w:r>
          <w:instrText>HYPERLINK \l "_Toc17112118"</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3.</w:t>
        </w:r>
        <w:r>
          <w:rPr>
            <w:rFonts w:asciiTheme="minorHAnsi" w:eastAsiaTheme="minorEastAsia" w:hAnsiTheme="minorHAnsi"/>
            <w:b w:val="0"/>
            <w:spacing w:val="0"/>
            <w:sz w:val="21"/>
            <w:szCs w:val="22"/>
          </w:rPr>
          <w:tab/>
        </w:r>
        <w:r w:rsidRPr="001F30AD">
          <w:rPr>
            <w:rStyle w:val="af8"/>
          </w:rPr>
          <w:t>Common information inquiry</w:t>
        </w:r>
        <w:r>
          <w:rPr>
            <w:webHidden/>
          </w:rPr>
          <w:tab/>
        </w:r>
        <w:r>
          <w:rPr>
            <w:webHidden/>
          </w:rPr>
          <w:fldChar w:fldCharType="begin"/>
        </w:r>
        <w:r>
          <w:rPr>
            <w:webHidden/>
          </w:rPr>
          <w:instrText xml:space="preserve"> PAGEREF _Toc17112118 \h </w:instrText>
        </w:r>
        <w:r>
          <w:rPr>
            <w:webHidden/>
          </w:rPr>
        </w:r>
      </w:ins>
      <w:r>
        <w:rPr>
          <w:webHidden/>
        </w:rPr>
        <w:fldChar w:fldCharType="separate"/>
      </w:r>
      <w:ins w:id="233" w:author="哲均 宋" w:date="2019-08-19T12:50:00Z">
        <w:r>
          <w:rPr>
            <w:webHidden/>
          </w:rPr>
          <w:t>34</w:t>
        </w:r>
        <w:r>
          <w:rPr>
            <w:webHidden/>
          </w:rPr>
          <w:fldChar w:fldCharType="end"/>
        </w:r>
        <w:r w:rsidRPr="001F30AD">
          <w:rPr>
            <w:rStyle w:val="af8"/>
          </w:rPr>
          <w:fldChar w:fldCharType="end"/>
        </w:r>
      </w:ins>
    </w:p>
    <w:p w14:paraId="0A5845CE" w14:textId="10B52D09" w:rsidR="00EA1D3F" w:rsidRDefault="00EA1D3F">
      <w:pPr>
        <w:pStyle w:val="23"/>
        <w:ind w:left="99"/>
        <w:rPr>
          <w:ins w:id="234" w:author="哲均 宋" w:date="2019-08-19T12:50:00Z"/>
          <w:rFonts w:asciiTheme="minorHAnsi" w:eastAsiaTheme="minorEastAsia" w:hAnsiTheme="minorHAnsi"/>
          <w:b w:val="0"/>
          <w:sz w:val="21"/>
          <w:lang w:eastAsia="ja-JP"/>
        </w:rPr>
      </w:pPr>
      <w:ins w:id="235" w:author="哲均 宋" w:date="2019-08-19T12:50:00Z">
        <w:r w:rsidRPr="001F30AD">
          <w:rPr>
            <w:rStyle w:val="af8"/>
          </w:rPr>
          <w:fldChar w:fldCharType="begin"/>
        </w:r>
        <w:r w:rsidRPr="001F30AD">
          <w:rPr>
            <w:rStyle w:val="af8"/>
          </w:rPr>
          <w:instrText xml:space="preserve"> </w:instrText>
        </w:r>
        <w:r>
          <w:instrText>HYPERLINK \l "_Toc17112119"</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15</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rPr>
          <w:t>VF_DT</w:t>
        </w:r>
        <w:r w:rsidRPr="001F30AD">
          <w:rPr>
            <w:rStyle w:val="af8"/>
          </w:rPr>
          <w:t>、</w:t>
        </w:r>
        <w:r w:rsidRPr="001F30AD">
          <w:rPr>
            <w:rStyle w:val="af8"/>
          </w:rPr>
          <w:t>V</w:t>
        </w:r>
        <w:r w:rsidRPr="001F30AD">
          <w:rPr>
            <w:rStyle w:val="af8"/>
            <w:lang w:eastAsia="ja-JP"/>
          </w:rPr>
          <w:t>T</w:t>
        </w:r>
        <w:r w:rsidRPr="001F30AD">
          <w:rPr>
            <w:rStyle w:val="af8"/>
          </w:rPr>
          <w:t>_DT</w:t>
        </w:r>
        <w:r>
          <w:rPr>
            <w:webHidden/>
          </w:rPr>
          <w:tab/>
        </w:r>
        <w:r>
          <w:rPr>
            <w:webHidden/>
          </w:rPr>
          <w:fldChar w:fldCharType="begin"/>
        </w:r>
        <w:r>
          <w:rPr>
            <w:webHidden/>
          </w:rPr>
          <w:instrText xml:space="preserve"> PAGEREF _Toc17112119 \h </w:instrText>
        </w:r>
        <w:r>
          <w:rPr>
            <w:webHidden/>
          </w:rPr>
        </w:r>
      </w:ins>
      <w:r>
        <w:rPr>
          <w:webHidden/>
        </w:rPr>
        <w:fldChar w:fldCharType="separate"/>
      </w:r>
      <w:ins w:id="236" w:author="哲均 宋" w:date="2019-08-19T12:50:00Z">
        <w:r>
          <w:rPr>
            <w:webHidden/>
          </w:rPr>
          <w:t>34</w:t>
        </w:r>
        <w:r>
          <w:rPr>
            <w:webHidden/>
          </w:rPr>
          <w:fldChar w:fldCharType="end"/>
        </w:r>
        <w:r w:rsidRPr="001F30AD">
          <w:rPr>
            <w:rStyle w:val="af8"/>
          </w:rPr>
          <w:fldChar w:fldCharType="end"/>
        </w:r>
      </w:ins>
    </w:p>
    <w:p w14:paraId="777AADF3" w14:textId="6C1D93A0" w:rsidR="00EA1D3F" w:rsidRDefault="00EA1D3F">
      <w:pPr>
        <w:pStyle w:val="23"/>
        <w:ind w:left="99"/>
        <w:rPr>
          <w:ins w:id="237" w:author="哲均 宋" w:date="2019-08-19T12:50:00Z"/>
          <w:rFonts w:asciiTheme="minorHAnsi" w:eastAsiaTheme="minorEastAsia" w:hAnsiTheme="minorHAnsi"/>
          <w:b w:val="0"/>
          <w:sz w:val="21"/>
          <w:lang w:eastAsia="ja-JP"/>
        </w:rPr>
      </w:pPr>
      <w:ins w:id="238" w:author="哲均 宋" w:date="2019-08-19T12:50:00Z">
        <w:r w:rsidRPr="001F30AD">
          <w:rPr>
            <w:rStyle w:val="af8"/>
          </w:rPr>
          <w:fldChar w:fldCharType="begin"/>
        </w:r>
        <w:r w:rsidRPr="001F30AD">
          <w:rPr>
            <w:rStyle w:val="af8"/>
          </w:rPr>
          <w:instrText xml:space="preserve"> </w:instrText>
        </w:r>
        <w:r>
          <w:instrText>HYPERLINK \l "_Toc17112120"</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16</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rPr>
          <w:t>END_DT</w:t>
        </w:r>
        <w:r>
          <w:rPr>
            <w:webHidden/>
          </w:rPr>
          <w:tab/>
        </w:r>
        <w:r>
          <w:rPr>
            <w:webHidden/>
          </w:rPr>
          <w:fldChar w:fldCharType="begin"/>
        </w:r>
        <w:r>
          <w:rPr>
            <w:webHidden/>
          </w:rPr>
          <w:instrText xml:space="preserve"> PAGEREF _Toc17112120 \h </w:instrText>
        </w:r>
        <w:r>
          <w:rPr>
            <w:webHidden/>
          </w:rPr>
        </w:r>
      </w:ins>
      <w:r>
        <w:rPr>
          <w:webHidden/>
        </w:rPr>
        <w:fldChar w:fldCharType="separate"/>
      </w:r>
      <w:ins w:id="239" w:author="哲均 宋" w:date="2019-08-19T12:50:00Z">
        <w:r>
          <w:rPr>
            <w:webHidden/>
          </w:rPr>
          <w:t>34</w:t>
        </w:r>
        <w:r>
          <w:rPr>
            <w:webHidden/>
          </w:rPr>
          <w:fldChar w:fldCharType="end"/>
        </w:r>
        <w:r w:rsidRPr="001F30AD">
          <w:rPr>
            <w:rStyle w:val="af8"/>
          </w:rPr>
          <w:fldChar w:fldCharType="end"/>
        </w:r>
      </w:ins>
    </w:p>
    <w:p w14:paraId="3870335F" w14:textId="1C49AFA0" w:rsidR="00EA1D3F" w:rsidRDefault="00EA1D3F">
      <w:pPr>
        <w:pStyle w:val="14"/>
        <w:tabs>
          <w:tab w:val="left" w:pos="1200"/>
        </w:tabs>
        <w:ind w:left="315" w:hanging="315"/>
        <w:rPr>
          <w:ins w:id="240" w:author="哲均 宋" w:date="2019-08-19T12:50:00Z"/>
          <w:rFonts w:asciiTheme="minorHAnsi" w:eastAsiaTheme="minorEastAsia" w:hAnsiTheme="minorHAnsi"/>
          <w:b w:val="0"/>
          <w:spacing w:val="0"/>
          <w:sz w:val="21"/>
          <w:szCs w:val="22"/>
        </w:rPr>
      </w:pPr>
      <w:ins w:id="241" w:author="哲均 宋" w:date="2019-08-19T12:50:00Z">
        <w:r w:rsidRPr="001F30AD">
          <w:rPr>
            <w:rStyle w:val="af8"/>
          </w:rPr>
          <w:fldChar w:fldCharType="begin"/>
        </w:r>
        <w:r w:rsidRPr="001F30AD">
          <w:rPr>
            <w:rStyle w:val="af8"/>
          </w:rPr>
          <w:instrText xml:space="preserve"> </w:instrText>
        </w:r>
        <w:r>
          <w:instrText>HYPERLINK \l "_Toc17112121"</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4.</w:t>
        </w:r>
        <w:r>
          <w:rPr>
            <w:rFonts w:asciiTheme="minorHAnsi" w:eastAsiaTheme="minorEastAsia" w:hAnsiTheme="minorHAnsi"/>
            <w:b w:val="0"/>
            <w:spacing w:val="0"/>
            <w:sz w:val="21"/>
            <w:szCs w:val="22"/>
          </w:rPr>
          <w:tab/>
        </w:r>
        <w:r w:rsidRPr="001F30AD">
          <w:rPr>
            <w:rStyle w:val="af8"/>
          </w:rPr>
          <w:t>Querying structural information</w:t>
        </w:r>
        <w:r>
          <w:rPr>
            <w:webHidden/>
          </w:rPr>
          <w:tab/>
        </w:r>
        <w:r>
          <w:rPr>
            <w:webHidden/>
          </w:rPr>
          <w:fldChar w:fldCharType="begin"/>
        </w:r>
        <w:r>
          <w:rPr>
            <w:webHidden/>
          </w:rPr>
          <w:instrText xml:space="preserve"> PAGEREF _Toc17112121 \h </w:instrText>
        </w:r>
        <w:r>
          <w:rPr>
            <w:webHidden/>
          </w:rPr>
        </w:r>
      </w:ins>
      <w:r>
        <w:rPr>
          <w:webHidden/>
        </w:rPr>
        <w:fldChar w:fldCharType="separate"/>
      </w:r>
      <w:ins w:id="242" w:author="哲均 宋" w:date="2019-08-19T12:50:00Z">
        <w:r>
          <w:rPr>
            <w:webHidden/>
          </w:rPr>
          <w:t>35</w:t>
        </w:r>
        <w:r>
          <w:rPr>
            <w:webHidden/>
          </w:rPr>
          <w:fldChar w:fldCharType="end"/>
        </w:r>
        <w:r w:rsidRPr="001F30AD">
          <w:rPr>
            <w:rStyle w:val="af8"/>
          </w:rPr>
          <w:fldChar w:fldCharType="end"/>
        </w:r>
      </w:ins>
    </w:p>
    <w:p w14:paraId="436F9329" w14:textId="06D67515" w:rsidR="00EA1D3F" w:rsidRDefault="00EA1D3F">
      <w:pPr>
        <w:pStyle w:val="23"/>
        <w:ind w:left="99"/>
        <w:rPr>
          <w:ins w:id="243" w:author="哲均 宋" w:date="2019-08-19T12:50:00Z"/>
          <w:rFonts w:asciiTheme="minorHAnsi" w:eastAsiaTheme="minorEastAsia" w:hAnsiTheme="minorHAnsi"/>
          <w:b w:val="0"/>
          <w:sz w:val="21"/>
          <w:lang w:eastAsia="ja-JP"/>
        </w:rPr>
      </w:pPr>
      <w:ins w:id="244" w:author="哲均 宋" w:date="2019-08-19T12:50:00Z">
        <w:r w:rsidRPr="001F30AD">
          <w:rPr>
            <w:rStyle w:val="af8"/>
          </w:rPr>
          <w:fldChar w:fldCharType="begin"/>
        </w:r>
        <w:r w:rsidRPr="001F30AD">
          <w:rPr>
            <w:rStyle w:val="af8"/>
          </w:rPr>
          <w:instrText xml:space="preserve"> </w:instrText>
        </w:r>
        <w:r>
          <w:instrText>HYPERLINK \l "_Toc17112122"</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17</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Object</w:t>
        </w:r>
        <w:r>
          <w:rPr>
            <w:webHidden/>
          </w:rPr>
          <w:tab/>
        </w:r>
        <w:r>
          <w:rPr>
            <w:webHidden/>
          </w:rPr>
          <w:fldChar w:fldCharType="begin"/>
        </w:r>
        <w:r>
          <w:rPr>
            <w:webHidden/>
          </w:rPr>
          <w:instrText xml:space="preserve"> PAGEREF _Toc17112122 \h </w:instrText>
        </w:r>
        <w:r>
          <w:rPr>
            <w:webHidden/>
          </w:rPr>
        </w:r>
      </w:ins>
      <w:r>
        <w:rPr>
          <w:webHidden/>
        </w:rPr>
        <w:fldChar w:fldCharType="separate"/>
      </w:r>
      <w:ins w:id="245" w:author="哲均 宋" w:date="2019-08-19T12:50:00Z">
        <w:r>
          <w:rPr>
            <w:webHidden/>
          </w:rPr>
          <w:t>35</w:t>
        </w:r>
        <w:r>
          <w:rPr>
            <w:webHidden/>
          </w:rPr>
          <w:fldChar w:fldCharType="end"/>
        </w:r>
        <w:r w:rsidRPr="001F30AD">
          <w:rPr>
            <w:rStyle w:val="af8"/>
          </w:rPr>
          <w:fldChar w:fldCharType="end"/>
        </w:r>
      </w:ins>
    </w:p>
    <w:p w14:paraId="2A6D68F5" w14:textId="6B27A440" w:rsidR="00EA1D3F" w:rsidRDefault="00EA1D3F">
      <w:pPr>
        <w:pStyle w:val="31"/>
        <w:ind w:left="396"/>
        <w:rPr>
          <w:ins w:id="246" w:author="哲均 宋" w:date="2019-08-19T12:50:00Z"/>
          <w:rFonts w:asciiTheme="minorHAnsi" w:eastAsiaTheme="minorEastAsia" w:hAnsiTheme="minorHAnsi"/>
          <w:spacing w:val="0"/>
          <w:sz w:val="21"/>
          <w:szCs w:val="22"/>
        </w:rPr>
      </w:pPr>
      <w:ins w:id="247" w:author="哲均 宋" w:date="2019-08-19T12:50:00Z">
        <w:r w:rsidRPr="001F30AD">
          <w:rPr>
            <w:rStyle w:val="af8"/>
          </w:rPr>
          <w:fldChar w:fldCharType="begin"/>
        </w:r>
        <w:r w:rsidRPr="001F30AD">
          <w:rPr>
            <w:rStyle w:val="af8"/>
          </w:rPr>
          <w:instrText xml:space="preserve"> </w:instrText>
        </w:r>
        <w:r>
          <w:instrText>HYPERLINK \l "_Toc17112123"</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17.1</w:t>
        </w:r>
        <w:r>
          <w:rPr>
            <w:rFonts w:asciiTheme="minorHAnsi" w:eastAsiaTheme="minorEastAsia" w:hAnsiTheme="minorHAnsi"/>
            <w:spacing w:val="0"/>
            <w:sz w:val="21"/>
            <w:szCs w:val="22"/>
          </w:rPr>
          <w:tab/>
        </w:r>
        <w:r w:rsidRPr="001F30AD">
          <w:rPr>
            <w:rStyle w:val="af8"/>
          </w:rPr>
          <w:t>Query General Product list</w:t>
        </w:r>
        <w:r>
          <w:rPr>
            <w:webHidden/>
          </w:rPr>
          <w:tab/>
        </w:r>
        <w:r>
          <w:rPr>
            <w:webHidden/>
          </w:rPr>
          <w:fldChar w:fldCharType="begin"/>
        </w:r>
        <w:r>
          <w:rPr>
            <w:webHidden/>
          </w:rPr>
          <w:instrText xml:space="preserve"> PAGEREF _Toc17112123 \h </w:instrText>
        </w:r>
        <w:r>
          <w:rPr>
            <w:webHidden/>
          </w:rPr>
        </w:r>
      </w:ins>
      <w:r>
        <w:rPr>
          <w:webHidden/>
        </w:rPr>
        <w:fldChar w:fldCharType="separate"/>
      </w:r>
      <w:ins w:id="248" w:author="哲均 宋" w:date="2019-08-19T12:50:00Z">
        <w:r>
          <w:rPr>
            <w:webHidden/>
          </w:rPr>
          <w:t>35</w:t>
        </w:r>
        <w:r>
          <w:rPr>
            <w:webHidden/>
          </w:rPr>
          <w:fldChar w:fldCharType="end"/>
        </w:r>
        <w:r w:rsidRPr="001F30AD">
          <w:rPr>
            <w:rStyle w:val="af8"/>
          </w:rPr>
          <w:fldChar w:fldCharType="end"/>
        </w:r>
      </w:ins>
    </w:p>
    <w:p w14:paraId="42604968" w14:textId="74827679" w:rsidR="00EA1D3F" w:rsidRDefault="00EA1D3F">
      <w:pPr>
        <w:pStyle w:val="31"/>
        <w:ind w:left="396"/>
        <w:rPr>
          <w:ins w:id="249" w:author="哲均 宋" w:date="2019-08-19T12:50:00Z"/>
          <w:rFonts w:asciiTheme="minorHAnsi" w:eastAsiaTheme="minorEastAsia" w:hAnsiTheme="minorHAnsi"/>
          <w:spacing w:val="0"/>
          <w:sz w:val="21"/>
          <w:szCs w:val="22"/>
        </w:rPr>
      </w:pPr>
      <w:ins w:id="250" w:author="哲均 宋" w:date="2019-08-19T12:50:00Z">
        <w:r w:rsidRPr="001F30AD">
          <w:rPr>
            <w:rStyle w:val="af8"/>
          </w:rPr>
          <w:fldChar w:fldCharType="begin"/>
        </w:r>
        <w:r w:rsidRPr="001F30AD">
          <w:rPr>
            <w:rStyle w:val="af8"/>
          </w:rPr>
          <w:instrText xml:space="preserve"> </w:instrText>
        </w:r>
        <w:r>
          <w:instrText>HYPERLINK \l "_Toc17112124"</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17.2</w:t>
        </w:r>
        <w:r>
          <w:rPr>
            <w:rFonts w:asciiTheme="minorHAnsi" w:eastAsiaTheme="minorEastAsia" w:hAnsiTheme="minorHAnsi"/>
            <w:spacing w:val="0"/>
            <w:sz w:val="21"/>
            <w:szCs w:val="22"/>
          </w:rPr>
          <w:tab/>
        </w:r>
        <w:r w:rsidRPr="001F30AD">
          <w:rPr>
            <w:rStyle w:val="af8"/>
          </w:rPr>
          <w:t>Query Car Product list</w:t>
        </w:r>
        <w:r>
          <w:rPr>
            <w:webHidden/>
          </w:rPr>
          <w:tab/>
        </w:r>
        <w:r>
          <w:rPr>
            <w:webHidden/>
          </w:rPr>
          <w:fldChar w:fldCharType="begin"/>
        </w:r>
        <w:r>
          <w:rPr>
            <w:webHidden/>
          </w:rPr>
          <w:instrText xml:space="preserve"> PAGEREF _Toc17112124 \h </w:instrText>
        </w:r>
        <w:r>
          <w:rPr>
            <w:webHidden/>
          </w:rPr>
        </w:r>
      </w:ins>
      <w:r>
        <w:rPr>
          <w:webHidden/>
        </w:rPr>
        <w:fldChar w:fldCharType="separate"/>
      </w:r>
      <w:ins w:id="251" w:author="哲均 宋" w:date="2019-08-19T12:50:00Z">
        <w:r>
          <w:rPr>
            <w:webHidden/>
          </w:rPr>
          <w:t>35</w:t>
        </w:r>
        <w:r>
          <w:rPr>
            <w:webHidden/>
          </w:rPr>
          <w:fldChar w:fldCharType="end"/>
        </w:r>
        <w:r w:rsidRPr="001F30AD">
          <w:rPr>
            <w:rStyle w:val="af8"/>
          </w:rPr>
          <w:fldChar w:fldCharType="end"/>
        </w:r>
      </w:ins>
    </w:p>
    <w:p w14:paraId="02ED02C9" w14:textId="247E8370" w:rsidR="00EA1D3F" w:rsidRDefault="00EA1D3F">
      <w:pPr>
        <w:pStyle w:val="31"/>
        <w:ind w:left="396"/>
        <w:rPr>
          <w:ins w:id="252" w:author="哲均 宋" w:date="2019-08-19T12:50:00Z"/>
          <w:rFonts w:asciiTheme="minorHAnsi" w:eastAsiaTheme="minorEastAsia" w:hAnsiTheme="minorHAnsi"/>
          <w:spacing w:val="0"/>
          <w:sz w:val="21"/>
          <w:szCs w:val="22"/>
        </w:rPr>
      </w:pPr>
      <w:ins w:id="253" w:author="哲均 宋" w:date="2019-08-19T12:50:00Z">
        <w:r w:rsidRPr="001F30AD">
          <w:rPr>
            <w:rStyle w:val="af8"/>
          </w:rPr>
          <w:fldChar w:fldCharType="begin"/>
        </w:r>
        <w:r w:rsidRPr="001F30AD">
          <w:rPr>
            <w:rStyle w:val="af8"/>
          </w:rPr>
          <w:instrText xml:space="preserve"> </w:instrText>
        </w:r>
        <w:r>
          <w:instrText>HYPERLINK \l "_Toc17112125"</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17.3</w:t>
        </w:r>
        <w:r>
          <w:rPr>
            <w:rFonts w:asciiTheme="minorHAnsi" w:eastAsiaTheme="minorEastAsia" w:hAnsiTheme="minorHAnsi"/>
            <w:spacing w:val="0"/>
            <w:sz w:val="21"/>
            <w:szCs w:val="22"/>
          </w:rPr>
          <w:tab/>
        </w:r>
        <w:r w:rsidRPr="001F30AD">
          <w:rPr>
            <w:rStyle w:val="af8"/>
          </w:rPr>
          <w:t>Query products with a specific code</w:t>
        </w:r>
        <w:r>
          <w:rPr>
            <w:webHidden/>
          </w:rPr>
          <w:tab/>
        </w:r>
        <w:r>
          <w:rPr>
            <w:webHidden/>
          </w:rPr>
          <w:fldChar w:fldCharType="begin"/>
        </w:r>
        <w:r>
          <w:rPr>
            <w:webHidden/>
          </w:rPr>
          <w:instrText xml:space="preserve"> PAGEREF _Toc17112125 \h </w:instrText>
        </w:r>
        <w:r>
          <w:rPr>
            <w:webHidden/>
          </w:rPr>
        </w:r>
      </w:ins>
      <w:r>
        <w:rPr>
          <w:webHidden/>
        </w:rPr>
        <w:fldChar w:fldCharType="separate"/>
      </w:r>
      <w:ins w:id="254" w:author="哲均 宋" w:date="2019-08-19T12:50:00Z">
        <w:r>
          <w:rPr>
            <w:webHidden/>
          </w:rPr>
          <w:t>36</w:t>
        </w:r>
        <w:r>
          <w:rPr>
            <w:webHidden/>
          </w:rPr>
          <w:fldChar w:fldCharType="end"/>
        </w:r>
        <w:r w:rsidRPr="001F30AD">
          <w:rPr>
            <w:rStyle w:val="af8"/>
          </w:rPr>
          <w:fldChar w:fldCharType="end"/>
        </w:r>
      </w:ins>
    </w:p>
    <w:p w14:paraId="599090FD" w14:textId="7CC2FAE2" w:rsidR="00EA1D3F" w:rsidRDefault="00EA1D3F">
      <w:pPr>
        <w:pStyle w:val="31"/>
        <w:ind w:left="396"/>
        <w:rPr>
          <w:ins w:id="255" w:author="哲均 宋" w:date="2019-08-19T12:50:00Z"/>
          <w:rFonts w:asciiTheme="minorHAnsi" w:eastAsiaTheme="minorEastAsia" w:hAnsiTheme="minorHAnsi"/>
          <w:spacing w:val="0"/>
          <w:sz w:val="21"/>
          <w:szCs w:val="22"/>
        </w:rPr>
      </w:pPr>
      <w:ins w:id="256" w:author="哲均 宋" w:date="2019-08-19T12:50:00Z">
        <w:r w:rsidRPr="001F30AD">
          <w:rPr>
            <w:rStyle w:val="af8"/>
          </w:rPr>
          <w:fldChar w:fldCharType="begin"/>
        </w:r>
        <w:r w:rsidRPr="001F30AD">
          <w:rPr>
            <w:rStyle w:val="af8"/>
          </w:rPr>
          <w:instrText xml:space="preserve"> </w:instrText>
        </w:r>
        <w:r>
          <w:instrText>HYPERLINK \l "_Toc17112126"</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17.4</w:t>
        </w:r>
        <w:r>
          <w:rPr>
            <w:rFonts w:asciiTheme="minorHAnsi" w:eastAsiaTheme="minorEastAsia" w:hAnsiTheme="minorHAnsi"/>
            <w:spacing w:val="0"/>
            <w:sz w:val="21"/>
            <w:szCs w:val="22"/>
          </w:rPr>
          <w:tab/>
        </w:r>
        <w:r w:rsidRPr="001F30AD">
          <w:rPr>
            <w:rStyle w:val="af8"/>
          </w:rPr>
          <w:t>Query products with a specific name</w:t>
        </w:r>
        <w:r>
          <w:rPr>
            <w:webHidden/>
          </w:rPr>
          <w:tab/>
        </w:r>
        <w:r>
          <w:rPr>
            <w:webHidden/>
          </w:rPr>
          <w:fldChar w:fldCharType="begin"/>
        </w:r>
        <w:r>
          <w:rPr>
            <w:webHidden/>
          </w:rPr>
          <w:instrText xml:space="preserve"> PAGEREF _Toc17112126 \h </w:instrText>
        </w:r>
        <w:r>
          <w:rPr>
            <w:webHidden/>
          </w:rPr>
        </w:r>
      </w:ins>
      <w:r>
        <w:rPr>
          <w:webHidden/>
        </w:rPr>
        <w:fldChar w:fldCharType="separate"/>
      </w:r>
      <w:ins w:id="257" w:author="哲均 宋" w:date="2019-08-19T12:50:00Z">
        <w:r>
          <w:rPr>
            <w:webHidden/>
          </w:rPr>
          <w:t>36</w:t>
        </w:r>
        <w:r>
          <w:rPr>
            <w:webHidden/>
          </w:rPr>
          <w:fldChar w:fldCharType="end"/>
        </w:r>
        <w:r w:rsidRPr="001F30AD">
          <w:rPr>
            <w:rStyle w:val="af8"/>
          </w:rPr>
          <w:fldChar w:fldCharType="end"/>
        </w:r>
      </w:ins>
    </w:p>
    <w:p w14:paraId="1A172E0E" w14:textId="1B3C2022" w:rsidR="00EA1D3F" w:rsidRDefault="00EA1D3F">
      <w:pPr>
        <w:pStyle w:val="31"/>
        <w:ind w:left="396"/>
        <w:rPr>
          <w:ins w:id="258" w:author="哲均 宋" w:date="2019-08-19T12:50:00Z"/>
          <w:rFonts w:asciiTheme="minorHAnsi" w:eastAsiaTheme="minorEastAsia" w:hAnsiTheme="minorHAnsi"/>
          <w:spacing w:val="0"/>
          <w:sz w:val="21"/>
          <w:szCs w:val="22"/>
        </w:rPr>
      </w:pPr>
      <w:ins w:id="259" w:author="哲均 宋" w:date="2019-08-19T12:50:00Z">
        <w:r w:rsidRPr="001F30AD">
          <w:rPr>
            <w:rStyle w:val="af8"/>
          </w:rPr>
          <w:fldChar w:fldCharType="begin"/>
        </w:r>
        <w:r w:rsidRPr="001F30AD">
          <w:rPr>
            <w:rStyle w:val="af8"/>
          </w:rPr>
          <w:instrText xml:space="preserve"> </w:instrText>
        </w:r>
        <w:r>
          <w:instrText>HYPERLINK \l "_Toc17112127"</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17.5</w:t>
        </w:r>
        <w:r>
          <w:rPr>
            <w:rFonts w:asciiTheme="minorHAnsi" w:eastAsiaTheme="minorEastAsia" w:hAnsiTheme="minorHAnsi"/>
            <w:spacing w:val="0"/>
            <w:sz w:val="21"/>
            <w:szCs w:val="22"/>
          </w:rPr>
          <w:tab/>
        </w:r>
        <w:r w:rsidRPr="001F30AD">
          <w:rPr>
            <w:rStyle w:val="af8"/>
          </w:rPr>
          <w:t>Query entire product list</w:t>
        </w:r>
        <w:r>
          <w:rPr>
            <w:webHidden/>
          </w:rPr>
          <w:tab/>
        </w:r>
        <w:r>
          <w:rPr>
            <w:webHidden/>
          </w:rPr>
          <w:fldChar w:fldCharType="begin"/>
        </w:r>
        <w:r>
          <w:rPr>
            <w:webHidden/>
          </w:rPr>
          <w:instrText xml:space="preserve"> PAGEREF _Toc17112127 \h </w:instrText>
        </w:r>
        <w:r>
          <w:rPr>
            <w:webHidden/>
          </w:rPr>
        </w:r>
      </w:ins>
      <w:r>
        <w:rPr>
          <w:webHidden/>
        </w:rPr>
        <w:fldChar w:fldCharType="separate"/>
      </w:r>
      <w:ins w:id="260" w:author="哲均 宋" w:date="2019-08-19T12:50:00Z">
        <w:r>
          <w:rPr>
            <w:webHidden/>
          </w:rPr>
          <w:t>37</w:t>
        </w:r>
        <w:r>
          <w:rPr>
            <w:webHidden/>
          </w:rPr>
          <w:fldChar w:fldCharType="end"/>
        </w:r>
        <w:r w:rsidRPr="001F30AD">
          <w:rPr>
            <w:rStyle w:val="af8"/>
          </w:rPr>
          <w:fldChar w:fldCharType="end"/>
        </w:r>
      </w:ins>
    </w:p>
    <w:p w14:paraId="064E8809" w14:textId="7BA1CC8C" w:rsidR="00EA1D3F" w:rsidRDefault="00EA1D3F">
      <w:pPr>
        <w:pStyle w:val="23"/>
        <w:ind w:left="99"/>
        <w:rPr>
          <w:ins w:id="261" w:author="哲均 宋" w:date="2019-08-19T12:50:00Z"/>
          <w:rFonts w:asciiTheme="minorHAnsi" w:eastAsiaTheme="minorEastAsia" w:hAnsiTheme="minorHAnsi"/>
          <w:b w:val="0"/>
          <w:sz w:val="21"/>
          <w:lang w:eastAsia="ja-JP"/>
        </w:rPr>
      </w:pPr>
      <w:ins w:id="262" w:author="哲均 宋" w:date="2019-08-19T12:50:00Z">
        <w:r w:rsidRPr="001F30AD">
          <w:rPr>
            <w:rStyle w:val="af8"/>
          </w:rPr>
          <w:fldChar w:fldCharType="begin"/>
        </w:r>
        <w:r w:rsidRPr="001F30AD">
          <w:rPr>
            <w:rStyle w:val="af8"/>
          </w:rPr>
          <w:instrText xml:space="preserve"> </w:instrText>
        </w:r>
        <w:r>
          <w:instrText>HYPERLINK \l "_Toc17112128"</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18</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w:t>
        </w:r>
        <w:r>
          <w:rPr>
            <w:webHidden/>
          </w:rPr>
          <w:tab/>
        </w:r>
        <w:r>
          <w:rPr>
            <w:webHidden/>
          </w:rPr>
          <w:fldChar w:fldCharType="begin"/>
        </w:r>
        <w:r>
          <w:rPr>
            <w:webHidden/>
          </w:rPr>
          <w:instrText xml:space="preserve"> PAGEREF _Toc17112128 \h </w:instrText>
        </w:r>
        <w:r>
          <w:rPr>
            <w:webHidden/>
          </w:rPr>
        </w:r>
      </w:ins>
      <w:r>
        <w:rPr>
          <w:webHidden/>
        </w:rPr>
        <w:fldChar w:fldCharType="separate"/>
      </w:r>
      <w:ins w:id="263" w:author="哲均 宋" w:date="2019-08-19T12:50:00Z">
        <w:r>
          <w:rPr>
            <w:webHidden/>
          </w:rPr>
          <w:t>38</w:t>
        </w:r>
        <w:r>
          <w:rPr>
            <w:webHidden/>
          </w:rPr>
          <w:fldChar w:fldCharType="end"/>
        </w:r>
        <w:r w:rsidRPr="001F30AD">
          <w:rPr>
            <w:rStyle w:val="af8"/>
          </w:rPr>
          <w:fldChar w:fldCharType="end"/>
        </w:r>
      </w:ins>
    </w:p>
    <w:p w14:paraId="0DC5768C" w14:textId="285764E9" w:rsidR="00EA1D3F" w:rsidRDefault="00EA1D3F">
      <w:pPr>
        <w:pStyle w:val="23"/>
        <w:ind w:left="99"/>
        <w:rPr>
          <w:ins w:id="264" w:author="哲均 宋" w:date="2019-08-19T12:50:00Z"/>
          <w:rFonts w:asciiTheme="minorHAnsi" w:eastAsiaTheme="minorEastAsia" w:hAnsiTheme="minorHAnsi"/>
          <w:b w:val="0"/>
          <w:sz w:val="21"/>
          <w:lang w:eastAsia="ja-JP"/>
        </w:rPr>
      </w:pPr>
      <w:ins w:id="265" w:author="哲均 宋" w:date="2019-08-19T12:50:00Z">
        <w:r w:rsidRPr="001F30AD">
          <w:rPr>
            <w:rStyle w:val="af8"/>
          </w:rPr>
          <w:fldChar w:fldCharType="begin"/>
        </w:r>
        <w:r w:rsidRPr="001F30AD">
          <w:rPr>
            <w:rStyle w:val="af8"/>
          </w:rPr>
          <w:instrText xml:space="preserve"> </w:instrText>
        </w:r>
        <w:r>
          <w:instrText>HYPERLINK \l "_Toc17112129"</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19</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Relation Rule</w:t>
        </w:r>
        <w:r>
          <w:rPr>
            <w:webHidden/>
          </w:rPr>
          <w:tab/>
        </w:r>
        <w:r>
          <w:rPr>
            <w:webHidden/>
          </w:rPr>
          <w:fldChar w:fldCharType="begin"/>
        </w:r>
        <w:r>
          <w:rPr>
            <w:webHidden/>
          </w:rPr>
          <w:instrText xml:space="preserve"> PAGEREF _Toc17112129 \h </w:instrText>
        </w:r>
        <w:r>
          <w:rPr>
            <w:webHidden/>
          </w:rPr>
        </w:r>
      </w:ins>
      <w:r>
        <w:rPr>
          <w:webHidden/>
        </w:rPr>
        <w:fldChar w:fldCharType="separate"/>
      </w:r>
      <w:ins w:id="266" w:author="哲均 宋" w:date="2019-08-19T12:50:00Z">
        <w:r>
          <w:rPr>
            <w:webHidden/>
          </w:rPr>
          <w:t>39</w:t>
        </w:r>
        <w:r>
          <w:rPr>
            <w:webHidden/>
          </w:rPr>
          <w:fldChar w:fldCharType="end"/>
        </w:r>
        <w:r w:rsidRPr="001F30AD">
          <w:rPr>
            <w:rStyle w:val="af8"/>
          </w:rPr>
          <w:fldChar w:fldCharType="end"/>
        </w:r>
      </w:ins>
    </w:p>
    <w:p w14:paraId="6B6191F4" w14:textId="582F773E" w:rsidR="00EA1D3F" w:rsidRDefault="00EA1D3F">
      <w:pPr>
        <w:pStyle w:val="23"/>
        <w:ind w:left="99"/>
        <w:rPr>
          <w:ins w:id="267" w:author="哲均 宋" w:date="2019-08-19T12:50:00Z"/>
          <w:rFonts w:asciiTheme="minorHAnsi" w:eastAsiaTheme="minorEastAsia" w:hAnsiTheme="minorHAnsi"/>
          <w:b w:val="0"/>
          <w:sz w:val="21"/>
          <w:lang w:eastAsia="ja-JP"/>
        </w:rPr>
      </w:pPr>
      <w:ins w:id="268" w:author="哲均 宋" w:date="2019-08-19T12:50:00Z">
        <w:r w:rsidRPr="001F30AD">
          <w:rPr>
            <w:rStyle w:val="af8"/>
          </w:rPr>
          <w:fldChar w:fldCharType="begin"/>
        </w:r>
        <w:r w:rsidRPr="001F30AD">
          <w:rPr>
            <w:rStyle w:val="af8"/>
          </w:rPr>
          <w:instrText xml:space="preserve"> </w:instrText>
        </w:r>
        <w:r>
          <w:instrText>HYPERLINK \l "_Toc17112130"</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20</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Service View</w:t>
        </w:r>
        <w:r>
          <w:rPr>
            <w:webHidden/>
          </w:rPr>
          <w:tab/>
        </w:r>
        <w:r>
          <w:rPr>
            <w:webHidden/>
          </w:rPr>
          <w:fldChar w:fldCharType="begin"/>
        </w:r>
        <w:r>
          <w:rPr>
            <w:webHidden/>
          </w:rPr>
          <w:instrText xml:space="preserve"> PAGEREF _Toc17112130 \h </w:instrText>
        </w:r>
        <w:r>
          <w:rPr>
            <w:webHidden/>
          </w:rPr>
        </w:r>
      </w:ins>
      <w:r>
        <w:rPr>
          <w:webHidden/>
        </w:rPr>
        <w:fldChar w:fldCharType="separate"/>
      </w:r>
      <w:ins w:id="269" w:author="哲均 宋" w:date="2019-08-19T12:50:00Z">
        <w:r>
          <w:rPr>
            <w:webHidden/>
          </w:rPr>
          <w:t>41</w:t>
        </w:r>
        <w:r>
          <w:rPr>
            <w:webHidden/>
          </w:rPr>
          <w:fldChar w:fldCharType="end"/>
        </w:r>
        <w:r w:rsidRPr="001F30AD">
          <w:rPr>
            <w:rStyle w:val="af8"/>
          </w:rPr>
          <w:fldChar w:fldCharType="end"/>
        </w:r>
      </w:ins>
    </w:p>
    <w:p w14:paraId="19292738" w14:textId="01E548FC" w:rsidR="00EA1D3F" w:rsidRDefault="00EA1D3F">
      <w:pPr>
        <w:pStyle w:val="31"/>
        <w:ind w:left="396"/>
        <w:rPr>
          <w:ins w:id="270" w:author="哲均 宋" w:date="2019-08-19T12:50:00Z"/>
          <w:rFonts w:asciiTheme="minorHAnsi" w:eastAsiaTheme="minorEastAsia" w:hAnsiTheme="minorHAnsi"/>
          <w:spacing w:val="0"/>
          <w:sz w:val="21"/>
          <w:szCs w:val="22"/>
        </w:rPr>
      </w:pPr>
      <w:ins w:id="271" w:author="哲均 宋" w:date="2019-08-19T12:50:00Z">
        <w:r w:rsidRPr="001F30AD">
          <w:rPr>
            <w:rStyle w:val="af8"/>
          </w:rPr>
          <w:fldChar w:fldCharType="begin"/>
        </w:r>
        <w:r w:rsidRPr="001F30AD">
          <w:rPr>
            <w:rStyle w:val="af8"/>
          </w:rPr>
          <w:instrText xml:space="preserve"> </w:instrText>
        </w:r>
        <w:r>
          <w:instrText>HYPERLINK \l "_Toc17112131"</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20.1</w:t>
        </w:r>
        <w:r>
          <w:rPr>
            <w:rFonts w:asciiTheme="minorHAnsi" w:eastAsiaTheme="minorEastAsia" w:hAnsiTheme="minorHAnsi"/>
            <w:spacing w:val="0"/>
            <w:sz w:val="21"/>
            <w:szCs w:val="22"/>
          </w:rPr>
          <w:tab/>
        </w:r>
        <w:r w:rsidRPr="001F30AD">
          <w:rPr>
            <w:rStyle w:val="af8"/>
          </w:rPr>
          <w:t>Service View list</w:t>
        </w:r>
        <w:r>
          <w:rPr>
            <w:webHidden/>
          </w:rPr>
          <w:tab/>
        </w:r>
        <w:r>
          <w:rPr>
            <w:webHidden/>
          </w:rPr>
          <w:fldChar w:fldCharType="begin"/>
        </w:r>
        <w:r>
          <w:rPr>
            <w:webHidden/>
          </w:rPr>
          <w:instrText xml:space="preserve"> PAGEREF _Toc17112131 \h </w:instrText>
        </w:r>
        <w:r>
          <w:rPr>
            <w:webHidden/>
          </w:rPr>
        </w:r>
      </w:ins>
      <w:r>
        <w:rPr>
          <w:webHidden/>
        </w:rPr>
        <w:fldChar w:fldCharType="separate"/>
      </w:r>
      <w:ins w:id="272" w:author="哲均 宋" w:date="2019-08-19T12:50:00Z">
        <w:r>
          <w:rPr>
            <w:webHidden/>
          </w:rPr>
          <w:t>41</w:t>
        </w:r>
        <w:r>
          <w:rPr>
            <w:webHidden/>
          </w:rPr>
          <w:fldChar w:fldCharType="end"/>
        </w:r>
        <w:r w:rsidRPr="001F30AD">
          <w:rPr>
            <w:rStyle w:val="af8"/>
          </w:rPr>
          <w:fldChar w:fldCharType="end"/>
        </w:r>
      </w:ins>
    </w:p>
    <w:p w14:paraId="5AD24045" w14:textId="5B1FF2C0" w:rsidR="00EA1D3F" w:rsidRDefault="00EA1D3F">
      <w:pPr>
        <w:pStyle w:val="31"/>
        <w:ind w:left="396"/>
        <w:rPr>
          <w:ins w:id="273" w:author="哲均 宋" w:date="2019-08-19T12:50:00Z"/>
          <w:rFonts w:asciiTheme="minorHAnsi" w:eastAsiaTheme="minorEastAsia" w:hAnsiTheme="minorHAnsi"/>
          <w:spacing w:val="0"/>
          <w:sz w:val="21"/>
          <w:szCs w:val="22"/>
        </w:rPr>
      </w:pPr>
      <w:ins w:id="274" w:author="哲均 宋" w:date="2019-08-19T12:50:00Z">
        <w:r w:rsidRPr="001F30AD">
          <w:rPr>
            <w:rStyle w:val="af8"/>
          </w:rPr>
          <w:fldChar w:fldCharType="begin"/>
        </w:r>
        <w:r w:rsidRPr="001F30AD">
          <w:rPr>
            <w:rStyle w:val="af8"/>
          </w:rPr>
          <w:instrText xml:space="preserve"> </w:instrText>
        </w:r>
        <w:r>
          <w:instrText>HYPERLINK \l "_Toc17112132"</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cstheme="majorHAnsi"/>
            <w14:scene3d>
              <w14:camera w14:prst="orthographicFront"/>
              <w14:lightRig w14:rig="threePt" w14:dir="t">
                <w14:rot w14:lat="0" w14:lon="0" w14:rev="0"/>
              </w14:lightRig>
            </w14:scene3d>
          </w:rPr>
          <w:t>20.2</w:t>
        </w:r>
        <w:r>
          <w:rPr>
            <w:rFonts w:asciiTheme="minorHAnsi" w:eastAsiaTheme="minorEastAsia" w:hAnsiTheme="minorHAnsi"/>
            <w:spacing w:val="0"/>
            <w:sz w:val="21"/>
            <w:szCs w:val="22"/>
          </w:rPr>
          <w:tab/>
        </w:r>
        <w:r w:rsidRPr="001F30AD">
          <w:rPr>
            <w:rStyle w:val="af8"/>
          </w:rPr>
          <w:t>Service View Structure</w:t>
        </w:r>
        <w:r>
          <w:rPr>
            <w:webHidden/>
          </w:rPr>
          <w:tab/>
        </w:r>
        <w:r>
          <w:rPr>
            <w:webHidden/>
          </w:rPr>
          <w:fldChar w:fldCharType="begin"/>
        </w:r>
        <w:r>
          <w:rPr>
            <w:webHidden/>
          </w:rPr>
          <w:instrText xml:space="preserve"> PAGEREF _Toc17112132 \h </w:instrText>
        </w:r>
        <w:r>
          <w:rPr>
            <w:webHidden/>
          </w:rPr>
        </w:r>
      </w:ins>
      <w:r>
        <w:rPr>
          <w:webHidden/>
        </w:rPr>
        <w:fldChar w:fldCharType="separate"/>
      </w:r>
      <w:ins w:id="275" w:author="哲均 宋" w:date="2019-08-19T12:50:00Z">
        <w:r>
          <w:rPr>
            <w:webHidden/>
          </w:rPr>
          <w:t>42</w:t>
        </w:r>
        <w:r>
          <w:rPr>
            <w:webHidden/>
          </w:rPr>
          <w:fldChar w:fldCharType="end"/>
        </w:r>
        <w:r w:rsidRPr="001F30AD">
          <w:rPr>
            <w:rStyle w:val="af8"/>
          </w:rPr>
          <w:fldChar w:fldCharType="end"/>
        </w:r>
      </w:ins>
    </w:p>
    <w:p w14:paraId="4EF8885B" w14:textId="192C6487" w:rsidR="00EA1D3F" w:rsidRDefault="00EA1D3F">
      <w:pPr>
        <w:pStyle w:val="14"/>
        <w:tabs>
          <w:tab w:val="left" w:pos="1200"/>
        </w:tabs>
        <w:ind w:left="315" w:hanging="315"/>
        <w:rPr>
          <w:ins w:id="276" w:author="哲均 宋" w:date="2019-08-19T12:50:00Z"/>
          <w:rFonts w:asciiTheme="minorHAnsi" w:eastAsiaTheme="minorEastAsia" w:hAnsiTheme="minorHAnsi"/>
          <w:b w:val="0"/>
          <w:spacing w:val="0"/>
          <w:sz w:val="21"/>
          <w:szCs w:val="22"/>
        </w:rPr>
      </w:pPr>
      <w:ins w:id="277" w:author="哲均 宋" w:date="2019-08-19T12:50:00Z">
        <w:r w:rsidRPr="001F30AD">
          <w:rPr>
            <w:rStyle w:val="af8"/>
          </w:rPr>
          <w:fldChar w:fldCharType="begin"/>
        </w:r>
        <w:r w:rsidRPr="001F30AD">
          <w:rPr>
            <w:rStyle w:val="af8"/>
          </w:rPr>
          <w:instrText xml:space="preserve"> </w:instrText>
        </w:r>
        <w:r>
          <w:instrText>HYPERLINK \l "_Toc17112133"</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5.</w:t>
        </w:r>
        <w:r>
          <w:rPr>
            <w:rFonts w:asciiTheme="minorHAnsi" w:eastAsiaTheme="minorEastAsia" w:hAnsiTheme="minorHAnsi"/>
            <w:b w:val="0"/>
            <w:spacing w:val="0"/>
            <w:sz w:val="21"/>
            <w:szCs w:val="22"/>
          </w:rPr>
          <w:tab/>
        </w:r>
        <w:r w:rsidRPr="001F30AD">
          <w:rPr>
            <w:rStyle w:val="af8"/>
          </w:rPr>
          <w:t>Attribute Info</w:t>
        </w:r>
        <w:r>
          <w:rPr>
            <w:webHidden/>
          </w:rPr>
          <w:tab/>
        </w:r>
        <w:r>
          <w:rPr>
            <w:webHidden/>
          </w:rPr>
          <w:fldChar w:fldCharType="begin"/>
        </w:r>
        <w:r>
          <w:rPr>
            <w:webHidden/>
          </w:rPr>
          <w:instrText xml:space="preserve"> PAGEREF _Toc17112133 \h </w:instrText>
        </w:r>
        <w:r>
          <w:rPr>
            <w:webHidden/>
          </w:rPr>
        </w:r>
      </w:ins>
      <w:r>
        <w:rPr>
          <w:webHidden/>
        </w:rPr>
        <w:fldChar w:fldCharType="separate"/>
      </w:r>
      <w:ins w:id="278" w:author="哲均 宋" w:date="2019-08-19T12:50:00Z">
        <w:r>
          <w:rPr>
            <w:webHidden/>
          </w:rPr>
          <w:t>43</w:t>
        </w:r>
        <w:r>
          <w:rPr>
            <w:webHidden/>
          </w:rPr>
          <w:fldChar w:fldCharType="end"/>
        </w:r>
        <w:r w:rsidRPr="001F30AD">
          <w:rPr>
            <w:rStyle w:val="af8"/>
          </w:rPr>
          <w:fldChar w:fldCharType="end"/>
        </w:r>
      </w:ins>
    </w:p>
    <w:p w14:paraId="2F93FD7A" w14:textId="1080118F" w:rsidR="00EA1D3F" w:rsidRDefault="00EA1D3F">
      <w:pPr>
        <w:pStyle w:val="23"/>
        <w:ind w:left="99"/>
        <w:rPr>
          <w:ins w:id="279" w:author="哲均 宋" w:date="2019-08-19T12:50:00Z"/>
          <w:rFonts w:asciiTheme="minorHAnsi" w:eastAsiaTheme="minorEastAsia" w:hAnsiTheme="minorHAnsi"/>
          <w:b w:val="0"/>
          <w:sz w:val="21"/>
          <w:lang w:eastAsia="ja-JP"/>
        </w:rPr>
      </w:pPr>
      <w:ins w:id="280" w:author="哲均 宋" w:date="2019-08-19T12:50:00Z">
        <w:r w:rsidRPr="001F30AD">
          <w:rPr>
            <w:rStyle w:val="af8"/>
          </w:rPr>
          <w:fldChar w:fldCharType="begin"/>
        </w:r>
        <w:r w:rsidRPr="001F30AD">
          <w:rPr>
            <w:rStyle w:val="af8"/>
          </w:rPr>
          <w:instrText xml:space="preserve"> </w:instrText>
        </w:r>
        <w:r>
          <w:instrText>HYPERLINK \l "_Toc17112134"</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21</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Attribue</w:t>
        </w:r>
        <w:r>
          <w:rPr>
            <w:webHidden/>
          </w:rPr>
          <w:tab/>
        </w:r>
        <w:r>
          <w:rPr>
            <w:webHidden/>
          </w:rPr>
          <w:fldChar w:fldCharType="begin"/>
        </w:r>
        <w:r>
          <w:rPr>
            <w:webHidden/>
          </w:rPr>
          <w:instrText xml:space="preserve"> PAGEREF _Toc17112134 \h </w:instrText>
        </w:r>
        <w:r>
          <w:rPr>
            <w:webHidden/>
          </w:rPr>
        </w:r>
      </w:ins>
      <w:r>
        <w:rPr>
          <w:webHidden/>
        </w:rPr>
        <w:fldChar w:fldCharType="separate"/>
      </w:r>
      <w:ins w:id="281" w:author="哲均 宋" w:date="2019-08-19T12:50:00Z">
        <w:r>
          <w:rPr>
            <w:webHidden/>
          </w:rPr>
          <w:t>43</w:t>
        </w:r>
        <w:r>
          <w:rPr>
            <w:webHidden/>
          </w:rPr>
          <w:fldChar w:fldCharType="end"/>
        </w:r>
        <w:r w:rsidRPr="001F30AD">
          <w:rPr>
            <w:rStyle w:val="af8"/>
          </w:rPr>
          <w:fldChar w:fldCharType="end"/>
        </w:r>
      </w:ins>
    </w:p>
    <w:p w14:paraId="5B6FF2CE" w14:textId="561F15A7" w:rsidR="00EA1D3F" w:rsidRDefault="00EA1D3F">
      <w:pPr>
        <w:pStyle w:val="23"/>
        <w:ind w:left="99"/>
        <w:rPr>
          <w:ins w:id="282" w:author="哲均 宋" w:date="2019-08-19T12:50:00Z"/>
          <w:rFonts w:asciiTheme="minorHAnsi" w:eastAsiaTheme="minorEastAsia" w:hAnsiTheme="minorHAnsi"/>
          <w:b w:val="0"/>
          <w:sz w:val="21"/>
          <w:lang w:eastAsia="ja-JP"/>
        </w:rPr>
      </w:pPr>
      <w:ins w:id="283" w:author="哲均 宋" w:date="2019-08-19T12:50:00Z">
        <w:r w:rsidRPr="001F30AD">
          <w:rPr>
            <w:rStyle w:val="af8"/>
          </w:rPr>
          <w:fldChar w:fldCharType="begin"/>
        </w:r>
        <w:r w:rsidRPr="001F30AD">
          <w:rPr>
            <w:rStyle w:val="af8"/>
          </w:rPr>
          <w:instrText xml:space="preserve"> </w:instrText>
        </w:r>
        <w:r>
          <w:instrText>HYPERLINK \l "_Toc17112135"</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22</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Single Value of Attribute</w:t>
        </w:r>
        <w:r>
          <w:rPr>
            <w:webHidden/>
          </w:rPr>
          <w:tab/>
        </w:r>
        <w:r>
          <w:rPr>
            <w:webHidden/>
          </w:rPr>
          <w:fldChar w:fldCharType="begin"/>
        </w:r>
        <w:r>
          <w:rPr>
            <w:webHidden/>
          </w:rPr>
          <w:instrText xml:space="preserve"> PAGEREF _Toc17112135 \h </w:instrText>
        </w:r>
        <w:r>
          <w:rPr>
            <w:webHidden/>
          </w:rPr>
        </w:r>
      </w:ins>
      <w:r>
        <w:rPr>
          <w:webHidden/>
        </w:rPr>
        <w:fldChar w:fldCharType="separate"/>
      </w:r>
      <w:ins w:id="284" w:author="哲均 宋" w:date="2019-08-19T12:50:00Z">
        <w:r>
          <w:rPr>
            <w:webHidden/>
          </w:rPr>
          <w:t>44</w:t>
        </w:r>
        <w:r>
          <w:rPr>
            <w:webHidden/>
          </w:rPr>
          <w:fldChar w:fldCharType="end"/>
        </w:r>
        <w:r w:rsidRPr="001F30AD">
          <w:rPr>
            <w:rStyle w:val="af8"/>
          </w:rPr>
          <w:fldChar w:fldCharType="end"/>
        </w:r>
      </w:ins>
    </w:p>
    <w:p w14:paraId="70C2BF98" w14:textId="1856B274" w:rsidR="00EA1D3F" w:rsidRDefault="00EA1D3F">
      <w:pPr>
        <w:pStyle w:val="23"/>
        <w:ind w:left="99"/>
        <w:rPr>
          <w:ins w:id="285" w:author="哲均 宋" w:date="2019-08-19T12:50:00Z"/>
          <w:rFonts w:asciiTheme="minorHAnsi" w:eastAsiaTheme="minorEastAsia" w:hAnsiTheme="minorHAnsi"/>
          <w:b w:val="0"/>
          <w:sz w:val="21"/>
          <w:lang w:eastAsia="ja-JP"/>
        </w:rPr>
      </w:pPr>
      <w:ins w:id="286" w:author="哲均 宋" w:date="2019-08-19T12:50:00Z">
        <w:r w:rsidRPr="001F30AD">
          <w:rPr>
            <w:rStyle w:val="af8"/>
          </w:rPr>
          <w:fldChar w:fldCharType="begin"/>
        </w:r>
        <w:r w:rsidRPr="001F30AD">
          <w:rPr>
            <w:rStyle w:val="af8"/>
          </w:rPr>
          <w:instrText xml:space="preserve"> </w:instrText>
        </w:r>
        <w:r>
          <w:instrText>HYPERLINK \l "_Toc17112136"</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23</w:t>
        </w:r>
        <w:r w:rsidRPr="001F30AD">
          <w:rPr>
            <w:rStyle w:val="af8"/>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Multiple Value of Attribute</w:t>
        </w:r>
        <w:r>
          <w:rPr>
            <w:webHidden/>
          </w:rPr>
          <w:tab/>
        </w:r>
        <w:r>
          <w:rPr>
            <w:webHidden/>
          </w:rPr>
          <w:fldChar w:fldCharType="begin"/>
        </w:r>
        <w:r>
          <w:rPr>
            <w:webHidden/>
          </w:rPr>
          <w:instrText xml:space="preserve"> PAGEREF _Toc17112136 \h </w:instrText>
        </w:r>
        <w:r>
          <w:rPr>
            <w:webHidden/>
          </w:rPr>
        </w:r>
      </w:ins>
      <w:r>
        <w:rPr>
          <w:webHidden/>
        </w:rPr>
        <w:fldChar w:fldCharType="separate"/>
      </w:r>
      <w:ins w:id="287" w:author="哲均 宋" w:date="2019-08-19T12:50:00Z">
        <w:r>
          <w:rPr>
            <w:webHidden/>
          </w:rPr>
          <w:t>45</w:t>
        </w:r>
        <w:r>
          <w:rPr>
            <w:webHidden/>
          </w:rPr>
          <w:fldChar w:fldCharType="end"/>
        </w:r>
        <w:r w:rsidRPr="001F30AD">
          <w:rPr>
            <w:rStyle w:val="af8"/>
          </w:rPr>
          <w:fldChar w:fldCharType="end"/>
        </w:r>
      </w:ins>
    </w:p>
    <w:p w14:paraId="7A3D2699" w14:textId="75863900" w:rsidR="00EA1D3F" w:rsidRDefault="00EA1D3F">
      <w:pPr>
        <w:pStyle w:val="14"/>
        <w:tabs>
          <w:tab w:val="left" w:pos="1200"/>
        </w:tabs>
        <w:ind w:left="315" w:hanging="315"/>
        <w:rPr>
          <w:ins w:id="288" w:author="哲均 宋" w:date="2019-08-19T12:50:00Z"/>
          <w:rFonts w:asciiTheme="minorHAnsi" w:eastAsiaTheme="minorEastAsia" w:hAnsiTheme="minorHAnsi"/>
          <w:b w:val="0"/>
          <w:spacing w:val="0"/>
          <w:sz w:val="21"/>
          <w:szCs w:val="22"/>
        </w:rPr>
      </w:pPr>
      <w:ins w:id="289" w:author="哲均 宋" w:date="2019-08-19T12:50:00Z">
        <w:r w:rsidRPr="001F30AD">
          <w:rPr>
            <w:rStyle w:val="af8"/>
          </w:rPr>
          <w:fldChar w:fldCharType="begin"/>
        </w:r>
        <w:r w:rsidRPr="001F30AD">
          <w:rPr>
            <w:rStyle w:val="af8"/>
          </w:rPr>
          <w:instrText xml:space="preserve"> </w:instrText>
        </w:r>
        <w:r>
          <w:instrText>HYPERLINK \l "_Toc17112137"</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6.</w:t>
        </w:r>
        <w:r>
          <w:rPr>
            <w:rFonts w:asciiTheme="minorHAnsi" w:eastAsiaTheme="minorEastAsia" w:hAnsiTheme="minorHAnsi"/>
            <w:b w:val="0"/>
            <w:spacing w:val="0"/>
            <w:sz w:val="21"/>
            <w:szCs w:val="22"/>
          </w:rPr>
          <w:tab/>
        </w:r>
        <w:r w:rsidRPr="001F30AD">
          <w:rPr>
            <w:rStyle w:val="af8"/>
          </w:rPr>
          <w:t>Table Property</w:t>
        </w:r>
        <w:r>
          <w:rPr>
            <w:webHidden/>
          </w:rPr>
          <w:tab/>
        </w:r>
        <w:r>
          <w:rPr>
            <w:webHidden/>
          </w:rPr>
          <w:fldChar w:fldCharType="begin"/>
        </w:r>
        <w:r>
          <w:rPr>
            <w:webHidden/>
          </w:rPr>
          <w:instrText xml:space="preserve"> PAGEREF _Toc17112137 \h </w:instrText>
        </w:r>
        <w:r>
          <w:rPr>
            <w:webHidden/>
          </w:rPr>
        </w:r>
      </w:ins>
      <w:r>
        <w:rPr>
          <w:webHidden/>
        </w:rPr>
        <w:fldChar w:fldCharType="separate"/>
      </w:r>
      <w:ins w:id="290" w:author="哲均 宋" w:date="2019-08-19T12:50:00Z">
        <w:r>
          <w:rPr>
            <w:webHidden/>
          </w:rPr>
          <w:t>46</w:t>
        </w:r>
        <w:r>
          <w:rPr>
            <w:webHidden/>
          </w:rPr>
          <w:fldChar w:fldCharType="end"/>
        </w:r>
        <w:r w:rsidRPr="001F30AD">
          <w:rPr>
            <w:rStyle w:val="af8"/>
          </w:rPr>
          <w:fldChar w:fldCharType="end"/>
        </w:r>
      </w:ins>
    </w:p>
    <w:p w14:paraId="16FEA981" w14:textId="5FB8652C" w:rsidR="00EA1D3F" w:rsidRDefault="00EA1D3F">
      <w:pPr>
        <w:pStyle w:val="14"/>
        <w:tabs>
          <w:tab w:val="left" w:pos="1200"/>
        </w:tabs>
        <w:ind w:left="315" w:hanging="315"/>
        <w:rPr>
          <w:ins w:id="291" w:author="哲均 宋" w:date="2019-08-19T12:50:00Z"/>
          <w:rFonts w:asciiTheme="minorHAnsi" w:eastAsiaTheme="minorEastAsia" w:hAnsiTheme="minorHAnsi"/>
          <w:b w:val="0"/>
          <w:spacing w:val="0"/>
          <w:sz w:val="21"/>
          <w:szCs w:val="22"/>
        </w:rPr>
      </w:pPr>
      <w:ins w:id="292" w:author="哲均 宋" w:date="2019-08-19T12:50:00Z">
        <w:r w:rsidRPr="001F30AD">
          <w:rPr>
            <w:rStyle w:val="af8"/>
          </w:rPr>
          <w:fldChar w:fldCharType="begin"/>
        </w:r>
        <w:r w:rsidRPr="001F30AD">
          <w:rPr>
            <w:rStyle w:val="af8"/>
          </w:rPr>
          <w:instrText xml:space="preserve"> </w:instrText>
        </w:r>
        <w:r>
          <w:instrText>HYPERLINK \l "_Toc17112138"</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7.</w:t>
        </w:r>
        <w:r>
          <w:rPr>
            <w:rFonts w:asciiTheme="minorHAnsi" w:eastAsiaTheme="minorEastAsia" w:hAnsiTheme="minorHAnsi"/>
            <w:b w:val="0"/>
            <w:spacing w:val="0"/>
            <w:sz w:val="21"/>
            <w:szCs w:val="22"/>
          </w:rPr>
          <w:tab/>
        </w:r>
        <w:r w:rsidRPr="001F30AD">
          <w:rPr>
            <w:rStyle w:val="af8"/>
          </w:rPr>
          <w:t>Other</w:t>
        </w:r>
        <w:r>
          <w:rPr>
            <w:webHidden/>
          </w:rPr>
          <w:tab/>
        </w:r>
        <w:r>
          <w:rPr>
            <w:webHidden/>
          </w:rPr>
          <w:fldChar w:fldCharType="begin"/>
        </w:r>
        <w:r>
          <w:rPr>
            <w:webHidden/>
          </w:rPr>
          <w:instrText xml:space="preserve"> PAGEREF _Toc17112138 \h </w:instrText>
        </w:r>
        <w:r>
          <w:rPr>
            <w:webHidden/>
          </w:rPr>
        </w:r>
      </w:ins>
      <w:r>
        <w:rPr>
          <w:webHidden/>
        </w:rPr>
        <w:fldChar w:fldCharType="separate"/>
      </w:r>
      <w:ins w:id="293" w:author="哲均 宋" w:date="2019-08-19T12:50:00Z">
        <w:r>
          <w:rPr>
            <w:webHidden/>
          </w:rPr>
          <w:t>47</w:t>
        </w:r>
        <w:r>
          <w:rPr>
            <w:webHidden/>
          </w:rPr>
          <w:fldChar w:fldCharType="end"/>
        </w:r>
        <w:r w:rsidRPr="001F30AD">
          <w:rPr>
            <w:rStyle w:val="af8"/>
          </w:rPr>
          <w:fldChar w:fldCharType="end"/>
        </w:r>
      </w:ins>
    </w:p>
    <w:p w14:paraId="42B97F52" w14:textId="1476BC39" w:rsidR="00EA1D3F" w:rsidRDefault="00EA1D3F">
      <w:pPr>
        <w:pStyle w:val="23"/>
        <w:ind w:left="99"/>
        <w:rPr>
          <w:ins w:id="294" w:author="哲均 宋" w:date="2019-08-19T12:50:00Z"/>
          <w:rFonts w:asciiTheme="minorHAnsi" w:eastAsiaTheme="minorEastAsia" w:hAnsiTheme="minorHAnsi"/>
          <w:b w:val="0"/>
          <w:sz w:val="21"/>
          <w:lang w:eastAsia="ja-JP"/>
        </w:rPr>
      </w:pPr>
      <w:ins w:id="295" w:author="哲均 宋" w:date="2019-08-19T12:50:00Z">
        <w:r w:rsidRPr="001F30AD">
          <w:rPr>
            <w:rStyle w:val="af8"/>
          </w:rPr>
          <w:fldChar w:fldCharType="begin"/>
        </w:r>
        <w:r w:rsidRPr="001F30AD">
          <w:rPr>
            <w:rStyle w:val="af8"/>
          </w:rPr>
          <w:instrText xml:space="preserve"> </w:instrText>
        </w:r>
        <w:r>
          <w:instrText>HYPERLINK \l "_Toc17112139"</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24</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Query product list with specific attribute values</w:t>
        </w:r>
        <w:r>
          <w:rPr>
            <w:webHidden/>
          </w:rPr>
          <w:tab/>
        </w:r>
        <w:r>
          <w:rPr>
            <w:webHidden/>
          </w:rPr>
          <w:fldChar w:fldCharType="begin"/>
        </w:r>
        <w:r>
          <w:rPr>
            <w:webHidden/>
          </w:rPr>
          <w:instrText xml:space="preserve"> PAGEREF _Toc17112139 \h </w:instrText>
        </w:r>
        <w:r>
          <w:rPr>
            <w:webHidden/>
          </w:rPr>
        </w:r>
      </w:ins>
      <w:r>
        <w:rPr>
          <w:webHidden/>
        </w:rPr>
        <w:fldChar w:fldCharType="separate"/>
      </w:r>
      <w:ins w:id="296" w:author="哲均 宋" w:date="2019-08-19T12:50:00Z">
        <w:r>
          <w:rPr>
            <w:webHidden/>
          </w:rPr>
          <w:t>47</w:t>
        </w:r>
        <w:r>
          <w:rPr>
            <w:webHidden/>
          </w:rPr>
          <w:fldChar w:fldCharType="end"/>
        </w:r>
        <w:r w:rsidRPr="001F30AD">
          <w:rPr>
            <w:rStyle w:val="af8"/>
          </w:rPr>
          <w:fldChar w:fldCharType="end"/>
        </w:r>
      </w:ins>
    </w:p>
    <w:p w14:paraId="6156553D" w14:textId="32055DE4" w:rsidR="00EA1D3F" w:rsidRDefault="00EA1D3F">
      <w:pPr>
        <w:pStyle w:val="23"/>
        <w:ind w:left="99"/>
        <w:rPr>
          <w:ins w:id="297" w:author="哲均 宋" w:date="2019-08-19T12:50:00Z"/>
          <w:rFonts w:asciiTheme="minorHAnsi" w:eastAsiaTheme="minorEastAsia" w:hAnsiTheme="minorHAnsi"/>
          <w:b w:val="0"/>
          <w:sz w:val="21"/>
          <w:lang w:eastAsia="ja-JP"/>
        </w:rPr>
      </w:pPr>
      <w:ins w:id="298" w:author="哲均 宋" w:date="2019-08-19T12:50:00Z">
        <w:r w:rsidRPr="001F30AD">
          <w:rPr>
            <w:rStyle w:val="af8"/>
          </w:rPr>
          <w:fldChar w:fldCharType="begin"/>
        </w:r>
        <w:r w:rsidRPr="001F30AD">
          <w:rPr>
            <w:rStyle w:val="af8"/>
          </w:rPr>
          <w:instrText xml:space="preserve"> </w:instrText>
        </w:r>
        <w:r>
          <w:instrText>HYPERLINK \l "_Toc17112140"</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25</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Query product list with specific coverage in the lower level</w:t>
        </w:r>
        <w:r>
          <w:rPr>
            <w:webHidden/>
          </w:rPr>
          <w:tab/>
        </w:r>
        <w:r>
          <w:rPr>
            <w:webHidden/>
          </w:rPr>
          <w:fldChar w:fldCharType="begin"/>
        </w:r>
        <w:r>
          <w:rPr>
            <w:webHidden/>
          </w:rPr>
          <w:instrText xml:space="preserve"> PAGEREF _Toc17112140 \h </w:instrText>
        </w:r>
        <w:r>
          <w:rPr>
            <w:webHidden/>
          </w:rPr>
        </w:r>
      </w:ins>
      <w:r>
        <w:rPr>
          <w:webHidden/>
        </w:rPr>
        <w:fldChar w:fldCharType="separate"/>
      </w:r>
      <w:ins w:id="299" w:author="哲均 宋" w:date="2019-08-19T12:50:00Z">
        <w:r>
          <w:rPr>
            <w:webHidden/>
          </w:rPr>
          <w:t>48</w:t>
        </w:r>
        <w:r>
          <w:rPr>
            <w:webHidden/>
          </w:rPr>
          <w:fldChar w:fldCharType="end"/>
        </w:r>
        <w:r w:rsidRPr="001F30AD">
          <w:rPr>
            <w:rStyle w:val="af8"/>
          </w:rPr>
          <w:fldChar w:fldCharType="end"/>
        </w:r>
      </w:ins>
    </w:p>
    <w:p w14:paraId="4810E6F1" w14:textId="0162D687" w:rsidR="00EA1D3F" w:rsidRDefault="00EA1D3F">
      <w:pPr>
        <w:pStyle w:val="23"/>
        <w:ind w:left="99"/>
        <w:rPr>
          <w:ins w:id="300" w:author="哲均 宋" w:date="2019-08-19T12:50:00Z"/>
          <w:rFonts w:asciiTheme="minorHAnsi" w:eastAsiaTheme="minorEastAsia" w:hAnsiTheme="minorHAnsi"/>
          <w:b w:val="0"/>
          <w:sz w:val="21"/>
          <w:lang w:eastAsia="ja-JP"/>
        </w:rPr>
      </w:pPr>
      <w:ins w:id="301" w:author="哲均 宋" w:date="2019-08-19T12:50:00Z">
        <w:r w:rsidRPr="001F30AD">
          <w:rPr>
            <w:rStyle w:val="af8"/>
          </w:rPr>
          <w:fldChar w:fldCharType="begin"/>
        </w:r>
        <w:r w:rsidRPr="001F30AD">
          <w:rPr>
            <w:rStyle w:val="af8"/>
          </w:rPr>
          <w:instrText xml:space="preserve"> </w:instrText>
        </w:r>
        <w:r>
          <w:instrText>HYPERLINK \l "_Toc17112141"</w:instrText>
        </w:r>
        <w:r w:rsidRPr="001F30AD">
          <w:rPr>
            <w:rStyle w:val="af8"/>
          </w:rPr>
          <w:instrText xml:space="preserve"> </w:instrText>
        </w:r>
        <w:r w:rsidRPr="001F30AD">
          <w:rPr>
            <w:rStyle w:val="af8"/>
          </w:rPr>
        </w:r>
        <w:r w:rsidRPr="001F30AD">
          <w:rPr>
            <w:rStyle w:val="af8"/>
          </w:rPr>
          <w:fldChar w:fldCharType="separate"/>
        </w:r>
        <w:r w:rsidRPr="001F30AD">
          <w:rPr>
            <w:rStyle w:val="af8"/>
            <w:lang w:eastAsia="ja-JP"/>
            <w14:scene3d>
              <w14:camera w14:prst="orthographicFront"/>
              <w14:lightRig w14:rig="threePt" w14:dir="t">
                <w14:rot w14:lat="0" w14:lon="0" w14:rev="0"/>
              </w14:lightRig>
            </w14:scene3d>
          </w:rPr>
          <w:t>26</w:t>
        </w:r>
        <w:r w:rsidRPr="001F30AD">
          <w:rPr>
            <w:rStyle w:val="af8"/>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Query a list of products that have coverage with a specific attribute value in the lower level</w:t>
        </w:r>
        <w:r>
          <w:rPr>
            <w:webHidden/>
          </w:rPr>
          <w:tab/>
        </w:r>
        <w:r>
          <w:rPr>
            <w:webHidden/>
          </w:rPr>
          <w:fldChar w:fldCharType="begin"/>
        </w:r>
        <w:r>
          <w:rPr>
            <w:webHidden/>
          </w:rPr>
          <w:instrText xml:space="preserve"> PAGEREF _Toc17112141 \h </w:instrText>
        </w:r>
        <w:r>
          <w:rPr>
            <w:webHidden/>
          </w:rPr>
        </w:r>
      </w:ins>
      <w:r>
        <w:rPr>
          <w:webHidden/>
        </w:rPr>
        <w:fldChar w:fldCharType="separate"/>
      </w:r>
      <w:ins w:id="302" w:author="哲均 宋" w:date="2019-08-19T12:50:00Z">
        <w:r>
          <w:rPr>
            <w:webHidden/>
          </w:rPr>
          <w:t>49</w:t>
        </w:r>
        <w:r>
          <w:rPr>
            <w:webHidden/>
          </w:rPr>
          <w:fldChar w:fldCharType="end"/>
        </w:r>
        <w:r w:rsidRPr="001F30AD">
          <w:rPr>
            <w:rStyle w:val="af8"/>
          </w:rPr>
          <w:fldChar w:fldCharType="end"/>
        </w:r>
      </w:ins>
    </w:p>
    <w:p w14:paraId="4B7886F7" w14:textId="571F351A" w:rsidR="00EA1D3F" w:rsidRDefault="00EA1D3F">
      <w:pPr>
        <w:pStyle w:val="23"/>
        <w:ind w:left="99"/>
        <w:rPr>
          <w:ins w:id="303" w:author="哲均 宋" w:date="2019-08-19T12:50:00Z"/>
          <w:rFonts w:asciiTheme="minorHAnsi" w:eastAsiaTheme="minorEastAsia" w:hAnsiTheme="minorHAnsi"/>
          <w:b w:val="0"/>
          <w:sz w:val="21"/>
          <w:lang w:eastAsia="ja-JP"/>
        </w:rPr>
      </w:pPr>
      <w:ins w:id="304" w:author="哲均 宋" w:date="2019-08-19T12:50:00Z">
        <w:r w:rsidRPr="001F30AD">
          <w:rPr>
            <w:rStyle w:val="af8"/>
          </w:rPr>
          <w:fldChar w:fldCharType="begin"/>
        </w:r>
        <w:r w:rsidRPr="001F30AD">
          <w:rPr>
            <w:rStyle w:val="af8"/>
          </w:rPr>
          <w:instrText xml:space="preserve"> </w:instrText>
        </w:r>
        <w:r>
          <w:instrText>HYPERLINK \l "_Toc17112142"</w:instrText>
        </w:r>
        <w:r w:rsidRPr="001F30AD">
          <w:rPr>
            <w:rStyle w:val="af8"/>
          </w:rPr>
          <w:instrText xml:space="preserve"> </w:instrText>
        </w:r>
        <w:r w:rsidRPr="001F30AD">
          <w:rPr>
            <w:rStyle w:val="af8"/>
          </w:rPr>
        </w:r>
        <w:r w:rsidRPr="001F30AD">
          <w:rPr>
            <w:rStyle w:val="af8"/>
          </w:rPr>
          <w:fldChar w:fldCharType="separate"/>
        </w:r>
        <w:r w:rsidRPr="001F30AD">
          <w:rPr>
            <w:rStyle w:val="af8"/>
            <w:rFonts w:eastAsia="Malgun Gothic"/>
            <w:lang w:eastAsia="ja-JP"/>
            <w14:scene3d>
              <w14:camera w14:prst="orthographicFront"/>
              <w14:lightRig w14:rig="threePt" w14:dir="t">
                <w14:rot w14:lat="0" w14:lon="0" w14:rev="0"/>
              </w14:lightRig>
            </w14:scene3d>
          </w:rPr>
          <w:t>27</w:t>
        </w:r>
        <w:r w:rsidRPr="001F30AD">
          <w:rPr>
            <w:rStyle w:val="af8"/>
            <w:rFonts w:eastAsia="Malgun Gothic"/>
            <w:lang w:eastAsia="ja-JP"/>
            <w14:scene3d>
              <w14:camera w14:prst="orthographicFront"/>
              <w14:lightRig w14:rig="threePt" w14:dir="t">
                <w14:rot w14:lat="0" w14:lon="0" w14:rev="0"/>
              </w14:lightRig>
            </w14:scene3d>
          </w:rPr>
          <w:t>．</w:t>
        </w:r>
        <w:r>
          <w:rPr>
            <w:rFonts w:asciiTheme="minorHAnsi" w:eastAsiaTheme="minorEastAsia" w:hAnsiTheme="minorHAnsi"/>
            <w:b w:val="0"/>
            <w:sz w:val="21"/>
            <w:lang w:eastAsia="ja-JP"/>
          </w:rPr>
          <w:tab/>
        </w:r>
        <w:r w:rsidRPr="001F30AD">
          <w:rPr>
            <w:rStyle w:val="af8"/>
            <w:lang w:eastAsia="ja-JP"/>
          </w:rPr>
          <w:t>When the attribute value is a rule</w:t>
        </w:r>
        <w:r>
          <w:rPr>
            <w:webHidden/>
          </w:rPr>
          <w:tab/>
        </w:r>
        <w:r>
          <w:rPr>
            <w:webHidden/>
          </w:rPr>
          <w:fldChar w:fldCharType="begin"/>
        </w:r>
        <w:r>
          <w:rPr>
            <w:webHidden/>
          </w:rPr>
          <w:instrText xml:space="preserve"> PAGEREF _Toc17112142 \h </w:instrText>
        </w:r>
        <w:r>
          <w:rPr>
            <w:webHidden/>
          </w:rPr>
        </w:r>
      </w:ins>
      <w:r>
        <w:rPr>
          <w:webHidden/>
        </w:rPr>
        <w:fldChar w:fldCharType="separate"/>
      </w:r>
      <w:ins w:id="305" w:author="哲均 宋" w:date="2019-08-19T12:50:00Z">
        <w:r>
          <w:rPr>
            <w:webHidden/>
          </w:rPr>
          <w:t>50</w:t>
        </w:r>
        <w:r>
          <w:rPr>
            <w:webHidden/>
          </w:rPr>
          <w:fldChar w:fldCharType="end"/>
        </w:r>
        <w:r w:rsidRPr="001F30AD">
          <w:rPr>
            <w:rStyle w:val="af8"/>
          </w:rPr>
          <w:fldChar w:fldCharType="end"/>
        </w:r>
      </w:ins>
    </w:p>
    <w:p w14:paraId="69DE7C48" w14:textId="3AF90FBA" w:rsidR="00EA1D3F" w:rsidRDefault="00EA1D3F">
      <w:pPr>
        <w:pStyle w:val="14"/>
        <w:tabs>
          <w:tab w:val="left" w:pos="1200"/>
        </w:tabs>
        <w:ind w:left="315" w:hanging="315"/>
        <w:rPr>
          <w:ins w:id="306" w:author="哲均 宋" w:date="2019-08-19T12:50:00Z"/>
          <w:rFonts w:asciiTheme="minorHAnsi" w:eastAsiaTheme="minorEastAsia" w:hAnsiTheme="minorHAnsi"/>
          <w:b w:val="0"/>
          <w:spacing w:val="0"/>
          <w:sz w:val="21"/>
          <w:szCs w:val="22"/>
        </w:rPr>
      </w:pPr>
      <w:ins w:id="307" w:author="哲均 宋" w:date="2019-08-19T12:50:00Z">
        <w:r w:rsidRPr="001F30AD">
          <w:rPr>
            <w:rStyle w:val="af8"/>
          </w:rPr>
          <w:fldChar w:fldCharType="begin"/>
        </w:r>
        <w:r w:rsidRPr="001F30AD">
          <w:rPr>
            <w:rStyle w:val="af8"/>
          </w:rPr>
          <w:instrText xml:space="preserve"> </w:instrText>
        </w:r>
        <w:r>
          <w:instrText>HYPERLINK \l "_Toc17112162"</w:instrText>
        </w:r>
        <w:r w:rsidRPr="001F30AD">
          <w:rPr>
            <w:rStyle w:val="af8"/>
          </w:rPr>
          <w:instrText xml:space="preserve"> </w:instrText>
        </w:r>
        <w:r w:rsidRPr="001F30AD">
          <w:rPr>
            <w:rStyle w:val="af8"/>
          </w:rPr>
        </w:r>
        <w:r w:rsidRPr="001F30AD">
          <w:rPr>
            <w:rStyle w:val="af8"/>
          </w:rPr>
          <w:fldChar w:fldCharType="separate"/>
        </w:r>
        <w:r w:rsidRPr="001F30AD">
          <w:rPr>
            <w:rStyle w:val="af8"/>
            <w14:scene3d>
              <w14:camera w14:prst="orthographicFront"/>
              <w14:lightRig w14:rig="threePt" w14:dir="t">
                <w14:rot w14:lat="0" w14:lon="0" w14:rev="0"/>
              </w14:lightRig>
            </w14:scene3d>
          </w:rPr>
          <w:t>Chapter 8.</w:t>
        </w:r>
        <w:r>
          <w:rPr>
            <w:rFonts w:asciiTheme="minorHAnsi" w:eastAsiaTheme="minorEastAsia" w:hAnsiTheme="minorHAnsi"/>
            <w:b w:val="0"/>
            <w:spacing w:val="0"/>
            <w:sz w:val="21"/>
            <w:szCs w:val="22"/>
          </w:rPr>
          <w:tab/>
        </w:r>
        <w:r w:rsidRPr="001F30AD">
          <w:rPr>
            <w:rStyle w:val="af8"/>
          </w:rPr>
          <w:t>Creating SQL with Rule Builder</w:t>
        </w:r>
        <w:r>
          <w:rPr>
            <w:webHidden/>
          </w:rPr>
          <w:tab/>
        </w:r>
        <w:r>
          <w:rPr>
            <w:webHidden/>
          </w:rPr>
          <w:fldChar w:fldCharType="begin"/>
        </w:r>
        <w:r>
          <w:rPr>
            <w:webHidden/>
          </w:rPr>
          <w:instrText xml:space="preserve"> PAGEREF _Toc17112162 \h </w:instrText>
        </w:r>
        <w:r>
          <w:rPr>
            <w:webHidden/>
          </w:rPr>
        </w:r>
      </w:ins>
      <w:r>
        <w:rPr>
          <w:webHidden/>
        </w:rPr>
        <w:fldChar w:fldCharType="separate"/>
      </w:r>
      <w:ins w:id="308" w:author="哲均 宋" w:date="2019-08-19T12:50:00Z">
        <w:r>
          <w:rPr>
            <w:webHidden/>
          </w:rPr>
          <w:t>51</w:t>
        </w:r>
        <w:r>
          <w:rPr>
            <w:webHidden/>
          </w:rPr>
          <w:fldChar w:fldCharType="end"/>
        </w:r>
        <w:r w:rsidRPr="001F30AD">
          <w:rPr>
            <w:rStyle w:val="af8"/>
          </w:rPr>
          <w:fldChar w:fldCharType="end"/>
        </w:r>
      </w:ins>
    </w:p>
    <w:p w14:paraId="72A4E591" w14:textId="7C990B72" w:rsidR="00390B1A" w:rsidDel="00575316" w:rsidRDefault="00390B1A">
      <w:pPr>
        <w:pStyle w:val="14"/>
        <w:ind w:left="309" w:hanging="309"/>
        <w:rPr>
          <w:ins w:id="309" w:author="InnoRules" w:date="2016-10-23T22:21:00Z"/>
          <w:del w:id="310" w:author="哲均 宋" w:date="2019-08-19T12:30:00Z"/>
          <w:rFonts w:asciiTheme="minorHAnsi" w:eastAsiaTheme="minorEastAsia" w:hAnsiTheme="minorHAnsi"/>
          <w:b w:val="0"/>
          <w:spacing w:val="0"/>
          <w:sz w:val="21"/>
          <w:szCs w:val="22"/>
        </w:rPr>
      </w:pPr>
      <w:ins w:id="311" w:author="InnoRules" w:date="2016-10-23T22:21:00Z">
        <w:del w:id="312" w:author="哲均 宋" w:date="2019-08-19T12:30:00Z">
          <w:r w:rsidRPr="00575316" w:rsidDel="00575316">
            <w:rPr>
              <w:rStyle w:val="af8"/>
              <w:rFonts w:hint="eastAsia"/>
              <w14:scene3d>
                <w14:camera w14:prst="orthographicFront"/>
                <w14:lightRig w14:rig="threePt" w14:dir="t">
                  <w14:rot w14:lat="0" w14:lon="0" w14:rev="0"/>
                </w14:lightRig>
              </w14:scene3d>
              <w:rPrChange w:id="313"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314" w:author="哲均 宋" w:date="2019-08-19T12:30:00Z">
                <w:rPr>
                  <w:rStyle w:val="af8"/>
                  <w:rFonts w:hint="eastAsia"/>
                  <w14:scene3d>
                    <w14:camera w14:prst="orthographicFront"/>
                    <w14:lightRig w14:rig="threePt" w14:dir="t">
                      <w14:rot w14:lat="0" w14:lon="0" w14:rev="0"/>
                    </w14:lightRig>
                  </w14:scene3d>
                </w:rPr>
              </w:rPrChange>
            </w:rPr>
            <w:delText>1</w:delText>
          </w:r>
          <w:r w:rsidRPr="00575316" w:rsidDel="00575316">
            <w:rPr>
              <w:rStyle w:val="af8"/>
              <w:rFonts w:hint="eastAsia"/>
              <w14:scene3d>
                <w14:camera w14:prst="orthographicFront"/>
                <w14:lightRig w14:rig="threePt" w14:dir="t">
                  <w14:rot w14:lat="0" w14:lon="0" w14:rev="0"/>
                </w14:lightRig>
              </w14:scene3d>
              <w:rPrChange w:id="315"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316"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hint="eastAsia"/>
              <w:rPrChange w:id="317" w:author="哲均 宋" w:date="2019-08-19T12:30:00Z">
                <w:rPr>
                  <w:rStyle w:val="af8"/>
                  <w:rFonts w:hint="eastAsia"/>
                </w:rPr>
              </w:rPrChange>
            </w:rPr>
            <w:delText>概要</w:delText>
          </w:r>
          <w:r w:rsidDel="00575316">
            <w:rPr>
              <w:webHidden/>
            </w:rPr>
            <w:tab/>
            <w:delText>5</w:delText>
          </w:r>
        </w:del>
      </w:ins>
    </w:p>
    <w:p w14:paraId="3B07D9BF" w14:textId="122AD86A" w:rsidR="00390B1A" w:rsidDel="00575316" w:rsidRDefault="00390B1A">
      <w:pPr>
        <w:pStyle w:val="23"/>
        <w:ind w:left="99"/>
        <w:rPr>
          <w:ins w:id="318" w:author="InnoRules" w:date="2016-10-23T22:21:00Z"/>
          <w:del w:id="319" w:author="哲均 宋" w:date="2019-08-19T12:30:00Z"/>
          <w:rFonts w:asciiTheme="minorHAnsi" w:eastAsiaTheme="minorEastAsia" w:hAnsiTheme="minorHAnsi"/>
          <w:b w:val="0"/>
          <w:sz w:val="21"/>
          <w:lang w:eastAsia="ja-JP"/>
        </w:rPr>
      </w:pPr>
      <w:ins w:id="320" w:author="InnoRules" w:date="2016-10-23T22:21:00Z">
        <w:del w:id="321"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322" w:author="哲均 宋" w:date="2019-08-19T12:30:00Z">
                <w:rPr>
                  <w:rStyle w:val="af8"/>
                  <w:rFonts w:hint="eastAsia"/>
                  <w:lang w:eastAsia="ja-JP"/>
                  <w14:scene3d>
                    <w14:camera w14:prst="orthographicFront"/>
                    <w14:lightRig w14:rig="threePt" w14:dir="t">
                      <w14:rot w14:lat="0" w14:lon="0" w14:rev="0"/>
                    </w14:lightRig>
                  </w14:scene3d>
                </w:rPr>
              </w:rPrChange>
            </w:rPr>
            <w:delText>1</w:delText>
          </w:r>
          <w:r w:rsidRPr="00575316" w:rsidDel="00575316">
            <w:rPr>
              <w:rStyle w:val="af8"/>
              <w:rFonts w:hint="eastAsia"/>
              <w:lang w:eastAsia="ja-JP"/>
              <w14:scene3d>
                <w14:camera w14:prst="orthographicFront"/>
                <w14:lightRig w14:rig="threePt" w14:dir="t">
                  <w14:rot w14:lat="0" w14:lon="0" w14:rev="0"/>
                </w14:lightRig>
              </w14:scene3d>
              <w:rPrChange w:id="323"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324" w:author="哲均 宋" w:date="2019-08-19T12:30:00Z">
                <w:rPr>
                  <w:rStyle w:val="af8"/>
                  <w:rFonts w:hint="eastAsia"/>
                  <w:lang w:eastAsia="ja-JP"/>
                </w:rPr>
              </w:rPrChange>
            </w:rPr>
            <w:delText>オブジェクト管理類型・類型</w:delText>
          </w:r>
          <w:r w:rsidDel="00575316">
            <w:rPr>
              <w:webHidden/>
            </w:rPr>
            <w:tab/>
            <w:delText>5</w:delText>
          </w:r>
        </w:del>
      </w:ins>
    </w:p>
    <w:p w14:paraId="373947C8" w14:textId="31151B83" w:rsidR="00390B1A" w:rsidDel="00575316" w:rsidRDefault="00390B1A">
      <w:pPr>
        <w:pStyle w:val="23"/>
        <w:ind w:left="99"/>
        <w:rPr>
          <w:ins w:id="325" w:author="InnoRules" w:date="2016-10-23T22:21:00Z"/>
          <w:del w:id="326" w:author="哲均 宋" w:date="2019-08-19T12:30:00Z"/>
          <w:rFonts w:asciiTheme="minorHAnsi" w:eastAsiaTheme="minorEastAsia" w:hAnsiTheme="minorHAnsi"/>
          <w:b w:val="0"/>
          <w:sz w:val="21"/>
          <w:lang w:eastAsia="ja-JP"/>
        </w:rPr>
      </w:pPr>
      <w:ins w:id="327" w:author="InnoRules" w:date="2016-10-23T22:21:00Z">
        <w:del w:id="328" w:author="哲均 宋" w:date="2019-08-19T12:30:00Z">
          <w:r w:rsidRPr="00575316" w:rsidDel="00575316">
            <w:rPr>
              <w:rStyle w:val="af8"/>
              <w:rFonts w:hint="eastAsia"/>
              <w14:scene3d>
                <w14:camera w14:prst="orthographicFront"/>
                <w14:lightRig w14:rig="threePt" w14:dir="t">
                  <w14:rot w14:lat="0" w14:lon="0" w14:rev="0"/>
                </w14:lightRig>
              </w14:scene3d>
              <w:rPrChange w:id="329" w:author="哲均 宋" w:date="2019-08-19T12:30:00Z">
                <w:rPr>
                  <w:rStyle w:val="af8"/>
                  <w:rFonts w:hint="eastAsia"/>
                  <w14:scene3d>
                    <w14:camera w14:prst="orthographicFront"/>
                    <w14:lightRig w14:rig="threePt" w14:dir="t">
                      <w14:rot w14:lat="0" w14:lon="0" w14:rev="0"/>
                    </w14:lightRig>
                  </w14:scene3d>
                </w:rPr>
              </w:rPrChange>
            </w:rPr>
            <w:delText>2</w:delText>
          </w:r>
          <w:r w:rsidRPr="00575316" w:rsidDel="00575316">
            <w:rPr>
              <w:rStyle w:val="af8"/>
              <w:rFonts w:hint="eastAsia"/>
              <w14:scene3d>
                <w14:camera w14:prst="orthographicFront"/>
                <w14:lightRig w14:rig="threePt" w14:dir="t">
                  <w14:rot w14:lat="0" w14:lon="0" w14:rev="0"/>
                </w14:lightRig>
              </w14:scene3d>
              <w:rPrChange w:id="330"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31" w:author="哲均 宋" w:date="2019-08-19T12:30:00Z">
                <w:rPr>
                  <w:rStyle w:val="af8"/>
                  <w:rFonts w:hint="eastAsia"/>
                </w:rPr>
              </w:rPrChange>
            </w:rPr>
            <w:delText>オブジェクト詳細類型</w:delText>
          </w:r>
          <w:r w:rsidDel="00575316">
            <w:rPr>
              <w:webHidden/>
            </w:rPr>
            <w:tab/>
            <w:delText>5</w:delText>
          </w:r>
        </w:del>
      </w:ins>
    </w:p>
    <w:p w14:paraId="2B83A3DE" w14:textId="1BA074E3" w:rsidR="00390B1A" w:rsidDel="00575316" w:rsidRDefault="00390B1A">
      <w:pPr>
        <w:pStyle w:val="23"/>
        <w:ind w:left="99"/>
        <w:rPr>
          <w:ins w:id="332" w:author="InnoRules" w:date="2016-10-23T22:21:00Z"/>
          <w:del w:id="333" w:author="哲均 宋" w:date="2019-08-19T12:30:00Z"/>
          <w:rFonts w:asciiTheme="minorHAnsi" w:eastAsiaTheme="minorEastAsia" w:hAnsiTheme="minorHAnsi"/>
          <w:b w:val="0"/>
          <w:sz w:val="21"/>
          <w:lang w:eastAsia="ja-JP"/>
        </w:rPr>
      </w:pPr>
      <w:ins w:id="334" w:author="InnoRules" w:date="2016-10-23T22:21:00Z">
        <w:del w:id="335" w:author="哲均 宋" w:date="2019-08-19T12:30:00Z">
          <w:r w:rsidRPr="00575316" w:rsidDel="00575316">
            <w:rPr>
              <w:rStyle w:val="af8"/>
              <w:rFonts w:hint="eastAsia"/>
              <w14:scene3d>
                <w14:camera w14:prst="orthographicFront"/>
                <w14:lightRig w14:rig="threePt" w14:dir="t">
                  <w14:rot w14:lat="0" w14:lon="0" w14:rev="0"/>
                </w14:lightRig>
              </w14:scene3d>
              <w:rPrChange w:id="336" w:author="哲均 宋" w:date="2019-08-19T12:30:00Z">
                <w:rPr>
                  <w:rStyle w:val="af8"/>
                  <w:rFonts w:hint="eastAsia"/>
                  <w14:scene3d>
                    <w14:camera w14:prst="orthographicFront"/>
                    <w14:lightRig w14:rig="threePt" w14:dir="t">
                      <w14:rot w14:lat="0" w14:lon="0" w14:rev="0"/>
                    </w14:lightRig>
                  </w14:scene3d>
                </w:rPr>
              </w:rPrChange>
            </w:rPr>
            <w:delText>3</w:delText>
          </w:r>
          <w:r w:rsidRPr="00575316" w:rsidDel="00575316">
            <w:rPr>
              <w:rStyle w:val="af8"/>
              <w:rFonts w:hint="eastAsia"/>
              <w14:scene3d>
                <w14:camera w14:prst="orthographicFront"/>
                <w14:lightRig w14:rig="threePt" w14:dir="t">
                  <w14:rot w14:lat="0" w14:lon="0" w14:rev="0"/>
                </w14:lightRig>
              </w14:scene3d>
              <w:rPrChange w:id="337"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38" w:author="哲均 宋" w:date="2019-08-19T12:30:00Z">
                <w:rPr>
                  <w:rStyle w:val="af8"/>
                  <w:rFonts w:hint="eastAsia"/>
                </w:rPr>
              </w:rPrChange>
            </w:rPr>
            <w:delText>オブジェクト</w:delText>
          </w:r>
          <w:r w:rsidDel="00575316">
            <w:rPr>
              <w:webHidden/>
            </w:rPr>
            <w:tab/>
            <w:delText>5</w:delText>
          </w:r>
        </w:del>
      </w:ins>
    </w:p>
    <w:p w14:paraId="743237D0" w14:textId="21814A67" w:rsidR="00390B1A" w:rsidDel="00575316" w:rsidRDefault="00390B1A">
      <w:pPr>
        <w:pStyle w:val="23"/>
        <w:ind w:left="99"/>
        <w:rPr>
          <w:ins w:id="339" w:author="InnoRules" w:date="2016-10-23T22:21:00Z"/>
          <w:del w:id="340" w:author="哲均 宋" w:date="2019-08-19T12:30:00Z"/>
          <w:rFonts w:asciiTheme="minorHAnsi" w:eastAsiaTheme="minorEastAsia" w:hAnsiTheme="minorHAnsi"/>
          <w:b w:val="0"/>
          <w:sz w:val="21"/>
          <w:lang w:eastAsia="ja-JP"/>
        </w:rPr>
      </w:pPr>
      <w:ins w:id="341" w:author="InnoRules" w:date="2016-10-23T22:21:00Z">
        <w:del w:id="342" w:author="哲均 宋" w:date="2019-08-19T12:30:00Z">
          <w:r w:rsidRPr="00575316" w:rsidDel="00575316">
            <w:rPr>
              <w:rStyle w:val="af8"/>
              <w:rFonts w:hint="eastAsia"/>
              <w14:scene3d>
                <w14:camera w14:prst="orthographicFront"/>
                <w14:lightRig w14:rig="threePt" w14:dir="t">
                  <w14:rot w14:lat="0" w14:lon="0" w14:rev="0"/>
                </w14:lightRig>
              </w14:scene3d>
              <w:rPrChange w:id="343" w:author="哲均 宋" w:date="2019-08-19T12:30:00Z">
                <w:rPr>
                  <w:rStyle w:val="af8"/>
                  <w:rFonts w:hint="eastAsia"/>
                  <w14:scene3d>
                    <w14:camera w14:prst="orthographicFront"/>
                    <w14:lightRig w14:rig="threePt" w14:dir="t">
                      <w14:rot w14:lat="0" w14:lon="0" w14:rev="0"/>
                    </w14:lightRig>
                  </w14:scene3d>
                </w:rPr>
              </w:rPrChange>
            </w:rPr>
            <w:delText>4</w:delText>
          </w:r>
          <w:r w:rsidRPr="00575316" w:rsidDel="00575316">
            <w:rPr>
              <w:rStyle w:val="af8"/>
              <w:rFonts w:hint="eastAsia"/>
              <w14:scene3d>
                <w14:camera w14:prst="orthographicFront"/>
                <w14:lightRig w14:rig="threePt" w14:dir="t">
                  <w14:rot w14:lat="0" w14:lon="0" w14:rev="0"/>
                </w14:lightRig>
              </w14:scene3d>
              <w:rPrChange w:id="344"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45" w:author="哲均 宋" w:date="2019-08-19T12:30:00Z">
                <w:rPr>
                  <w:rStyle w:val="af8"/>
                  <w:rFonts w:hint="eastAsia"/>
                </w:rPr>
              </w:rPrChange>
            </w:rPr>
            <w:delText>関係</w:delText>
          </w:r>
          <w:r w:rsidDel="00575316">
            <w:rPr>
              <w:webHidden/>
            </w:rPr>
            <w:tab/>
            <w:delText>5</w:delText>
          </w:r>
        </w:del>
      </w:ins>
    </w:p>
    <w:p w14:paraId="4594214C" w14:textId="753FF607" w:rsidR="00390B1A" w:rsidDel="00575316" w:rsidRDefault="00390B1A">
      <w:pPr>
        <w:pStyle w:val="23"/>
        <w:ind w:left="99"/>
        <w:rPr>
          <w:ins w:id="346" w:author="InnoRules" w:date="2016-10-23T22:21:00Z"/>
          <w:del w:id="347" w:author="哲均 宋" w:date="2019-08-19T12:30:00Z"/>
          <w:rFonts w:asciiTheme="minorHAnsi" w:eastAsiaTheme="minorEastAsia" w:hAnsiTheme="minorHAnsi"/>
          <w:b w:val="0"/>
          <w:sz w:val="21"/>
          <w:lang w:eastAsia="ja-JP"/>
        </w:rPr>
      </w:pPr>
      <w:ins w:id="348" w:author="InnoRules" w:date="2016-10-23T22:21:00Z">
        <w:del w:id="349" w:author="哲均 宋" w:date="2019-08-19T12:30:00Z">
          <w:r w:rsidRPr="00575316" w:rsidDel="00575316">
            <w:rPr>
              <w:rStyle w:val="af8"/>
              <w:rFonts w:hint="eastAsia"/>
              <w14:scene3d>
                <w14:camera w14:prst="orthographicFront"/>
                <w14:lightRig w14:rig="threePt" w14:dir="t">
                  <w14:rot w14:lat="0" w14:lon="0" w14:rev="0"/>
                </w14:lightRig>
              </w14:scene3d>
              <w:rPrChange w:id="350" w:author="哲均 宋" w:date="2019-08-19T12:30:00Z">
                <w:rPr>
                  <w:rStyle w:val="af8"/>
                  <w:rFonts w:hint="eastAsia"/>
                  <w14:scene3d>
                    <w14:camera w14:prst="orthographicFront"/>
                    <w14:lightRig w14:rig="threePt" w14:dir="t">
                      <w14:rot w14:lat="0" w14:lon="0" w14:rev="0"/>
                    </w14:lightRig>
                  </w14:scene3d>
                </w:rPr>
              </w:rPrChange>
            </w:rPr>
            <w:delText>5</w:delText>
          </w:r>
          <w:r w:rsidRPr="00575316" w:rsidDel="00575316">
            <w:rPr>
              <w:rStyle w:val="af8"/>
              <w:rFonts w:hint="eastAsia"/>
              <w14:scene3d>
                <w14:camera w14:prst="orthographicFront"/>
                <w14:lightRig w14:rig="threePt" w14:dir="t">
                  <w14:rot w14:lat="0" w14:lon="0" w14:rev="0"/>
                </w14:lightRig>
              </w14:scene3d>
              <w:rPrChange w:id="351"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52" w:author="哲均 宋" w:date="2019-08-19T12:30:00Z">
                <w:rPr>
                  <w:rStyle w:val="af8"/>
                  <w:rFonts w:hint="eastAsia"/>
                </w:rPr>
              </w:rPrChange>
            </w:rPr>
            <w:delText>関係オブジェクト</w:delText>
          </w:r>
          <w:r w:rsidDel="00575316">
            <w:rPr>
              <w:webHidden/>
            </w:rPr>
            <w:tab/>
            <w:delText>5</w:delText>
          </w:r>
        </w:del>
      </w:ins>
    </w:p>
    <w:p w14:paraId="5ECE2877" w14:textId="70990C7F" w:rsidR="00390B1A" w:rsidDel="00575316" w:rsidRDefault="00390B1A">
      <w:pPr>
        <w:pStyle w:val="23"/>
        <w:ind w:left="99"/>
        <w:rPr>
          <w:ins w:id="353" w:author="InnoRules" w:date="2016-10-23T22:21:00Z"/>
          <w:del w:id="354" w:author="哲均 宋" w:date="2019-08-19T12:30:00Z"/>
          <w:rFonts w:asciiTheme="minorHAnsi" w:eastAsiaTheme="minorEastAsia" w:hAnsiTheme="minorHAnsi"/>
          <w:b w:val="0"/>
          <w:sz w:val="21"/>
          <w:lang w:eastAsia="ja-JP"/>
        </w:rPr>
      </w:pPr>
      <w:ins w:id="355" w:author="InnoRules" w:date="2016-10-23T22:21:00Z">
        <w:del w:id="356" w:author="哲均 宋" w:date="2019-08-19T12:30:00Z">
          <w:r w:rsidRPr="00575316" w:rsidDel="00575316">
            <w:rPr>
              <w:rStyle w:val="af8"/>
              <w:rFonts w:hint="eastAsia"/>
              <w14:scene3d>
                <w14:camera w14:prst="orthographicFront"/>
                <w14:lightRig w14:rig="threePt" w14:dir="t">
                  <w14:rot w14:lat="0" w14:lon="0" w14:rev="0"/>
                </w14:lightRig>
              </w14:scene3d>
              <w:rPrChange w:id="357" w:author="哲均 宋" w:date="2019-08-19T12:30:00Z">
                <w:rPr>
                  <w:rStyle w:val="af8"/>
                  <w:rFonts w:hint="eastAsia"/>
                  <w14:scene3d>
                    <w14:camera w14:prst="orthographicFront"/>
                    <w14:lightRig w14:rig="threePt" w14:dir="t">
                      <w14:rot w14:lat="0" w14:lon="0" w14:rev="0"/>
                    </w14:lightRig>
                  </w14:scene3d>
                </w:rPr>
              </w:rPrChange>
            </w:rPr>
            <w:delText>6</w:delText>
          </w:r>
          <w:r w:rsidRPr="00575316" w:rsidDel="00575316">
            <w:rPr>
              <w:rStyle w:val="af8"/>
              <w:rFonts w:hint="eastAsia"/>
              <w14:scene3d>
                <w14:camera w14:prst="orthographicFront"/>
                <w14:lightRig w14:rig="threePt" w14:dir="t">
                  <w14:rot w14:lat="0" w14:lon="0" w14:rev="0"/>
                </w14:lightRig>
              </w14:scene3d>
              <w:rPrChange w:id="358"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59" w:author="哲均 宋" w:date="2019-08-19T12:30:00Z">
                <w:rPr>
                  <w:rStyle w:val="af8"/>
                  <w:rFonts w:hint="eastAsia"/>
                </w:rPr>
              </w:rPrChange>
            </w:rPr>
            <w:delText>関係類型</w:delText>
          </w:r>
          <w:r w:rsidDel="00575316">
            <w:rPr>
              <w:webHidden/>
            </w:rPr>
            <w:tab/>
            <w:delText>5</w:delText>
          </w:r>
        </w:del>
      </w:ins>
    </w:p>
    <w:p w14:paraId="25F33E7D" w14:textId="6BD788B3" w:rsidR="00390B1A" w:rsidDel="00575316" w:rsidRDefault="00390B1A">
      <w:pPr>
        <w:pStyle w:val="23"/>
        <w:ind w:left="99"/>
        <w:rPr>
          <w:ins w:id="360" w:author="InnoRules" w:date="2016-10-23T22:21:00Z"/>
          <w:del w:id="361" w:author="哲均 宋" w:date="2019-08-19T12:30:00Z"/>
          <w:rFonts w:asciiTheme="minorHAnsi" w:eastAsiaTheme="minorEastAsia" w:hAnsiTheme="minorHAnsi"/>
          <w:b w:val="0"/>
          <w:sz w:val="21"/>
          <w:lang w:eastAsia="ja-JP"/>
        </w:rPr>
      </w:pPr>
      <w:ins w:id="362" w:author="InnoRules" w:date="2016-10-23T22:21:00Z">
        <w:del w:id="363" w:author="哲均 宋" w:date="2019-08-19T12:30:00Z">
          <w:r w:rsidRPr="00575316" w:rsidDel="00575316">
            <w:rPr>
              <w:rStyle w:val="af8"/>
              <w:rFonts w:hint="eastAsia"/>
              <w14:scene3d>
                <w14:camera w14:prst="orthographicFront"/>
                <w14:lightRig w14:rig="threePt" w14:dir="t">
                  <w14:rot w14:lat="0" w14:lon="0" w14:rev="0"/>
                </w14:lightRig>
              </w14:scene3d>
              <w:rPrChange w:id="364" w:author="哲均 宋" w:date="2019-08-19T12:30:00Z">
                <w:rPr>
                  <w:rStyle w:val="af8"/>
                  <w:rFonts w:hint="eastAsia"/>
                  <w14:scene3d>
                    <w14:camera w14:prst="orthographicFront"/>
                    <w14:lightRig w14:rig="threePt" w14:dir="t">
                      <w14:rot w14:lat="0" w14:lon="0" w14:rev="0"/>
                    </w14:lightRig>
                  </w14:scene3d>
                </w:rPr>
              </w:rPrChange>
            </w:rPr>
            <w:delText>7</w:delText>
          </w:r>
          <w:r w:rsidRPr="00575316" w:rsidDel="00575316">
            <w:rPr>
              <w:rStyle w:val="af8"/>
              <w:rFonts w:hint="eastAsia"/>
              <w14:scene3d>
                <w14:camera w14:prst="orthographicFront"/>
                <w14:lightRig w14:rig="threePt" w14:dir="t">
                  <w14:rot w14:lat="0" w14:lon="0" w14:rev="0"/>
                </w14:lightRig>
              </w14:scene3d>
              <w:rPrChange w:id="365"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66" w:author="哲均 宋" w:date="2019-08-19T12:30:00Z">
                <w:rPr>
                  <w:rStyle w:val="af8"/>
                  <w:rFonts w:hint="eastAsia"/>
                </w:rPr>
              </w:rPrChange>
            </w:rPr>
            <w:delText>関係ルール</w:delText>
          </w:r>
          <w:r w:rsidDel="00575316">
            <w:rPr>
              <w:webHidden/>
            </w:rPr>
            <w:tab/>
            <w:delText>6</w:delText>
          </w:r>
        </w:del>
      </w:ins>
    </w:p>
    <w:p w14:paraId="7FB11267" w14:textId="736FDDC5" w:rsidR="00390B1A" w:rsidDel="00575316" w:rsidRDefault="00390B1A">
      <w:pPr>
        <w:pStyle w:val="23"/>
        <w:ind w:left="99"/>
        <w:rPr>
          <w:ins w:id="367" w:author="InnoRules" w:date="2016-10-23T22:21:00Z"/>
          <w:del w:id="368" w:author="哲均 宋" w:date="2019-08-19T12:30:00Z"/>
          <w:rFonts w:asciiTheme="minorHAnsi" w:eastAsiaTheme="minorEastAsia" w:hAnsiTheme="minorHAnsi"/>
          <w:b w:val="0"/>
          <w:sz w:val="21"/>
          <w:lang w:eastAsia="ja-JP"/>
        </w:rPr>
      </w:pPr>
      <w:ins w:id="369" w:author="InnoRules" w:date="2016-10-23T22:21:00Z">
        <w:del w:id="370" w:author="哲均 宋" w:date="2019-08-19T12:30:00Z">
          <w:r w:rsidRPr="00575316" w:rsidDel="00575316">
            <w:rPr>
              <w:rStyle w:val="af8"/>
              <w:rFonts w:hint="eastAsia"/>
              <w14:scene3d>
                <w14:camera w14:prst="orthographicFront"/>
                <w14:lightRig w14:rig="threePt" w14:dir="t">
                  <w14:rot w14:lat="0" w14:lon="0" w14:rev="0"/>
                </w14:lightRig>
              </w14:scene3d>
              <w:rPrChange w:id="371" w:author="哲均 宋" w:date="2019-08-19T12:30:00Z">
                <w:rPr>
                  <w:rStyle w:val="af8"/>
                  <w:rFonts w:hint="eastAsia"/>
                  <w14:scene3d>
                    <w14:camera w14:prst="orthographicFront"/>
                    <w14:lightRig w14:rig="threePt" w14:dir="t">
                      <w14:rot w14:lat="0" w14:lon="0" w14:rev="0"/>
                    </w14:lightRig>
                  </w14:scene3d>
                </w:rPr>
              </w:rPrChange>
            </w:rPr>
            <w:delText>8</w:delText>
          </w:r>
          <w:r w:rsidRPr="00575316" w:rsidDel="00575316">
            <w:rPr>
              <w:rStyle w:val="af8"/>
              <w:rFonts w:hint="eastAsia"/>
              <w14:scene3d>
                <w14:camera w14:prst="orthographicFront"/>
                <w14:lightRig w14:rig="threePt" w14:dir="t">
                  <w14:rot w14:lat="0" w14:lon="0" w14:rev="0"/>
                </w14:lightRig>
              </w14:scene3d>
              <w:rPrChange w:id="372"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73" w:author="哲均 宋" w:date="2019-08-19T12:30:00Z">
                <w:rPr>
                  <w:rStyle w:val="af8"/>
                  <w:rFonts w:hint="eastAsia"/>
                </w:rPr>
              </w:rPrChange>
            </w:rPr>
            <w:delText>関係ルール</w:delText>
          </w:r>
          <w:r w:rsidRPr="00575316" w:rsidDel="00575316">
            <w:rPr>
              <w:rStyle w:val="af8"/>
              <w:rFonts w:hint="eastAsia"/>
              <w:lang w:eastAsia="ja-JP"/>
              <w:rPrChange w:id="374" w:author="哲均 宋" w:date="2019-08-19T12:30:00Z">
                <w:rPr>
                  <w:rStyle w:val="af8"/>
                  <w:rFonts w:hint="eastAsia"/>
                  <w:lang w:eastAsia="ja-JP"/>
                </w:rPr>
              </w:rPrChange>
            </w:rPr>
            <w:delText>の</w:delText>
          </w:r>
          <w:r w:rsidRPr="00575316" w:rsidDel="00575316">
            <w:rPr>
              <w:rStyle w:val="af8"/>
              <w:rFonts w:hint="eastAsia"/>
              <w:rPrChange w:id="375" w:author="哲均 宋" w:date="2019-08-19T12:30:00Z">
                <w:rPr>
                  <w:rStyle w:val="af8"/>
                  <w:rFonts w:hint="eastAsia"/>
                </w:rPr>
              </w:rPrChange>
            </w:rPr>
            <w:delText>類型</w:delText>
          </w:r>
          <w:r w:rsidDel="00575316">
            <w:rPr>
              <w:webHidden/>
            </w:rPr>
            <w:tab/>
            <w:delText>6</w:delText>
          </w:r>
        </w:del>
      </w:ins>
    </w:p>
    <w:p w14:paraId="471C072F" w14:textId="4E2D9B00" w:rsidR="00390B1A" w:rsidDel="00575316" w:rsidRDefault="00390B1A">
      <w:pPr>
        <w:pStyle w:val="23"/>
        <w:ind w:left="99"/>
        <w:rPr>
          <w:ins w:id="376" w:author="InnoRules" w:date="2016-10-23T22:21:00Z"/>
          <w:del w:id="377" w:author="哲均 宋" w:date="2019-08-19T12:30:00Z"/>
          <w:rFonts w:asciiTheme="minorHAnsi" w:eastAsiaTheme="minorEastAsia" w:hAnsiTheme="minorHAnsi"/>
          <w:b w:val="0"/>
          <w:sz w:val="21"/>
          <w:lang w:eastAsia="ja-JP"/>
        </w:rPr>
      </w:pPr>
      <w:ins w:id="378" w:author="InnoRules" w:date="2016-10-23T22:21:00Z">
        <w:del w:id="379" w:author="哲均 宋" w:date="2019-08-19T12:30:00Z">
          <w:r w:rsidRPr="00575316" w:rsidDel="00575316">
            <w:rPr>
              <w:rStyle w:val="af8"/>
              <w:rFonts w:hint="eastAsia"/>
              <w14:scene3d>
                <w14:camera w14:prst="orthographicFront"/>
                <w14:lightRig w14:rig="threePt" w14:dir="t">
                  <w14:rot w14:lat="0" w14:lon="0" w14:rev="0"/>
                </w14:lightRig>
              </w14:scene3d>
              <w:rPrChange w:id="380" w:author="哲均 宋" w:date="2019-08-19T12:30:00Z">
                <w:rPr>
                  <w:rStyle w:val="af8"/>
                  <w:rFonts w:hint="eastAsia"/>
                  <w14:scene3d>
                    <w14:camera w14:prst="orthographicFront"/>
                    <w14:lightRig w14:rig="threePt" w14:dir="t">
                      <w14:rot w14:lat="0" w14:lon="0" w14:rev="0"/>
                    </w14:lightRig>
                  </w14:scene3d>
                </w:rPr>
              </w:rPrChange>
            </w:rPr>
            <w:delText>9</w:delText>
          </w:r>
          <w:r w:rsidRPr="00575316" w:rsidDel="00575316">
            <w:rPr>
              <w:rStyle w:val="af8"/>
              <w:rFonts w:hint="eastAsia"/>
              <w14:scene3d>
                <w14:camera w14:prst="orthographicFront"/>
                <w14:lightRig w14:rig="threePt" w14:dir="t">
                  <w14:rot w14:lat="0" w14:lon="0" w14:rev="0"/>
                </w14:lightRig>
              </w14:scene3d>
              <w:rPrChange w:id="381"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82" w:author="哲均 宋" w:date="2019-08-19T12:30:00Z">
                <w:rPr>
                  <w:rStyle w:val="af8"/>
                  <w:rFonts w:hint="eastAsia"/>
                </w:rPr>
              </w:rPrChange>
            </w:rPr>
            <w:delText>標準項目</w:delText>
          </w:r>
          <w:r w:rsidDel="00575316">
            <w:rPr>
              <w:webHidden/>
            </w:rPr>
            <w:tab/>
            <w:delText>6</w:delText>
          </w:r>
        </w:del>
      </w:ins>
    </w:p>
    <w:p w14:paraId="194C6307" w14:textId="657B99FD" w:rsidR="00390B1A" w:rsidDel="00575316" w:rsidRDefault="00390B1A">
      <w:pPr>
        <w:pStyle w:val="23"/>
        <w:ind w:left="99"/>
        <w:rPr>
          <w:ins w:id="383" w:author="InnoRules" w:date="2016-10-23T22:21:00Z"/>
          <w:del w:id="384" w:author="哲均 宋" w:date="2019-08-19T12:30:00Z"/>
          <w:rFonts w:asciiTheme="minorHAnsi" w:eastAsiaTheme="minorEastAsia" w:hAnsiTheme="minorHAnsi"/>
          <w:b w:val="0"/>
          <w:sz w:val="21"/>
          <w:lang w:eastAsia="ja-JP"/>
        </w:rPr>
      </w:pPr>
      <w:ins w:id="385" w:author="InnoRules" w:date="2016-10-23T22:21:00Z">
        <w:del w:id="386" w:author="哲均 宋" w:date="2019-08-19T12:30:00Z">
          <w:r w:rsidRPr="00575316" w:rsidDel="00575316">
            <w:rPr>
              <w:rStyle w:val="af8"/>
              <w:rFonts w:hint="eastAsia"/>
              <w14:scene3d>
                <w14:camera w14:prst="orthographicFront"/>
                <w14:lightRig w14:rig="threePt" w14:dir="t">
                  <w14:rot w14:lat="0" w14:lon="0" w14:rev="0"/>
                </w14:lightRig>
              </w14:scene3d>
              <w:rPrChange w:id="387" w:author="哲均 宋" w:date="2019-08-19T12:30:00Z">
                <w:rPr>
                  <w:rStyle w:val="af8"/>
                  <w:rFonts w:hint="eastAsia"/>
                  <w14:scene3d>
                    <w14:camera w14:prst="orthographicFront"/>
                    <w14:lightRig w14:rig="threePt" w14:dir="t">
                      <w14:rot w14:lat="0" w14:lon="0" w14:rev="0"/>
                    </w14:lightRig>
                  </w14:scene3d>
                </w:rPr>
              </w:rPrChange>
            </w:rPr>
            <w:delText>10</w:delText>
          </w:r>
          <w:r w:rsidRPr="00575316" w:rsidDel="00575316">
            <w:rPr>
              <w:rStyle w:val="af8"/>
              <w:rFonts w:hint="eastAsia"/>
              <w14:scene3d>
                <w14:camera w14:prst="orthographicFront"/>
                <w14:lightRig w14:rig="threePt" w14:dir="t">
                  <w14:rot w14:lat="0" w14:lon="0" w14:rev="0"/>
                </w14:lightRig>
              </w14:scene3d>
              <w:rPrChange w:id="388"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389" w:author="哲均 宋" w:date="2019-08-19T12:30:00Z">
                <w:rPr>
                  <w:rStyle w:val="af8"/>
                  <w:rFonts w:hint="eastAsia"/>
                </w:rPr>
              </w:rPrChange>
            </w:rPr>
            <w:delText>パターン</w:delText>
          </w:r>
        </w:del>
      </w:ins>
      <w:ins w:id="390" w:author="shira" w:date="2017-12-21T16:27:00Z">
        <w:del w:id="391" w:author="哲均 宋" w:date="2019-08-19T12:30:00Z">
          <w:r w:rsidR="00116A9A" w:rsidRPr="00575316" w:rsidDel="00575316">
            <w:rPr>
              <w:rStyle w:val="af8"/>
              <w:rFonts w:hint="eastAsia"/>
              <w:rPrChange w:id="392" w:author="哲均 宋" w:date="2019-08-19T12:30:00Z">
                <w:rPr>
                  <w:rStyle w:val="af8"/>
                  <w:rFonts w:hint="eastAsia"/>
                </w:rPr>
              </w:rPrChange>
            </w:rPr>
            <w:delText>表属性</w:delText>
          </w:r>
        </w:del>
      </w:ins>
      <w:ins w:id="393" w:author="InnoRules" w:date="2016-10-23T22:21:00Z">
        <w:del w:id="394" w:author="哲均 宋" w:date="2019-08-19T12:30:00Z">
          <w:r w:rsidDel="00575316">
            <w:rPr>
              <w:webHidden/>
            </w:rPr>
            <w:tab/>
            <w:delText>6</w:delText>
          </w:r>
        </w:del>
      </w:ins>
    </w:p>
    <w:p w14:paraId="227FCBED" w14:textId="430126AC" w:rsidR="00390B1A" w:rsidDel="00575316" w:rsidRDefault="00390B1A">
      <w:pPr>
        <w:pStyle w:val="23"/>
        <w:ind w:left="99"/>
        <w:rPr>
          <w:ins w:id="395" w:author="InnoRules" w:date="2016-10-23T22:21:00Z"/>
          <w:del w:id="396" w:author="哲均 宋" w:date="2019-08-19T12:30:00Z"/>
          <w:rFonts w:asciiTheme="minorHAnsi" w:eastAsiaTheme="minorEastAsia" w:hAnsiTheme="minorHAnsi"/>
          <w:b w:val="0"/>
          <w:sz w:val="21"/>
          <w:lang w:eastAsia="ja-JP"/>
        </w:rPr>
      </w:pPr>
      <w:ins w:id="397" w:author="InnoRules" w:date="2016-10-23T22:21:00Z">
        <w:del w:id="398" w:author="哲均 宋" w:date="2019-08-19T12:30:00Z">
          <w:r w:rsidRPr="00575316" w:rsidDel="00575316">
            <w:rPr>
              <w:rStyle w:val="af8"/>
              <w:rFonts w:hint="eastAsia"/>
              <w14:scene3d>
                <w14:camera w14:prst="orthographicFront"/>
                <w14:lightRig w14:rig="threePt" w14:dir="t">
                  <w14:rot w14:lat="0" w14:lon="0" w14:rev="0"/>
                </w14:lightRig>
              </w14:scene3d>
              <w:rPrChange w:id="399" w:author="哲均 宋" w:date="2019-08-19T12:30:00Z">
                <w:rPr>
                  <w:rStyle w:val="af8"/>
                  <w:rFonts w:hint="eastAsia"/>
                  <w14:scene3d>
                    <w14:camera w14:prst="orthographicFront"/>
                    <w14:lightRig w14:rig="threePt" w14:dir="t">
                      <w14:rot w14:lat="0" w14:lon="0" w14:rev="0"/>
                    </w14:lightRig>
                  </w14:scene3d>
                </w:rPr>
              </w:rPrChange>
            </w:rPr>
            <w:delText>11</w:delText>
          </w:r>
          <w:r w:rsidRPr="00575316" w:rsidDel="00575316">
            <w:rPr>
              <w:rStyle w:val="af8"/>
              <w:rFonts w:hint="eastAsia"/>
              <w14:scene3d>
                <w14:camera w14:prst="orthographicFront"/>
                <w14:lightRig w14:rig="threePt" w14:dir="t">
                  <w14:rot w14:lat="0" w14:lon="0" w14:rev="0"/>
                </w14:lightRig>
              </w14:scene3d>
              <w:rPrChange w:id="400"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401" w:author="哲均 宋" w:date="2019-08-19T12:30:00Z">
                <w:rPr>
                  <w:rStyle w:val="af8"/>
                  <w:rFonts w:hint="eastAsia"/>
                </w:rPr>
              </w:rPrChange>
            </w:rPr>
            <w:delText>適用期間</w:delText>
          </w:r>
          <w:r w:rsidDel="00575316">
            <w:rPr>
              <w:webHidden/>
            </w:rPr>
            <w:tab/>
            <w:delText>6</w:delText>
          </w:r>
        </w:del>
      </w:ins>
    </w:p>
    <w:p w14:paraId="1BBF0869" w14:textId="2037172C" w:rsidR="00390B1A" w:rsidDel="00575316" w:rsidRDefault="00390B1A">
      <w:pPr>
        <w:pStyle w:val="14"/>
        <w:ind w:left="309" w:hanging="309"/>
        <w:rPr>
          <w:ins w:id="402" w:author="InnoRules" w:date="2016-10-23T22:21:00Z"/>
          <w:del w:id="403" w:author="哲均 宋" w:date="2019-08-19T12:30:00Z"/>
          <w:rFonts w:asciiTheme="minorHAnsi" w:eastAsiaTheme="minorEastAsia" w:hAnsiTheme="minorHAnsi"/>
          <w:b w:val="0"/>
          <w:spacing w:val="0"/>
          <w:sz w:val="21"/>
          <w:szCs w:val="22"/>
        </w:rPr>
      </w:pPr>
      <w:ins w:id="404" w:author="InnoRules" w:date="2016-10-23T22:21:00Z">
        <w:del w:id="405" w:author="哲均 宋" w:date="2019-08-19T12:30:00Z">
          <w:r w:rsidRPr="00575316" w:rsidDel="00575316">
            <w:rPr>
              <w:rStyle w:val="af8"/>
              <w:rFonts w:hint="eastAsia"/>
              <w14:scene3d>
                <w14:camera w14:prst="orthographicFront"/>
                <w14:lightRig w14:rig="threePt" w14:dir="t">
                  <w14:rot w14:lat="0" w14:lon="0" w14:rev="0"/>
                </w14:lightRig>
              </w14:scene3d>
              <w:rPrChange w:id="406"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407" w:author="哲均 宋" w:date="2019-08-19T12:30:00Z">
                <w:rPr>
                  <w:rStyle w:val="af8"/>
                  <w:rFonts w:hint="eastAsia"/>
                  <w14:scene3d>
                    <w14:camera w14:prst="orthographicFront"/>
                    <w14:lightRig w14:rig="threePt" w14:dir="t">
                      <w14:rot w14:lat="0" w14:lon="0" w14:rev="0"/>
                    </w14:lightRig>
                  </w14:scene3d>
                </w:rPr>
              </w:rPrChange>
            </w:rPr>
            <w:delText>2</w:delText>
          </w:r>
          <w:r w:rsidRPr="00575316" w:rsidDel="00575316">
            <w:rPr>
              <w:rStyle w:val="af8"/>
              <w:rFonts w:hint="eastAsia"/>
              <w14:scene3d>
                <w14:camera w14:prst="orthographicFront"/>
                <w14:lightRig w14:rig="threePt" w14:dir="t">
                  <w14:rot w14:lat="0" w14:lon="0" w14:rev="0"/>
                </w14:lightRig>
              </w14:scene3d>
              <w:rPrChange w:id="408"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409"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PrChange w:id="410" w:author="哲均 宋" w:date="2019-08-19T12:30:00Z">
                <w:rPr>
                  <w:rStyle w:val="af8"/>
                </w:rPr>
              </w:rPrChange>
            </w:rPr>
            <w:delText>InnoProduct</w:delText>
          </w:r>
          <w:r w:rsidRPr="00575316" w:rsidDel="00575316">
            <w:rPr>
              <w:rStyle w:val="af8"/>
              <w:rFonts w:hint="eastAsia"/>
              <w:rPrChange w:id="411" w:author="哲均 宋" w:date="2019-08-19T12:30:00Z">
                <w:rPr>
                  <w:rStyle w:val="af8"/>
                  <w:rFonts w:hint="eastAsia"/>
                </w:rPr>
              </w:rPrChange>
            </w:rPr>
            <w:delText>商品リポジトリ</w:delText>
          </w:r>
          <w:r w:rsidDel="00575316">
            <w:rPr>
              <w:webHidden/>
            </w:rPr>
            <w:tab/>
            <w:delText>7</w:delText>
          </w:r>
        </w:del>
      </w:ins>
    </w:p>
    <w:p w14:paraId="0AB2584C" w14:textId="5B56EDD1" w:rsidR="00390B1A" w:rsidDel="00575316" w:rsidRDefault="00390B1A">
      <w:pPr>
        <w:pStyle w:val="23"/>
        <w:ind w:left="99"/>
        <w:rPr>
          <w:ins w:id="412" w:author="InnoRules" w:date="2016-10-23T22:21:00Z"/>
          <w:del w:id="413" w:author="哲均 宋" w:date="2019-08-19T12:30:00Z"/>
          <w:rFonts w:asciiTheme="minorHAnsi" w:eastAsiaTheme="minorEastAsia" w:hAnsiTheme="minorHAnsi"/>
          <w:b w:val="0"/>
          <w:sz w:val="21"/>
          <w:lang w:eastAsia="ja-JP"/>
        </w:rPr>
      </w:pPr>
      <w:ins w:id="414" w:author="InnoRules" w:date="2016-10-23T22:21:00Z">
        <w:del w:id="415"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416" w:author="哲均 宋" w:date="2019-08-19T12:30:00Z">
                <w:rPr>
                  <w:rStyle w:val="af8"/>
                  <w:rFonts w:hint="eastAsia"/>
                  <w:lang w:eastAsia="ja-JP"/>
                  <w14:scene3d>
                    <w14:camera w14:prst="orthographicFront"/>
                    <w14:lightRig w14:rig="threePt" w14:dir="t">
                      <w14:rot w14:lat="0" w14:lon="0" w14:rev="0"/>
                    </w14:lightRig>
                  </w14:scene3d>
                </w:rPr>
              </w:rPrChange>
            </w:rPr>
            <w:delText>1</w:delText>
          </w:r>
          <w:r w:rsidRPr="00575316" w:rsidDel="00575316">
            <w:rPr>
              <w:rStyle w:val="af8"/>
              <w:rFonts w:hint="eastAsia"/>
              <w:lang w:eastAsia="ja-JP"/>
              <w14:scene3d>
                <w14:camera w14:prst="orthographicFront"/>
                <w14:lightRig w14:rig="threePt" w14:dir="t">
                  <w14:rot w14:lat="0" w14:lon="0" w14:rev="0"/>
                </w14:lightRig>
              </w14:scene3d>
              <w:rPrChange w:id="417"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418" w:author="哲均 宋" w:date="2019-08-19T12:30:00Z">
                <w:rPr>
                  <w:rStyle w:val="af8"/>
                  <w:rFonts w:hint="eastAsia"/>
                  <w:lang w:eastAsia="ja-JP"/>
                </w:rPr>
              </w:rPrChange>
            </w:rPr>
            <w:delText>管理類型および標準項目関連領域</w:delText>
          </w:r>
          <w:r w:rsidDel="00575316">
            <w:rPr>
              <w:webHidden/>
            </w:rPr>
            <w:tab/>
            <w:delText>8</w:delText>
          </w:r>
        </w:del>
      </w:ins>
    </w:p>
    <w:p w14:paraId="76F21F44" w14:textId="1173B1B0" w:rsidR="00390B1A" w:rsidDel="00575316" w:rsidRDefault="00390B1A">
      <w:pPr>
        <w:pStyle w:val="31"/>
        <w:ind w:left="396"/>
        <w:rPr>
          <w:ins w:id="419" w:author="InnoRules" w:date="2016-10-23T22:21:00Z"/>
          <w:del w:id="420" w:author="哲均 宋" w:date="2019-08-19T12:30:00Z"/>
          <w:rFonts w:asciiTheme="minorHAnsi" w:eastAsiaTheme="minorEastAsia" w:hAnsiTheme="minorHAnsi"/>
          <w:spacing w:val="0"/>
          <w:sz w:val="21"/>
          <w:szCs w:val="22"/>
        </w:rPr>
      </w:pPr>
      <w:ins w:id="421" w:author="InnoRules" w:date="2016-10-23T22:21:00Z">
        <w:del w:id="422" w:author="哲均 宋" w:date="2019-08-19T12:30:00Z">
          <w:r w:rsidRPr="00575316" w:rsidDel="00575316">
            <w:rPr>
              <w:rStyle w:val="af8"/>
              <w:rFonts w:cstheme="majorHAnsi"/>
              <w14:scene3d>
                <w14:camera w14:prst="orthographicFront"/>
                <w14:lightRig w14:rig="threePt" w14:dir="t">
                  <w14:rot w14:lat="0" w14:lon="0" w14:rev="0"/>
                </w14:lightRig>
              </w14:scene3d>
              <w:rPrChange w:id="423" w:author="哲均 宋" w:date="2019-08-19T12:30:00Z">
                <w:rPr>
                  <w:rStyle w:val="af8"/>
                  <w:rFonts w:cstheme="majorHAnsi"/>
                  <w14:scene3d>
                    <w14:camera w14:prst="orthographicFront"/>
                    <w14:lightRig w14:rig="threePt" w14:dir="t">
                      <w14:rot w14:lat="0" w14:lon="0" w14:rev="0"/>
                    </w14:lightRig>
                  </w14:scene3d>
                </w:rPr>
              </w:rPrChange>
            </w:rPr>
            <w:delText>1.1</w:delText>
          </w:r>
          <w:r w:rsidDel="00575316">
            <w:rPr>
              <w:rFonts w:asciiTheme="minorHAnsi" w:eastAsiaTheme="minorEastAsia" w:hAnsiTheme="minorHAnsi"/>
              <w:spacing w:val="0"/>
              <w:sz w:val="21"/>
              <w:szCs w:val="22"/>
            </w:rPr>
            <w:tab/>
          </w:r>
          <w:r w:rsidRPr="00575316" w:rsidDel="00575316">
            <w:rPr>
              <w:rStyle w:val="af8"/>
              <w:rPrChange w:id="424" w:author="哲均 宋" w:date="2019-08-19T12:30:00Z">
                <w:rPr>
                  <w:rStyle w:val="af8"/>
                </w:rPr>
              </w:rPrChange>
            </w:rPr>
            <w:delText>OBJ1000</w:delText>
          </w:r>
          <w:r w:rsidDel="00575316">
            <w:rPr>
              <w:webHidden/>
            </w:rPr>
            <w:tab/>
            <w:delText>9</w:delText>
          </w:r>
        </w:del>
      </w:ins>
    </w:p>
    <w:p w14:paraId="41A674BB" w14:textId="11C56D2F" w:rsidR="00390B1A" w:rsidDel="00575316" w:rsidRDefault="00390B1A">
      <w:pPr>
        <w:pStyle w:val="31"/>
        <w:ind w:left="396"/>
        <w:rPr>
          <w:ins w:id="425" w:author="InnoRules" w:date="2016-10-23T22:21:00Z"/>
          <w:del w:id="426" w:author="哲均 宋" w:date="2019-08-19T12:30:00Z"/>
          <w:rFonts w:asciiTheme="minorHAnsi" w:eastAsiaTheme="minorEastAsia" w:hAnsiTheme="minorHAnsi"/>
          <w:spacing w:val="0"/>
          <w:sz w:val="21"/>
          <w:szCs w:val="22"/>
        </w:rPr>
      </w:pPr>
      <w:ins w:id="427" w:author="InnoRules" w:date="2016-10-23T22:21:00Z">
        <w:del w:id="428" w:author="哲均 宋" w:date="2019-08-19T12:30:00Z">
          <w:r w:rsidRPr="00575316" w:rsidDel="00575316">
            <w:rPr>
              <w:rStyle w:val="af8"/>
              <w:rFonts w:cstheme="majorHAnsi"/>
              <w14:scene3d>
                <w14:camera w14:prst="orthographicFront"/>
                <w14:lightRig w14:rig="threePt" w14:dir="t">
                  <w14:rot w14:lat="0" w14:lon="0" w14:rev="0"/>
                </w14:lightRig>
              </w14:scene3d>
              <w:rPrChange w:id="429" w:author="哲均 宋" w:date="2019-08-19T12:30:00Z">
                <w:rPr>
                  <w:rStyle w:val="af8"/>
                  <w:rFonts w:cstheme="majorHAnsi"/>
                  <w14:scene3d>
                    <w14:camera w14:prst="orthographicFront"/>
                    <w14:lightRig w14:rig="threePt" w14:dir="t">
                      <w14:rot w14:lat="0" w14:lon="0" w14:rev="0"/>
                    </w14:lightRig>
                  </w14:scene3d>
                </w:rPr>
              </w:rPrChange>
            </w:rPr>
            <w:delText>1.2</w:delText>
          </w:r>
          <w:r w:rsidDel="00575316">
            <w:rPr>
              <w:rFonts w:asciiTheme="minorHAnsi" w:eastAsiaTheme="minorEastAsia" w:hAnsiTheme="minorHAnsi"/>
              <w:spacing w:val="0"/>
              <w:sz w:val="21"/>
              <w:szCs w:val="22"/>
            </w:rPr>
            <w:tab/>
          </w:r>
          <w:r w:rsidRPr="00575316" w:rsidDel="00575316">
            <w:rPr>
              <w:rStyle w:val="af8"/>
              <w:rPrChange w:id="430" w:author="哲均 宋" w:date="2019-08-19T12:30:00Z">
                <w:rPr>
                  <w:rStyle w:val="af8"/>
                </w:rPr>
              </w:rPrChange>
            </w:rPr>
            <w:delText>OBJ1100</w:delText>
          </w:r>
          <w:r w:rsidDel="00575316">
            <w:rPr>
              <w:webHidden/>
            </w:rPr>
            <w:tab/>
            <w:delText>11</w:delText>
          </w:r>
        </w:del>
      </w:ins>
    </w:p>
    <w:p w14:paraId="29D8FBAF" w14:textId="3056B8C0" w:rsidR="00390B1A" w:rsidDel="00575316" w:rsidRDefault="00390B1A">
      <w:pPr>
        <w:pStyle w:val="31"/>
        <w:ind w:left="396"/>
        <w:rPr>
          <w:ins w:id="431" w:author="InnoRules" w:date="2016-10-23T22:21:00Z"/>
          <w:del w:id="432" w:author="哲均 宋" w:date="2019-08-19T12:30:00Z"/>
          <w:rFonts w:asciiTheme="minorHAnsi" w:eastAsiaTheme="minorEastAsia" w:hAnsiTheme="minorHAnsi"/>
          <w:spacing w:val="0"/>
          <w:sz w:val="21"/>
          <w:szCs w:val="22"/>
        </w:rPr>
      </w:pPr>
      <w:ins w:id="433" w:author="InnoRules" w:date="2016-10-23T22:21:00Z">
        <w:del w:id="434" w:author="哲均 宋" w:date="2019-08-19T12:30:00Z">
          <w:r w:rsidRPr="00575316" w:rsidDel="00575316">
            <w:rPr>
              <w:rStyle w:val="af8"/>
              <w:rFonts w:cstheme="majorHAnsi"/>
              <w14:scene3d>
                <w14:camera w14:prst="orthographicFront"/>
                <w14:lightRig w14:rig="threePt" w14:dir="t">
                  <w14:rot w14:lat="0" w14:lon="0" w14:rev="0"/>
                </w14:lightRig>
              </w14:scene3d>
              <w:rPrChange w:id="435" w:author="哲均 宋" w:date="2019-08-19T12:30:00Z">
                <w:rPr>
                  <w:rStyle w:val="af8"/>
                  <w:rFonts w:cstheme="majorHAnsi"/>
                  <w14:scene3d>
                    <w14:camera w14:prst="orthographicFront"/>
                    <w14:lightRig w14:rig="threePt" w14:dir="t">
                      <w14:rot w14:lat="0" w14:lon="0" w14:rev="0"/>
                    </w14:lightRig>
                  </w14:scene3d>
                </w:rPr>
              </w:rPrChange>
            </w:rPr>
            <w:delText>1.3</w:delText>
          </w:r>
          <w:r w:rsidDel="00575316">
            <w:rPr>
              <w:rFonts w:asciiTheme="minorHAnsi" w:eastAsiaTheme="minorEastAsia" w:hAnsiTheme="minorHAnsi"/>
              <w:spacing w:val="0"/>
              <w:sz w:val="21"/>
              <w:szCs w:val="22"/>
            </w:rPr>
            <w:tab/>
          </w:r>
          <w:r w:rsidRPr="00575316" w:rsidDel="00575316">
            <w:rPr>
              <w:rStyle w:val="af8"/>
              <w:rPrChange w:id="436" w:author="哲均 宋" w:date="2019-08-19T12:30:00Z">
                <w:rPr>
                  <w:rStyle w:val="af8"/>
                </w:rPr>
              </w:rPrChange>
            </w:rPr>
            <w:delText>OBJ1110</w:delText>
          </w:r>
          <w:r w:rsidDel="00575316">
            <w:rPr>
              <w:webHidden/>
            </w:rPr>
            <w:tab/>
            <w:delText>13</w:delText>
          </w:r>
        </w:del>
      </w:ins>
    </w:p>
    <w:p w14:paraId="043C2293" w14:textId="2D6A3727" w:rsidR="00390B1A" w:rsidDel="00575316" w:rsidRDefault="00390B1A">
      <w:pPr>
        <w:pStyle w:val="31"/>
        <w:ind w:left="396"/>
        <w:rPr>
          <w:ins w:id="437" w:author="InnoRules" w:date="2016-10-23T22:21:00Z"/>
          <w:del w:id="438" w:author="哲均 宋" w:date="2019-08-19T12:30:00Z"/>
          <w:rFonts w:asciiTheme="minorHAnsi" w:eastAsiaTheme="minorEastAsia" w:hAnsiTheme="minorHAnsi"/>
          <w:spacing w:val="0"/>
          <w:sz w:val="21"/>
          <w:szCs w:val="22"/>
        </w:rPr>
      </w:pPr>
      <w:ins w:id="439" w:author="InnoRules" w:date="2016-10-23T22:21:00Z">
        <w:del w:id="440" w:author="哲均 宋" w:date="2019-08-19T12:30:00Z">
          <w:r w:rsidRPr="00575316" w:rsidDel="00575316">
            <w:rPr>
              <w:rStyle w:val="af8"/>
              <w:rFonts w:cstheme="majorHAnsi"/>
              <w14:scene3d>
                <w14:camera w14:prst="orthographicFront"/>
                <w14:lightRig w14:rig="threePt" w14:dir="t">
                  <w14:rot w14:lat="0" w14:lon="0" w14:rev="0"/>
                </w14:lightRig>
              </w14:scene3d>
              <w:rPrChange w:id="441" w:author="哲均 宋" w:date="2019-08-19T12:30:00Z">
                <w:rPr>
                  <w:rStyle w:val="af8"/>
                  <w:rFonts w:cstheme="majorHAnsi"/>
                  <w14:scene3d>
                    <w14:camera w14:prst="orthographicFront"/>
                    <w14:lightRig w14:rig="threePt" w14:dir="t">
                      <w14:rot w14:lat="0" w14:lon="0" w14:rev="0"/>
                    </w14:lightRig>
                  </w14:scene3d>
                </w:rPr>
              </w:rPrChange>
            </w:rPr>
            <w:delText>1.4</w:delText>
          </w:r>
          <w:r w:rsidDel="00575316">
            <w:rPr>
              <w:rFonts w:asciiTheme="minorHAnsi" w:eastAsiaTheme="minorEastAsia" w:hAnsiTheme="minorHAnsi"/>
              <w:spacing w:val="0"/>
              <w:sz w:val="21"/>
              <w:szCs w:val="22"/>
            </w:rPr>
            <w:tab/>
          </w:r>
          <w:r w:rsidRPr="00575316" w:rsidDel="00575316">
            <w:rPr>
              <w:rStyle w:val="af8"/>
              <w:rPrChange w:id="442" w:author="哲均 宋" w:date="2019-08-19T12:30:00Z">
                <w:rPr>
                  <w:rStyle w:val="af8"/>
                </w:rPr>
              </w:rPrChange>
            </w:rPr>
            <w:delText>OBJ1200</w:delText>
          </w:r>
          <w:r w:rsidDel="00575316">
            <w:rPr>
              <w:webHidden/>
            </w:rPr>
            <w:tab/>
            <w:delText>15</w:delText>
          </w:r>
        </w:del>
      </w:ins>
    </w:p>
    <w:p w14:paraId="12070525" w14:textId="0541FDB5" w:rsidR="00390B1A" w:rsidDel="00575316" w:rsidRDefault="00390B1A">
      <w:pPr>
        <w:pStyle w:val="31"/>
        <w:ind w:left="396"/>
        <w:rPr>
          <w:ins w:id="443" w:author="InnoRules" w:date="2016-10-23T22:21:00Z"/>
          <w:del w:id="444" w:author="哲均 宋" w:date="2019-08-19T12:30:00Z"/>
          <w:rFonts w:asciiTheme="minorHAnsi" w:eastAsiaTheme="minorEastAsia" w:hAnsiTheme="minorHAnsi"/>
          <w:spacing w:val="0"/>
          <w:sz w:val="21"/>
          <w:szCs w:val="22"/>
        </w:rPr>
      </w:pPr>
      <w:ins w:id="445" w:author="InnoRules" w:date="2016-10-23T22:21:00Z">
        <w:del w:id="446" w:author="哲均 宋" w:date="2019-08-19T12:30:00Z">
          <w:r w:rsidRPr="00575316" w:rsidDel="00575316">
            <w:rPr>
              <w:rStyle w:val="af8"/>
              <w:rFonts w:cstheme="majorHAnsi"/>
              <w14:scene3d>
                <w14:camera w14:prst="orthographicFront"/>
                <w14:lightRig w14:rig="threePt" w14:dir="t">
                  <w14:rot w14:lat="0" w14:lon="0" w14:rev="0"/>
                </w14:lightRig>
              </w14:scene3d>
              <w:rPrChange w:id="447" w:author="哲均 宋" w:date="2019-08-19T12:30:00Z">
                <w:rPr>
                  <w:rStyle w:val="af8"/>
                  <w:rFonts w:cstheme="majorHAnsi"/>
                  <w14:scene3d>
                    <w14:camera w14:prst="orthographicFront"/>
                    <w14:lightRig w14:rig="threePt" w14:dir="t">
                      <w14:rot w14:lat="0" w14:lon="0" w14:rev="0"/>
                    </w14:lightRig>
                  </w14:scene3d>
                </w:rPr>
              </w:rPrChange>
            </w:rPr>
            <w:delText>1.5</w:delText>
          </w:r>
          <w:r w:rsidDel="00575316">
            <w:rPr>
              <w:rFonts w:asciiTheme="minorHAnsi" w:eastAsiaTheme="minorEastAsia" w:hAnsiTheme="minorHAnsi"/>
              <w:spacing w:val="0"/>
              <w:sz w:val="21"/>
              <w:szCs w:val="22"/>
            </w:rPr>
            <w:tab/>
          </w:r>
          <w:r w:rsidRPr="00575316" w:rsidDel="00575316">
            <w:rPr>
              <w:rStyle w:val="af8"/>
              <w:rPrChange w:id="448" w:author="哲均 宋" w:date="2019-08-19T12:30:00Z">
                <w:rPr>
                  <w:rStyle w:val="af8"/>
                </w:rPr>
              </w:rPrChange>
            </w:rPr>
            <w:delText>OBJ1400</w:delText>
          </w:r>
          <w:r w:rsidDel="00575316">
            <w:rPr>
              <w:webHidden/>
            </w:rPr>
            <w:tab/>
            <w:delText>18</w:delText>
          </w:r>
        </w:del>
      </w:ins>
    </w:p>
    <w:p w14:paraId="325D2892" w14:textId="28FE3064" w:rsidR="00390B1A" w:rsidDel="00575316" w:rsidRDefault="00390B1A">
      <w:pPr>
        <w:pStyle w:val="23"/>
        <w:ind w:left="99"/>
        <w:rPr>
          <w:ins w:id="449" w:author="InnoRules" w:date="2016-10-23T22:21:00Z"/>
          <w:del w:id="450" w:author="哲均 宋" w:date="2019-08-19T12:30:00Z"/>
          <w:rFonts w:asciiTheme="minorHAnsi" w:eastAsiaTheme="minorEastAsia" w:hAnsiTheme="minorHAnsi"/>
          <w:b w:val="0"/>
          <w:sz w:val="21"/>
          <w:lang w:eastAsia="ja-JP"/>
        </w:rPr>
      </w:pPr>
      <w:ins w:id="451" w:author="InnoRules" w:date="2016-10-23T22:21:00Z">
        <w:del w:id="452"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453" w:author="哲均 宋" w:date="2019-08-19T12:30:00Z">
                <w:rPr>
                  <w:rStyle w:val="af8"/>
                  <w:rFonts w:hint="eastAsia"/>
                  <w:lang w:eastAsia="ja-JP"/>
                  <w14:scene3d>
                    <w14:camera w14:prst="orthographicFront"/>
                    <w14:lightRig w14:rig="threePt" w14:dir="t">
                      <w14:rot w14:lat="0" w14:lon="0" w14:rev="0"/>
                    </w14:lightRig>
                  </w14:scene3d>
                </w:rPr>
              </w:rPrChange>
            </w:rPr>
            <w:delText>2</w:delText>
          </w:r>
          <w:r w:rsidRPr="00575316" w:rsidDel="00575316">
            <w:rPr>
              <w:rStyle w:val="af8"/>
              <w:rFonts w:hint="eastAsia"/>
              <w:lang w:eastAsia="ja-JP"/>
              <w14:scene3d>
                <w14:camera w14:prst="orthographicFront"/>
                <w14:lightRig w14:rig="threePt" w14:dir="t">
                  <w14:rot w14:lat="0" w14:lon="0" w14:rev="0"/>
                </w14:lightRig>
              </w14:scene3d>
              <w:rPrChange w:id="454"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455" w:author="哲均 宋" w:date="2019-08-19T12:30:00Z">
                <w:rPr>
                  <w:rStyle w:val="af8"/>
                  <w:rFonts w:hint="eastAsia"/>
                  <w:lang w:eastAsia="ja-JP"/>
                </w:rPr>
              </w:rPrChange>
            </w:rPr>
            <w:delText>オブジェクト・標準項目値・パターン</w:delText>
          </w:r>
        </w:del>
      </w:ins>
      <w:ins w:id="456" w:author="shira" w:date="2017-12-21T16:27:00Z">
        <w:del w:id="457" w:author="哲均 宋" w:date="2019-08-19T12:30:00Z">
          <w:r w:rsidR="00116A9A" w:rsidRPr="00575316" w:rsidDel="00575316">
            <w:rPr>
              <w:rStyle w:val="af8"/>
              <w:rFonts w:hint="eastAsia"/>
              <w:lang w:eastAsia="ja-JP"/>
              <w:rPrChange w:id="458" w:author="哲均 宋" w:date="2019-08-19T12:30:00Z">
                <w:rPr>
                  <w:rStyle w:val="af8"/>
                  <w:rFonts w:hint="eastAsia"/>
                  <w:lang w:eastAsia="ja-JP"/>
                </w:rPr>
              </w:rPrChange>
            </w:rPr>
            <w:delText>表属性</w:delText>
          </w:r>
        </w:del>
      </w:ins>
      <w:ins w:id="459" w:author="InnoRules" w:date="2016-10-23T22:21:00Z">
        <w:del w:id="460" w:author="哲均 宋" w:date="2019-08-19T12:30:00Z">
          <w:r w:rsidRPr="00575316" w:rsidDel="00575316">
            <w:rPr>
              <w:rStyle w:val="af8"/>
              <w:rFonts w:hint="eastAsia"/>
              <w:lang w:eastAsia="ja-JP"/>
              <w:rPrChange w:id="461" w:author="哲均 宋" w:date="2019-08-19T12:30:00Z">
                <w:rPr>
                  <w:rStyle w:val="af8"/>
                  <w:rFonts w:hint="eastAsia"/>
                  <w:lang w:eastAsia="ja-JP"/>
                </w:rPr>
              </w:rPrChange>
            </w:rPr>
            <w:delText>情報関連領域</w:delText>
          </w:r>
          <w:r w:rsidDel="00575316">
            <w:rPr>
              <w:webHidden/>
            </w:rPr>
            <w:tab/>
            <w:delText>20</w:delText>
          </w:r>
        </w:del>
      </w:ins>
    </w:p>
    <w:p w14:paraId="3AEA317F" w14:textId="79B23474" w:rsidR="00390B1A" w:rsidDel="00575316" w:rsidRDefault="00390B1A">
      <w:pPr>
        <w:pStyle w:val="31"/>
        <w:ind w:left="396"/>
        <w:rPr>
          <w:ins w:id="462" w:author="InnoRules" w:date="2016-10-23T22:21:00Z"/>
          <w:del w:id="463" w:author="哲均 宋" w:date="2019-08-19T12:30:00Z"/>
          <w:rFonts w:asciiTheme="minorHAnsi" w:eastAsiaTheme="minorEastAsia" w:hAnsiTheme="minorHAnsi"/>
          <w:spacing w:val="0"/>
          <w:sz w:val="21"/>
          <w:szCs w:val="22"/>
        </w:rPr>
      </w:pPr>
      <w:ins w:id="464" w:author="InnoRules" w:date="2016-10-23T22:21:00Z">
        <w:del w:id="465" w:author="哲均 宋" w:date="2019-08-19T12:30:00Z">
          <w:r w:rsidRPr="00575316" w:rsidDel="00575316">
            <w:rPr>
              <w:rStyle w:val="af8"/>
              <w:rFonts w:cstheme="majorHAnsi"/>
              <w14:scene3d>
                <w14:camera w14:prst="orthographicFront"/>
                <w14:lightRig w14:rig="threePt" w14:dir="t">
                  <w14:rot w14:lat="0" w14:lon="0" w14:rev="0"/>
                </w14:lightRig>
              </w14:scene3d>
              <w:rPrChange w:id="466" w:author="哲均 宋" w:date="2019-08-19T12:30:00Z">
                <w:rPr>
                  <w:rStyle w:val="af8"/>
                  <w:rFonts w:cstheme="majorHAnsi"/>
                  <w14:scene3d>
                    <w14:camera w14:prst="orthographicFront"/>
                    <w14:lightRig w14:rig="threePt" w14:dir="t">
                      <w14:rot w14:lat="0" w14:lon="0" w14:rev="0"/>
                    </w14:lightRig>
                  </w14:scene3d>
                </w:rPr>
              </w:rPrChange>
            </w:rPr>
            <w:delText>2.1</w:delText>
          </w:r>
          <w:r w:rsidDel="00575316">
            <w:rPr>
              <w:rFonts w:asciiTheme="minorHAnsi" w:eastAsiaTheme="minorEastAsia" w:hAnsiTheme="minorHAnsi"/>
              <w:spacing w:val="0"/>
              <w:sz w:val="21"/>
              <w:szCs w:val="22"/>
            </w:rPr>
            <w:tab/>
          </w:r>
          <w:r w:rsidRPr="00575316" w:rsidDel="00575316">
            <w:rPr>
              <w:rStyle w:val="af8"/>
              <w:rPrChange w:id="467" w:author="哲均 宋" w:date="2019-08-19T12:30:00Z">
                <w:rPr>
                  <w:rStyle w:val="af8"/>
                </w:rPr>
              </w:rPrChange>
            </w:rPr>
            <w:delText>OBJ_MAIN</w:delText>
          </w:r>
          <w:r w:rsidDel="00575316">
            <w:rPr>
              <w:webHidden/>
            </w:rPr>
            <w:tab/>
            <w:delText>21</w:delText>
          </w:r>
        </w:del>
      </w:ins>
    </w:p>
    <w:p w14:paraId="4579A16A" w14:textId="7F07D690" w:rsidR="00390B1A" w:rsidDel="00575316" w:rsidRDefault="00390B1A">
      <w:pPr>
        <w:pStyle w:val="31"/>
        <w:ind w:left="396"/>
        <w:rPr>
          <w:ins w:id="468" w:author="InnoRules" w:date="2016-10-23T22:21:00Z"/>
          <w:del w:id="469" w:author="哲均 宋" w:date="2019-08-19T12:30:00Z"/>
          <w:rFonts w:asciiTheme="minorHAnsi" w:eastAsiaTheme="minorEastAsia" w:hAnsiTheme="minorHAnsi"/>
          <w:spacing w:val="0"/>
          <w:sz w:val="21"/>
          <w:szCs w:val="22"/>
        </w:rPr>
      </w:pPr>
      <w:ins w:id="470" w:author="InnoRules" w:date="2016-10-23T22:21:00Z">
        <w:del w:id="471" w:author="哲均 宋" w:date="2019-08-19T12:30:00Z">
          <w:r w:rsidRPr="00575316" w:rsidDel="00575316">
            <w:rPr>
              <w:rStyle w:val="af8"/>
              <w:rFonts w:cstheme="majorHAnsi"/>
              <w14:scene3d>
                <w14:camera w14:prst="orthographicFront"/>
                <w14:lightRig w14:rig="threePt" w14:dir="t">
                  <w14:rot w14:lat="0" w14:lon="0" w14:rev="0"/>
                </w14:lightRig>
              </w14:scene3d>
              <w:rPrChange w:id="472" w:author="哲均 宋" w:date="2019-08-19T12:30:00Z">
                <w:rPr>
                  <w:rStyle w:val="af8"/>
                  <w:rFonts w:cstheme="majorHAnsi"/>
                  <w14:scene3d>
                    <w14:camera w14:prst="orthographicFront"/>
                    <w14:lightRig w14:rig="threePt" w14:dir="t">
                      <w14:rot w14:lat="0" w14:lon="0" w14:rev="0"/>
                    </w14:lightRig>
                  </w14:scene3d>
                </w:rPr>
              </w:rPrChange>
            </w:rPr>
            <w:delText>2.2</w:delText>
          </w:r>
          <w:r w:rsidDel="00575316">
            <w:rPr>
              <w:rFonts w:asciiTheme="minorHAnsi" w:eastAsiaTheme="minorEastAsia" w:hAnsiTheme="minorHAnsi"/>
              <w:spacing w:val="0"/>
              <w:sz w:val="21"/>
              <w:szCs w:val="22"/>
            </w:rPr>
            <w:tab/>
          </w:r>
          <w:r w:rsidRPr="00575316" w:rsidDel="00575316">
            <w:rPr>
              <w:rStyle w:val="af8"/>
              <w:rPrChange w:id="473" w:author="哲均 宋" w:date="2019-08-19T12:30:00Z">
                <w:rPr>
                  <w:rStyle w:val="af8"/>
                </w:rPr>
              </w:rPrChange>
            </w:rPr>
            <w:delText>OBJ_DETAIL</w:delText>
          </w:r>
          <w:r w:rsidDel="00575316">
            <w:rPr>
              <w:webHidden/>
            </w:rPr>
            <w:tab/>
            <w:delText>23</w:delText>
          </w:r>
        </w:del>
      </w:ins>
    </w:p>
    <w:p w14:paraId="663235E6" w14:textId="20511414" w:rsidR="00390B1A" w:rsidDel="00575316" w:rsidRDefault="00390B1A">
      <w:pPr>
        <w:pStyle w:val="31"/>
        <w:ind w:left="396"/>
        <w:rPr>
          <w:ins w:id="474" w:author="InnoRules" w:date="2016-10-23T22:21:00Z"/>
          <w:del w:id="475" w:author="哲均 宋" w:date="2019-08-19T12:30:00Z"/>
          <w:rFonts w:asciiTheme="minorHAnsi" w:eastAsiaTheme="minorEastAsia" w:hAnsiTheme="minorHAnsi"/>
          <w:spacing w:val="0"/>
          <w:sz w:val="21"/>
          <w:szCs w:val="22"/>
        </w:rPr>
      </w:pPr>
      <w:ins w:id="476" w:author="InnoRules" w:date="2016-10-23T22:21:00Z">
        <w:del w:id="477" w:author="哲均 宋" w:date="2019-08-19T12:30:00Z">
          <w:r w:rsidRPr="00575316" w:rsidDel="00575316">
            <w:rPr>
              <w:rStyle w:val="af8"/>
              <w:rFonts w:cstheme="majorHAnsi"/>
              <w14:scene3d>
                <w14:camera w14:prst="orthographicFront"/>
                <w14:lightRig w14:rig="threePt" w14:dir="t">
                  <w14:rot w14:lat="0" w14:lon="0" w14:rev="0"/>
                </w14:lightRig>
              </w14:scene3d>
              <w:rPrChange w:id="478" w:author="哲均 宋" w:date="2019-08-19T12:30:00Z">
                <w:rPr>
                  <w:rStyle w:val="af8"/>
                  <w:rFonts w:cstheme="majorHAnsi"/>
                  <w14:scene3d>
                    <w14:camera w14:prst="orthographicFront"/>
                    <w14:lightRig w14:rig="threePt" w14:dir="t">
                      <w14:rot w14:lat="0" w14:lon="0" w14:rev="0"/>
                    </w14:lightRig>
                  </w14:scene3d>
                </w:rPr>
              </w:rPrChange>
            </w:rPr>
            <w:delText>2.3</w:delText>
          </w:r>
          <w:r w:rsidDel="00575316">
            <w:rPr>
              <w:rFonts w:asciiTheme="minorHAnsi" w:eastAsiaTheme="minorEastAsia" w:hAnsiTheme="minorHAnsi"/>
              <w:spacing w:val="0"/>
              <w:sz w:val="21"/>
              <w:szCs w:val="22"/>
            </w:rPr>
            <w:tab/>
          </w:r>
          <w:r w:rsidRPr="00575316" w:rsidDel="00575316">
            <w:rPr>
              <w:rStyle w:val="af8"/>
              <w:rPrChange w:id="479" w:author="哲均 宋" w:date="2019-08-19T12:30:00Z">
                <w:rPr>
                  <w:rStyle w:val="af8"/>
                </w:rPr>
              </w:rPrChange>
            </w:rPr>
            <w:delText>OBJREL_INC</w:delText>
          </w:r>
          <w:r w:rsidDel="00575316">
            <w:rPr>
              <w:webHidden/>
            </w:rPr>
            <w:tab/>
            <w:delText>25</w:delText>
          </w:r>
        </w:del>
      </w:ins>
    </w:p>
    <w:p w14:paraId="2F4AA2F4" w14:textId="1861ADEF" w:rsidR="00390B1A" w:rsidDel="00575316" w:rsidRDefault="00390B1A">
      <w:pPr>
        <w:pStyle w:val="31"/>
        <w:ind w:left="396"/>
        <w:rPr>
          <w:ins w:id="480" w:author="InnoRules" w:date="2016-10-23T22:21:00Z"/>
          <w:del w:id="481" w:author="哲均 宋" w:date="2019-08-19T12:30:00Z"/>
          <w:rFonts w:asciiTheme="minorHAnsi" w:eastAsiaTheme="minorEastAsia" w:hAnsiTheme="minorHAnsi"/>
          <w:spacing w:val="0"/>
          <w:sz w:val="21"/>
          <w:szCs w:val="22"/>
        </w:rPr>
      </w:pPr>
      <w:ins w:id="482" w:author="InnoRules" w:date="2016-10-23T22:21:00Z">
        <w:del w:id="483" w:author="哲均 宋" w:date="2019-08-19T12:30:00Z">
          <w:r w:rsidRPr="00575316" w:rsidDel="00575316">
            <w:rPr>
              <w:rStyle w:val="af8"/>
              <w:rFonts w:cstheme="majorHAnsi"/>
              <w14:scene3d>
                <w14:camera w14:prst="orthographicFront"/>
                <w14:lightRig w14:rig="threePt" w14:dir="t">
                  <w14:rot w14:lat="0" w14:lon="0" w14:rev="0"/>
                </w14:lightRig>
              </w14:scene3d>
              <w:rPrChange w:id="484" w:author="哲均 宋" w:date="2019-08-19T12:30:00Z">
                <w:rPr>
                  <w:rStyle w:val="af8"/>
                  <w:rFonts w:cstheme="majorHAnsi"/>
                  <w14:scene3d>
                    <w14:camera w14:prst="orthographicFront"/>
                    <w14:lightRig w14:rig="threePt" w14:dir="t">
                      <w14:rot w14:lat="0" w14:lon="0" w14:rev="0"/>
                    </w14:lightRig>
                  </w14:scene3d>
                </w:rPr>
              </w:rPrChange>
            </w:rPr>
            <w:delText>2.4</w:delText>
          </w:r>
          <w:r w:rsidDel="00575316">
            <w:rPr>
              <w:rFonts w:asciiTheme="minorHAnsi" w:eastAsiaTheme="minorEastAsia" w:hAnsiTheme="minorHAnsi"/>
              <w:spacing w:val="0"/>
              <w:sz w:val="21"/>
              <w:szCs w:val="22"/>
            </w:rPr>
            <w:tab/>
          </w:r>
          <w:r w:rsidRPr="00575316" w:rsidDel="00575316">
            <w:rPr>
              <w:rStyle w:val="af8"/>
              <w:rPrChange w:id="485" w:author="哲均 宋" w:date="2019-08-19T12:30:00Z">
                <w:rPr>
                  <w:rStyle w:val="af8"/>
                </w:rPr>
              </w:rPrChange>
            </w:rPr>
            <w:delText>OBJRELINC_PROP</w:delText>
          </w:r>
          <w:r w:rsidDel="00575316">
            <w:rPr>
              <w:webHidden/>
            </w:rPr>
            <w:tab/>
            <w:delText>27</w:delText>
          </w:r>
        </w:del>
      </w:ins>
    </w:p>
    <w:p w14:paraId="5D5A41C8" w14:textId="3A3A878B" w:rsidR="00390B1A" w:rsidDel="00575316" w:rsidRDefault="00390B1A">
      <w:pPr>
        <w:pStyle w:val="23"/>
        <w:ind w:left="99"/>
        <w:rPr>
          <w:ins w:id="486" w:author="InnoRules" w:date="2016-10-23T22:21:00Z"/>
          <w:del w:id="487" w:author="哲均 宋" w:date="2019-08-19T12:30:00Z"/>
          <w:rFonts w:asciiTheme="minorHAnsi" w:eastAsiaTheme="minorEastAsia" w:hAnsiTheme="minorHAnsi"/>
          <w:b w:val="0"/>
          <w:sz w:val="21"/>
          <w:lang w:eastAsia="ja-JP"/>
        </w:rPr>
      </w:pPr>
      <w:ins w:id="488" w:author="InnoRules" w:date="2016-10-23T22:21:00Z">
        <w:del w:id="489"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490" w:author="哲均 宋" w:date="2019-08-19T12:30:00Z">
                <w:rPr>
                  <w:rStyle w:val="af8"/>
                  <w:rFonts w:hint="eastAsia"/>
                  <w:lang w:eastAsia="ja-JP"/>
                  <w14:scene3d>
                    <w14:camera w14:prst="orthographicFront"/>
                    <w14:lightRig w14:rig="threePt" w14:dir="t">
                      <w14:rot w14:lat="0" w14:lon="0" w14:rev="0"/>
                    </w14:lightRig>
                  </w14:scene3d>
                </w:rPr>
              </w:rPrChange>
            </w:rPr>
            <w:delText>3</w:delText>
          </w:r>
          <w:r w:rsidRPr="00575316" w:rsidDel="00575316">
            <w:rPr>
              <w:rStyle w:val="af8"/>
              <w:rFonts w:hint="eastAsia"/>
              <w:lang w:eastAsia="ja-JP"/>
              <w14:scene3d>
                <w14:camera w14:prst="orthographicFront"/>
                <w14:lightRig w14:rig="threePt" w14:dir="t">
                  <w14:rot w14:lat="0" w14:lon="0" w14:rev="0"/>
                </w14:lightRig>
              </w14:scene3d>
              <w:rPrChange w:id="491"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492" w:author="哲均 宋" w:date="2019-08-19T12:30:00Z">
                <w:rPr>
                  <w:rStyle w:val="af8"/>
                  <w:rFonts w:hint="eastAsia"/>
                  <w:lang w:eastAsia="ja-JP"/>
                </w:rPr>
              </w:rPrChange>
            </w:rPr>
            <w:delText>関係および関係ルール関連の領域</w:delText>
          </w:r>
          <w:r w:rsidDel="00575316">
            <w:rPr>
              <w:webHidden/>
            </w:rPr>
            <w:tab/>
            <w:delText>29</w:delText>
          </w:r>
        </w:del>
      </w:ins>
    </w:p>
    <w:p w14:paraId="6A9A7902" w14:textId="597C0A08" w:rsidR="00390B1A" w:rsidDel="00575316" w:rsidRDefault="00390B1A">
      <w:pPr>
        <w:pStyle w:val="31"/>
        <w:ind w:left="396"/>
        <w:rPr>
          <w:ins w:id="493" w:author="InnoRules" w:date="2016-10-23T22:21:00Z"/>
          <w:del w:id="494" w:author="哲均 宋" w:date="2019-08-19T12:30:00Z"/>
          <w:rFonts w:asciiTheme="minorHAnsi" w:eastAsiaTheme="minorEastAsia" w:hAnsiTheme="minorHAnsi"/>
          <w:spacing w:val="0"/>
          <w:sz w:val="21"/>
          <w:szCs w:val="22"/>
        </w:rPr>
      </w:pPr>
      <w:ins w:id="495" w:author="InnoRules" w:date="2016-10-23T22:21:00Z">
        <w:del w:id="496" w:author="哲均 宋" w:date="2019-08-19T12:30:00Z">
          <w:r w:rsidRPr="00575316" w:rsidDel="00575316">
            <w:rPr>
              <w:rStyle w:val="af8"/>
              <w:rFonts w:cstheme="majorHAnsi"/>
              <w14:scene3d>
                <w14:camera w14:prst="orthographicFront"/>
                <w14:lightRig w14:rig="threePt" w14:dir="t">
                  <w14:rot w14:lat="0" w14:lon="0" w14:rev="0"/>
                </w14:lightRig>
              </w14:scene3d>
              <w:rPrChange w:id="497" w:author="哲均 宋" w:date="2019-08-19T12:30:00Z">
                <w:rPr>
                  <w:rStyle w:val="af8"/>
                  <w:rFonts w:cstheme="majorHAnsi"/>
                  <w14:scene3d>
                    <w14:camera w14:prst="orthographicFront"/>
                    <w14:lightRig w14:rig="threePt" w14:dir="t">
                      <w14:rot w14:lat="0" w14:lon="0" w14:rev="0"/>
                    </w14:lightRig>
                  </w14:scene3d>
                </w:rPr>
              </w:rPrChange>
            </w:rPr>
            <w:delText>3.1</w:delText>
          </w:r>
          <w:r w:rsidDel="00575316">
            <w:rPr>
              <w:rFonts w:asciiTheme="minorHAnsi" w:eastAsiaTheme="minorEastAsia" w:hAnsiTheme="minorHAnsi"/>
              <w:spacing w:val="0"/>
              <w:sz w:val="21"/>
              <w:szCs w:val="22"/>
            </w:rPr>
            <w:tab/>
          </w:r>
          <w:r w:rsidRPr="00575316" w:rsidDel="00575316">
            <w:rPr>
              <w:rStyle w:val="af8"/>
              <w:rPrChange w:id="498" w:author="哲均 宋" w:date="2019-08-19T12:30:00Z">
                <w:rPr>
                  <w:rStyle w:val="af8"/>
                </w:rPr>
              </w:rPrChange>
            </w:rPr>
            <w:delText>OBJINV_TYPE</w:delText>
          </w:r>
          <w:r w:rsidDel="00575316">
            <w:rPr>
              <w:webHidden/>
            </w:rPr>
            <w:tab/>
            <w:delText>29</w:delText>
          </w:r>
        </w:del>
      </w:ins>
    </w:p>
    <w:p w14:paraId="43213C62" w14:textId="1276D226" w:rsidR="00390B1A" w:rsidDel="00575316" w:rsidRDefault="00390B1A">
      <w:pPr>
        <w:pStyle w:val="31"/>
        <w:ind w:left="396"/>
        <w:rPr>
          <w:ins w:id="499" w:author="InnoRules" w:date="2016-10-23T22:21:00Z"/>
          <w:del w:id="500" w:author="哲均 宋" w:date="2019-08-19T12:30:00Z"/>
          <w:rFonts w:asciiTheme="minorHAnsi" w:eastAsiaTheme="minorEastAsia" w:hAnsiTheme="minorHAnsi"/>
          <w:spacing w:val="0"/>
          <w:sz w:val="21"/>
          <w:szCs w:val="22"/>
        </w:rPr>
      </w:pPr>
      <w:ins w:id="501" w:author="InnoRules" w:date="2016-10-23T22:21:00Z">
        <w:del w:id="502" w:author="哲均 宋" w:date="2019-08-19T12:30:00Z">
          <w:r w:rsidRPr="00575316" w:rsidDel="00575316">
            <w:rPr>
              <w:rStyle w:val="af8"/>
              <w:rFonts w:cstheme="majorHAnsi"/>
              <w14:scene3d>
                <w14:camera w14:prst="orthographicFront"/>
                <w14:lightRig w14:rig="threePt" w14:dir="t">
                  <w14:rot w14:lat="0" w14:lon="0" w14:rev="0"/>
                </w14:lightRig>
              </w14:scene3d>
              <w:rPrChange w:id="503" w:author="哲均 宋" w:date="2019-08-19T12:30:00Z">
                <w:rPr>
                  <w:rStyle w:val="af8"/>
                  <w:rFonts w:cstheme="majorHAnsi"/>
                  <w14:scene3d>
                    <w14:camera w14:prst="orthographicFront"/>
                    <w14:lightRig w14:rig="threePt" w14:dir="t">
                      <w14:rot w14:lat="0" w14:lon="0" w14:rev="0"/>
                    </w14:lightRig>
                  </w14:scene3d>
                </w:rPr>
              </w:rPrChange>
            </w:rPr>
            <w:delText>3.2</w:delText>
          </w:r>
          <w:r w:rsidDel="00575316">
            <w:rPr>
              <w:rFonts w:asciiTheme="minorHAnsi" w:eastAsiaTheme="minorEastAsia" w:hAnsiTheme="minorHAnsi"/>
              <w:spacing w:val="0"/>
              <w:sz w:val="21"/>
              <w:szCs w:val="22"/>
            </w:rPr>
            <w:tab/>
          </w:r>
          <w:r w:rsidRPr="00575316" w:rsidDel="00575316">
            <w:rPr>
              <w:rStyle w:val="af8"/>
              <w:rPrChange w:id="504" w:author="哲均 宋" w:date="2019-08-19T12:30:00Z">
                <w:rPr>
                  <w:rStyle w:val="af8"/>
                </w:rPr>
              </w:rPrChange>
            </w:rPr>
            <w:delText>OBJ_INV</w:delText>
          </w:r>
          <w:r w:rsidDel="00575316">
            <w:rPr>
              <w:webHidden/>
            </w:rPr>
            <w:tab/>
            <w:delText>31</w:delText>
          </w:r>
        </w:del>
      </w:ins>
    </w:p>
    <w:p w14:paraId="6D1662B3" w14:textId="666AFE3D" w:rsidR="00390B1A" w:rsidDel="00575316" w:rsidRDefault="00390B1A">
      <w:pPr>
        <w:pStyle w:val="14"/>
        <w:ind w:left="309" w:hanging="309"/>
        <w:rPr>
          <w:ins w:id="505" w:author="InnoRules" w:date="2016-10-23T22:21:00Z"/>
          <w:del w:id="506" w:author="哲均 宋" w:date="2019-08-19T12:30:00Z"/>
          <w:rFonts w:asciiTheme="minorHAnsi" w:eastAsiaTheme="minorEastAsia" w:hAnsiTheme="minorHAnsi"/>
          <w:b w:val="0"/>
          <w:spacing w:val="0"/>
          <w:sz w:val="21"/>
          <w:szCs w:val="22"/>
        </w:rPr>
      </w:pPr>
      <w:ins w:id="507" w:author="InnoRules" w:date="2016-10-23T22:21:00Z">
        <w:del w:id="508" w:author="哲均 宋" w:date="2019-08-19T12:30:00Z">
          <w:r w:rsidRPr="00575316" w:rsidDel="00575316">
            <w:rPr>
              <w:rStyle w:val="af8"/>
              <w:rFonts w:hint="eastAsia"/>
              <w14:scene3d>
                <w14:camera w14:prst="orthographicFront"/>
                <w14:lightRig w14:rig="threePt" w14:dir="t">
                  <w14:rot w14:lat="0" w14:lon="0" w14:rev="0"/>
                </w14:lightRig>
              </w14:scene3d>
              <w:rPrChange w:id="509"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510" w:author="哲均 宋" w:date="2019-08-19T12:30:00Z">
                <w:rPr>
                  <w:rStyle w:val="af8"/>
                  <w:rFonts w:hint="eastAsia"/>
                  <w14:scene3d>
                    <w14:camera w14:prst="orthographicFront"/>
                    <w14:lightRig w14:rig="threePt" w14:dir="t">
                      <w14:rot w14:lat="0" w14:lon="0" w14:rev="0"/>
                    </w14:lightRig>
                  </w14:scene3d>
                </w:rPr>
              </w:rPrChange>
            </w:rPr>
            <w:delText>3</w:delText>
          </w:r>
          <w:r w:rsidRPr="00575316" w:rsidDel="00575316">
            <w:rPr>
              <w:rStyle w:val="af8"/>
              <w:rFonts w:hint="eastAsia"/>
              <w14:scene3d>
                <w14:camera w14:prst="orthographicFront"/>
                <w14:lightRig w14:rig="threePt" w14:dir="t">
                  <w14:rot w14:lat="0" w14:lon="0" w14:rev="0"/>
                </w14:lightRig>
              </w14:scene3d>
              <w:rPrChange w:id="511"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512"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hint="eastAsia"/>
              <w:rPrChange w:id="513" w:author="哲均 宋" w:date="2019-08-19T12:30:00Z">
                <w:rPr>
                  <w:rStyle w:val="af8"/>
                  <w:rFonts w:hint="eastAsia"/>
                </w:rPr>
              </w:rPrChange>
            </w:rPr>
            <w:delText>情報照会用の共通事項</w:delText>
          </w:r>
          <w:r w:rsidDel="00575316">
            <w:rPr>
              <w:webHidden/>
            </w:rPr>
            <w:tab/>
            <w:delText>33</w:delText>
          </w:r>
        </w:del>
      </w:ins>
    </w:p>
    <w:p w14:paraId="0ED56AD6" w14:textId="19021E1B" w:rsidR="00390B1A" w:rsidDel="00575316" w:rsidRDefault="00390B1A">
      <w:pPr>
        <w:pStyle w:val="23"/>
        <w:ind w:left="99"/>
        <w:rPr>
          <w:ins w:id="514" w:author="InnoRules" w:date="2016-10-23T22:21:00Z"/>
          <w:del w:id="515" w:author="哲均 宋" w:date="2019-08-19T12:30:00Z"/>
          <w:rFonts w:asciiTheme="minorHAnsi" w:eastAsiaTheme="minorEastAsia" w:hAnsiTheme="minorHAnsi"/>
          <w:b w:val="0"/>
          <w:sz w:val="21"/>
          <w:lang w:eastAsia="ja-JP"/>
        </w:rPr>
      </w:pPr>
      <w:ins w:id="516" w:author="InnoRules" w:date="2016-10-23T22:21:00Z">
        <w:del w:id="517" w:author="哲均 宋" w:date="2019-08-19T12:30:00Z">
          <w:r w:rsidRPr="00575316" w:rsidDel="00575316">
            <w:rPr>
              <w:rStyle w:val="af8"/>
              <w:rFonts w:hint="eastAsia"/>
              <w14:scene3d>
                <w14:camera w14:prst="orthographicFront"/>
                <w14:lightRig w14:rig="threePt" w14:dir="t">
                  <w14:rot w14:lat="0" w14:lon="0" w14:rev="0"/>
                </w14:lightRig>
              </w14:scene3d>
              <w:rPrChange w:id="518" w:author="哲均 宋" w:date="2019-08-19T12:30:00Z">
                <w:rPr>
                  <w:rStyle w:val="af8"/>
                  <w:rFonts w:hint="eastAsia"/>
                  <w14:scene3d>
                    <w14:camera w14:prst="orthographicFront"/>
                    <w14:lightRig w14:rig="threePt" w14:dir="t">
                      <w14:rot w14:lat="0" w14:lon="0" w14:rev="0"/>
                    </w14:lightRig>
                  </w14:scene3d>
                </w:rPr>
              </w:rPrChange>
            </w:rPr>
            <w:delText>1</w:delText>
          </w:r>
          <w:r w:rsidRPr="00575316" w:rsidDel="00575316">
            <w:rPr>
              <w:rStyle w:val="af8"/>
              <w:rFonts w:hint="eastAsia"/>
              <w14:scene3d>
                <w14:camera w14:prst="orthographicFront"/>
                <w14:lightRig w14:rig="threePt" w14:dir="t">
                  <w14:rot w14:lat="0" w14:lon="0" w14:rev="0"/>
                </w14:lightRig>
              </w14:scene3d>
              <w:rPrChange w:id="519"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PrChange w:id="520" w:author="哲均 宋" w:date="2019-08-19T12:30:00Z">
                <w:rPr>
                  <w:rStyle w:val="af8"/>
                </w:rPr>
              </w:rPrChange>
            </w:rPr>
            <w:delText>VF_DT</w:delText>
          </w:r>
          <w:r w:rsidRPr="00575316" w:rsidDel="00575316">
            <w:rPr>
              <w:rStyle w:val="af8"/>
              <w:rFonts w:hint="eastAsia"/>
              <w:rPrChange w:id="521" w:author="哲均 宋" w:date="2019-08-19T12:30:00Z">
                <w:rPr>
                  <w:rStyle w:val="af8"/>
                  <w:rFonts w:hint="eastAsia"/>
                </w:rPr>
              </w:rPrChange>
            </w:rPr>
            <w:delText>、</w:delText>
          </w:r>
          <w:r w:rsidRPr="00575316" w:rsidDel="00575316">
            <w:rPr>
              <w:rStyle w:val="af8"/>
              <w:rPrChange w:id="522" w:author="哲均 宋" w:date="2019-08-19T12:30:00Z">
                <w:rPr>
                  <w:rStyle w:val="af8"/>
                </w:rPr>
              </w:rPrChange>
            </w:rPr>
            <w:delText>V</w:delText>
          </w:r>
          <w:r w:rsidRPr="00575316" w:rsidDel="00575316">
            <w:rPr>
              <w:rStyle w:val="af8"/>
              <w:lang w:eastAsia="ja-JP"/>
              <w:rPrChange w:id="523" w:author="哲均 宋" w:date="2019-08-19T12:30:00Z">
                <w:rPr>
                  <w:rStyle w:val="af8"/>
                  <w:lang w:eastAsia="ja-JP"/>
                </w:rPr>
              </w:rPrChange>
            </w:rPr>
            <w:delText>T</w:delText>
          </w:r>
          <w:r w:rsidRPr="00575316" w:rsidDel="00575316">
            <w:rPr>
              <w:rStyle w:val="af8"/>
              <w:rPrChange w:id="524" w:author="哲均 宋" w:date="2019-08-19T12:30:00Z">
                <w:rPr>
                  <w:rStyle w:val="af8"/>
                </w:rPr>
              </w:rPrChange>
            </w:rPr>
            <w:delText>_DT</w:delText>
          </w:r>
          <w:r w:rsidDel="00575316">
            <w:rPr>
              <w:webHidden/>
            </w:rPr>
            <w:tab/>
            <w:delText>33</w:delText>
          </w:r>
        </w:del>
      </w:ins>
    </w:p>
    <w:p w14:paraId="2C704652" w14:textId="087AABC9" w:rsidR="00390B1A" w:rsidDel="00575316" w:rsidRDefault="00390B1A">
      <w:pPr>
        <w:pStyle w:val="23"/>
        <w:ind w:left="99"/>
        <w:rPr>
          <w:ins w:id="525" w:author="InnoRules" w:date="2016-10-23T22:21:00Z"/>
          <w:del w:id="526" w:author="哲均 宋" w:date="2019-08-19T12:30:00Z"/>
          <w:rFonts w:asciiTheme="minorHAnsi" w:eastAsiaTheme="minorEastAsia" w:hAnsiTheme="minorHAnsi"/>
          <w:b w:val="0"/>
          <w:sz w:val="21"/>
          <w:lang w:eastAsia="ja-JP"/>
        </w:rPr>
      </w:pPr>
      <w:ins w:id="527" w:author="InnoRules" w:date="2016-10-23T22:21:00Z">
        <w:del w:id="528" w:author="哲均 宋" w:date="2019-08-19T12:30:00Z">
          <w:r w:rsidRPr="00575316" w:rsidDel="00575316">
            <w:rPr>
              <w:rStyle w:val="af8"/>
              <w:rFonts w:hint="eastAsia"/>
              <w14:scene3d>
                <w14:camera w14:prst="orthographicFront"/>
                <w14:lightRig w14:rig="threePt" w14:dir="t">
                  <w14:rot w14:lat="0" w14:lon="0" w14:rev="0"/>
                </w14:lightRig>
              </w14:scene3d>
              <w:rPrChange w:id="529" w:author="哲均 宋" w:date="2019-08-19T12:30:00Z">
                <w:rPr>
                  <w:rStyle w:val="af8"/>
                  <w:rFonts w:hint="eastAsia"/>
                  <w14:scene3d>
                    <w14:camera w14:prst="orthographicFront"/>
                    <w14:lightRig w14:rig="threePt" w14:dir="t">
                      <w14:rot w14:lat="0" w14:lon="0" w14:rev="0"/>
                    </w14:lightRig>
                  </w14:scene3d>
                </w:rPr>
              </w:rPrChange>
            </w:rPr>
            <w:delText>2</w:delText>
          </w:r>
          <w:r w:rsidRPr="00575316" w:rsidDel="00575316">
            <w:rPr>
              <w:rStyle w:val="af8"/>
              <w:rFonts w:hint="eastAsia"/>
              <w14:scene3d>
                <w14:camera w14:prst="orthographicFront"/>
                <w14:lightRig w14:rig="threePt" w14:dir="t">
                  <w14:rot w14:lat="0" w14:lon="0" w14:rev="0"/>
                </w14:lightRig>
              </w14:scene3d>
              <w:rPrChange w:id="530"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PrChange w:id="531" w:author="哲均 宋" w:date="2019-08-19T12:30:00Z">
                <w:rPr>
                  <w:rStyle w:val="af8"/>
                </w:rPr>
              </w:rPrChange>
            </w:rPr>
            <w:delText>END_DT</w:delText>
          </w:r>
          <w:r w:rsidDel="00575316">
            <w:rPr>
              <w:webHidden/>
            </w:rPr>
            <w:tab/>
            <w:delText>33</w:delText>
          </w:r>
        </w:del>
      </w:ins>
    </w:p>
    <w:p w14:paraId="6A468291" w14:textId="44761766" w:rsidR="00390B1A" w:rsidDel="00575316" w:rsidRDefault="00390B1A">
      <w:pPr>
        <w:pStyle w:val="14"/>
        <w:ind w:left="309" w:hanging="309"/>
        <w:rPr>
          <w:ins w:id="532" w:author="InnoRules" w:date="2016-10-23T22:21:00Z"/>
          <w:del w:id="533" w:author="哲均 宋" w:date="2019-08-19T12:30:00Z"/>
          <w:rFonts w:asciiTheme="minorHAnsi" w:eastAsiaTheme="minorEastAsia" w:hAnsiTheme="minorHAnsi"/>
          <w:b w:val="0"/>
          <w:spacing w:val="0"/>
          <w:sz w:val="21"/>
          <w:szCs w:val="22"/>
        </w:rPr>
      </w:pPr>
      <w:ins w:id="534" w:author="InnoRules" w:date="2016-10-23T22:21:00Z">
        <w:del w:id="535" w:author="哲均 宋" w:date="2019-08-19T12:30:00Z">
          <w:r w:rsidRPr="00575316" w:rsidDel="00575316">
            <w:rPr>
              <w:rStyle w:val="af8"/>
              <w:rFonts w:ascii="ＭＳ Ｐゴシック" w:hAnsi="ＭＳ Ｐゴシック" w:hint="eastAsia"/>
              <w14:scene3d>
                <w14:camera w14:prst="orthographicFront"/>
                <w14:lightRig w14:rig="threePt" w14:dir="t">
                  <w14:rot w14:lat="0" w14:lon="0" w14:rev="0"/>
                </w14:lightRig>
              </w14:scene3d>
              <w:rPrChange w:id="536" w:author="哲均 宋" w:date="2019-08-19T12:30:00Z">
                <w:rPr>
                  <w:rStyle w:val="af8"/>
                  <w:rFonts w:ascii="ＭＳ Ｐゴシック" w:hAnsi="ＭＳ Ｐゴシック" w:hint="eastAsia"/>
                  <w14:scene3d>
                    <w14:camera w14:prst="orthographicFront"/>
                    <w14:lightRig w14:rig="threePt" w14:dir="t">
                      <w14:rot w14:lat="0" w14:lon="0" w14:rev="0"/>
                    </w14:lightRig>
                  </w14:scene3d>
                </w:rPr>
              </w:rPrChange>
            </w:rPr>
            <w:delText>第</w:delText>
          </w:r>
          <w:r w:rsidRPr="00575316" w:rsidDel="00575316">
            <w:rPr>
              <w:rStyle w:val="af8"/>
              <w:rFonts w:ascii="ＭＳ Ｐゴシック" w:hAnsi="ＭＳ Ｐゴシック" w:hint="eastAsia"/>
              <w14:scene3d>
                <w14:camera w14:prst="orthographicFront"/>
                <w14:lightRig w14:rig="threePt" w14:dir="t">
                  <w14:rot w14:lat="0" w14:lon="0" w14:rev="0"/>
                </w14:lightRig>
              </w14:scene3d>
              <w:rPrChange w:id="537" w:author="哲均 宋" w:date="2019-08-19T12:30:00Z">
                <w:rPr>
                  <w:rStyle w:val="af8"/>
                  <w:rFonts w:ascii="ＭＳ Ｐゴシック" w:hAnsi="ＭＳ Ｐゴシック" w:hint="eastAsia"/>
                  <w14:scene3d>
                    <w14:camera w14:prst="orthographicFront"/>
                    <w14:lightRig w14:rig="threePt" w14:dir="t">
                      <w14:rot w14:lat="0" w14:lon="0" w14:rev="0"/>
                    </w14:lightRig>
                  </w14:scene3d>
                </w:rPr>
              </w:rPrChange>
            </w:rPr>
            <w:delText>4</w:delText>
          </w:r>
          <w:r w:rsidRPr="00575316" w:rsidDel="00575316">
            <w:rPr>
              <w:rStyle w:val="af8"/>
              <w:rFonts w:ascii="ＭＳ Ｐゴシック" w:hAnsi="ＭＳ Ｐゴシック" w:hint="eastAsia"/>
              <w14:scene3d>
                <w14:camera w14:prst="orthographicFront"/>
                <w14:lightRig w14:rig="threePt" w14:dir="t">
                  <w14:rot w14:lat="0" w14:lon="0" w14:rev="0"/>
                </w14:lightRig>
              </w14:scene3d>
              <w:rPrChange w:id="538" w:author="哲均 宋" w:date="2019-08-19T12:30:00Z">
                <w:rPr>
                  <w:rStyle w:val="af8"/>
                  <w:rFonts w:ascii="ＭＳ Ｐゴシック" w:hAnsi="ＭＳ Ｐゴシック" w:hint="eastAsia"/>
                  <w14:scene3d>
                    <w14:camera w14:prst="orthographicFront"/>
                    <w14:lightRig w14:rig="threePt" w14:dir="t">
                      <w14:rot w14:lat="0" w14:lon="0" w14:rev="0"/>
                    </w14:lightRig>
                  </w14:scene3d>
                </w:rPr>
              </w:rPrChange>
            </w:rPr>
            <w:delText>章</w:delText>
          </w:r>
          <w:r w:rsidRPr="00575316" w:rsidDel="00575316">
            <w:rPr>
              <w:rStyle w:val="af8"/>
              <w:rFonts w:ascii="ＭＳ Ｐゴシック" w:hAnsi="ＭＳ Ｐゴシック" w:hint="eastAsia"/>
              <w14:scene3d>
                <w14:camera w14:prst="orthographicFront"/>
                <w14:lightRig w14:rig="threePt" w14:dir="t">
                  <w14:rot w14:lat="0" w14:lon="0" w14:rev="0"/>
                </w14:lightRig>
              </w14:scene3d>
              <w:rPrChange w:id="539" w:author="哲均 宋" w:date="2019-08-19T12:30:00Z">
                <w:rPr>
                  <w:rStyle w:val="af8"/>
                  <w:rFonts w:ascii="ＭＳ Ｐゴシック" w:hAnsi="ＭＳ Ｐゴシック"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ascii="ＭＳ Ｐゴシック" w:hAnsi="ＭＳ Ｐゴシック" w:hint="eastAsia"/>
              <w:rPrChange w:id="540" w:author="哲均 宋" w:date="2019-08-19T12:30:00Z">
                <w:rPr>
                  <w:rStyle w:val="af8"/>
                  <w:rFonts w:ascii="ＭＳ Ｐゴシック" w:hAnsi="ＭＳ Ｐゴシック" w:hint="eastAsia"/>
                </w:rPr>
              </w:rPrChange>
            </w:rPr>
            <w:delText>構造情報</w:delText>
          </w:r>
          <w:r w:rsidRPr="00575316" w:rsidDel="00575316">
            <w:rPr>
              <w:rStyle w:val="af8"/>
              <w:rFonts w:ascii="ＭＳ Ｐゴシック" w:hAnsi="ＭＳ Ｐゴシック" w:cs="BatangChe" w:hint="eastAsia"/>
              <w:rPrChange w:id="541" w:author="哲均 宋" w:date="2019-08-19T12:30:00Z">
                <w:rPr>
                  <w:rStyle w:val="af8"/>
                  <w:rFonts w:ascii="ＭＳ Ｐゴシック" w:hAnsi="ＭＳ Ｐゴシック" w:cs="BatangChe" w:hint="eastAsia"/>
                </w:rPr>
              </w:rPrChange>
            </w:rPr>
            <w:delText>の</w:delText>
          </w:r>
          <w:r w:rsidRPr="00575316" w:rsidDel="00575316">
            <w:rPr>
              <w:rStyle w:val="af8"/>
              <w:rFonts w:ascii="ＭＳ Ｐゴシック" w:hAnsi="ＭＳ Ｐゴシック" w:hint="eastAsia"/>
              <w:rPrChange w:id="542" w:author="哲均 宋" w:date="2019-08-19T12:30:00Z">
                <w:rPr>
                  <w:rStyle w:val="af8"/>
                  <w:rFonts w:ascii="ＭＳ Ｐゴシック" w:hAnsi="ＭＳ Ｐゴシック" w:hint="eastAsia"/>
                </w:rPr>
              </w:rPrChange>
            </w:rPr>
            <w:delText>照会</w:delText>
          </w:r>
          <w:r w:rsidDel="00575316">
            <w:rPr>
              <w:webHidden/>
            </w:rPr>
            <w:tab/>
            <w:delText>34</w:delText>
          </w:r>
        </w:del>
      </w:ins>
    </w:p>
    <w:p w14:paraId="2E0BD928" w14:textId="621AD1D6" w:rsidR="00390B1A" w:rsidDel="00575316" w:rsidRDefault="00390B1A">
      <w:pPr>
        <w:pStyle w:val="23"/>
        <w:ind w:left="99"/>
        <w:rPr>
          <w:ins w:id="543" w:author="InnoRules" w:date="2016-10-23T22:21:00Z"/>
          <w:del w:id="544" w:author="哲均 宋" w:date="2019-08-19T12:30:00Z"/>
          <w:rFonts w:asciiTheme="minorHAnsi" w:eastAsiaTheme="minorEastAsia" w:hAnsiTheme="minorHAnsi"/>
          <w:b w:val="0"/>
          <w:sz w:val="21"/>
          <w:lang w:eastAsia="ja-JP"/>
        </w:rPr>
      </w:pPr>
      <w:ins w:id="545" w:author="InnoRules" w:date="2016-10-23T22:21:00Z">
        <w:del w:id="546" w:author="哲均 宋" w:date="2019-08-19T12:30:00Z">
          <w:r w:rsidRPr="00575316" w:rsidDel="00575316">
            <w:rPr>
              <w:rStyle w:val="af8"/>
              <w:rFonts w:hint="eastAsia"/>
              <w14:scene3d>
                <w14:camera w14:prst="orthographicFront"/>
                <w14:lightRig w14:rig="threePt" w14:dir="t">
                  <w14:rot w14:lat="0" w14:lon="0" w14:rev="0"/>
                </w14:lightRig>
              </w14:scene3d>
              <w:rPrChange w:id="547" w:author="哲均 宋" w:date="2019-08-19T12:30:00Z">
                <w:rPr>
                  <w:rStyle w:val="af8"/>
                  <w:rFonts w:hint="eastAsia"/>
                  <w14:scene3d>
                    <w14:camera w14:prst="orthographicFront"/>
                    <w14:lightRig w14:rig="threePt" w14:dir="t">
                      <w14:rot w14:lat="0" w14:lon="0" w14:rev="0"/>
                    </w14:lightRig>
                  </w14:scene3d>
                </w:rPr>
              </w:rPrChange>
            </w:rPr>
            <w:delText>1</w:delText>
          </w:r>
          <w:r w:rsidRPr="00575316" w:rsidDel="00575316">
            <w:rPr>
              <w:rStyle w:val="af8"/>
              <w:rFonts w:hint="eastAsia"/>
              <w14:scene3d>
                <w14:camera w14:prst="orthographicFront"/>
                <w14:lightRig w14:rig="threePt" w14:dir="t">
                  <w14:rot w14:lat="0" w14:lon="0" w14:rev="0"/>
                </w14:lightRig>
              </w14:scene3d>
              <w:rPrChange w:id="548"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549" w:author="哲均 宋" w:date="2019-08-19T12:30:00Z">
                <w:rPr>
                  <w:rStyle w:val="af8"/>
                  <w:rFonts w:hint="eastAsia"/>
                </w:rPr>
              </w:rPrChange>
            </w:rPr>
            <w:delText>オブジェクト</w:delText>
          </w:r>
          <w:r w:rsidDel="00575316">
            <w:rPr>
              <w:webHidden/>
            </w:rPr>
            <w:tab/>
            <w:delText>34</w:delText>
          </w:r>
        </w:del>
      </w:ins>
    </w:p>
    <w:p w14:paraId="17969D43" w14:textId="1FA1B5FF" w:rsidR="00390B1A" w:rsidDel="00575316" w:rsidRDefault="00390B1A">
      <w:pPr>
        <w:pStyle w:val="31"/>
        <w:ind w:left="396"/>
        <w:rPr>
          <w:ins w:id="550" w:author="InnoRules" w:date="2016-10-23T22:21:00Z"/>
          <w:del w:id="551" w:author="哲均 宋" w:date="2019-08-19T12:30:00Z"/>
          <w:rFonts w:asciiTheme="minorHAnsi" w:eastAsiaTheme="minorEastAsia" w:hAnsiTheme="minorHAnsi"/>
          <w:spacing w:val="0"/>
          <w:sz w:val="21"/>
          <w:szCs w:val="22"/>
        </w:rPr>
      </w:pPr>
      <w:ins w:id="552" w:author="InnoRules" w:date="2016-10-23T22:21:00Z">
        <w:del w:id="553" w:author="哲均 宋" w:date="2019-08-19T12:30:00Z">
          <w:r w:rsidRPr="00575316" w:rsidDel="00575316">
            <w:rPr>
              <w:rStyle w:val="af8"/>
              <w:rFonts w:cstheme="majorHAnsi"/>
              <w14:scene3d>
                <w14:camera w14:prst="orthographicFront"/>
                <w14:lightRig w14:rig="threePt" w14:dir="t">
                  <w14:rot w14:lat="0" w14:lon="0" w14:rev="0"/>
                </w14:lightRig>
              </w14:scene3d>
              <w:rPrChange w:id="554" w:author="哲均 宋" w:date="2019-08-19T12:30:00Z">
                <w:rPr>
                  <w:rStyle w:val="af8"/>
                  <w:rFonts w:cstheme="majorHAnsi"/>
                  <w14:scene3d>
                    <w14:camera w14:prst="orthographicFront"/>
                    <w14:lightRig w14:rig="threePt" w14:dir="t">
                      <w14:rot w14:lat="0" w14:lon="0" w14:rev="0"/>
                    </w14:lightRig>
                  </w14:scene3d>
                </w:rPr>
              </w:rPrChange>
            </w:rPr>
            <w:delText>1.1</w:delText>
          </w:r>
          <w:r w:rsidDel="00575316">
            <w:rPr>
              <w:rFonts w:asciiTheme="minorHAnsi" w:eastAsiaTheme="minorEastAsia" w:hAnsiTheme="minorHAnsi"/>
              <w:spacing w:val="0"/>
              <w:sz w:val="21"/>
              <w:szCs w:val="22"/>
            </w:rPr>
            <w:tab/>
          </w:r>
          <w:r w:rsidRPr="00575316" w:rsidDel="00575316">
            <w:rPr>
              <w:rStyle w:val="af8"/>
              <w:rFonts w:hint="eastAsia"/>
              <w:rPrChange w:id="555" w:author="哲均 宋" w:date="2019-08-19T12:30:00Z">
                <w:rPr>
                  <w:rStyle w:val="af8"/>
                  <w:rFonts w:hint="eastAsia"/>
                </w:rPr>
              </w:rPrChange>
            </w:rPr>
            <w:delText>一般商品リスト照会</w:delText>
          </w:r>
          <w:r w:rsidDel="00575316">
            <w:rPr>
              <w:webHidden/>
            </w:rPr>
            <w:tab/>
            <w:delText>34</w:delText>
          </w:r>
        </w:del>
      </w:ins>
    </w:p>
    <w:p w14:paraId="081BE2FE" w14:textId="4626E6E6" w:rsidR="00390B1A" w:rsidDel="00575316" w:rsidRDefault="00390B1A">
      <w:pPr>
        <w:pStyle w:val="31"/>
        <w:ind w:left="396"/>
        <w:rPr>
          <w:ins w:id="556" w:author="InnoRules" w:date="2016-10-23T22:21:00Z"/>
          <w:del w:id="557" w:author="哲均 宋" w:date="2019-08-19T12:30:00Z"/>
          <w:rFonts w:asciiTheme="minorHAnsi" w:eastAsiaTheme="minorEastAsia" w:hAnsiTheme="minorHAnsi"/>
          <w:spacing w:val="0"/>
          <w:sz w:val="21"/>
          <w:szCs w:val="22"/>
        </w:rPr>
      </w:pPr>
      <w:ins w:id="558" w:author="InnoRules" w:date="2016-10-23T22:21:00Z">
        <w:del w:id="559" w:author="哲均 宋" w:date="2019-08-19T12:30:00Z">
          <w:r w:rsidRPr="00575316" w:rsidDel="00575316">
            <w:rPr>
              <w:rStyle w:val="af8"/>
              <w:rFonts w:cstheme="majorHAnsi"/>
              <w14:scene3d>
                <w14:camera w14:prst="orthographicFront"/>
                <w14:lightRig w14:rig="threePt" w14:dir="t">
                  <w14:rot w14:lat="0" w14:lon="0" w14:rev="0"/>
                </w14:lightRig>
              </w14:scene3d>
              <w:rPrChange w:id="560" w:author="哲均 宋" w:date="2019-08-19T12:30:00Z">
                <w:rPr>
                  <w:rStyle w:val="af8"/>
                  <w:rFonts w:cstheme="majorHAnsi"/>
                  <w14:scene3d>
                    <w14:camera w14:prst="orthographicFront"/>
                    <w14:lightRig w14:rig="threePt" w14:dir="t">
                      <w14:rot w14:lat="0" w14:lon="0" w14:rev="0"/>
                    </w14:lightRig>
                  </w14:scene3d>
                </w:rPr>
              </w:rPrChange>
            </w:rPr>
            <w:delText>1.2</w:delText>
          </w:r>
          <w:r w:rsidDel="00575316">
            <w:rPr>
              <w:rFonts w:asciiTheme="minorHAnsi" w:eastAsiaTheme="minorEastAsia" w:hAnsiTheme="minorHAnsi"/>
              <w:spacing w:val="0"/>
              <w:sz w:val="21"/>
              <w:szCs w:val="22"/>
            </w:rPr>
            <w:tab/>
          </w:r>
          <w:r w:rsidRPr="00575316" w:rsidDel="00575316">
            <w:rPr>
              <w:rStyle w:val="af8"/>
              <w:rFonts w:hint="eastAsia"/>
              <w:rPrChange w:id="561" w:author="哲均 宋" w:date="2019-08-19T12:30:00Z">
                <w:rPr>
                  <w:rStyle w:val="af8"/>
                  <w:rFonts w:hint="eastAsia"/>
                </w:rPr>
              </w:rPrChange>
            </w:rPr>
            <w:delText>自動車商品リスト照会</w:delText>
          </w:r>
          <w:r w:rsidDel="00575316">
            <w:rPr>
              <w:webHidden/>
            </w:rPr>
            <w:tab/>
            <w:delText>34</w:delText>
          </w:r>
        </w:del>
      </w:ins>
    </w:p>
    <w:p w14:paraId="30DFE0F9" w14:textId="0320F682" w:rsidR="00390B1A" w:rsidDel="00575316" w:rsidRDefault="00390B1A">
      <w:pPr>
        <w:pStyle w:val="31"/>
        <w:ind w:left="396"/>
        <w:rPr>
          <w:ins w:id="562" w:author="InnoRules" w:date="2016-10-23T22:21:00Z"/>
          <w:del w:id="563" w:author="哲均 宋" w:date="2019-08-19T12:30:00Z"/>
          <w:rFonts w:asciiTheme="minorHAnsi" w:eastAsiaTheme="minorEastAsia" w:hAnsiTheme="minorHAnsi"/>
          <w:spacing w:val="0"/>
          <w:sz w:val="21"/>
          <w:szCs w:val="22"/>
        </w:rPr>
      </w:pPr>
      <w:ins w:id="564" w:author="InnoRules" w:date="2016-10-23T22:21:00Z">
        <w:del w:id="565" w:author="哲均 宋" w:date="2019-08-19T12:30:00Z">
          <w:r w:rsidRPr="00575316" w:rsidDel="00575316">
            <w:rPr>
              <w:rStyle w:val="af8"/>
              <w:rFonts w:cstheme="majorHAnsi"/>
              <w14:scene3d>
                <w14:camera w14:prst="orthographicFront"/>
                <w14:lightRig w14:rig="threePt" w14:dir="t">
                  <w14:rot w14:lat="0" w14:lon="0" w14:rev="0"/>
                </w14:lightRig>
              </w14:scene3d>
              <w:rPrChange w:id="566" w:author="哲均 宋" w:date="2019-08-19T12:30:00Z">
                <w:rPr>
                  <w:rStyle w:val="af8"/>
                  <w:rFonts w:cstheme="majorHAnsi"/>
                  <w14:scene3d>
                    <w14:camera w14:prst="orthographicFront"/>
                    <w14:lightRig w14:rig="threePt" w14:dir="t">
                      <w14:rot w14:lat="0" w14:lon="0" w14:rev="0"/>
                    </w14:lightRig>
                  </w14:scene3d>
                </w:rPr>
              </w:rPrChange>
            </w:rPr>
            <w:delText>1.3</w:delText>
          </w:r>
          <w:r w:rsidDel="00575316">
            <w:rPr>
              <w:rFonts w:asciiTheme="minorHAnsi" w:eastAsiaTheme="minorEastAsia" w:hAnsiTheme="minorHAnsi"/>
              <w:spacing w:val="0"/>
              <w:sz w:val="21"/>
              <w:szCs w:val="22"/>
            </w:rPr>
            <w:tab/>
          </w:r>
          <w:r w:rsidRPr="00575316" w:rsidDel="00575316">
            <w:rPr>
              <w:rStyle w:val="af8"/>
              <w:rFonts w:hint="eastAsia"/>
              <w:rPrChange w:id="567" w:author="哲均 宋" w:date="2019-08-19T12:30:00Z">
                <w:rPr>
                  <w:rStyle w:val="af8"/>
                  <w:rFonts w:hint="eastAsia"/>
                </w:rPr>
              </w:rPrChange>
            </w:rPr>
            <w:delText>特定コード商品の照会</w:delText>
          </w:r>
          <w:r w:rsidDel="00575316">
            <w:rPr>
              <w:webHidden/>
            </w:rPr>
            <w:tab/>
            <w:delText>36</w:delText>
          </w:r>
        </w:del>
      </w:ins>
    </w:p>
    <w:p w14:paraId="17C67ADD" w14:textId="0464A185" w:rsidR="00390B1A" w:rsidDel="00575316" w:rsidRDefault="00390B1A">
      <w:pPr>
        <w:pStyle w:val="31"/>
        <w:ind w:left="396"/>
        <w:rPr>
          <w:ins w:id="568" w:author="InnoRules" w:date="2016-10-23T22:21:00Z"/>
          <w:del w:id="569" w:author="哲均 宋" w:date="2019-08-19T12:30:00Z"/>
          <w:rFonts w:asciiTheme="minorHAnsi" w:eastAsiaTheme="minorEastAsia" w:hAnsiTheme="minorHAnsi"/>
          <w:spacing w:val="0"/>
          <w:sz w:val="21"/>
          <w:szCs w:val="22"/>
        </w:rPr>
      </w:pPr>
      <w:ins w:id="570" w:author="InnoRules" w:date="2016-10-23T22:21:00Z">
        <w:del w:id="571" w:author="哲均 宋" w:date="2019-08-19T12:30:00Z">
          <w:r w:rsidRPr="00575316" w:rsidDel="00575316">
            <w:rPr>
              <w:rStyle w:val="af8"/>
              <w:rFonts w:cstheme="majorHAnsi"/>
              <w14:scene3d>
                <w14:camera w14:prst="orthographicFront"/>
                <w14:lightRig w14:rig="threePt" w14:dir="t">
                  <w14:rot w14:lat="0" w14:lon="0" w14:rev="0"/>
                </w14:lightRig>
              </w14:scene3d>
              <w:rPrChange w:id="572" w:author="哲均 宋" w:date="2019-08-19T12:30:00Z">
                <w:rPr>
                  <w:rStyle w:val="af8"/>
                  <w:rFonts w:cstheme="majorHAnsi"/>
                  <w14:scene3d>
                    <w14:camera w14:prst="orthographicFront"/>
                    <w14:lightRig w14:rig="threePt" w14:dir="t">
                      <w14:rot w14:lat="0" w14:lon="0" w14:rev="0"/>
                    </w14:lightRig>
                  </w14:scene3d>
                </w:rPr>
              </w:rPrChange>
            </w:rPr>
            <w:delText>1.4</w:delText>
          </w:r>
          <w:r w:rsidDel="00575316">
            <w:rPr>
              <w:rFonts w:asciiTheme="minorHAnsi" w:eastAsiaTheme="minorEastAsia" w:hAnsiTheme="minorHAnsi"/>
              <w:spacing w:val="0"/>
              <w:sz w:val="21"/>
              <w:szCs w:val="22"/>
            </w:rPr>
            <w:tab/>
          </w:r>
          <w:r w:rsidRPr="00575316" w:rsidDel="00575316">
            <w:rPr>
              <w:rStyle w:val="af8"/>
              <w:rFonts w:hint="eastAsia"/>
              <w:rPrChange w:id="573" w:author="哲均 宋" w:date="2019-08-19T12:30:00Z">
                <w:rPr>
                  <w:rStyle w:val="af8"/>
                  <w:rFonts w:hint="eastAsia"/>
                </w:rPr>
              </w:rPrChange>
            </w:rPr>
            <w:delText>特定名称商品の照会</w:delText>
          </w:r>
          <w:r w:rsidDel="00575316">
            <w:rPr>
              <w:webHidden/>
            </w:rPr>
            <w:tab/>
            <w:delText>37</w:delText>
          </w:r>
        </w:del>
      </w:ins>
    </w:p>
    <w:p w14:paraId="346431EC" w14:textId="2562F9D9" w:rsidR="00390B1A" w:rsidDel="00575316" w:rsidRDefault="00390B1A">
      <w:pPr>
        <w:pStyle w:val="31"/>
        <w:ind w:left="396"/>
        <w:rPr>
          <w:ins w:id="574" w:author="InnoRules" w:date="2016-10-23T22:21:00Z"/>
          <w:del w:id="575" w:author="哲均 宋" w:date="2019-08-19T12:30:00Z"/>
          <w:rFonts w:asciiTheme="minorHAnsi" w:eastAsiaTheme="minorEastAsia" w:hAnsiTheme="minorHAnsi"/>
          <w:spacing w:val="0"/>
          <w:sz w:val="21"/>
          <w:szCs w:val="22"/>
        </w:rPr>
      </w:pPr>
      <w:ins w:id="576" w:author="InnoRules" w:date="2016-10-23T22:21:00Z">
        <w:del w:id="577" w:author="哲均 宋" w:date="2019-08-19T12:30:00Z">
          <w:r w:rsidRPr="00575316" w:rsidDel="00575316">
            <w:rPr>
              <w:rStyle w:val="af8"/>
              <w:rFonts w:cstheme="majorHAnsi"/>
              <w14:scene3d>
                <w14:camera w14:prst="orthographicFront"/>
                <w14:lightRig w14:rig="threePt" w14:dir="t">
                  <w14:rot w14:lat="0" w14:lon="0" w14:rev="0"/>
                </w14:lightRig>
              </w14:scene3d>
              <w:rPrChange w:id="578" w:author="哲均 宋" w:date="2019-08-19T12:30:00Z">
                <w:rPr>
                  <w:rStyle w:val="af8"/>
                  <w:rFonts w:cstheme="majorHAnsi"/>
                  <w14:scene3d>
                    <w14:camera w14:prst="orthographicFront"/>
                    <w14:lightRig w14:rig="threePt" w14:dir="t">
                      <w14:rot w14:lat="0" w14:lon="0" w14:rev="0"/>
                    </w14:lightRig>
                  </w14:scene3d>
                </w:rPr>
              </w:rPrChange>
            </w:rPr>
            <w:delText>1.5</w:delText>
          </w:r>
          <w:r w:rsidDel="00575316">
            <w:rPr>
              <w:rFonts w:asciiTheme="minorHAnsi" w:eastAsiaTheme="minorEastAsia" w:hAnsiTheme="minorHAnsi"/>
              <w:spacing w:val="0"/>
              <w:sz w:val="21"/>
              <w:szCs w:val="22"/>
            </w:rPr>
            <w:tab/>
          </w:r>
          <w:r w:rsidRPr="00575316" w:rsidDel="00575316">
            <w:rPr>
              <w:rStyle w:val="af8"/>
              <w:rFonts w:hint="eastAsia"/>
              <w:rPrChange w:id="579" w:author="哲均 宋" w:date="2019-08-19T12:30:00Z">
                <w:rPr>
                  <w:rStyle w:val="af8"/>
                  <w:rFonts w:hint="eastAsia"/>
                </w:rPr>
              </w:rPrChange>
            </w:rPr>
            <w:delText>全体商品リスト照会</w:delText>
          </w:r>
          <w:r w:rsidDel="00575316">
            <w:rPr>
              <w:webHidden/>
            </w:rPr>
            <w:tab/>
            <w:delText>38</w:delText>
          </w:r>
        </w:del>
      </w:ins>
    </w:p>
    <w:p w14:paraId="02DC0913" w14:textId="630689D3" w:rsidR="00390B1A" w:rsidDel="00575316" w:rsidRDefault="00390B1A">
      <w:pPr>
        <w:pStyle w:val="23"/>
        <w:ind w:left="99"/>
        <w:rPr>
          <w:ins w:id="580" w:author="InnoRules" w:date="2016-10-23T22:21:00Z"/>
          <w:del w:id="581" w:author="哲均 宋" w:date="2019-08-19T12:30:00Z"/>
          <w:rFonts w:asciiTheme="minorHAnsi" w:eastAsiaTheme="minorEastAsia" w:hAnsiTheme="minorHAnsi"/>
          <w:b w:val="0"/>
          <w:sz w:val="21"/>
          <w:lang w:eastAsia="ja-JP"/>
        </w:rPr>
      </w:pPr>
      <w:ins w:id="582" w:author="InnoRules" w:date="2016-10-23T22:21:00Z">
        <w:del w:id="583" w:author="哲均 宋" w:date="2019-08-19T12:30:00Z">
          <w:r w:rsidRPr="00575316" w:rsidDel="00575316">
            <w:rPr>
              <w:rStyle w:val="af8"/>
              <w:rFonts w:hint="eastAsia"/>
              <w14:scene3d>
                <w14:camera w14:prst="orthographicFront"/>
                <w14:lightRig w14:rig="threePt" w14:dir="t">
                  <w14:rot w14:lat="0" w14:lon="0" w14:rev="0"/>
                </w14:lightRig>
              </w14:scene3d>
              <w:rPrChange w:id="584" w:author="哲均 宋" w:date="2019-08-19T12:30:00Z">
                <w:rPr>
                  <w:rStyle w:val="af8"/>
                  <w:rFonts w:hint="eastAsia"/>
                  <w14:scene3d>
                    <w14:camera w14:prst="orthographicFront"/>
                    <w14:lightRig w14:rig="threePt" w14:dir="t">
                      <w14:rot w14:lat="0" w14:lon="0" w14:rev="0"/>
                    </w14:lightRig>
                  </w14:scene3d>
                </w:rPr>
              </w:rPrChange>
            </w:rPr>
            <w:delText>2</w:delText>
          </w:r>
          <w:r w:rsidRPr="00575316" w:rsidDel="00575316">
            <w:rPr>
              <w:rStyle w:val="af8"/>
              <w:rFonts w:hint="eastAsia"/>
              <w14:scene3d>
                <w14:camera w14:prst="orthographicFront"/>
                <w14:lightRig w14:rig="threePt" w14:dir="t">
                  <w14:rot w14:lat="0" w14:lon="0" w14:rev="0"/>
                </w14:lightRig>
              </w14:scene3d>
              <w:rPrChange w:id="585"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586" w:author="哲均 宋" w:date="2019-08-19T12:30:00Z">
                <w:rPr>
                  <w:rStyle w:val="af8"/>
                  <w:rFonts w:hint="eastAsia"/>
                </w:rPr>
              </w:rPrChange>
            </w:rPr>
            <w:delText>関係</w:delText>
          </w:r>
          <w:r w:rsidDel="00575316">
            <w:rPr>
              <w:webHidden/>
            </w:rPr>
            <w:tab/>
            <w:delText>39</w:delText>
          </w:r>
        </w:del>
      </w:ins>
    </w:p>
    <w:p w14:paraId="4E54C550" w14:textId="551EC027" w:rsidR="00390B1A" w:rsidDel="00575316" w:rsidRDefault="00390B1A">
      <w:pPr>
        <w:pStyle w:val="23"/>
        <w:ind w:left="99"/>
        <w:rPr>
          <w:ins w:id="587" w:author="InnoRules" w:date="2016-10-23T22:21:00Z"/>
          <w:del w:id="588" w:author="哲均 宋" w:date="2019-08-19T12:30:00Z"/>
          <w:rFonts w:asciiTheme="minorHAnsi" w:eastAsiaTheme="minorEastAsia" w:hAnsiTheme="minorHAnsi"/>
          <w:b w:val="0"/>
          <w:sz w:val="21"/>
          <w:lang w:eastAsia="ja-JP"/>
        </w:rPr>
      </w:pPr>
      <w:ins w:id="589" w:author="InnoRules" w:date="2016-10-23T22:21:00Z">
        <w:del w:id="590" w:author="哲均 宋" w:date="2019-08-19T12:30:00Z">
          <w:r w:rsidRPr="00575316" w:rsidDel="00575316">
            <w:rPr>
              <w:rStyle w:val="af8"/>
              <w:rFonts w:hint="eastAsia"/>
              <w14:scene3d>
                <w14:camera w14:prst="orthographicFront"/>
                <w14:lightRig w14:rig="threePt" w14:dir="t">
                  <w14:rot w14:lat="0" w14:lon="0" w14:rev="0"/>
                </w14:lightRig>
              </w14:scene3d>
              <w:rPrChange w:id="591" w:author="哲均 宋" w:date="2019-08-19T12:30:00Z">
                <w:rPr>
                  <w:rStyle w:val="af8"/>
                  <w:rFonts w:hint="eastAsia"/>
                  <w14:scene3d>
                    <w14:camera w14:prst="orthographicFront"/>
                    <w14:lightRig w14:rig="threePt" w14:dir="t">
                      <w14:rot w14:lat="0" w14:lon="0" w14:rev="0"/>
                    </w14:lightRig>
                  </w14:scene3d>
                </w:rPr>
              </w:rPrChange>
            </w:rPr>
            <w:delText>3</w:delText>
          </w:r>
          <w:r w:rsidRPr="00575316" w:rsidDel="00575316">
            <w:rPr>
              <w:rStyle w:val="af8"/>
              <w:rFonts w:hint="eastAsia"/>
              <w14:scene3d>
                <w14:camera w14:prst="orthographicFront"/>
                <w14:lightRig w14:rig="threePt" w14:dir="t">
                  <w14:rot w14:lat="0" w14:lon="0" w14:rev="0"/>
                </w14:lightRig>
              </w14:scene3d>
              <w:rPrChange w:id="592"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593" w:author="哲均 宋" w:date="2019-08-19T12:30:00Z">
                <w:rPr>
                  <w:rStyle w:val="af8"/>
                  <w:rFonts w:hint="eastAsia"/>
                </w:rPr>
              </w:rPrChange>
            </w:rPr>
            <w:delText>関係ルール</w:delText>
          </w:r>
          <w:r w:rsidDel="00575316">
            <w:rPr>
              <w:webHidden/>
            </w:rPr>
            <w:tab/>
            <w:delText>40</w:delText>
          </w:r>
        </w:del>
      </w:ins>
    </w:p>
    <w:p w14:paraId="25227CBC" w14:textId="5A531B4C" w:rsidR="00390B1A" w:rsidDel="00575316" w:rsidRDefault="00390B1A">
      <w:pPr>
        <w:pStyle w:val="23"/>
        <w:ind w:left="99"/>
        <w:rPr>
          <w:ins w:id="594" w:author="InnoRules" w:date="2016-10-23T22:21:00Z"/>
          <w:del w:id="595" w:author="哲均 宋" w:date="2019-08-19T12:30:00Z"/>
          <w:rFonts w:asciiTheme="minorHAnsi" w:eastAsiaTheme="minorEastAsia" w:hAnsiTheme="minorHAnsi"/>
          <w:b w:val="0"/>
          <w:sz w:val="21"/>
          <w:lang w:eastAsia="ja-JP"/>
        </w:rPr>
      </w:pPr>
      <w:ins w:id="596" w:author="InnoRules" w:date="2016-10-23T22:21:00Z">
        <w:del w:id="597" w:author="哲均 宋" w:date="2019-08-19T12:30:00Z">
          <w:r w:rsidRPr="00575316" w:rsidDel="00575316">
            <w:rPr>
              <w:rStyle w:val="af8"/>
              <w:rFonts w:hint="eastAsia"/>
              <w14:scene3d>
                <w14:camera w14:prst="orthographicFront"/>
                <w14:lightRig w14:rig="threePt" w14:dir="t">
                  <w14:rot w14:lat="0" w14:lon="0" w14:rev="0"/>
                </w14:lightRig>
              </w14:scene3d>
              <w:rPrChange w:id="598" w:author="哲均 宋" w:date="2019-08-19T12:30:00Z">
                <w:rPr>
                  <w:rStyle w:val="af8"/>
                  <w:rFonts w:hint="eastAsia"/>
                  <w14:scene3d>
                    <w14:camera w14:prst="orthographicFront"/>
                    <w14:lightRig w14:rig="threePt" w14:dir="t">
                      <w14:rot w14:lat="0" w14:lon="0" w14:rev="0"/>
                    </w14:lightRig>
                  </w14:scene3d>
                </w:rPr>
              </w:rPrChange>
            </w:rPr>
            <w:delText>4</w:delText>
          </w:r>
          <w:r w:rsidRPr="00575316" w:rsidDel="00575316">
            <w:rPr>
              <w:rStyle w:val="af8"/>
              <w:rFonts w:hint="eastAsia"/>
              <w14:scene3d>
                <w14:camera w14:prst="orthographicFront"/>
                <w14:lightRig w14:rig="threePt" w14:dir="t">
                  <w14:rot w14:lat="0" w14:lon="0" w14:rev="0"/>
                </w14:lightRig>
              </w14:scene3d>
              <w:rPrChange w:id="599"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600" w:author="哲均 宋" w:date="2019-08-19T12:30:00Z">
                <w:rPr>
                  <w:rStyle w:val="af8"/>
                  <w:rFonts w:hint="eastAsia"/>
                </w:rPr>
              </w:rPrChange>
            </w:rPr>
            <w:delText>サービス</w:delText>
          </w:r>
          <w:r w:rsidRPr="00575316" w:rsidDel="00575316">
            <w:rPr>
              <w:rStyle w:val="af8"/>
              <w:rFonts w:hint="eastAsia"/>
              <w:lang w:eastAsia="ja-JP"/>
              <w:rPrChange w:id="601" w:author="哲均 宋" w:date="2019-08-19T12:30:00Z">
                <w:rPr>
                  <w:rStyle w:val="af8"/>
                  <w:rFonts w:hint="eastAsia"/>
                  <w:lang w:eastAsia="ja-JP"/>
                </w:rPr>
              </w:rPrChange>
            </w:rPr>
            <w:delText>ビュー</w:delText>
          </w:r>
          <w:r w:rsidDel="00575316">
            <w:rPr>
              <w:webHidden/>
            </w:rPr>
            <w:tab/>
            <w:delText>42</w:delText>
          </w:r>
        </w:del>
      </w:ins>
    </w:p>
    <w:p w14:paraId="37180DA4" w14:textId="033B1A7D" w:rsidR="00390B1A" w:rsidDel="00575316" w:rsidRDefault="00390B1A">
      <w:pPr>
        <w:pStyle w:val="31"/>
        <w:ind w:left="396"/>
        <w:rPr>
          <w:ins w:id="602" w:author="InnoRules" w:date="2016-10-23T22:21:00Z"/>
          <w:del w:id="603" w:author="哲均 宋" w:date="2019-08-19T12:30:00Z"/>
          <w:rFonts w:asciiTheme="minorHAnsi" w:eastAsiaTheme="minorEastAsia" w:hAnsiTheme="minorHAnsi"/>
          <w:spacing w:val="0"/>
          <w:sz w:val="21"/>
          <w:szCs w:val="22"/>
        </w:rPr>
      </w:pPr>
      <w:ins w:id="604" w:author="InnoRules" w:date="2016-10-23T22:21:00Z">
        <w:del w:id="605" w:author="哲均 宋" w:date="2019-08-19T12:30:00Z">
          <w:r w:rsidRPr="00575316" w:rsidDel="00575316">
            <w:rPr>
              <w:rStyle w:val="af8"/>
              <w:rFonts w:cstheme="majorHAnsi"/>
              <w14:scene3d>
                <w14:camera w14:prst="orthographicFront"/>
                <w14:lightRig w14:rig="threePt" w14:dir="t">
                  <w14:rot w14:lat="0" w14:lon="0" w14:rev="0"/>
                </w14:lightRig>
              </w14:scene3d>
              <w:rPrChange w:id="606" w:author="哲均 宋" w:date="2019-08-19T12:30:00Z">
                <w:rPr>
                  <w:rStyle w:val="af8"/>
                  <w:rFonts w:cstheme="majorHAnsi"/>
                  <w14:scene3d>
                    <w14:camera w14:prst="orthographicFront"/>
                    <w14:lightRig w14:rig="threePt" w14:dir="t">
                      <w14:rot w14:lat="0" w14:lon="0" w14:rev="0"/>
                    </w14:lightRig>
                  </w14:scene3d>
                </w:rPr>
              </w:rPrChange>
            </w:rPr>
            <w:delText>4.1</w:delText>
          </w:r>
          <w:r w:rsidDel="00575316">
            <w:rPr>
              <w:rFonts w:asciiTheme="minorHAnsi" w:eastAsiaTheme="minorEastAsia" w:hAnsiTheme="minorHAnsi"/>
              <w:spacing w:val="0"/>
              <w:sz w:val="21"/>
              <w:szCs w:val="22"/>
            </w:rPr>
            <w:tab/>
          </w:r>
          <w:r w:rsidRPr="00575316" w:rsidDel="00575316">
            <w:rPr>
              <w:rStyle w:val="af8"/>
              <w:rFonts w:hint="eastAsia"/>
              <w:rPrChange w:id="607" w:author="哲均 宋" w:date="2019-08-19T12:30:00Z">
                <w:rPr>
                  <w:rStyle w:val="af8"/>
                  <w:rFonts w:hint="eastAsia"/>
                </w:rPr>
              </w:rPrChange>
            </w:rPr>
            <w:delText>サービスビューリスト</w:delText>
          </w:r>
          <w:r w:rsidDel="00575316">
            <w:rPr>
              <w:webHidden/>
            </w:rPr>
            <w:tab/>
            <w:delText>42</w:delText>
          </w:r>
        </w:del>
      </w:ins>
    </w:p>
    <w:p w14:paraId="30D02226" w14:textId="6AB58903" w:rsidR="00390B1A" w:rsidDel="00575316" w:rsidRDefault="00390B1A">
      <w:pPr>
        <w:pStyle w:val="31"/>
        <w:ind w:left="396"/>
        <w:rPr>
          <w:ins w:id="608" w:author="InnoRules" w:date="2016-10-23T22:21:00Z"/>
          <w:del w:id="609" w:author="哲均 宋" w:date="2019-08-19T12:30:00Z"/>
          <w:rFonts w:asciiTheme="minorHAnsi" w:eastAsiaTheme="minorEastAsia" w:hAnsiTheme="minorHAnsi"/>
          <w:spacing w:val="0"/>
          <w:sz w:val="21"/>
          <w:szCs w:val="22"/>
        </w:rPr>
      </w:pPr>
      <w:ins w:id="610" w:author="InnoRules" w:date="2016-10-23T22:21:00Z">
        <w:del w:id="611" w:author="哲均 宋" w:date="2019-08-19T12:30:00Z">
          <w:r w:rsidRPr="00575316" w:rsidDel="00575316">
            <w:rPr>
              <w:rStyle w:val="af8"/>
              <w:rFonts w:cstheme="majorHAnsi"/>
              <w14:scene3d>
                <w14:camera w14:prst="orthographicFront"/>
                <w14:lightRig w14:rig="threePt" w14:dir="t">
                  <w14:rot w14:lat="0" w14:lon="0" w14:rev="0"/>
                </w14:lightRig>
              </w14:scene3d>
              <w:rPrChange w:id="612" w:author="哲均 宋" w:date="2019-08-19T12:30:00Z">
                <w:rPr>
                  <w:rStyle w:val="af8"/>
                  <w:rFonts w:cstheme="majorHAnsi"/>
                  <w14:scene3d>
                    <w14:camera w14:prst="orthographicFront"/>
                    <w14:lightRig w14:rig="threePt" w14:dir="t">
                      <w14:rot w14:lat="0" w14:lon="0" w14:rev="0"/>
                    </w14:lightRig>
                  </w14:scene3d>
                </w:rPr>
              </w:rPrChange>
            </w:rPr>
            <w:delText>4.2</w:delText>
          </w:r>
          <w:r w:rsidDel="00575316">
            <w:rPr>
              <w:rFonts w:asciiTheme="minorHAnsi" w:eastAsiaTheme="minorEastAsia" w:hAnsiTheme="minorHAnsi"/>
              <w:spacing w:val="0"/>
              <w:sz w:val="21"/>
              <w:szCs w:val="22"/>
            </w:rPr>
            <w:tab/>
          </w:r>
          <w:r w:rsidRPr="00575316" w:rsidDel="00575316">
            <w:rPr>
              <w:rStyle w:val="af8"/>
              <w:rFonts w:hint="eastAsia"/>
              <w:rPrChange w:id="613" w:author="哲均 宋" w:date="2019-08-19T12:30:00Z">
                <w:rPr>
                  <w:rStyle w:val="af8"/>
                  <w:rFonts w:hint="eastAsia"/>
                </w:rPr>
              </w:rPrChange>
            </w:rPr>
            <w:delText>サービスビューの構造</w:delText>
          </w:r>
          <w:r w:rsidDel="00575316">
            <w:rPr>
              <w:webHidden/>
            </w:rPr>
            <w:tab/>
            <w:delText>43</w:delText>
          </w:r>
        </w:del>
      </w:ins>
    </w:p>
    <w:p w14:paraId="3BBACFEA" w14:textId="591CEC48" w:rsidR="00390B1A" w:rsidDel="00575316" w:rsidRDefault="00390B1A">
      <w:pPr>
        <w:pStyle w:val="14"/>
        <w:ind w:left="309" w:hanging="309"/>
        <w:rPr>
          <w:ins w:id="614" w:author="InnoRules" w:date="2016-10-23T22:21:00Z"/>
          <w:del w:id="615" w:author="哲均 宋" w:date="2019-08-19T12:30:00Z"/>
          <w:rFonts w:asciiTheme="minorHAnsi" w:eastAsiaTheme="minorEastAsia" w:hAnsiTheme="minorHAnsi"/>
          <w:b w:val="0"/>
          <w:spacing w:val="0"/>
          <w:sz w:val="21"/>
          <w:szCs w:val="22"/>
        </w:rPr>
      </w:pPr>
      <w:ins w:id="616" w:author="InnoRules" w:date="2016-10-23T22:21:00Z">
        <w:del w:id="617" w:author="哲均 宋" w:date="2019-08-19T12:30:00Z">
          <w:r w:rsidRPr="00575316" w:rsidDel="00575316">
            <w:rPr>
              <w:rStyle w:val="af8"/>
              <w:rFonts w:hint="eastAsia"/>
              <w14:scene3d>
                <w14:camera w14:prst="orthographicFront"/>
                <w14:lightRig w14:rig="threePt" w14:dir="t">
                  <w14:rot w14:lat="0" w14:lon="0" w14:rev="0"/>
                </w14:lightRig>
              </w14:scene3d>
              <w:rPrChange w:id="618"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619" w:author="哲均 宋" w:date="2019-08-19T12:30:00Z">
                <w:rPr>
                  <w:rStyle w:val="af8"/>
                  <w:rFonts w:hint="eastAsia"/>
                  <w14:scene3d>
                    <w14:camera w14:prst="orthographicFront"/>
                    <w14:lightRig w14:rig="threePt" w14:dir="t">
                      <w14:rot w14:lat="0" w14:lon="0" w14:rev="0"/>
                    </w14:lightRig>
                  </w14:scene3d>
                </w:rPr>
              </w:rPrChange>
            </w:rPr>
            <w:delText>5</w:delText>
          </w:r>
          <w:r w:rsidRPr="00575316" w:rsidDel="00575316">
            <w:rPr>
              <w:rStyle w:val="af8"/>
              <w:rFonts w:hint="eastAsia"/>
              <w14:scene3d>
                <w14:camera w14:prst="orthographicFront"/>
                <w14:lightRig w14:rig="threePt" w14:dir="t">
                  <w14:rot w14:lat="0" w14:lon="0" w14:rev="0"/>
                </w14:lightRig>
              </w14:scene3d>
              <w:rPrChange w:id="620"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621"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hint="eastAsia"/>
              <w:rPrChange w:id="622" w:author="哲均 宋" w:date="2019-08-19T12:30:00Z">
                <w:rPr>
                  <w:rStyle w:val="af8"/>
                  <w:rFonts w:hint="eastAsia"/>
                </w:rPr>
              </w:rPrChange>
            </w:rPr>
            <w:delText>標準項目情報の照会</w:delText>
          </w:r>
          <w:r w:rsidDel="00575316">
            <w:rPr>
              <w:webHidden/>
            </w:rPr>
            <w:tab/>
            <w:delText>44</w:delText>
          </w:r>
        </w:del>
      </w:ins>
    </w:p>
    <w:p w14:paraId="08C7221F" w14:textId="254653B5" w:rsidR="00390B1A" w:rsidDel="00575316" w:rsidRDefault="00390B1A">
      <w:pPr>
        <w:pStyle w:val="23"/>
        <w:ind w:left="99"/>
        <w:rPr>
          <w:ins w:id="623" w:author="InnoRules" w:date="2016-10-23T22:21:00Z"/>
          <w:del w:id="624" w:author="哲均 宋" w:date="2019-08-19T12:30:00Z"/>
          <w:rFonts w:asciiTheme="minorHAnsi" w:eastAsiaTheme="minorEastAsia" w:hAnsiTheme="minorHAnsi"/>
          <w:b w:val="0"/>
          <w:sz w:val="21"/>
          <w:lang w:eastAsia="ja-JP"/>
        </w:rPr>
      </w:pPr>
      <w:ins w:id="625" w:author="InnoRules" w:date="2016-10-23T22:21:00Z">
        <w:del w:id="626" w:author="哲均 宋" w:date="2019-08-19T12:30:00Z">
          <w:r w:rsidRPr="00575316" w:rsidDel="00575316">
            <w:rPr>
              <w:rStyle w:val="af8"/>
              <w:rFonts w:hint="eastAsia"/>
              <w14:scene3d>
                <w14:camera w14:prst="orthographicFront"/>
                <w14:lightRig w14:rig="threePt" w14:dir="t">
                  <w14:rot w14:lat="0" w14:lon="0" w14:rev="0"/>
                </w14:lightRig>
              </w14:scene3d>
              <w:rPrChange w:id="627" w:author="哲均 宋" w:date="2019-08-19T12:30:00Z">
                <w:rPr>
                  <w:rStyle w:val="af8"/>
                  <w:rFonts w:hint="eastAsia"/>
                  <w14:scene3d>
                    <w14:camera w14:prst="orthographicFront"/>
                    <w14:lightRig w14:rig="threePt" w14:dir="t">
                      <w14:rot w14:lat="0" w14:lon="0" w14:rev="0"/>
                    </w14:lightRig>
                  </w14:scene3d>
                </w:rPr>
              </w:rPrChange>
            </w:rPr>
            <w:delText>1</w:delText>
          </w:r>
          <w:r w:rsidRPr="00575316" w:rsidDel="00575316">
            <w:rPr>
              <w:rStyle w:val="af8"/>
              <w:rFonts w:hint="eastAsia"/>
              <w14:scene3d>
                <w14:camera w14:prst="orthographicFront"/>
                <w14:lightRig w14:rig="threePt" w14:dir="t">
                  <w14:rot w14:lat="0" w14:lon="0" w14:rev="0"/>
                </w14:lightRig>
              </w14:scene3d>
              <w:rPrChange w:id="628"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629" w:author="哲均 宋" w:date="2019-08-19T12:30:00Z">
                <w:rPr>
                  <w:rStyle w:val="af8"/>
                  <w:rFonts w:hint="eastAsia"/>
                </w:rPr>
              </w:rPrChange>
            </w:rPr>
            <w:delText>標準項目</w:delText>
          </w:r>
          <w:r w:rsidDel="00575316">
            <w:rPr>
              <w:webHidden/>
            </w:rPr>
            <w:tab/>
            <w:delText>44</w:delText>
          </w:r>
        </w:del>
      </w:ins>
    </w:p>
    <w:p w14:paraId="5A74B822" w14:textId="634EAEE4" w:rsidR="00390B1A" w:rsidDel="00575316" w:rsidRDefault="00390B1A">
      <w:pPr>
        <w:pStyle w:val="23"/>
        <w:ind w:left="99"/>
        <w:rPr>
          <w:ins w:id="630" w:author="InnoRules" w:date="2016-10-23T22:21:00Z"/>
          <w:del w:id="631" w:author="哲均 宋" w:date="2019-08-19T12:30:00Z"/>
          <w:rFonts w:asciiTheme="minorHAnsi" w:eastAsiaTheme="minorEastAsia" w:hAnsiTheme="minorHAnsi"/>
          <w:b w:val="0"/>
          <w:sz w:val="21"/>
          <w:lang w:eastAsia="ja-JP"/>
        </w:rPr>
      </w:pPr>
      <w:ins w:id="632" w:author="InnoRules" w:date="2016-10-23T22:21:00Z">
        <w:del w:id="633" w:author="哲均 宋" w:date="2019-08-19T12:30:00Z">
          <w:r w:rsidRPr="00575316" w:rsidDel="00575316">
            <w:rPr>
              <w:rStyle w:val="af8"/>
              <w:rFonts w:hint="eastAsia"/>
              <w14:scene3d>
                <w14:camera w14:prst="orthographicFront"/>
                <w14:lightRig w14:rig="threePt" w14:dir="t">
                  <w14:rot w14:lat="0" w14:lon="0" w14:rev="0"/>
                </w14:lightRig>
              </w14:scene3d>
              <w:rPrChange w:id="634" w:author="哲均 宋" w:date="2019-08-19T12:30:00Z">
                <w:rPr>
                  <w:rStyle w:val="af8"/>
                  <w:rFonts w:hint="eastAsia"/>
                  <w14:scene3d>
                    <w14:camera w14:prst="orthographicFront"/>
                    <w14:lightRig w14:rig="threePt" w14:dir="t">
                      <w14:rot w14:lat="0" w14:lon="0" w14:rev="0"/>
                    </w14:lightRig>
                  </w14:scene3d>
                </w:rPr>
              </w:rPrChange>
            </w:rPr>
            <w:delText>2</w:delText>
          </w:r>
          <w:r w:rsidRPr="00575316" w:rsidDel="00575316">
            <w:rPr>
              <w:rStyle w:val="af8"/>
              <w:rFonts w:hint="eastAsia"/>
              <w14:scene3d>
                <w14:camera w14:prst="orthographicFront"/>
                <w14:lightRig w14:rig="threePt" w14:dir="t">
                  <w14:rot w14:lat="0" w14:lon="0" w14:rev="0"/>
                </w14:lightRig>
              </w14:scene3d>
              <w:rPrChange w:id="635"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636" w:author="哲均 宋" w:date="2019-08-19T12:30:00Z">
                <w:rPr>
                  <w:rStyle w:val="af8"/>
                  <w:rFonts w:hint="eastAsia"/>
                </w:rPr>
              </w:rPrChange>
            </w:rPr>
            <w:delText>単一項目の値</w:delText>
          </w:r>
          <w:r w:rsidDel="00575316">
            <w:rPr>
              <w:webHidden/>
            </w:rPr>
            <w:tab/>
            <w:delText>45</w:delText>
          </w:r>
        </w:del>
      </w:ins>
    </w:p>
    <w:p w14:paraId="4AC8C505" w14:textId="370F7826" w:rsidR="00390B1A" w:rsidDel="00575316" w:rsidRDefault="00390B1A">
      <w:pPr>
        <w:pStyle w:val="23"/>
        <w:ind w:left="99"/>
        <w:rPr>
          <w:ins w:id="637" w:author="InnoRules" w:date="2016-10-23T22:21:00Z"/>
          <w:del w:id="638" w:author="哲均 宋" w:date="2019-08-19T12:30:00Z"/>
          <w:rFonts w:asciiTheme="minorHAnsi" w:eastAsiaTheme="minorEastAsia" w:hAnsiTheme="minorHAnsi"/>
          <w:b w:val="0"/>
          <w:sz w:val="21"/>
          <w:lang w:eastAsia="ja-JP"/>
        </w:rPr>
      </w:pPr>
      <w:ins w:id="639" w:author="InnoRules" w:date="2016-10-23T22:21:00Z">
        <w:del w:id="640" w:author="哲均 宋" w:date="2019-08-19T12:30:00Z">
          <w:r w:rsidRPr="00575316" w:rsidDel="00575316">
            <w:rPr>
              <w:rStyle w:val="af8"/>
              <w:rFonts w:hint="eastAsia"/>
              <w14:scene3d>
                <w14:camera w14:prst="orthographicFront"/>
                <w14:lightRig w14:rig="threePt" w14:dir="t">
                  <w14:rot w14:lat="0" w14:lon="0" w14:rev="0"/>
                </w14:lightRig>
              </w14:scene3d>
              <w:rPrChange w:id="641" w:author="哲均 宋" w:date="2019-08-19T12:30:00Z">
                <w:rPr>
                  <w:rStyle w:val="af8"/>
                  <w:rFonts w:hint="eastAsia"/>
                  <w14:scene3d>
                    <w14:camera w14:prst="orthographicFront"/>
                    <w14:lightRig w14:rig="threePt" w14:dir="t">
                      <w14:rot w14:lat="0" w14:lon="0" w14:rev="0"/>
                    </w14:lightRig>
                  </w14:scene3d>
                </w:rPr>
              </w:rPrChange>
            </w:rPr>
            <w:delText>3</w:delText>
          </w:r>
          <w:r w:rsidRPr="00575316" w:rsidDel="00575316">
            <w:rPr>
              <w:rStyle w:val="af8"/>
              <w:rFonts w:hint="eastAsia"/>
              <w14:scene3d>
                <w14:camera w14:prst="orthographicFront"/>
                <w14:lightRig w14:rig="threePt" w14:dir="t">
                  <w14:rot w14:lat="0" w14:lon="0" w14:rev="0"/>
                </w14:lightRig>
              </w14:scene3d>
              <w:rPrChange w:id="642"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rPrChange w:id="643" w:author="哲均 宋" w:date="2019-08-19T12:30:00Z">
                <w:rPr>
                  <w:rStyle w:val="af8"/>
                  <w:rFonts w:hint="eastAsia"/>
                </w:rPr>
              </w:rPrChange>
            </w:rPr>
            <w:delText>多重項目の値</w:delText>
          </w:r>
          <w:r w:rsidDel="00575316">
            <w:rPr>
              <w:webHidden/>
            </w:rPr>
            <w:tab/>
            <w:delText>46</w:delText>
          </w:r>
        </w:del>
      </w:ins>
    </w:p>
    <w:p w14:paraId="133B3466" w14:textId="09C5C668" w:rsidR="00390B1A" w:rsidDel="00575316" w:rsidRDefault="00390B1A">
      <w:pPr>
        <w:pStyle w:val="14"/>
        <w:ind w:left="309" w:hanging="309"/>
        <w:rPr>
          <w:ins w:id="644" w:author="InnoRules" w:date="2016-10-23T22:21:00Z"/>
          <w:del w:id="645" w:author="哲均 宋" w:date="2019-08-19T12:30:00Z"/>
          <w:rFonts w:asciiTheme="minorHAnsi" w:eastAsiaTheme="minorEastAsia" w:hAnsiTheme="minorHAnsi"/>
          <w:b w:val="0"/>
          <w:spacing w:val="0"/>
          <w:sz w:val="21"/>
          <w:szCs w:val="22"/>
        </w:rPr>
      </w:pPr>
      <w:ins w:id="646" w:author="InnoRules" w:date="2016-10-23T22:21:00Z">
        <w:del w:id="647" w:author="哲均 宋" w:date="2019-08-19T12:30:00Z">
          <w:r w:rsidRPr="00575316" w:rsidDel="00575316">
            <w:rPr>
              <w:rStyle w:val="af8"/>
              <w:rFonts w:hint="eastAsia"/>
              <w14:scene3d>
                <w14:camera w14:prst="orthographicFront"/>
                <w14:lightRig w14:rig="threePt" w14:dir="t">
                  <w14:rot w14:lat="0" w14:lon="0" w14:rev="0"/>
                </w14:lightRig>
              </w14:scene3d>
              <w:rPrChange w:id="648"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649" w:author="哲均 宋" w:date="2019-08-19T12:30:00Z">
                <w:rPr>
                  <w:rStyle w:val="af8"/>
                  <w:rFonts w:hint="eastAsia"/>
                  <w14:scene3d>
                    <w14:camera w14:prst="orthographicFront"/>
                    <w14:lightRig w14:rig="threePt" w14:dir="t">
                      <w14:rot w14:lat="0" w14:lon="0" w14:rev="0"/>
                    </w14:lightRig>
                  </w14:scene3d>
                </w:rPr>
              </w:rPrChange>
            </w:rPr>
            <w:delText>6</w:delText>
          </w:r>
          <w:r w:rsidRPr="00575316" w:rsidDel="00575316">
            <w:rPr>
              <w:rStyle w:val="af8"/>
              <w:rFonts w:hint="eastAsia"/>
              <w14:scene3d>
                <w14:camera w14:prst="orthographicFront"/>
                <w14:lightRig w14:rig="threePt" w14:dir="t">
                  <w14:rot w14:lat="0" w14:lon="0" w14:rev="0"/>
                </w14:lightRig>
              </w14:scene3d>
              <w:rPrChange w:id="650"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651"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hint="eastAsia"/>
              <w:rPrChange w:id="652" w:author="哲均 宋" w:date="2019-08-19T12:30:00Z">
                <w:rPr>
                  <w:rStyle w:val="af8"/>
                  <w:rFonts w:hint="eastAsia"/>
                </w:rPr>
              </w:rPrChange>
            </w:rPr>
            <w:delText>パターン</w:delText>
          </w:r>
        </w:del>
      </w:ins>
      <w:ins w:id="653" w:author="shira" w:date="2017-12-21T16:27:00Z">
        <w:del w:id="654" w:author="哲均 宋" w:date="2019-08-19T12:30:00Z">
          <w:r w:rsidR="00116A9A" w:rsidRPr="00575316" w:rsidDel="00575316">
            <w:rPr>
              <w:rStyle w:val="af8"/>
              <w:rFonts w:hint="eastAsia"/>
              <w:rPrChange w:id="655" w:author="哲均 宋" w:date="2019-08-19T12:30:00Z">
                <w:rPr>
                  <w:rStyle w:val="af8"/>
                  <w:rFonts w:hint="eastAsia"/>
                </w:rPr>
              </w:rPrChange>
            </w:rPr>
            <w:delText>表属性</w:delText>
          </w:r>
        </w:del>
      </w:ins>
      <w:ins w:id="656" w:author="InnoRules" w:date="2016-10-23T22:21:00Z">
        <w:del w:id="657" w:author="哲均 宋" w:date="2019-08-19T12:30:00Z">
          <w:r w:rsidRPr="00575316" w:rsidDel="00575316">
            <w:rPr>
              <w:rStyle w:val="af8"/>
              <w:rFonts w:hint="eastAsia"/>
              <w:rPrChange w:id="658" w:author="哲均 宋" w:date="2019-08-19T12:30:00Z">
                <w:rPr>
                  <w:rStyle w:val="af8"/>
                  <w:rFonts w:hint="eastAsia"/>
                </w:rPr>
              </w:rPrChange>
            </w:rPr>
            <w:delText>情報の照会</w:delText>
          </w:r>
          <w:r w:rsidDel="00575316">
            <w:rPr>
              <w:webHidden/>
            </w:rPr>
            <w:tab/>
            <w:delText>47</w:delText>
          </w:r>
        </w:del>
      </w:ins>
    </w:p>
    <w:p w14:paraId="6155EFE4" w14:textId="2E2D47E4" w:rsidR="00390B1A" w:rsidDel="00575316" w:rsidRDefault="00390B1A">
      <w:pPr>
        <w:pStyle w:val="14"/>
        <w:ind w:left="309" w:hanging="309"/>
        <w:rPr>
          <w:ins w:id="659" w:author="InnoRules" w:date="2016-10-23T22:21:00Z"/>
          <w:del w:id="660" w:author="哲均 宋" w:date="2019-08-19T12:30:00Z"/>
          <w:rFonts w:asciiTheme="minorHAnsi" w:eastAsiaTheme="minorEastAsia" w:hAnsiTheme="minorHAnsi"/>
          <w:b w:val="0"/>
          <w:spacing w:val="0"/>
          <w:sz w:val="21"/>
          <w:szCs w:val="22"/>
        </w:rPr>
      </w:pPr>
      <w:ins w:id="661" w:author="InnoRules" w:date="2016-10-23T22:21:00Z">
        <w:del w:id="662" w:author="哲均 宋" w:date="2019-08-19T12:30:00Z">
          <w:r w:rsidRPr="00575316" w:rsidDel="00575316">
            <w:rPr>
              <w:rStyle w:val="af8"/>
              <w:rFonts w:hint="eastAsia"/>
              <w14:scene3d>
                <w14:camera w14:prst="orthographicFront"/>
                <w14:lightRig w14:rig="threePt" w14:dir="t">
                  <w14:rot w14:lat="0" w14:lon="0" w14:rev="0"/>
                </w14:lightRig>
              </w14:scene3d>
              <w:rPrChange w:id="663"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664" w:author="哲均 宋" w:date="2019-08-19T12:30:00Z">
                <w:rPr>
                  <w:rStyle w:val="af8"/>
                  <w:rFonts w:hint="eastAsia"/>
                  <w14:scene3d>
                    <w14:camera w14:prst="orthographicFront"/>
                    <w14:lightRig w14:rig="threePt" w14:dir="t">
                      <w14:rot w14:lat="0" w14:lon="0" w14:rev="0"/>
                    </w14:lightRig>
                  </w14:scene3d>
                </w:rPr>
              </w:rPrChange>
            </w:rPr>
            <w:delText>7</w:delText>
          </w:r>
          <w:r w:rsidRPr="00575316" w:rsidDel="00575316">
            <w:rPr>
              <w:rStyle w:val="af8"/>
              <w:rFonts w:hint="eastAsia"/>
              <w14:scene3d>
                <w14:camera w14:prst="orthographicFront"/>
                <w14:lightRig w14:rig="threePt" w14:dir="t">
                  <w14:rot w14:lat="0" w14:lon="0" w14:rev="0"/>
                </w14:lightRig>
              </w14:scene3d>
              <w:rPrChange w:id="665"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666"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hint="eastAsia"/>
              <w:rPrChange w:id="667" w:author="哲均 宋" w:date="2019-08-19T12:30:00Z">
                <w:rPr>
                  <w:rStyle w:val="af8"/>
                  <w:rFonts w:hint="eastAsia"/>
                </w:rPr>
              </w:rPrChange>
            </w:rPr>
            <w:delText>その他</w:delText>
          </w:r>
          <w:r w:rsidDel="00575316">
            <w:rPr>
              <w:webHidden/>
            </w:rPr>
            <w:tab/>
            <w:delText>48</w:delText>
          </w:r>
        </w:del>
      </w:ins>
    </w:p>
    <w:p w14:paraId="38E0D891" w14:textId="25DC0AB5" w:rsidR="00390B1A" w:rsidDel="00575316" w:rsidRDefault="00390B1A">
      <w:pPr>
        <w:pStyle w:val="23"/>
        <w:ind w:left="99"/>
        <w:rPr>
          <w:ins w:id="668" w:author="InnoRules" w:date="2016-10-23T22:21:00Z"/>
          <w:del w:id="669" w:author="哲均 宋" w:date="2019-08-19T12:30:00Z"/>
          <w:rFonts w:asciiTheme="minorHAnsi" w:eastAsiaTheme="minorEastAsia" w:hAnsiTheme="minorHAnsi"/>
          <w:b w:val="0"/>
          <w:sz w:val="21"/>
          <w:lang w:eastAsia="ja-JP"/>
        </w:rPr>
      </w:pPr>
      <w:ins w:id="670" w:author="InnoRules" w:date="2016-10-23T22:21:00Z">
        <w:del w:id="671"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672" w:author="哲均 宋" w:date="2019-08-19T12:30:00Z">
                <w:rPr>
                  <w:rStyle w:val="af8"/>
                  <w:rFonts w:hint="eastAsia"/>
                  <w:lang w:eastAsia="ja-JP"/>
                  <w14:scene3d>
                    <w14:camera w14:prst="orthographicFront"/>
                    <w14:lightRig w14:rig="threePt" w14:dir="t">
                      <w14:rot w14:lat="0" w14:lon="0" w14:rev="0"/>
                    </w14:lightRig>
                  </w14:scene3d>
                </w:rPr>
              </w:rPrChange>
            </w:rPr>
            <w:delText>1</w:delText>
          </w:r>
          <w:r w:rsidRPr="00575316" w:rsidDel="00575316">
            <w:rPr>
              <w:rStyle w:val="af8"/>
              <w:rFonts w:hint="eastAsia"/>
              <w:lang w:eastAsia="ja-JP"/>
              <w14:scene3d>
                <w14:camera w14:prst="orthographicFront"/>
                <w14:lightRig w14:rig="threePt" w14:dir="t">
                  <w14:rot w14:lat="0" w14:lon="0" w14:rev="0"/>
                </w14:lightRig>
              </w14:scene3d>
              <w:rPrChange w:id="673"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674" w:author="哲均 宋" w:date="2019-08-19T12:30:00Z">
                <w:rPr>
                  <w:rStyle w:val="af8"/>
                  <w:rFonts w:hint="eastAsia"/>
                  <w:lang w:eastAsia="ja-JP"/>
                </w:rPr>
              </w:rPrChange>
            </w:rPr>
            <w:delText>特定標準項目値を持つ商品リスト照会</w:delText>
          </w:r>
          <w:r w:rsidDel="00575316">
            <w:rPr>
              <w:webHidden/>
            </w:rPr>
            <w:tab/>
            <w:delText>48</w:delText>
          </w:r>
        </w:del>
      </w:ins>
    </w:p>
    <w:p w14:paraId="24E10B3E" w14:textId="507152F5" w:rsidR="00390B1A" w:rsidDel="00575316" w:rsidRDefault="00390B1A">
      <w:pPr>
        <w:pStyle w:val="23"/>
        <w:ind w:left="99"/>
        <w:rPr>
          <w:ins w:id="675" w:author="InnoRules" w:date="2016-10-23T22:21:00Z"/>
          <w:del w:id="676" w:author="哲均 宋" w:date="2019-08-19T12:30:00Z"/>
          <w:rFonts w:asciiTheme="minorHAnsi" w:eastAsiaTheme="minorEastAsia" w:hAnsiTheme="minorHAnsi"/>
          <w:b w:val="0"/>
          <w:sz w:val="21"/>
          <w:lang w:eastAsia="ja-JP"/>
        </w:rPr>
      </w:pPr>
      <w:ins w:id="677" w:author="InnoRules" w:date="2016-10-23T22:21:00Z">
        <w:del w:id="678"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679" w:author="哲均 宋" w:date="2019-08-19T12:30:00Z">
                <w:rPr>
                  <w:rStyle w:val="af8"/>
                  <w:rFonts w:hint="eastAsia"/>
                  <w:lang w:eastAsia="ja-JP"/>
                  <w14:scene3d>
                    <w14:camera w14:prst="orthographicFront"/>
                    <w14:lightRig w14:rig="threePt" w14:dir="t">
                      <w14:rot w14:lat="0" w14:lon="0" w14:rev="0"/>
                    </w14:lightRig>
                  </w14:scene3d>
                </w:rPr>
              </w:rPrChange>
            </w:rPr>
            <w:delText>2</w:delText>
          </w:r>
          <w:r w:rsidRPr="00575316" w:rsidDel="00575316">
            <w:rPr>
              <w:rStyle w:val="af8"/>
              <w:rFonts w:hint="eastAsia"/>
              <w:lang w:eastAsia="ja-JP"/>
              <w14:scene3d>
                <w14:camera w14:prst="orthographicFront"/>
                <w14:lightRig w14:rig="threePt" w14:dir="t">
                  <w14:rot w14:lat="0" w14:lon="0" w14:rev="0"/>
                </w14:lightRig>
              </w14:scene3d>
              <w:rPrChange w:id="680"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681" w:author="哲均 宋" w:date="2019-08-19T12:30:00Z">
                <w:rPr>
                  <w:rStyle w:val="af8"/>
                  <w:rFonts w:hint="eastAsia"/>
                  <w:lang w:eastAsia="ja-JP"/>
                </w:rPr>
              </w:rPrChange>
            </w:rPr>
            <w:delText>特定担保が下位にある商品リスト照会</w:delText>
          </w:r>
          <w:r w:rsidDel="00575316">
            <w:rPr>
              <w:webHidden/>
            </w:rPr>
            <w:tab/>
            <w:delText>49</w:delText>
          </w:r>
        </w:del>
      </w:ins>
    </w:p>
    <w:p w14:paraId="687917D2" w14:textId="6B99390F" w:rsidR="00390B1A" w:rsidDel="00575316" w:rsidRDefault="00390B1A">
      <w:pPr>
        <w:pStyle w:val="23"/>
        <w:ind w:left="99"/>
        <w:rPr>
          <w:ins w:id="682" w:author="InnoRules" w:date="2016-10-23T22:21:00Z"/>
          <w:del w:id="683" w:author="哲均 宋" w:date="2019-08-19T12:30:00Z"/>
          <w:rFonts w:asciiTheme="minorHAnsi" w:eastAsiaTheme="minorEastAsia" w:hAnsiTheme="minorHAnsi"/>
          <w:b w:val="0"/>
          <w:sz w:val="21"/>
          <w:lang w:eastAsia="ja-JP"/>
        </w:rPr>
      </w:pPr>
      <w:ins w:id="684" w:author="InnoRules" w:date="2016-10-23T22:21:00Z">
        <w:del w:id="685" w:author="哲均 宋" w:date="2019-08-19T12:30:00Z">
          <w:r w:rsidRPr="00575316" w:rsidDel="00575316">
            <w:rPr>
              <w:rStyle w:val="af8"/>
              <w:rFonts w:hint="eastAsia"/>
              <w:lang w:eastAsia="ja-JP"/>
              <w14:scene3d>
                <w14:camera w14:prst="orthographicFront"/>
                <w14:lightRig w14:rig="threePt" w14:dir="t">
                  <w14:rot w14:lat="0" w14:lon="0" w14:rev="0"/>
                </w14:lightRig>
              </w14:scene3d>
              <w:rPrChange w:id="686" w:author="哲均 宋" w:date="2019-08-19T12:30:00Z">
                <w:rPr>
                  <w:rStyle w:val="af8"/>
                  <w:rFonts w:hint="eastAsia"/>
                  <w:lang w:eastAsia="ja-JP"/>
                  <w14:scene3d>
                    <w14:camera w14:prst="orthographicFront"/>
                    <w14:lightRig w14:rig="threePt" w14:dir="t">
                      <w14:rot w14:lat="0" w14:lon="0" w14:rev="0"/>
                    </w14:lightRig>
                  </w14:scene3d>
                </w:rPr>
              </w:rPrChange>
            </w:rPr>
            <w:delText>3</w:delText>
          </w:r>
          <w:r w:rsidRPr="00575316" w:rsidDel="00575316">
            <w:rPr>
              <w:rStyle w:val="af8"/>
              <w:rFonts w:hint="eastAsia"/>
              <w:lang w:eastAsia="ja-JP"/>
              <w14:scene3d>
                <w14:camera w14:prst="orthographicFront"/>
                <w14:lightRig w14:rig="threePt" w14:dir="t">
                  <w14:rot w14:lat="0" w14:lon="0" w14:rev="0"/>
                </w14:lightRig>
              </w14:scene3d>
              <w:rPrChange w:id="687" w:author="哲均 宋" w:date="2019-08-19T12:30:00Z">
                <w:rPr>
                  <w:rStyle w:val="af8"/>
                  <w:rFonts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688" w:author="哲均 宋" w:date="2019-08-19T12:30:00Z">
                <w:rPr>
                  <w:rStyle w:val="af8"/>
                  <w:rFonts w:hint="eastAsia"/>
                  <w:lang w:eastAsia="ja-JP"/>
                </w:rPr>
              </w:rPrChange>
            </w:rPr>
            <w:delText>特定標準項目値を条件として持つ担保が下位にある商品リスト照会</w:delText>
          </w:r>
          <w:r w:rsidDel="00575316">
            <w:rPr>
              <w:webHidden/>
            </w:rPr>
            <w:tab/>
            <w:delText>50</w:delText>
          </w:r>
        </w:del>
      </w:ins>
    </w:p>
    <w:p w14:paraId="0893CC60" w14:textId="12B01D1A" w:rsidR="00390B1A" w:rsidDel="00575316" w:rsidRDefault="00390B1A">
      <w:pPr>
        <w:pStyle w:val="23"/>
        <w:ind w:left="99"/>
        <w:rPr>
          <w:ins w:id="689" w:author="InnoRules" w:date="2016-10-23T22:21:00Z"/>
          <w:del w:id="690" w:author="哲均 宋" w:date="2019-08-19T12:30:00Z"/>
          <w:rFonts w:asciiTheme="minorHAnsi" w:eastAsiaTheme="minorEastAsia" w:hAnsiTheme="minorHAnsi"/>
          <w:b w:val="0"/>
          <w:sz w:val="21"/>
          <w:lang w:eastAsia="ja-JP"/>
        </w:rPr>
      </w:pPr>
      <w:ins w:id="691" w:author="InnoRules" w:date="2016-10-23T22:21:00Z">
        <w:del w:id="692" w:author="哲均 宋" w:date="2019-08-19T12:30:00Z">
          <w:r w:rsidRPr="00575316" w:rsidDel="00575316">
            <w:rPr>
              <w:rStyle w:val="af8"/>
              <w:rFonts w:eastAsia="Malgun Gothic" w:hint="eastAsia"/>
              <w:lang w:eastAsia="ja-JP"/>
              <w14:scene3d>
                <w14:camera w14:prst="orthographicFront"/>
                <w14:lightRig w14:rig="threePt" w14:dir="t">
                  <w14:rot w14:lat="0" w14:lon="0" w14:rev="0"/>
                </w14:lightRig>
              </w14:scene3d>
              <w:rPrChange w:id="693" w:author="哲均 宋" w:date="2019-08-19T12:30:00Z">
                <w:rPr>
                  <w:rStyle w:val="af8"/>
                  <w:rFonts w:eastAsia="Malgun Gothic" w:hint="eastAsia"/>
                  <w:lang w:eastAsia="ja-JP"/>
                  <w14:scene3d>
                    <w14:camera w14:prst="orthographicFront"/>
                    <w14:lightRig w14:rig="threePt" w14:dir="t">
                      <w14:rot w14:lat="0" w14:lon="0" w14:rev="0"/>
                    </w14:lightRig>
                  </w14:scene3d>
                </w:rPr>
              </w:rPrChange>
            </w:rPr>
            <w:delText>4</w:delText>
          </w:r>
          <w:r w:rsidRPr="00575316" w:rsidDel="00575316">
            <w:rPr>
              <w:rStyle w:val="af8"/>
              <w:rFonts w:eastAsia="Malgun Gothic" w:hint="eastAsia"/>
              <w:lang w:eastAsia="ja-JP"/>
              <w14:scene3d>
                <w14:camera w14:prst="orthographicFront"/>
                <w14:lightRig w14:rig="threePt" w14:dir="t">
                  <w14:rot w14:lat="0" w14:lon="0" w14:rev="0"/>
                </w14:lightRig>
              </w14:scene3d>
              <w:rPrChange w:id="694" w:author="哲均 宋" w:date="2019-08-19T12:30:00Z">
                <w:rPr>
                  <w:rStyle w:val="af8"/>
                  <w:rFonts w:eastAsia="Malgun Gothic" w:hint="eastAsia"/>
                  <w:lang w:eastAsia="ja-JP"/>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z w:val="21"/>
              <w:lang w:eastAsia="ja-JP"/>
            </w:rPr>
            <w:tab/>
          </w:r>
          <w:r w:rsidRPr="00575316" w:rsidDel="00575316">
            <w:rPr>
              <w:rStyle w:val="af8"/>
              <w:rFonts w:hint="eastAsia"/>
              <w:lang w:eastAsia="ja-JP"/>
              <w:rPrChange w:id="695" w:author="哲均 宋" w:date="2019-08-19T12:30:00Z">
                <w:rPr>
                  <w:rStyle w:val="af8"/>
                  <w:rFonts w:hint="eastAsia"/>
                  <w:lang w:eastAsia="ja-JP"/>
                </w:rPr>
              </w:rPrChange>
            </w:rPr>
            <w:delText>標準項目の値がルールである場合</w:delText>
          </w:r>
          <w:r w:rsidDel="00575316">
            <w:rPr>
              <w:webHidden/>
            </w:rPr>
            <w:tab/>
            <w:delText>51</w:delText>
          </w:r>
        </w:del>
      </w:ins>
    </w:p>
    <w:p w14:paraId="291446BC" w14:textId="7549F63C" w:rsidR="00390B1A" w:rsidDel="00575316" w:rsidRDefault="00390B1A">
      <w:pPr>
        <w:pStyle w:val="14"/>
        <w:ind w:left="309" w:hanging="309"/>
        <w:rPr>
          <w:ins w:id="696" w:author="InnoRules" w:date="2016-10-23T22:21:00Z"/>
          <w:del w:id="697" w:author="哲均 宋" w:date="2019-08-19T12:30:00Z"/>
          <w:rFonts w:asciiTheme="minorHAnsi" w:eastAsiaTheme="minorEastAsia" w:hAnsiTheme="minorHAnsi"/>
          <w:b w:val="0"/>
          <w:spacing w:val="0"/>
          <w:sz w:val="21"/>
          <w:szCs w:val="22"/>
        </w:rPr>
      </w:pPr>
      <w:ins w:id="698" w:author="InnoRules" w:date="2016-10-23T22:21:00Z">
        <w:del w:id="699" w:author="哲均 宋" w:date="2019-08-19T12:30:00Z">
          <w:r w:rsidRPr="00575316" w:rsidDel="00575316">
            <w:rPr>
              <w:rStyle w:val="af8"/>
              <w:rFonts w:hint="eastAsia"/>
              <w14:scene3d>
                <w14:camera w14:prst="orthographicFront"/>
                <w14:lightRig w14:rig="threePt" w14:dir="t">
                  <w14:rot w14:lat="0" w14:lon="0" w14:rev="0"/>
                </w14:lightRig>
              </w14:scene3d>
              <w:rPrChange w:id="700" w:author="哲均 宋" w:date="2019-08-19T12:30:00Z">
                <w:rPr>
                  <w:rStyle w:val="af8"/>
                  <w:rFonts w:hint="eastAsia"/>
                  <w14:scene3d>
                    <w14:camera w14:prst="orthographicFront"/>
                    <w14:lightRig w14:rig="threePt" w14:dir="t">
                      <w14:rot w14:lat="0" w14:lon="0" w14:rev="0"/>
                    </w14:lightRig>
                  </w14:scene3d>
                </w:rPr>
              </w:rPrChange>
            </w:rPr>
            <w:delText>第</w:delText>
          </w:r>
          <w:r w:rsidRPr="00575316" w:rsidDel="00575316">
            <w:rPr>
              <w:rStyle w:val="af8"/>
              <w:rFonts w:hint="eastAsia"/>
              <w14:scene3d>
                <w14:camera w14:prst="orthographicFront"/>
                <w14:lightRig w14:rig="threePt" w14:dir="t">
                  <w14:rot w14:lat="0" w14:lon="0" w14:rev="0"/>
                </w14:lightRig>
              </w14:scene3d>
              <w:rPrChange w:id="701" w:author="哲均 宋" w:date="2019-08-19T12:30:00Z">
                <w:rPr>
                  <w:rStyle w:val="af8"/>
                  <w:rFonts w:hint="eastAsia"/>
                  <w14:scene3d>
                    <w14:camera w14:prst="orthographicFront"/>
                    <w14:lightRig w14:rig="threePt" w14:dir="t">
                      <w14:rot w14:lat="0" w14:lon="0" w14:rev="0"/>
                    </w14:lightRig>
                  </w14:scene3d>
                </w:rPr>
              </w:rPrChange>
            </w:rPr>
            <w:delText>8</w:delText>
          </w:r>
          <w:r w:rsidRPr="00575316" w:rsidDel="00575316">
            <w:rPr>
              <w:rStyle w:val="af8"/>
              <w:rFonts w:hint="eastAsia"/>
              <w14:scene3d>
                <w14:camera w14:prst="orthographicFront"/>
                <w14:lightRig w14:rig="threePt" w14:dir="t">
                  <w14:rot w14:lat="0" w14:lon="0" w14:rev="0"/>
                </w14:lightRig>
              </w14:scene3d>
              <w:rPrChange w:id="702" w:author="哲均 宋" w:date="2019-08-19T12:30:00Z">
                <w:rPr>
                  <w:rStyle w:val="af8"/>
                  <w:rFonts w:hint="eastAsia"/>
                  <w14:scene3d>
                    <w14:camera w14:prst="orthographicFront"/>
                    <w14:lightRig w14:rig="threePt" w14:dir="t">
                      <w14:rot w14:lat="0" w14:lon="0" w14:rev="0"/>
                    </w14:lightRig>
                  </w14:scene3d>
                </w:rPr>
              </w:rPrChange>
            </w:rPr>
            <w:delText>章</w:delText>
          </w:r>
          <w:r w:rsidRPr="00575316" w:rsidDel="00575316">
            <w:rPr>
              <w:rStyle w:val="af8"/>
              <w:rFonts w:hint="eastAsia"/>
              <w14:scene3d>
                <w14:camera w14:prst="orthographicFront"/>
                <w14:lightRig w14:rig="threePt" w14:dir="t">
                  <w14:rot w14:lat="0" w14:lon="0" w14:rev="0"/>
                </w14:lightRig>
              </w14:scene3d>
              <w:rPrChange w:id="703" w:author="哲均 宋" w:date="2019-08-19T12:30:00Z">
                <w:rPr>
                  <w:rStyle w:val="af8"/>
                  <w:rFonts w:hint="eastAsia"/>
                  <w14:scene3d>
                    <w14:camera w14:prst="orthographicFront"/>
                    <w14:lightRig w14:rig="threePt" w14:dir="t">
                      <w14:rot w14:lat="0" w14:lon="0" w14:rev="0"/>
                    </w14:lightRig>
                  </w14:scene3d>
                </w:rPr>
              </w:rPrChange>
            </w:rPr>
            <w:delText>.</w:delText>
          </w:r>
          <w:r w:rsidDel="00575316">
            <w:rPr>
              <w:rFonts w:asciiTheme="minorHAnsi" w:eastAsiaTheme="minorEastAsia" w:hAnsiTheme="minorHAnsi"/>
              <w:b w:val="0"/>
              <w:spacing w:val="0"/>
              <w:sz w:val="21"/>
              <w:szCs w:val="22"/>
            </w:rPr>
            <w:tab/>
          </w:r>
          <w:r w:rsidRPr="00575316" w:rsidDel="00575316">
            <w:rPr>
              <w:rStyle w:val="af8"/>
              <w:rFonts w:hint="eastAsia"/>
              <w:rPrChange w:id="704" w:author="哲均 宋" w:date="2019-08-19T12:30:00Z">
                <w:rPr>
                  <w:rStyle w:val="af8"/>
                  <w:rFonts w:hint="eastAsia"/>
                </w:rPr>
              </w:rPrChange>
            </w:rPr>
            <w:delText>ルールビルダーでの</w:delText>
          </w:r>
          <w:r w:rsidRPr="00575316" w:rsidDel="00575316">
            <w:rPr>
              <w:rStyle w:val="af8"/>
              <w:rPrChange w:id="705" w:author="哲均 宋" w:date="2019-08-19T12:30:00Z">
                <w:rPr>
                  <w:rStyle w:val="af8"/>
                </w:rPr>
              </w:rPrChange>
            </w:rPr>
            <w:delText>SQL</w:delText>
          </w:r>
          <w:r w:rsidRPr="00575316" w:rsidDel="00575316">
            <w:rPr>
              <w:rStyle w:val="af8"/>
              <w:rFonts w:hint="eastAsia"/>
              <w:rPrChange w:id="706" w:author="哲均 宋" w:date="2019-08-19T12:30:00Z">
                <w:rPr>
                  <w:rStyle w:val="af8"/>
                  <w:rFonts w:hint="eastAsia"/>
                </w:rPr>
              </w:rPrChange>
            </w:rPr>
            <w:delText>の作成</w:delText>
          </w:r>
          <w:r w:rsidDel="00575316">
            <w:rPr>
              <w:webHidden/>
            </w:rPr>
            <w:tab/>
            <w:delText>52</w:delText>
          </w:r>
        </w:del>
      </w:ins>
    </w:p>
    <w:p w14:paraId="3A819400" w14:textId="77777777" w:rsidR="00010390" w:rsidDel="00575316" w:rsidRDefault="00010390">
      <w:pPr>
        <w:pStyle w:val="14"/>
        <w:ind w:left="308" w:hanging="308"/>
        <w:rPr>
          <w:ins w:id="707" w:author="Seongeun Woo" w:date="2016-10-20T17:25:00Z"/>
          <w:del w:id="708" w:author="哲均 宋" w:date="2019-08-19T12:30:00Z"/>
          <w:rFonts w:asciiTheme="minorHAnsi" w:eastAsiaTheme="minorEastAsia" w:hAnsiTheme="minorHAnsi"/>
          <w:b w:val="0"/>
          <w:spacing w:val="0"/>
          <w:szCs w:val="22"/>
          <w:lang w:eastAsia="ko-KR"/>
        </w:rPr>
      </w:pPr>
      <w:ins w:id="709" w:author="Seongeun Woo" w:date="2016-10-20T17:25:00Z">
        <w:del w:id="710"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hint="eastAsia"/>
              <w:b w:val="0"/>
            </w:rPr>
            <w:delText>概要</w:delText>
          </w:r>
          <w:r w:rsidDel="00575316">
            <w:rPr>
              <w:webHidden/>
            </w:rPr>
            <w:tab/>
            <w:delText>5</w:delText>
          </w:r>
        </w:del>
      </w:ins>
    </w:p>
    <w:p w14:paraId="1817A3D6" w14:textId="77777777" w:rsidR="00010390" w:rsidDel="00575316" w:rsidRDefault="00010390">
      <w:pPr>
        <w:pStyle w:val="23"/>
        <w:ind w:left="99"/>
        <w:rPr>
          <w:ins w:id="711" w:author="Seongeun Woo" w:date="2016-10-20T17:25:00Z"/>
          <w:del w:id="712" w:author="哲均 宋" w:date="2019-08-19T12:30:00Z"/>
          <w:rFonts w:asciiTheme="minorHAnsi" w:eastAsiaTheme="minorEastAsia" w:hAnsiTheme="minorHAnsi"/>
          <w:b w:val="0"/>
        </w:rPr>
      </w:pPr>
      <w:ins w:id="713" w:author="Seongeun Woo" w:date="2016-10-20T17:25:00Z">
        <w:del w:id="714" w:author="哲均 宋" w:date="2019-08-19T12:30:00Z">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オブジェクト管理類型・類型</w:delText>
          </w:r>
          <w:r w:rsidDel="00575316">
            <w:rPr>
              <w:webHidden/>
            </w:rPr>
            <w:tab/>
            <w:delText>5</w:delText>
          </w:r>
        </w:del>
      </w:ins>
    </w:p>
    <w:p w14:paraId="5DF5086E" w14:textId="77777777" w:rsidR="00010390" w:rsidDel="00575316" w:rsidRDefault="00010390">
      <w:pPr>
        <w:pStyle w:val="23"/>
        <w:ind w:left="99"/>
        <w:rPr>
          <w:ins w:id="715" w:author="Seongeun Woo" w:date="2016-10-20T17:25:00Z"/>
          <w:del w:id="716" w:author="哲均 宋" w:date="2019-08-19T12:30:00Z"/>
          <w:rFonts w:asciiTheme="minorHAnsi" w:eastAsiaTheme="minorEastAsia" w:hAnsiTheme="minorHAnsi"/>
          <w:b w:val="0"/>
        </w:rPr>
      </w:pPr>
      <w:ins w:id="717" w:author="Seongeun Woo" w:date="2016-10-20T17:25:00Z">
        <w:del w:id="718" w:author="哲均 宋" w:date="2019-08-19T12:30:00Z">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オブジェクト詳細類型</w:delText>
          </w:r>
          <w:r w:rsidDel="00575316">
            <w:rPr>
              <w:webHidden/>
            </w:rPr>
            <w:tab/>
            <w:delText>5</w:delText>
          </w:r>
        </w:del>
      </w:ins>
    </w:p>
    <w:p w14:paraId="1C514CF0" w14:textId="77777777" w:rsidR="00010390" w:rsidDel="00575316" w:rsidRDefault="00010390">
      <w:pPr>
        <w:pStyle w:val="23"/>
        <w:ind w:left="99"/>
        <w:rPr>
          <w:ins w:id="719" w:author="Seongeun Woo" w:date="2016-10-20T17:25:00Z"/>
          <w:del w:id="720" w:author="哲均 宋" w:date="2019-08-19T12:30:00Z"/>
          <w:rFonts w:asciiTheme="minorHAnsi" w:eastAsiaTheme="minorEastAsia" w:hAnsiTheme="minorHAnsi"/>
          <w:b w:val="0"/>
        </w:rPr>
      </w:pPr>
      <w:ins w:id="721" w:author="Seongeun Woo" w:date="2016-10-20T17:25:00Z">
        <w:del w:id="722" w:author="哲均 宋" w:date="2019-08-19T12:30:00Z">
          <w:r w:rsidRPr="00A63DA7" w:rsidDel="00575316">
            <w:rPr>
              <w:rStyle w:val="af8"/>
              <w:b w:val="0"/>
              <w14:scene3d>
                <w14:camera w14:prst="orthographicFront"/>
                <w14:lightRig w14:rig="threePt" w14:dir="t">
                  <w14:rot w14:lat="0" w14:lon="0" w14:rev="0"/>
                </w14:lightRig>
              </w14:scene3d>
            </w:rPr>
            <w:delText>3</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オブジェクト</w:delText>
          </w:r>
          <w:r w:rsidDel="00575316">
            <w:rPr>
              <w:webHidden/>
            </w:rPr>
            <w:tab/>
            <w:delText>5</w:delText>
          </w:r>
        </w:del>
      </w:ins>
    </w:p>
    <w:p w14:paraId="76015905" w14:textId="77777777" w:rsidR="00010390" w:rsidDel="00575316" w:rsidRDefault="00010390">
      <w:pPr>
        <w:pStyle w:val="23"/>
        <w:ind w:left="99"/>
        <w:rPr>
          <w:ins w:id="723" w:author="Seongeun Woo" w:date="2016-10-20T17:25:00Z"/>
          <w:del w:id="724" w:author="哲均 宋" w:date="2019-08-19T12:30:00Z"/>
          <w:rFonts w:asciiTheme="minorHAnsi" w:eastAsiaTheme="minorEastAsia" w:hAnsiTheme="minorHAnsi"/>
          <w:b w:val="0"/>
        </w:rPr>
      </w:pPr>
      <w:ins w:id="725" w:author="Seongeun Woo" w:date="2016-10-20T17:25:00Z">
        <w:del w:id="726" w:author="哲均 宋" w:date="2019-08-19T12:30:00Z">
          <w:r w:rsidRPr="00A63DA7" w:rsidDel="00575316">
            <w:rPr>
              <w:rStyle w:val="af8"/>
              <w:b w:val="0"/>
              <w14:scene3d>
                <w14:camera w14:prst="orthographicFront"/>
                <w14:lightRig w14:rig="threePt" w14:dir="t">
                  <w14:rot w14:lat="0" w14:lon="0" w14:rev="0"/>
                </w14:lightRig>
              </w14:scene3d>
            </w:rPr>
            <w:delText>4</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w:delText>
          </w:r>
          <w:r w:rsidDel="00575316">
            <w:rPr>
              <w:webHidden/>
            </w:rPr>
            <w:tab/>
            <w:delText>5</w:delText>
          </w:r>
        </w:del>
      </w:ins>
    </w:p>
    <w:p w14:paraId="2CC0F9BF" w14:textId="77777777" w:rsidR="00010390" w:rsidDel="00575316" w:rsidRDefault="00010390">
      <w:pPr>
        <w:pStyle w:val="23"/>
        <w:ind w:left="99"/>
        <w:rPr>
          <w:ins w:id="727" w:author="Seongeun Woo" w:date="2016-10-20T17:25:00Z"/>
          <w:del w:id="728" w:author="哲均 宋" w:date="2019-08-19T12:30:00Z"/>
          <w:rFonts w:asciiTheme="minorHAnsi" w:eastAsiaTheme="minorEastAsia" w:hAnsiTheme="minorHAnsi"/>
          <w:b w:val="0"/>
        </w:rPr>
      </w:pPr>
      <w:ins w:id="729" w:author="Seongeun Woo" w:date="2016-10-20T17:25:00Z">
        <w:del w:id="730" w:author="哲均 宋" w:date="2019-08-19T12:30:00Z">
          <w:r w:rsidRPr="00A63DA7" w:rsidDel="00575316">
            <w:rPr>
              <w:rStyle w:val="af8"/>
              <w:b w:val="0"/>
              <w14:scene3d>
                <w14:camera w14:prst="orthographicFront"/>
                <w14:lightRig w14:rig="threePt" w14:dir="t">
                  <w14:rot w14:lat="0" w14:lon="0" w14:rev="0"/>
                </w14:lightRig>
              </w14:scene3d>
            </w:rPr>
            <w:delText>5</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関係オブジェクト</w:delText>
          </w:r>
          <w:r w:rsidDel="00575316">
            <w:rPr>
              <w:webHidden/>
            </w:rPr>
            <w:tab/>
            <w:delText>5</w:delText>
          </w:r>
        </w:del>
      </w:ins>
    </w:p>
    <w:p w14:paraId="0239E1A4" w14:textId="77777777" w:rsidR="00010390" w:rsidDel="00575316" w:rsidRDefault="00010390">
      <w:pPr>
        <w:pStyle w:val="23"/>
        <w:ind w:left="99"/>
        <w:rPr>
          <w:ins w:id="731" w:author="Seongeun Woo" w:date="2016-10-20T17:25:00Z"/>
          <w:del w:id="732" w:author="哲均 宋" w:date="2019-08-19T12:30:00Z"/>
          <w:rFonts w:asciiTheme="minorHAnsi" w:eastAsiaTheme="minorEastAsia" w:hAnsiTheme="minorHAnsi"/>
          <w:b w:val="0"/>
        </w:rPr>
      </w:pPr>
      <w:ins w:id="733" w:author="Seongeun Woo" w:date="2016-10-20T17:25:00Z">
        <w:del w:id="734" w:author="哲均 宋" w:date="2019-08-19T12:30:00Z">
          <w:r w:rsidRPr="00A63DA7" w:rsidDel="00575316">
            <w:rPr>
              <w:rStyle w:val="af8"/>
              <w:b w:val="0"/>
              <w14:scene3d>
                <w14:camera w14:prst="orthographicFront"/>
                <w14:lightRig w14:rig="threePt" w14:dir="t">
                  <w14:rot w14:lat="0" w14:lon="0" w14:rev="0"/>
                </w14:lightRig>
              </w14:scene3d>
            </w:rPr>
            <w:delText>6</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関係類型</w:delText>
          </w:r>
          <w:r w:rsidDel="00575316">
            <w:rPr>
              <w:webHidden/>
            </w:rPr>
            <w:tab/>
            <w:delText>5</w:delText>
          </w:r>
        </w:del>
      </w:ins>
    </w:p>
    <w:p w14:paraId="01920E79" w14:textId="77777777" w:rsidR="00010390" w:rsidDel="00575316" w:rsidRDefault="00010390">
      <w:pPr>
        <w:pStyle w:val="23"/>
        <w:ind w:left="99"/>
        <w:rPr>
          <w:ins w:id="735" w:author="Seongeun Woo" w:date="2016-10-20T17:25:00Z"/>
          <w:del w:id="736" w:author="哲均 宋" w:date="2019-08-19T12:30:00Z"/>
          <w:rFonts w:asciiTheme="minorHAnsi" w:eastAsiaTheme="minorEastAsia" w:hAnsiTheme="minorHAnsi"/>
          <w:b w:val="0"/>
        </w:rPr>
      </w:pPr>
      <w:ins w:id="737" w:author="Seongeun Woo" w:date="2016-10-20T17:25:00Z">
        <w:del w:id="738" w:author="哲均 宋" w:date="2019-08-19T12:30:00Z">
          <w:r w:rsidRPr="00A63DA7" w:rsidDel="00575316">
            <w:rPr>
              <w:rStyle w:val="af8"/>
              <w:b w:val="0"/>
              <w14:scene3d>
                <w14:camera w14:prst="orthographicFront"/>
                <w14:lightRig w14:rig="threePt" w14:dir="t">
                  <w14:rot w14:lat="0" w14:lon="0" w14:rev="0"/>
                </w14:lightRig>
              </w14:scene3d>
            </w:rPr>
            <w:delText>7</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関係ルール</w:delText>
          </w:r>
          <w:r w:rsidDel="00575316">
            <w:rPr>
              <w:webHidden/>
            </w:rPr>
            <w:tab/>
            <w:delText>6</w:delText>
          </w:r>
        </w:del>
      </w:ins>
    </w:p>
    <w:p w14:paraId="5B41ECC8" w14:textId="77777777" w:rsidR="00010390" w:rsidDel="00575316" w:rsidRDefault="00010390">
      <w:pPr>
        <w:pStyle w:val="23"/>
        <w:ind w:left="99"/>
        <w:rPr>
          <w:ins w:id="739" w:author="Seongeun Woo" w:date="2016-10-20T17:25:00Z"/>
          <w:del w:id="740" w:author="哲均 宋" w:date="2019-08-19T12:30:00Z"/>
          <w:rFonts w:asciiTheme="minorHAnsi" w:eastAsiaTheme="minorEastAsia" w:hAnsiTheme="minorHAnsi"/>
          <w:b w:val="0"/>
        </w:rPr>
      </w:pPr>
      <w:ins w:id="741" w:author="Seongeun Woo" w:date="2016-10-20T17:25:00Z">
        <w:del w:id="742" w:author="哲均 宋" w:date="2019-08-19T12:30:00Z">
          <w:r w:rsidRPr="00A63DA7" w:rsidDel="00575316">
            <w:rPr>
              <w:rStyle w:val="af8"/>
              <w:b w:val="0"/>
              <w14:scene3d>
                <w14:camera w14:prst="orthographicFront"/>
                <w14:lightRig w14:rig="threePt" w14:dir="t">
                  <w14:rot w14:lat="0" w14:lon="0" w14:rev="0"/>
                </w14:lightRig>
              </w14:scene3d>
            </w:rPr>
            <w:delText>8</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関係ルールの類型</w:delText>
          </w:r>
          <w:r w:rsidDel="00575316">
            <w:rPr>
              <w:webHidden/>
            </w:rPr>
            <w:tab/>
            <w:delText>6</w:delText>
          </w:r>
        </w:del>
      </w:ins>
    </w:p>
    <w:p w14:paraId="0B25A7AB" w14:textId="77777777" w:rsidR="00010390" w:rsidDel="00575316" w:rsidRDefault="00010390">
      <w:pPr>
        <w:pStyle w:val="23"/>
        <w:ind w:left="99"/>
        <w:rPr>
          <w:ins w:id="743" w:author="Seongeun Woo" w:date="2016-10-20T17:25:00Z"/>
          <w:del w:id="744" w:author="哲均 宋" w:date="2019-08-19T12:30:00Z"/>
          <w:rFonts w:asciiTheme="minorHAnsi" w:eastAsiaTheme="minorEastAsia" w:hAnsiTheme="minorHAnsi"/>
          <w:b w:val="0"/>
        </w:rPr>
      </w:pPr>
      <w:ins w:id="745" w:author="Seongeun Woo" w:date="2016-10-20T17:25:00Z">
        <w:del w:id="746" w:author="哲均 宋" w:date="2019-08-19T12:30:00Z">
          <w:r w:rsidRPr="00A63DA7" w:rsidDel="00575316">
            <w:rPr>
              <w:rStyle w:val="af8"/>
              <w:b w:val="0"/>
              <w14:scene3d>
                <w14:camera w14:prst="orthographicFront"/>
                <w14:lightRig w14:rig="threePt" w14:dir="t">
                  <w14:rot w14:lat="0" w14:lon="0" w14:rev="0"/>
                </w14:lightRig>
              </w14:scene3d>
            </w:rPr>
            <w:delText>9</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標準項目</w:delText>
          </w:r>
          <w:r w:rsidDel="00575316">
            <w:rPr>
              <w:webHidden/>
            </w:rPr>
            <w:tab/>
            <w:delText>6</w:delText>
          </w:r>
        </w:del>
      </w:ins>
    </w:p>
    <w:p w14:paraId="3E9E0AE3" w14:textId="77777777" w:rsidR="00010390" w:rsidDel="00575316" w:rsidRDefault="00010390">
      <w:pPr>
        <w:pStyle w:val="23"/>
        <w:ind w:left="99"/>
        <w:rPr>
          <w:ins w:id="747" w:author="Seongeun Woo" w:date="2016-10-20T17:25:00Z"/>
          <w:del w:id="748" w:author="哲均 宋" w:date="2019-08-19T12:30:00Z"/>
          <w:rFonts w:asciiTheme="minorHAnsi" w:eastAsiaTheme="minorEastAsia" w:hAnsiTheme="minorHAnsi"/>
          <w:b w:val="0"/>
        </w:rPr>
      </w:pPr>
      <w:ins w:id="749" w:author="Seongeun Woo" w:date="2016-10-20T17:25:00Z">
        <w:del w:id="750" w:author="哲均 宋" w:date="2019-08-19T12:30:00Z">
          <w:r w:rsidRPr="00A63DA7" w:rsidDel="00575316">
            <w:rPr>
              <w:rStyle w:val="af8"/>
              <w:b w:val="0"/>
              <w14:scene3d>
                <w14:camera w14:prst="orthographicFront"/>
                <w14:lightRig w14:rig="threePt" w14:dir="t">
                  <w14:rot w14:lat="0" w14:lon="0" w14:rev="0"/>
                </w14:lightRig>
              </w14:scene3d>
            </w:rPr>
            <w:delText>10</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パターン</w:delText>
          </w:r>
          <w:r w:rsidDel="00575316">
            <w:rPr>
              <w:webHidden/>
            </w:rPr>
            <w:tab/>
            <w:delText>6</w:delText>
          </w:r>
        </w:del>
      </w:ins>
    </w:p>
    <w:p w14:paraId="5014700B" w14:textId="77777777" w:rsidR="00010390" w:rsidDel="00575316" w:rsidRDefault="00010390">
      <w:pPr>
        <w:pStyle w:val="23"/>
        <w:ind w:left="99"/>
        <w:rPr>
          <w:ins w:id="751" w:author="Seongeun Woo" w:date="2016-10-20T17:25:00Z"/>
          <w:del w:id="752" w:author="哲均 宋" w:date="2019-08-19T12:30:00Z"/>
          <w:rFonts w:asciiTheme="minorHAnsi" w:eastAsiaTheme="minorEastAsia" w:hAnsiTheme="minorHAnsi"/>
          <w:b w:val="0"/>
        </w:rPr>
      </w:pPr>
      <w:ins w:id="753" w:author="Seongeun Woo" w:date="2016-10-20T17:25:00Z">
        <w:del w:id="754" w:author="哲均 宋" w:date="2019-08-19T12:30:00Z">
          <w:r w:rsidRPr="00A63DA7" w:rsidDel="00575316">
            <w:rPr>
              <w:rStyle w:val="af8"/>
              <w:b w:val="0"/>
              <w14:scene3d>
                <w14:camera w14:prst="orthographicFront"/>
                <w14:lightRig w14:rig="threePt" w14:dir="t">
                  <w14:rot w14:lat="0" w14:lon="0" w14:rev="0"/>
                </w14:lightRig>
              </w14:scene3d>
            </w:rPr>
            <w:delText>11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適用期間</w:delText>
          </w:r>
          <w:r w:rsidDel="00575316">
            <w:rPr>
              <w:webHidden/>
            </w:rPr>
            <w:tab/>
            <w:delText>6</w:delText>
          </w:r>
        </w:del>
      </w:ins>
    </w:p>
    <w:p w14:paraId="3B1B3E12" w14:textId="77777777" w:rsidR="00010390" w:rsidDel="00575316" w:rsidRDefault="00010390">
      <w:pPr>
        <w:pStyle w:val="14"/>
        <w:ind w:left="308" w:hanging="308"/>
        <w:rPr>
          <w:ins w:id="755" w:author="Seongeun Woo" w:date="2016-10-20T17:25:00Z"/>
          <w:del w:id="756" w:author="哲均 宋" w:date="2019-08-19T12:30:00Z"/>
          <w:rFonts w:asciiTheme="minorHAnsi" w:eastAsiaTheme="minorEastAsia" w:hAnsiTheme="minorHAnsi"/>
          <w:b w:val="0"/>
          <w:spacing w:val="0"/>
          <w:szCs w:val="22"/>
          <w:lang w:eastAsia="ko-KR"/>
        </w:rPr>
      </w:pPr>
      <w:ins w:id="757" w:author="Seongeun Woo" w:date="2016-10-20T17:25:00Z">
        <w:del w:id="758"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b w:val="0"/>
            </w:rPr>
            <w:delText>InnoProduct</w:delText>
          </w:r>
          <w:r w:rsidRPr="00A63DA7" w:rsidDel="00575316">
            <w:rPr>
              <w:rStyle w:val="af8"/>
              <w:rFonts w:hint="eastAsia"/>
              <w:b w:val="0"/>
            </w:rPr>
            <w:delText>商品リポジトリ</w:delText>
          </w:r>
          <w:r w:rsidDel="00575316">
            <w:rPr>
              <w:webHidden/>
            </w:rPr>
            <w:tab/>
            <w:delText>7</w:delText>
          </w:r>
        </w:del>
      </w:ins>
    </w:p>
    <w:p w14:paraId="1F291DD8" w14:textId="77777777" w:rsidR="00010390" w:rsidDel="00575316" w:rsidRDefault="00010390">
      <w:pPr>
        <w:pStyle w:val="23"/>
        <w:ind w:left="99"/>
        <w:rPr>
          <w:ins w:id="759" w:author="Seongeun Woo" w:date="2016-10-20T17:25:00Z"/>
          <w:del w:id="760" w:author="哲均 宋" w:date="2019-08-19T12:30:00Z"/>
          <w:rFonts w:asciiTheme="minorHAnsi" w:eastAsiaTheme="minorEastAsia" w:hAnsiTheme="minorHAnsi"/>
          <w:b w:val="0"/>
        </w:rPr>
      </w:pPr>
      <w:ins w:id="761" w:author="Seongeun Woo" w:date="2016-10-20T17:25:00Z">
        <w:del w:id="762" w:author="哲均 宋" w:date="2019-08-19T12:30:00Z">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管理類型および標準項目関連領域</w:delText>
          </w:r>
          <w:r w:rsidDel="00575316">
            <w:rPr>
              <w:webHidden/>
            </w:rPr>
            <w:tab/>
            <w:delText>8</w:delText>
          </w:r>
        </w:del>
      </w:ins>
    </w:p>
    <w:p w14:paraId="076AB121" w14:textId="77777777" w:rsidR="00010390" w:rsidDel="00575316" w:rsidRDefault="00010390">
      <w:pPr>
        <w:pStyle w:val="31"/>
        <w:ind w:left="396"/>
        <w:rPr>
          <w:ins w:id="763" w:author="Seongeun Woo" w:date="2016-10-20T17:25:00Z"/>
          <w:del w:id="764" w:author="哲均 宋" w:date="2019-08-19T12:30:00Z"/>
          <w:rFonts w:asciiTheme="minorHAnsi" w:eastAsiaTheme="minorEastAsia" w:hAnsiTheme="minorHAnsi"/>
          <w:spacing w:val="0"/>
          <w:szCs w:val="22"/>
          <w:lang w:eastAsia="ko-KR"/>
        </w:rPr>
      </w:pPr>
      <w:ins w:id="765" w:author="Seongeun Woo" w:date="2016-10-20T17:25:00Z">
        <w:del w:id="766" w:author="哲均 宋" w:date="2019-08-19T12:30:00Z">
          <w:r w:rsidRPr="00A63DA7" w:rsidDel="00575316">
            <w:rPr>
              <w:rStyle w:val="af8"/>
              <w:rFonts w:cstheme="majorHAnsi"/>
              <w14:scene3d>
                <w14:camera w14:prst="orthographicFront"/>
                <w14:lightRig w14:rig="threePt" w14:dir="t">
                  <w14:rot w14:lat="0" w14:lon="0" w14:rev="0"/>
                </w14:lightRig>
              </w14:scene3d>
            </w:rPr>
            <w:delText>1.1</w:delText>
          </w:r>
          <w:r w:rsidDel="00575316">
            <w:rPr>
              <w:rFonts w:asciiTheme="minorHAnsi" w:eastAsiaTheme="minorEastAsia" w:hAnsiTheme="minorHAnsi"/>
              <w:spacing w:val="0"/>
              <w:szCs w:val="22"/>
              <w:lang w:eastAsia="ko-KR"/>
            </w:rPr>
            <w:tab/>
          </w:r>
          <w:r w:rsidRPr="00A63DA7" w:rsidDel="00575316">
            <w:rPr>
              <w:rStyle w:val="af8"/>
            </w:rPr>
            <w:delText>OBJ1000</w:delText>
          </w:r>
          <w:r w:rsidDel="00575316">
            <w:rPr>
              <w:webHidden/>
            </w:rPr>
            <w:tab/>
            <w:delText>9</w:delText>
          </w:r>
        </w:del>
      </w:ins>
    </w:p>
    <w:p w14:paraId="2319E14F" w14:textId="77777777" w:rsidR="00010390" w:rsidDel="00575316" w:rsidRDefault="00010390">
      <w:pPr>
        <w:pStyle w:val="31"/>
        <w:ind w:left="396"/>
        <w:rPr>
          <w:ins w:id="767" w:author="Seongeun Woo" w:date="2016-10-20T17:25:00Z"/>
          <w:del w:id="768" w:author="哲均 宋" w:date="2019-08-19T12:30:00Z"/>
          <w:rFonts w:asciiTheme="minorHAnsi" w:eastAsiaTheme="minorEastAsia" w:hAnsiTheme="minorHAnsi"/>
          <w:spacing w:val="0"/>
          <w:szCs w:val="22"/>
          <w:lang w:eastAsia="ko-KR"/>
        </w:rPr>
      </w:pPr>
      <w:ins w:id="769" w:author="Seongeun Woo" w:date="2016-10-20T17:25:00Z">
        <w:del w:id="770" w:author="哲均 宋" w:date="2019-08-19T12:30:00Z">
          <w:r w:rsidRPr="00A63DA7" w:rsidDel="00575316">
            <w:rPr>
              <w:rStyle w:val="af8"/>
              <w:rFonts w:cstheme="majorHAnsi"/>
              <w14:scene3d>
                <w14:camera w14:prst="orthographicFront"/>
                <w14:lightRig w14:rig="threePt" w14:dir="t">
                  <w14:rot w14:lat="0" w14:lon="0" w14:rev="0"/>
                </w14:lightRig>
              </w14:scene3d>
            </w:rPr>
            <w:delText>1.2</w:delText>
          </w:r>
          <w:r w:rsidDel="00575316">
            <w:rPr>
              <w:rFonts w:asciiTheme="minorHAnsi" w:eastAsiaTheme="minorEastAsia" w:hAnsiTheme="minorHAnsi"/>
              <w:spacing w:val="0"/>
              <w:szCs w:val="22"/>
              <w:lang w:eastAsia="ko-KR"/>
            </w:rPr>
            <w:tab/>
          </w:r>
          <w:r w:rsidRPr="00A63DA7" w:rsidDel="00575316">
            <w:rPr>
              <w:rStyle w:val="af8"/>
            </w:rPr>
            <w:delText>OBJ1100</w:delText>
          </w:r>
          <w:r w:rsidDel="00575316">
            <w:rPr>
              <w:webHidden/>
            </w:rPr>
            <w:tab/>
            <w:delText>11</w:delText>
          </w:r>
        </w:del>
      </w:ins>
    </w:p>
    <w:p w14:paraId="32E54E85" w14:textId="77777777" w:rsidR="00010390" w:rsidDel="00575316" w:rsidRDefault="00010390">
      <w:pPr>
        <w:pStyle w:val="31"/>
        <w:ind w:left="396"/>
        <w:rPr>
          <w:ins w:id="771" w:author="Seongeun Woo" w:date="2016-10-20T17:25:00Z"/>
          <w:del w:id="772" w:author="哲均 宋" w:date="2019-08-19T12:30:00Z"/>
          <w:rFonts w:asciiTheme="minorHAnsi" w:eastAsiaTheme="minorEastAsia" w:hAnsiTheme="minorHAnsi"/>
          <w:spacing w:val="0"/>
          <w:szCs w:val="22"/>
          <w:lang w:eastAsia="ko-KR"/>
        </w:rPr>
      </w:pPr>
      <w:ins w:id="773" w:author="Seongeun Woo" w:date="2016-10-20T17:25:00Z">
        <w:del w:id="774" w:author="哲均 宋" w:date="2019-08-19T12:30:00Z">
          <w:r w:rsidRPr="00A63DA7" w:rsidDel="00575316">
            <w:rPr>
              <w:rStyle w:val="af8"/>
              <w:rFonts w:cstheme="majorHAnsi"/>
              <w14:scene3d>
                <w14:camera w14:prst="orthographicFront"/>
                <w14:lightRig w14:rig="threePt" w14:dir="t">
                  <w14:rot w14:lat="0" w14:lon="0" w14:rev="0"/>
                </w14:lightRig>
              </w14:scene3d>
            </w:rPr>
            <w:delText>1.3</w:delText>
          </w:r>
          <w:r w:rsidDel="00575316">
            <w:rPr>
              <w:rFonts w:asciiTheme="minorHAnsi" w:eastAsiaTheme="minorEastAsia" w:hAnsiTheme="minorHAnsi"/>
              <w:spacing w:val="0"/>
              <w:szCs w:val="22"/>
              <w:lang w:eastAsia="ko-KR"/>
            </w:rPr>
            <w:tab/>
          </w:r>
          <w:r w:rsidRPr="00A63DA7" w:rsidDel="00575316">
            <w:rPr>
              <w:rStyle w:val="af8"/>
            </w:rPr>
            <w:delText>OBJ1110</w:delText>
          </w:r>
          <w:r w:rsidDel="00575316">
            <w:rPr>
              <w:webHidden/>
            </w:rPr>
            <w:tab/>
            <w:delText>13</w:delText>
          </w:r>
        </w:del>
      </w:ins>
    </w:p>
    <w:p w14:paraId="22020E59" w14:textId="77777777" w:rsidR="00010390" w:rsidDel="00575316" w:rsidRDefault="00010390">
      <w:pPr>
        <w:pStyle w:val="31"/>
        <w:ind w:left="396"/>
        <w:rPr>
          <w:ins w:id="775" w:author="Seongeun Woo" w:date="2016-10-20T17:25:00Z"/>
          <w:del w:id="776" w:author="哲均 宋" w:date="2019-08-19T12:30:00Z"/>
          <w:rFonts w:asciiTheme="minorHAnsi" w:eastAsiaTheme="minorEastAsia" w:hAnsiTheme="minorHAnsi"/>
          <w:spacing w:val="0"/>
          <w:szCs w:val="22"/>
          <w:lang w:eastAsia="ko-KR"/>
        </w:rPr>
      </w:pPr>
      <w:ins w:id="777" w:author="Seongeun Woo" w:date="2016-10-20T17:25:00Z">
        <w:del w:id="778" w:author="哲均 宋" w:date="2019-08-19T12:30:00Z">
          <w:r w:rsidRPr="00A63DA7" w:rsidDel="00575316">
            <w:rPr>
              <w:rStyle w:val="af8"/>
              <w:rFonts w:cstheme="majorHAnsi"/>
              <w14:scene3d>
                <w14:camera w14:prst="orthographicFront"/>
                <w14:lightRig w14:rig="threePt" w14:dir="t">
                  <w14:rot w14:lat="0" w14:lon="0" w14:rev="0"/>
                </w14:lightRig>
              </w14:scene3d>
            </w:rPr>
            <w:delText>1.4</w:delText>
          </w:r>
          <w:r w:rsidDel="00575316">
            <w:rPr>
              <w:rFonts w:asciiTheme="minorHAnsi" w:eastAsiaTheme="minorEastAsia" w:hAnsiTheme="minorHAnsi"/>
              <w:spacing w:val="0"/>
              <w:szCs w:val="22"/>
              <w:lang w:eastAsia="ko-KR"/>
            </w:rPr>
            <w:tab/>
          </w:r>
          <w:r w:rsidRPr="00A63DA7" w:rsidDel="00575316">
            <w:rPr>
              <w:rStyle w:val="af8"/>
            </w:rPr>
            <w:delText>OBJ1200</w:delText>
          </w:r>
          <w:r w:rsidDel="00575316">
            <w:rPr>
              <w:webHidden/>
            </w:rPr>
            <w:tab/>
            <w:delText>15</w:delText>
          </w:r>
        </w:del>
      </w:ins>
    </w:p>
    <w:p w14:paraId="43ED317E" w14:textId="77777777" w:rsidR="00010390" w:rsidDel="00575316" w:rsidRDefault="00010390">
      <w:pPr>
        <w:pStyle w:val="31"/>
        <w:ind w:left="396"/>
        <w:rPr>
          <w:ins w:id="779" w:author="Seongeun Woo" w:date="2016-10-20T17:25:00Z"/>
          <w:del w:id="780" w:author="哲均 宋" w:date="2019-08-19T12:30:00Z"/>
          <w:rFonts w:asciiTheme="minorHAnsi" w:eastAsiaTheme="minorEastAsia" w:hAnsiTheme="minorHAnsi"/>
          <w:spacing w:val="0"/>
          <w:szCs w:val="22"/>
          <w:lang w:eastAsia="ko-KR"/>
        </w:rPr>
      </w:pPr>
      <w:ins w:id="781" w:author="Seongeun Woo" w:date="2016-10-20T17:25:00Z">
        <w:del w:id="782" w:author="哲均 宋" w:date="2019-08-19T12:30:00Z">
          <w:r w:rsidRPr="00A63DA7" w:rsidDel="00575316">
            <w:rPr>
              <w:rStyle w:val="af8"/>
              <w:rFonts w:cstheme="majorHAnsi"/>
              <w14:scene3d>
                <w14:camera w14:prst="orthographicFront"/>
                <w14:lightRig w14:rig="threePt" w14:dir="t">
                  <w14:rot w14:lat="0" w14:lon="0" w14:rev="0"/>
                </w14:lightRig>
              </w14:scene3d>
            </w:rPr>
            <w:delText>1.5</w:delText>
          </w:r>
          <w:r w:rsidDel="00575316">
            <w:rPr>
              <w:rFonts w:asciiTheme="minorHAnsi" w:eastAsiaTheme="minorEastAsia" w:hAnsiTheme="minorHAnsi"/>
              <w:spacing w:val="0"/>
              <w:szCs w:val="22"/>
              <w:lang w:eastAsia="ko-KR"/>
            </w:rPr>
            <w:tab/>
          </w:r>
          <w:r w:rsidRPr="00A63DA7" w:rsidDel="00575316">
            <w:rPr>
              <w:rStyle w:val="af8"/>
            </w:rPr>
            <w:delText>OBJ1400</w:delText>
          </w:r>
          <w:r w:rsidDel="00575316">
            <w:rPr>
              <w:webHidden/>
            </w:rPr>
            <w:tab/>
            <w:delText>18</w:delText>
          </w:r>
        </w:del>
      </w:ins>
    </w:p>
    <w:p w14:paraId="7D907B59" w14:textId="77777777" w:rsidR="00010390" w:rsidDel="00575316" w:rsidRDefault="00010390">
      <w:pPr>
        <w:pStyle w:val="23"/>
        <w:ind w:left="99"/>
        <w:rPr>
          <w:ins w:id="783" w:author="Seongeun Woo" w:date="2016-10-20T17:25:00Z"/>
          <w:del w:id="784" w:author="哲均 宋" w:date="2019-08-19T12:30:00Z"/>
          <w:rFonts w:asciiTheme="minorHAnsi" w:eastAsiaTheme="minorEastAsia" w:hAnsiTheme="minorHAnsi"/>
          <w:b w:val="0"/>
        </w:rPr>
      </w:pPr>
      <w:ins w:id="785" w:author="Seongeun Woo" w:date="2016-10-20T17:25:00Z">
        <w:del w:id="786" w:author="哲均 宋" w:date="2019-08-19T12:30:00Z">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オブジェクト・標準項目値・パターン情報関連領域</w:delText>
          </w:r>
          <w:r w:rsidDel="00575316">
            <w:rPr>
              <w:webHidden/>
            </w:rPr>
            <w:tab/>
            <w:delText>20</w:delText>
          </w:r>
        </w:del>
      </w:ins>
    </w:p>
    <w:p w14:paraId="2AD8F799" w14:textId="77777777" w:rsidR="00010390" w:rsidDel="00575316" w:rsidRDefault="00010390">
      <w:pPr>
        <w:pStyle w:val="31"/>
        <w:ind w:left="396"/>
        <w:rPr>
          <w:ins w:id="787" w:author="Seongeun Woo" w:date="2016-10-20T17:25:00Z"/>
          <w:del w:id="788" w:author="哲均 宋" w:date="2019-08-19T12:30:00Z"/>
          <w:rFonts w:asciiTheme="minorHAnsi" w:eastAsiaTheme="minorEastAsia" w:hAnsiTheme="minorHAnsi"/>
          <w:spacing w:val="0"/>
          <w:szCs w:val="22"/>
          <w:lang w:eastAsia="ko-KR"/>
        </w:rPr>
      </w:pPr>
      <w:ins w:id="789" w:author="Seongeun Woo" w:date="2016-10-20T17:25:00Z">
        <w:del w:id="790" w:author="哲均 宋" w:date="2019-08-19T12:30:00Z">
          <w:r w:rsidRPr="00A63DA7" w:rsidDel="00575316">
            <w:rPr>
              <w:rStyle w:val="af8"/>
              <w:rFonts w:cstheme="majorHAnsi"/>
              <w14:scene3d>
                <w14:camera w14:prst="orthographicFront"/>
                <w14:lightRig w14:rig="threePt" w14:dir="t">
                  <w14:rot w14:lat="0" w14:lon="0" w14:rev="0"/>
                </w14:lightRig>
              </w14:scene3d>
            </w:rPr>
            <w:delText>2.1</w:delText>
          </w:r>
          <w:r w:rsidDel="00575316">
            <w:rPr>
              <w:rFonts w:asciiTheme="minorHAnsi" w:eastAsiaTheme="minorEastAsia" w:hAnsiTheme="minorHAnsi"/>
              <w:spacing w:val="0"/>
              <w:szCs w:val="22"/>
              <w:lang w:eastAsia="ko-KR"/>
            </w:rPr>
            <w:tab/>
          </w:r>
          <w:r w:rsidRPr="00A63DA7" w:rsidDel="00575316">
            <w:rPr>
              <w:rStyle w:val="af8"/>
            </w:rPr>
            <w:delText>OBJ_MAIN</w:delText>
          </w:r>
          <w:r w:rsidDel="00575316">
            <w:rPr>
              <w:webHidden/>
            </w:rPr>
            <w:tab/>
            <w:delText>21</w:delText>
          </w:r>
        </w:del>
      </w:ins>
    </w:p>
    <w:p w14:paraId="609F8292" w14:textId="77777777" w:rsidR="00010390" w:rsidDel="00575316" w:rsidRDefault="00010390">
      <w:pPr>
        <w:pStyle w:val="31"/>
        <w:ind w:left="396"/>
        <w:rPr>
          <w:ins w:id="791" w:author="Seongeun Woo" w:date="2016-10-20T17:25:00Z"/>
          <w:del w:id="792" w:author="哲均 宋" w:date="2019-08-19T12:30:00Z"/>
          <w:rFonts w:asciiTheme="minorHAnsi" w:eastAsiaTheme="minorEastAsia" w:hAnsiTheme="minorHAnsi"/>
          <w:spacing w:val="0"/>
          <w:szCs w:val="22"/>
          <w:lang w:eastAsia="ko-KR"/>
        </w:rPr>
      </w:pPr>
      <w:ins w:id="793" w:author="Seongeun Woo" w:date="2016-10-20T17:25:00Z">
        <w:del w:id="794" w:author="哲均 宋" w:date="2019-08-19T12:30:00Z">
          <w:r w:rsidRPr="00A63DA7" w:rsidDel="00575316">
            <w:rPr>
              <w:rStyle w:val="af8"/>
              <w:rFonts w:cstheme="majorHAnsi"/>
              <w14:scene3d>
                <w14:camera w14:prst="orthographicFront"/>
                <w14:lightRig w14:rig="threePt" w14:dir="t">
                  <w14:rot w14:lat="0" w14:lon="0" w14:rev="0"/>
                </w14:lightRig>
              </w14:scene3d>
            </w:rPr>
            <w:delText>2.2</w:delText>
          </w:r>
          <w:r w:rsidDel="00575316">
            <w:rPr>
              <w:rFonts w:asciiTheme="minorHAnsi" w:eastAsiaTheme="minorEastAsia" w:hAnsiTheme="minorHAnsi"/>
              <w:spacing w:val="0"/>
              <w:szCs w:val="22"/>
              <w:lang w:eastAsia="ko-KR"/>
            </w:rPr>
            <w:tab/>
          </w:r>
          <w:r w:rsidRPr="00A63DA7" w:rsidDel="00575316">
            <w:rPr>
              <w:rStyle w:val="af8"/>
            </w:rPr>
            <w:delText>OBJ_DETAIL</w:delText>
          </w:r>
          <w:r w:rsidDel="00575316">
            <w:rPr>
              <w:webHidden/>
            </w:rPr>
            <w:tab/>
            <w:delText>23</w:delText>
          </w:r>
        </w:del>
      </w:ins>
    </w:p>
    <w:p w14:paraId="6260FAA5" w14:textId="77777777" w:rsidR="00010390" w:rsidDel="00575316" w:rsidRDefault="00010390">
      <w:pPr>
        <w:pStyle w:val="31"/>
        <w:ind w:left="396"/>
        <w:rPr>
          <w:ins w:id="795" w:author="Seongeun Woo" w:date="2016-10-20T17:25:00Z"/>
          <w:del w:id="796" w:author="哲均 宋" w:date="2019-08-19T12:30:00Z"/>
          <w:rFonts w:asciiTheme="minorHAnsi" w:eastAsiaTheme="minorEastAsia" w:hAnsiTheme="minorHAnsi"/>
          <w:spacing w:val="0"/>
          <w:szCs w:val="22"/>
          <w:lang w:eastAsia="ko-KR"/>
        </w:rPr>
      </w:pPr>
      <w:ins w:id="797" w:author="Seongeun Woo" w:date="2016-10-20T17:25:00Z">
        <w:del w:id="798" w:author="哲均 宋" w:date="2019-08-19T12:30:00Z">
          <w:r w:rsidRPr="00A63DA7" w:rsidDel="00575316">
            <w:rPr>
              <w:rStyle w:val="af8"/>
              <w:rFonts w:cstheme="majorHAnsi"/>
              <w14:scene3d>
                <w14:camera w14:prst="orthographicFront"/>
                <w14:lightRig w14:rig="threePt" w14:dir="t">
                  <w14:rot w14:lat="0" w14:lon="0" w14:rev="0"/>
                </w14:lightRig>
              </w14:scene3d>
            </w:rPr>
            <w:delText>2.3</w:delText>
          </w:r>
          <w:r w:rsidDel="00575316">
            <w:rPr>
              <w:rFonts w:asciiTheme="minorHAnsi" w:eastAsiaTheme="minorEastAsia" w:hAnsiTheme="minorHAnsi"/>
              <w:spacing w:val="0"/>
              <w:szCs w:val="22"/>
              <w:lang w:eastAsia="ko-KR"/>
            </w:rPr>
            <w:tab/>
          </w:r>
          <w:r w:rsidRPr="00A63DA7" w:rsidDel="00575316">
            <w:rPr>
              <w:rStyle w:val="af8"/>
            </w:rPr>
            <w:delText>OBJREL_INC</w:delText>
          </w:r>
          <w:r w:rsidDel="00575316">
            <w:rPr>
              <w:webHidden/>
            </w:rPr>
            <w:tab/>
            <w:delText>25</w:delText>
          </w:r>
        </w:del>
      </w:ins>
    </w:p>
    <w:p w14:paraId="3D7C8374" w14:textId="77777777" w:rsidR="00010390" w:rsidDel="00575316" w:rsidRDefault="00010390">
      <w:pPr>
        <w:pStyle w:val="31"/>
        <w:ind w:left="396"/>
        <w:rPr>
          <w:ins w:id="799" w:author="Seongeun Woo" w:date="2016-10-20T17:25:00Z"/>
          <w:del w:id="800" w:author="哲均 宋" w:date="2019-08-19T12:30:00Z"/>
          <w:rFonts w:asciiTheme="minorHAnsi" w:eastAsiaTheme="minorEastAsia" w:hAnsiTheme="minorHAnsi"/>
          <w:spacing w:val="0"/>
          <w:szCs w:val="22"/>
          <w:lang w:eastAsia="ko-KR"/>
        </w:rPr>
      </w:pPr>
      <w:ins w:id="801" w:author="Seongeun Woo" w:date="2016-10-20T17:25:00Z">
        <w:del w:id="802" w:author="哲均 宋" w:date="2019-08-19T12:30:00Z">
          <w:r w:rsidRPr="00A63DA7" w:rsidDel="00575316">
            <w:rPr>
              <w:rStyle w:val="af8"/>
              <w:rFonts w:cstheme="majorHAnsi"/>
              <w14:scene3d>
                <w14:camera w14:prst="orthographicFront"/>
                <w14:lightRig w14:rig="threePt" w14:dir="t">
                  <w14:rot w14:lat="0" w14:lon="0" w14:rev="0"/>
                </w14:lightRig>
              </w14:scene3d>
            </w:rPr>
            <w:delText>2.4</w:delText>
          </w:r>
          <w:r w:rsidDel="00575316">
            <w:rPr>
              <w:rFonts w:asciiTheme="minorHAnsi" w:eastAsiaTheme="minorEastAsia" w:hAnsiTheme="minorHAnsi"/>
              <w:spacing w:val="0"/>
              <w:szCs w:val="22"/>
              <w:lang w:eastAsia="ko-KR"/>
            </w:rPr>
            <w:tab/>
          </w:r>
          <w:r w:rsidRPr="00A63DA7" w:rsidDel="00575316">
            <w:rPr>
              <w:rStyle w:val="af8"/>
            </w:rPr>
            <w:delText>OBJRELINC_PROP</w:delText>
          </w:r>
          <w:r w:rsidDel="00575316">
            <w:rPr>
              <w:webHidden/>
            </w:rPr>
            <w:tab/>
            <w:delText>27</w:delText>
          </w:r>
        </w:del>
      </w:ins>
    </w:p>
    <w:p w14:paraId="6CCBC81D" w14:textId="77777777" w:rsidR="00010390" w:rsidDel="00575316" w:rsidRDefault="00010390">
      <w:pPr>
        <w:pStyle w:val="23"/>
        <w:ind w:left="99"/>
        <w:rPr>
          <w:ins w:id="803" w:author="Seongeun Woo" w:date="2016-10-20T17:25:00Z"/>
          <w:del w:id="804" w:author="哲均 宋" w:date="2019-08-19T12:30:00Z"/>
          <w:rFonts w:asciiTheme="minorHAnsi" w:eastAsiaTheme="minorEastAsia" w:hAnsiTheme="minorHAnsi"/>
          <w:b w:val="0"/>
        </w:rPr>
      </w:pPr>
      <w:ins w:id="805" w:author="Seongeun Woo" w:date="2016-10-20T17:25:00Z">
        <w:del w:id="806" w:author="哲均 宋" w:date="2019-08-19T12:30:00Z">
          <w:r w:rsidRPr="00A63DA7" w:rsidDel="00575316">
            <w:rPr>
              <w:rStyle w:val="af8"/>
              <w:rFonts w:ascii="ＭＳ Ｐゴシック" w:hAnsi="ＭＳ Ｐゴシック"/>
              <w:b w:val="0"/>
              <w14:scene3d>
                <w14:camera w14:prst="orthographicFront"/>
                <w14:lightRig w14:rig="threePt" w14:dir="t">
                  <w14:rot w14:lat="0" w14:lon="0" w14:rev="0"/>
                </w14:lightRig>
              </w14:scene3d>
            </w:rPr>
            <w:delText>3</w:delText>
          </w:r>
          <w:r w:rsidRPr="00A63DA7" w:rsidDel="00575316">
            <w:rPr>
              <w:rStyle w:val="af8"/>
              <w:rFonts w:ascii="ＭＳ Ｐゴシック" w:hAnsi="ＭＳ Ｐゴシック"/>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ascii="ＭＳ Ｐゴシック" w:hAnsi="ＭＳ Ｐゴシック" w:hint="eastAsia"/>
              <w:b w:val="0"/>
            </w:rPr>
            <w:delText>関係および関係</w:delText>
          </w:r>
          <w:r w:rsidRPr="00A63DA7" w:rsidDel="00575316">
            <w:rPr>
              <w:rStyle w:val="af8"/>
              <w:rFonts w:hint="eastAsia"/>
              <w:b w:val="0"/>
            </w:rPr>
            <w:delText>ルール</w:delText>
          </w:r>
          <w:r w:rsidRPr="00A63DA7" w:rsidDel="00575316">
            <w:rPr>
              <w:rStyle w:val="af8"/>
              <w:rFonts w:ascii="ＭＳ Ｐゴシック" w:hAnsi="ＭＳ Ｐゴシック" w:hint="eastAsia"/>
              <w:b w:val="0"/>
            </w:rPr>
            <w:delText>関連</w:delText>
          </w:r>
          <w:r w:rsidRPr="00A63DA7" w:rsidDel="00575316">
            <w:rPr>
              <w:rStyle w:val="af8"/>
              <w:rFonts w:ascii="ＭＳ Ｐゴシック" w:hAnsi="ＭＳ Ｐゴシック"/>
              <w:b w:val="0"/>
            </w:rPr>
            <w:delText>の領域</w:delText>
          </w:r>
          <w:r w:rsidDel="00575316">
            <w:rPr>
              <w:webHidden/>
            </w:rPr>
            <w:tab/>
            <w:delText>29</w:delText>
          </w:r>
        </w:del>
      </w:ins>
    </w:p>
    <w:p w14:paraId="60C8EB9B" w14:textId="77777777" w:rsidR="00010390" w:rsidDel="00575316" w:rsidRDefault="00010390">
      <w:pPr>
        <w:pStyle w:val="31"/>
        <w:ind w:left="396"/>
        <w:rPr>
          <w:ins w:id="807" w:author="Seongeun Woo" w:date="2016-10-20T17:25:00Z"/>
          <w:del w:id="808" w:author="哲均 宋" w:date="2019-08-19T12:30:00Z"/>
          <w:rFonts w:asciiTheme="minorHAnsi" w:eastAsiaTheme="minorEastAsia" w:hAnsiTheme="minorHAnsi"/>
          <w:spacing w:val="0"/>
          <w:szCs w:val="22"/>
          <w:lang w:eastAsia="ko-KR"/>
        </w:rPr>
      </w:pPr>
      <w:ins w:id="809" w:author="Seongeun Woo" w:date="2016-10-20T17:25:00Z">
        <w:del w:id="810" w:author="哲均 宋" w:date="2019-08-19T12:30:00Z">
          <w:r w:rsidRPr="00A63DA7" w:rsidDel="00575316">
            <w:rPr>
              <w:rStyle w:val="af8"/>
              <w:rFonts w:cstheme="majorHAnsi"/>
              <w14:scene3d>
                <w14:camera w14:prst="orthographicFront"/>
                <w14:lightRig w14:rig="threePt" w14:dir="t">
                  <w14:rot w14:lat="0" w14:lon="0" w14:rev="0"/>
                </w14:lightRig>
              </w14:scene3d>
            </w:rPr>
            <w:delText>3.1</w:delText>
          </w:r>
          <w:r w:rsidDel="00575316">
            <w:rPr>
              <w:rFonts w:asciiTheme="minorHAnsi" w:eastAsiaTheme="minorEastAsia" w:hAnsiTheme="minorHAnsi"/>
              <w:spacing w:val="0"/>
              <w:szCs w:val="22"/>
              <w:lang w:eastAsia="ko-KR"/>
            </w:rPr>
            <w:tab/>
          </w:r>
          <w:r w:rsidRPr="00A63DA7" w:rsidDel="00575316">
            <w:rPr>
              <w:rStyle w:val="af8"/>
            </w:rPr>
            <w:delText>OBJINV_TYPE</w:delText>
          </w:r>
          <w:r w:rsidDel="00575316">
            <w:rPr>
              <w:webHidden/>
            </w:rPr>
            <w:tab/>
            <w:delText>29</w:delText>
          </w:r>
        </w:del>
      </w:ins>
    </w:p>
    <w:p w14:paraId="170388E1" w14:textId="77777777" w:rsidR="00010390" w:rsidDel="00575316" w:rsidRDefault="00010390">
      <w:pPr>
        <w:pStyle w:val="31"/>
        <w:ind w:left="396"/>
        <w:rPr>
          <w:ins w:id="811" w:author="Seongeun Woo" w:date="2016-10-20T17:25:00Z"/>
          <w:del w:id="812" w:author="哲均 宋" w:date="2019-08-19T12:30:00Z"/>
          <w:rFonts w:asciiTheme="minorHAnsi" w:eastAsiaTheme="minorEastAsia" w:hAnsiTheme="minorHAnsi"/>
          <w:spacing w:val="0"/>
          <w:szCs w:val="22"/>
          <w:lang w:eastAsia="ko-KR"/>
        </w:rPr>
      </w:pPr>
      <w:ins w:id="813" w:author="Seongeun Woo" w:date="2016-10-20T17:25:00Z">
        <w:del w:id="814" w:author="哲均 宋" w:date="2019-08-19T12:30:00Z">
          <w:r w:rsidRPr="00A63DA7" w:rsidDel="00575316">
            <w:rPr>
              <w:rStyle w:val="af8"/>
              <w:rFonts w:cstheme="majorHAnsi"/>
              <w14:scene3d>
                <w14:camera w14:prst="orthographicFront"/>
                <w14:lightRig w14:rig="threePt" w14:dir="t">
                  <w14:rot w14:lat="0" w14:lon="0" w14:rev="0"/>
                </w14:lightRig>
              </w14:scene3d>
            </w:rPr>
            <w:delText>3.2</w:delText>
          </w:r>
          <w:r w:rsidDel="00575316">
            <w:rPr>
              <w:rFonts w:asciiTheme="minorHAnsi" w:eastAsiaTheme="minorEastAsia" w:hAnsiTheme="minorHAnsi"/>
              <w:spacing w:val="0"/>
              <w:szCs w:val="22"/>
              <w:lang w:eastAsia="ko-KR"/>
            </w:rPr>
            <w:tab/>
          </w:r>
          <w:r w:rsidRPr="00A63DA7" w:rsidDel="00575316">
            <w:rPr>
              <w:rStyle w:val="af8"/>
            </w:rPr>
            <w:delText>OBJ_INV</w:delText>
          </w:r>
          <w:r w:rsidDel="00575316">
            <w:rPr>
              <w:webHidden/>
            </w:rPr>
            <w:tab/>
            <w:delText>31</w:delText>
          </w:r>
        </w:del>
      </w:ins>
    </w:p>
    <w:p w14:paraId="7DA6E4F8" w14:textId="77777777" w:rsidR="00010390" w:rsidDel="00575316" w:rsidRDefault="00010390">
      <w:pPr>
        <w:pStyle w:val="14"/>
        <w:ind w:left="308" w:hanging="308"/>
        <w:rPr>
          <w:ins w:id="815" w:author="Seongeun Woo" w:date="2016-10-20T17:25:00Z"/>
          <w:del w:id="816" w:author="哲均 宋" w:date="2019-08-19T12:30:00Z"/>
          <w:rFonts w:asciiTheme="minorHAnsi" w:eastAsiaTheme="minorEastAsia" w:hAnsiTheme="minorHAnsi"/>
          <w:b w:val="0"/>
          <w:spacing w:val="0"/>
          <w:szCs w:val="22"/>
          <w:lang w:eastAsia="ko-KR"/>
        </w:rPr>
      </w:pPr>
      <w:ins w:id="817" w:author="Seongeun Woo" w:date="2016-10-20T17:25:00Z">
        <w:del w:id="818"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3</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hint="eastAsia"/>
              <w:b w:val="0"/>
            </w:rPr>
            <w:delText>情報照会用の共通事項</w:delText>
          </w:r>
          <w:r w:rsidDel="00575316">
            <w:rPr>
              <w:webHidden/>
            </w:rPr>
            <w:tab/>
            <w:delText>33</w:delText>
          </w:r>
        </w:del>
      </w:ins>
    </w:p>
    <w:p w14:paraId="06AAF802" w14:textId="77777777" w:rsidR="00010390" w:rsidDel="00575316" w:rsidRDefault="00010390">
      <w:pPr>
        <w:pStyle w:val="23"/>
        <w:ind w:left="99"/>
        <w:rPr>
          <w:ins w:id="819" w:author="Seongeun Woo" w:date="2016-10-20T17:25:00Z"/>
          <w:del w:id="820" w:author="哲均 宋" w:date="2019-08-19T12:30:00Z"/>
          <w:rFonts w:asciiTheme="minorHAnsi" w:eastAsiaTheme="minorEastAsia" w:hAnsiTheme="minorHAnsi"/>
          <w:b w:val="0"/>
        </w:rPr>
      </w:pPr>
      <w:ins w:id="821" w:author="Seongeun Woo" w:date="2016-10-20T17:25:00Z">
        <w:del w:id="822" w:author="哲均 宋" w:date="2019-08-19T12:30:00Z">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b w:val="0"/>
            </w:rPr>
            <w:delText>VF_DT</w:delText>
          </w:r>
          <w:r w:rsidRPr="00A63DA7" w:rsidDel="00575316">
            <w:rPr>
              <w:rStyle w:val="af8"/>
              <w:rFonts w:hint="eastAsia"/>
              <w:b w:val="0"/>
            </w:rPr>
            <w:delText>、</w:delText>
          </w:r>
          <w:r w:rsidRPr="00A63DA7" w:rsidDel="00575316">
            <w:rPr>
              <w:rStyle w:val="af8"/>
              <w:b w:val="0"/>
            </w:rPr>
            <w:delText>VT_DT</w:delText>
          </w:r>
          <w:r w:rsidDel="00575316">
            <w:rPr>
              <w:webHidden/>
            </w:rPr>
            <w:tab/>
            <w:delText>33</w:delText>
          </w:r>
        </w:del>
      </w:ins>
    </w:p>
    <w:p w14:paraId="67F90638" w14:textId="77777777" w:rsidR="00010390" w:rsidDel="00575316" w:rsidRDefault="00010390">
      <w:pPr>
        <w:pStyle w:val="23"/>
        <w:ind w:left="99"/>
        <w:rPr>
          <w:ins w:id="823" w:author="Seongeun Woo" w:date="2016-10-20T17:25:00Z"/>
          <w:del w:id="824" w:author="哲均 宋" w:date="2019-08-19T12:30:00Z"/>
          <w:rFonts w:asciiTheme="minorHAnsi" w:eastAsiaTheme="minorEastAsia" w:hAnsiTheme="minorHAnsi"/>
          <w:b w:val="0"/>
        </w:rPr>
      </w:pPr>
      <w:ins w:id="825" w:author="Seongeun Woo" w:date="2016-10-20T17:25:00Z">
        <w:del w:id="826" w:author="哲均 宋" w:date="2019-08-19T12:30:00Z">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b w:val="0"/>
            </w:rPr>
            <w:delText>END_DT</w:delText>
          </w:r>
          <w:r w:rsidDel="00575316">
            <w:rPr>
              <w:webHidden/>
            </w:rPr>
            <w:tab/>
            <w:delText>33</w:delText>
          </w:r>
        </w:del>
      </w:ins>
    </w:p>
    <w:p w14:paraId="57707399" w14:textId="77777777" w:rsidR="00010390" w:rsidDel="00575316" w:rsidRDefault="00010390">
      <w:pPr>
        <w:pStyle w:val="14"/>
        <w:ind w:left="308" w:hanging="308"/>
        <w:rPr>
          <w:ins w:id="827" w:author="Seongeun Woo" w:date="2016-10-20T17:25:00Z"/>
          <w:del w:id="828" w:author="哲均 宋" w:date="2019-08-19T12:30:00Z"/>
          <w:rFonts w:asciiTheme="minorHAnsi" w:eastAsiaTheme="minorEastAsia" w:hAnsiTheme="minorHAnsi"/>
          <w:b w:val="0"/>
          <w:spacing w:val="0"/>
          <w:szCs w:val="22"/>
          <w:lang w:eastAsia="ko-KR"/>
        </w:rPr>
      </w:pPr>
      <w:ins w:id="829" w:author="Seongeun Woo" w:date="2016-10-20T17:25:00Z">
        <w:del w:id="830" w:author="哲均 宋" w:date="2019-08-19T12:30:00Z">
          <w:r w:rsidRPr="00A63DA7" w:rsidDel="00575316">
            <w:rPr>
              <w:rStyle w:val="af8"/>
              <w:rFonts w:ascii="ＭＳ Ｐゴシック" w:hAnsi="ＭＳ Ｐゴシック"/>
              <w:b w:val="0"/>
              <w14:scene3d>
                <w14:camera w14:prst="orthographicFront"/>
                <w14:lightRig w14:rig="threePt" w14:dir="t">
                  <w14:rot w14:lat="0" w14:lon="0" w14:rev="0"/>
                </w14:lightRig>
              </w14:scene3d>
            </w:rPr>
            <w:delText>第</w:delText>
          </w:r>
          <w:r w:rsidRPr="00A63DA7" w:rsidDel="00575316">
            <w:rPr>
              <w:rStyle w:val="af8"/>
              <w:rFonts w:ascii="ＭＳ Ｐゴシック" w:hAnsi="ＭＳ Ｐゴシック"/>
              <w:b w:val="0"/>
              <w14:scene3d>
                <w14:camera w14:prst="orthographicFront"/>
                <w14:lightRig w14:rig="threePt" w14:dir="t">
                  <w14:rot w14:lat="0" w14:lon="0" w14:rev="0"/>
                </w14:lightRig>
              </w14:scene3d>
            </w:rPr>
            <w:delText>4</w:delText>
          </w:r>
          <w:r w:rsidRPr="00A63DA7" w:rsidDel="00575316">
            <w:rPr>
              <w:rStyle w:val="af8"/>
              <w:rFonts w:ascii="ＭＳ Ｐゴシック" w:hAnsi="ＭＳ Ｐゴシック"/>
              <w:b w:val="0"/>
              <w14:scene3d>
                <w14:camera w14:prst="orthographicFront"/>
                <w14:lightRig w14:rig="threePt" w14:dir="t">
                  <w14:rot w14:lat="0" w14:lon="0" w14:rev="0"/>
                </w14:lightRig>
              </w14:scene3d>
            </w:rPr>
            <w:delText>章</w:delText>
          </w:r>
          <w:r w:rsidRPr="00A63DA7" w:rsidDel="00575316">
            <w:rPr>
              <w:rStyle w:val="af8"/>
              <w:rFonts w:ascii="ＭＳ Ｐゴシック" w:hAnsi="ＭＳ Ｐゴシック"/>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ascii="ＭＳ Ｐゴシック" w:hAnsi="ＭＳ Ｐゴシック"/>
              <w:b w:val="0"/>
            </w:rPr>
            <w:delText>構造情報</w:delText>
          </w:r>
          <w:r w:rsidRPr="00A63DA7" w:rsidDel="00575316">
            <w:rPr>
              <w:rStyle w:val="af8"/>
              <w:rFonts w:ascii="ＭＳ Ｐゴシック" w:hAnsi="ＭＳ Ｐゴシック" w:cs="BatangChe"/>
              <w:b w:val="0"/>
            </w:rPr>
            <w:delText>の</w:delText>
          </w:r>
          <w:r w:rsidRPr="00A63DA7" w:rsidDel="00575316">
            <w:rPr>
              <w:rStyle w:val="af8"/>
              <w:rFonts w:ascii="ＭＳ Ｐゴシック" w:hAnsi="ＭＳ Ｐゴシック"/>
              <w:b w:val="0"/>
            </w:rPr>
            <w:delText>照</w:delText>
          </w:r>
          <w:r w:rsidRPr="00A63DA7" w:rsidDel="00575316">
            <w:rPr>
              <w:rStyle w:val="af8"/>
              <w:rFonts w:ascii="ＭＳ Ｐゴシック" w:hAnsi="ＭＳ Ｐゴシック" w:hint="eastAsia"/>
              <w:b w:val="0"/>
            </w:rPr>
            <w:delText>会</w:delText>
          </w:r>
          <w:r w:rsidDel="00575316">
            <w:rPr>
              <w:webHidden/>
            </w:rPr>
            <w:tab/>
            <w:delText>34</w:delText>
          </w:r>
        </w:del>
      </w:ins>
    </w:p>
    <w:p w14:paraId="100FABF2" w14:textId="77777777" w:rsidR="00010390" w:rsidDel="00575316" w:rsidRDefault="00010390">
      <w:pPr>
        <w:pStyle w:val="23"/>
        <w:ind w:left="99"/>
        <w:rPr>
          <w:ins w:id="831" w:author="Seongeun Woo" w:date="2016-10-20T17:25:00Z"/>
          <w:del w:id="832" w:author="哲均 宋" w:date="2019-08-19T12:30:00Z"/>
          <w:rFonts w:asciiTheme="minorHAnsi" w:eastAsiaTheme="minorEastAsia" w:hAnsiTheme="minorHAnsi"/>
          <w:b w:val="0"/>
        </w:rPr>
      </w:pPr>
      <w:ins w:id="833" w:author="Seongeun Woo" w:date="2016-10-20T17:25:00Z">
        <w:del w:id="834" w:author="哲均 宋" w:date="2019-08-19T12:30:00Z">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オブジェクト</w:delText>
          </w:r>
          <w:r w:rsidDel="00575316">
            <w:rPr>
              <w:webHidden/>
            </w:rPr>
            <w:tab/>
            <w:delText>34</w:delText>
          </w:r>
        </w:del>
      </w:ins>
    </w:p>
    <w:p w14:paraId="444423F4" w14:textId="77777777" w:rsidR="00010390" w:rsidDel="00575316" w:rsidRDefault="00010390">
      <w:pPr>
        <w:pStyle w:val="31"/>
        <w:ind w:left="396"/>
        <w:rPr>
          <w:ins w:id="835" w:author="Seongeun Woo" w:date="2016-10-20T17:25:00Z"/>
          <w:del w:id="836" w:author="哲均 宋" w:date="2019-08-19T12:30:00Z"/>
          <w:rFonts w:asciiTheme="minorHAnsi" w:eastAsiaTheme="minorEastAsia" w:hAnsiTheme="minorHAnsi"/>
          <w:spacing w:val="0"/>
          <w:szCs w:val="22"/>
          <w:lang w:eastAsia="ko-KR"/>
        </w:rPr>
      </w:pPr>
      <w:ins w:id="837" w:author="Seongeun Woo" w:date="2016-10-20T17:25:00Z">
        <w:del w:id="838" w:author="哲均 宋" w:date="2019-08-19T12:30:00Z">
          <w:r w:rsidRPr="00A63DA7" w:rsidDel="00575316">
            <w:rPr>
              <w:rStyle w:val="af8"/>
              <w:rFonts w:cstheme="majorHAnsi"/>
              <w14:scene3d>
                <w14:camera w14:prst="orthographicFront"/>
                <w14:lightRig w14:rig="threePt" w14:dir="t">
                  <w14:rot w14:lat="0" w14:lon="0" w14:rev="0"/>
                </w14:lightRig>
              </w14:scene3d>
            </w:rPr>
            <w:delText>1.1</w:delText>
          </w:r>
          <w:r w:rsidDel="00575316">
            <w:rPr>
              <w:rFonts w:asciiTheme="minorHAnsi" w:eastAsiaTheme="minorEastAsia" w:hAnsiTheme="minorHAnsi"/>
              <w:spacing w:val="0"/>
              <w:szCs w:val="22"/>
              <w:lang w:eastAsia="ko-KR"/>
            </w:rPr>
            <w:tab/>
          </w:r>
          <w:r w:rsidRPr="00A63DA7" w:rsidDel="00575316">
            <w:rPr>
              <w:rStyle w:val="af8"/>
              <w:rFonts w:hint="eastAsia"/>
            </w:rPr>
            <w:delText>一般商品リスト照会</w:delText>
          </w:r>
          <w:r w:rsidDel="00575316">
            <w:rPr>
              <w:webHidden/>
            </w:rPr>
            <w:tab/>
            <w:delText>34</w:delText>
          </w:r>
        </w:del>
      </w:ins>
    </w:p>
    <w:p w14:paraId="05241499" w14:textId="77777777" w:rsidR="00010390" w:rsidDel="00575316" w:rsidRDefault="00010390">
      <w:pPr>
        <w:pStyle w:val="31"/>
        <w:ind w:left="396"/>
        <w:rPr>
          <w:ins w:id="839" w:author="Seongeun Woo" w:date="2016-10-20T17:25:00Z"/>
          <w:del w:id="840" w:author="哲均 宋" w:date="2019-08-19T12:30:00Z"/>
          <w:rFonts w:asciiTheme="minorHAnsi" w:eastAsiaTheme="minorEastAsia" w:hAnsiTheme="minorHAnsi"/>
          <w:spacing w:val="0"/>
          <w:szCs w:val="22"/>
          <w:lang w:eastAsia="ko-KR"/>
        </w:rPr>
      </w:pPr>
      <w:ins w:id="841" w:author="Seongeun Woo" w:date="2016-10-20T17:25:00Z">
        <w:del w:id="842" w:author="哲均 宋" w:date="2019-08-19T12:30:00Z">
          <w:r w:rsidRPr="00A63DA7" w:rsidDel="00575316">
            <w:rPr>
              <w:rStyle w:val="af8"/>
              <w:rFonts w:cstheme="majorHAnsi"/>
              <w14:scene3d>
                <w14:camera w14:prst="orthographicFront"/>
                <w14:lightRig w14:rig="threePt" w14:dir="t">
                  <w14:rot w14:lat="0" w14:lon="0" w14:rev="0"/>
                </w14:lightRig>
              </w14:scene3d>
            </w:rPr>
            <w:delText>1.2</w:delText>
          </w:r>
          <w:r w:rsidDel="00575316">
            <w:rPr>
              <w:rFonts w:asciiTheme="minorHAnsi" w:eastAsiaTheme="minorEastAsia" w:hAnsiTheme="minorHAnsi"/>
              <w:spacing w:val="0"/>
              <w:szCs w:val="22"/>
              <w:lang w:eastAsia="ko-KR"/>
            </w:rPr>
            <w:tab/>
          </w:r>
          <w:r w:rsidRPr="00A63DA7" w:rsidDel="00575316">
            <w:rPr>
              <w:rStyle w:val="af8"/>
              <w:rFonts w:hint="eastAsia"/>
            </w:rPr>
            <w:delText>自動車商品リスト照会</w:delText>
          </w:r>
          <w:r w:rsidDel="00575316">
            <w:rPr>
              <w:webHidden/>
            </w:rPr>
            <w:tab/>
            <w:delText>34</w:delText>
          </w:r>
        </w:del>
      </w:ins>
    </w:p>
    <w:p w14:paraId="5436D399" w14:textId="77777777" w:rsidR="00010390" w:rsidDel="00575316" w:rsidRDefault="00010390">
      <w:pPr>
        <w:pStyle w:val="31"/>
        <w:ind w:left="396"/>
        <w:rPr>
          <w:ins w:id="843" w:author="Seongeun Woo" w:date="2016-10-20T17:25:00Z"/>
          <w:del w:id="844" w:author="哲均 宋" w:date="2019-08-19T12:30:00Z"/>
          <w:rFonts w:asciiTheme="minorHAnsi" w:eastAsiaTheme="minorEastAsia" w:hAnsiTheme="minorHAnsi"/>
          <w:spacing w:val="0"/>
          <w:szCs w:val="22"/>
          <w:lang w:eastAsia="ko-KR"/>
        </w:rPr>
      </w:pPr>
      <w:ins w:id="845" w:author="Seongeun Woo" w:date="2016-10-20T17:25:00Z">
        <w:del w:id="846" w:author="哲均 宋" w:date="2019-08-19T12:30:00Z">
          <w:r w:rsidRPr="00A63DA7" w:rsidDel="00575316">
            <w:rPr>
              <w:rStyle w:val="af8"/>
              <w:rFonts w:cstheme="majorHAnsi"/>
              <w14:scene3d>
                <w14:camera w14:prst="orthographicFront"/>
                <w14:lightRig w14:rig="threePt" w14:dir="t">
                  <w14:rot w14:lat="0" w14:lon="0" w14:rev="0"/>
                </w14:lightRig>
              </w14:scene3d>
            </w:rPr>
            <w:delText>1.3</w:delText>
          </w:r>
          <w:r w:rsidDel="00575316">
            <w:rPr>
              <w:rFonts w:asciiTheme="minorHAnsi" w:eastAsiaTheme="minorEastAsia" w:hAnsiTheme="minorHAnsi"/>
              <w:spacing w:val="0"/>
              <w:szCs w:val="22"/>
              <w:lang w:eastAsia="ko-KR"/>
            </w:rPr>
            <w:tab/>
          </w:r>
          <w:r w:rsidRPr="00A63DA7" w:rsidDel="00575316">
            <w:rPr>
              <w:rStyle w:val="af8"/>
              <w:rFonts w:hint="eastAsia"/>
            </w:rPr>
            <w:delText>特定コード商品の照会</w:delText>
          </w:r>
          <w:r w:rsidDel="00575316">
            <w:rPr>
              <w:webHidden/>
            </w:rPr>
            <w:tab/>
            <w:delText>36</w:delText>
          </w:r>
        </w:del>
      </w:ins>
    </w:p>
    <w:p w14:paraId="56608041" w14:textId="77777777" w:rsidR="00010390" w:rsidDel="00575316" w:rsidRDefault="00010390">
      <w:pPr>
        <w:pStyle w:val="31"/>
        <w:ind w:left="396"/>
        <w:rPr>
          <w:ins w:id="847" w:author="Seongeun Woo" w:date="2016-10-20T17:25:00Z"/>
          <w:del w:id="848" w:author="哲均 宋" w:date="2019-08-19T12:30:00Z"/>
          <w:rFonts w:asciiTheme="minorHAnsi" w:eastAsiaTheme="minorEastAsia" w:hAnsiTheme="minorHAnsi"/>
          <w:spacing w:val="0"/>
          <w:szCs w:val="22"/>
          <w:lang w:eastAsia="ko-KR"/>
        </w:rPr>
      </w:pPr>
      <w:ins w:id="849" w:author="Seongeun Woo" w:date="2016-10-20T17:25:00Z">
        <w:del w:id="850" w:author="哲均 宋" w:date="2019-08-19T12:30:00Z">
          <w:r w:rsidRPr="00A63DA7" w:rsidDel="00575316">
            <w:rPr>
              <w:rStyle w:val="af8"/>
              <w:rFonts w:cstheme="majorHAnsi"/>
              <w14:scene3d>
                <w14:camera w14:prst="orthographicFront"/>
                <w14:lightRig w14:rig="threePt" w14:dir="t">
                  <w14:rot w14:lat="0" w14:lon="0" w14:rev="0"/>
                </w14:lightRig>
              </w14:scene3d>
            </w:rPr>
            <w:delText>1.4</w:delText>
          </w:r>
          <w:r w:rsidDel="00575316">
            <w:rPr>
              <w:rFonts w:asciiTheme="minorHAnsi" w:eastAsiaTheme="minorEastAsia" w:hAnsiTheme="minorHAnsi"/>
              <w:spacing w:val="0"/>
              <w:szCs w:val="22"/>
              <w:lang w:eastAsia="ko-KR"/>
            </w:rPr>
            <w:tab/>
          </w:r>
          <w:r w:rsidRPr="00A63DA7" w:rsidDel="00575316">
            <w:rPr>
              <w:rStyle w:val="af8"/>
              <w:rFonts w:hint="eastAsia"/>
            </w:rPr>
            <w:delText>特定名称商品の照会</w:delText>
          </w:r>
          <w:r w:rsidDel="00575316">
            <w:rPr>
              <w:webHidden/>
            </w:rPr>
            <w:tab/>
            <w:delText>37</w:delText>
          </w:r>
        </w:del>
      </w:ins>
    </w:p>
    <w:p w14:paraId="4F251820" w14:textId="77777777" w:rsidR="00010390" w:rsidDel="00575316" w:rsidRDefault="00010390">
      <w:pPr>
        <w:pStyle w:val="31"/>
        <w:ind w:left="396"/>
        <w:rPr>
          <w:ins w:id="851" w:author="Seongeun Woo" w:date="2016-10-20T17:25:00Z"/>
          <w:del w:id="852" w:author="哲均 宋" w:date="2019-08-19T12:30:00Z"/>
          <w:rFonts w:asciiTheme="minorHAnsi" w:eastAsiaTheme="minorEastAsia" w:hAnsiTheme="minorHAnsi"/>
          <w:spacing w:val="0"/>
          <w:szCs w:val="22"/>
          <w:lang w:eastAsia="ko-KR"/>
        </w:rPr>
      </w:pPr>
      <w:ins w:id="853" w:author="Seongeun Woo" w:date="2016-10-20T17:25:00Z">
        <w:del w:id="854" w:author="哲均 宋" w:date="2019-08-19T12:30:00Z">
          <w:r w:rsidRPr="00A63DA7" w:rsidDel="00575316">
            <w:rPr>
              <w:rStyle w:val="af8"/>
              <w:rFonts w:cstheme="majorHAnsi"/>
              <w14:scene3d>
                <w14:camera w14:prst="orthographicFront"/>
                <w14:lightRig w14:rig="threePt" w14:dir="t">
                  <w14:rot w14:lat="0" w14:lon="0" w14:rev="0"/>
                </w14:lightRig>
              </w14:scene3d>
            </w:rPr>
            <w:delText>1.5</w:delText>
          </w:r>
          <w:r w:rsidDel="00575316">
            <w:rPr>
              <w:rFonts w:asciiTheme="minorHAnsi" w:eastAsiaTheme="minorEastAsia" w:hAnsiTheme="minorHAnsi"/>
              <w:spacing w:val="0"/>
              <w:szCs w:val="22"/>
              <w:lang w:eastAsia="ko-KR"/>
            </w:rPr>
            <w:tab/>
          </w:r>
          <w:r w:rsidRPr="00A63DA7" w:rsidDel="00575316">
            <w:rPr>
              <w:rStyle w:val="af8"/>
              <w:rFonts w:hint="eastAsia"/>
            </w:rPr>
            <w:delText>全体商品リスト照会</w:delText>
          </w:r>
          <w:r w:rsidDel="00575316">
            <w:rPr>
              <w:webHidden/>
            </w:rPr>
            <w:tab/>
            <w:delText>38</w:delText>
          </w:r>
        </w:del>
      </w:ins>
    </w:p>
    <w:p w14:paraId="5D1B6DA6" w14:textId="77777777" w:rsidR="00010390" w:rsidDel="00575316" w:rsidRDefault="00010390">
      <w:pPr>
        <w:pStyle w:val="23"/>
        <w:ind w:left="99"/>
        <w:rPr>
          <w:ins w:id="855" w:author="Seongeun Woo" w:date="2016-10-20T17:25:00Z"/>
          <w:del w:id="856" w:author="哲均 宋" w:date="2019-08-19T12:30:00Z"/>
          <w:rFonts w:asciiTheme="minorHAnsi" w:eastAsiaTheme="minorEastAsia" w:hAnsiTheme="minorHAnsi"/>
          <w:b w:val="0"/>
        </w:rPr>
      </w:pPr>
      <w:ins w:id="857" w:author="Seongeun Woo" w:date="2016-10-20T17:25:00Z">
        <w:del w:id="858" w:author="哲均 宋" w:date="2019-08-19T12:30:00Z">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w:delText>
          </w:r>
          <w:r w:rsidDel="00575316">
            <w:rPr>
              <w:webHidden/>
            </w:rPr>
            <w:tab/>
            <w:delText>39</w:delText>
          </w:r>
        </w:del>
      </w:ins>
    </w:p>
    <w:p w14:paraId="004A53F9" w14:textId="77777777" w:rsidR="00010390" w:rsidDel="00575316" w:rsidRDefault="00010390">
      <w:pPr>
        <w:pStyle w:val="23"/>
        <w:ind w:left="99"/>
        <w:rPr>
          <w:ins w:id="859" w:author="Seongeun Woo" w:date="2016-10-20T17:25:00Z"/>
          <w:del w:id="860" w:author="哲均 宋" w:date="2019-08-19T12:30:00Z"/>
          <w:rFonts w:asciiTheme="minorHAnsi" w:eastAsiaTheme="minorEastAsia" w:hAnsiTheme="minorHAnsi"/>
          <w:b w:val="0"/>
        </w:rPr>
      </w:pPr>
      <w:ins w:id="861" w:author="Seongeun Woo" w:date="2016-10-20T17:25:00Z">
        <w:del w:id="862" w:author="哲均 宋" w:date="2019-08-19T12:30:00Z">
          <w:r w:rsidRPr="00A63DA7" w:rsidDel="00575316">
            <w:rPr>
              <w:rStyle w:val="af8"/>
              <w:b w:val="0"/>
              <w14:scene3d>
                <w14:camera w14:prst="orthographicFront"/>
                <w14:lightRig w14:rig="threePt" w14:dir="t">
                  <w14:rot w14:lat="0" w14:lon="0" w14:rev="0"/>
                </w14:lightRig>
              </w14:scene3d>
            </w:rPr>
            <w:delText>3</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関係ルール</w:delText>
          </w:r>
          <w:r w:rsidDel="00575316">
            <w:rPr>
              <w:webHidden/>
            </w:rPr>
            <w:tab/>
            <w:delText>40</w:delText>
          </w:r>
        </w:del>
      </w:ins>
    </w:p>
    <w:p w14:paraId="3E8422B1" w14:textId="77777777" w:rsidR="00010390" w:rsidDel="00575316" w:rsidRDefault="00010390">
      <w:pPr>
        <w:pStyle w:val="23"/>
        <w:ind w:left="99"/>
        <w:rPr>
          <w:ins w:id="863" w:author="Seongeun Woo" w:date="2016-10-20T17:25:00Z"/>
          <w:del w:id="864" w:author="哲均 宋" w:date="2019-08-19T12:30:00Z"/>
          <w:rFonts w:asciiTheme="minorHAnsi" w:eastAsiaTheme="minorEastAsia" w:hAnsiTheme="minorHAnsi"/>
          <w:b w:val="0"/>
        </w:rPr>
      </w:pPr>
      <w:ins w:id="865" w:author="Seongeun Woo" w:date="2016-10-20T17:25:00Z">
        <w:del w:id="866" w:author="哲均 宋" w:date="2019-08-19T12:30:00Z">
          <w:r w:rsidRPr="00A63DA7" w:rsidDel="00575316">
            <w:rPr>
              <w:rStyle w:val="af8"/>
              <w:b w:val="0"/>
              <w14:scene3d>
                <w14:camera w14:prst="orthographicFront"/>
                <w14:lightRig w14:rig="threePt" w14:dir="t">
                  <w14:rot w14:lat="0" w14:lon="0" w14:rev="0"/>
                </w14:lightRig>
              </w14:scene3d>
            </w:rPr>
            <w:delText>4</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サービスビュー</w:delText>
          </w:r>
          <w:r w:rsidDel="00575316">
            <w:rPr>
              <w:webHidden/>
            </w:rPr>
            <w:tab/>
            <w:delText>42</w:delText>
          </w:r>
        </w:del>
      </w:ins>
    </w:p>
    <w:p w14:paraId="6E33B2B9" w14:textId="77777777" w:rsidR="00010390" w:rsidDel="00575316" w:rsidRDefault="00010390">
      <w:pPr>
        <w:pStyle w:val="31"/>
        <w:ind w:left="396"/>
        <w:rPr>
          <w:ins w:id="867" w:author="Seongeun Woo" w:date="2016-10-20T17:25:00Z"/>
          <w:del w:id="868" w:author="哲均 宋" w:date="2019-08-19T12:30:00Z"/>
          <w:rFonts w:asciiTheme="minorHAnsi" w:eastAsiaTheme="minorEastAsia" w:hAnsiTheme="minorHAnsi"/>
          <w:spacing w:val="0"/>
          <w:szCs w:val="22"/>
          <w:lang w:eastAsia="ko-KR"/>
        </w:rPr>
      </w:pPr>
      <w:ins w:id="869" w:author="Seongeun Woo" w:date="2016-10-20T17:25:00Z">
        <w:del w:id="870" w:author="哲均 宋" w:date="2019-08-19T12:30:00Z">
          <w:r w:rsidRPr="00A63DA7" w:rsidDel="00575316">
            <w:rPr>
              <w:rStyle w:val="af8"/>
              <w:rFonts w:cstheme="majorHAnsi"/>
              <w14:scene3d>
                <w14:camera w14:prst="orthographicFront"/>
                <w14:lightRig w14:rig="threePt" w14:dir="t">
                  <w14:rot w14:lat="0" w14:lon="0" w14:rev="0"/>
                </w14:lightRig>
              </w14:scene3d>
            </w:rPr>
            <w:delText>4.1</w:delText>
          </w:r>
          <w:r w:rsidDel="00575316">
            <w:rPr>
              <w:rFonts w:asciiTheme="minorHAnsi" w:eastAsiaTheme="minorEastAsia" w:hAnsiTheme="minorHAnsi"/>
              <w:spacing w:val="0"/>
              <w:szCs w:val="22"/>
              <w:lang w:eastAsia="ko-KR"/>
            </w:rPr>
            <w:tab/>
          </w:r>
          <w:r w:rsidRPr="00A63DA7" w:rsidDel="00575316">
            <w:rPr>
              <w:rStyle w:val="af8"/>
              <w:rFonts w:hint="eastAsia"/>
            </w:rPr>
            <w:delText>サービスビューリスト</w:delText>
          </w:r>
          <w:r w:rsidDel="00575316">
            <w:rPr>
              <w:webHidden/>
            </w:rPr>
            <w:tab/>
            <w:delText>42</w:delText>
          </w:r>
        </w:del>
      </w:ins>
    </w:p>
    <w:p w14:paraId="505C43F0" w14:textId="77777777" w:rsidR="00010390" w:rsidDel="00575316" w:rsidRDefault="00010390">
      <w:pPr>
        <w:pStyle w:val="31"/>
        <w:ind w:left="396"/>
        <w:rPr>
          <w:ins w:id="871" w:author="Seongeun Woo" w:date="2016-10-20T17:25:00Z"/>
          <w:del w:id="872" w:author="哲均 宋" w:date="2019-08-19T12:30:00Z"/>
          <w:rFonts w:asciiTheme="minorHAnsi" w:eastAsiaTheme="minorEastAsia" w:hAnsiTheme="minorHAnsi"/>
          <w:spacing w:val="0"/>
          <w:szCs w:val="22"/>
          <w:lang w:eastAsia="ko-KR"/>
        </w:rPr>
      </w:pPr>
      <w:ins w:id="873" w:author="Seongeun Woo" w:date="2016-10-20T17:25:00Z">
        <w:del w:id="874" w:author="哲均 宋" w:date="2019-08-19T12:30:00Z">
          <w:r w:rsidRPr="00A63DA7" w:rsidDel="00575316">
            <w:rPr>
              <w:rStyle w:val="af8"/>
              <w:rFonts w:cstheme="majorHAnsi"/>
              <w14:scene3d>
                <w14:camera w14:prst="orthographicFront"/>
                <w14:lightRig w14:rig="threePt" w14:dir="t">
                  <w14:rot w14:lat="0" w14:lon="0" w14:rev="0"/>
                </w14:lightRig>
              </w14:scene3d>
            </w:rPr>
            <w:delText>4.2</w:delText>
          </w:r>
          <w:r w:rsidDel="00575316">
            <w:rPr>
              <w:rFonts w:asciiTheme="minorHAnsi" w:eastAsiaTheme="minorEastAsia" w:hAnsiTheme="minorHAnsi"/>
              <w:spacing w:val="0"/>
              <w:szCs w:val="22"/>
              <w:lang w:eastAsia="ko-KR"/>
            </w:rPr>
            <w:tab/>
          </w:r>
          <w:r w:rsidRPr="00A63DA7" w:rsidDel="00575316">
            <w:rPr>
              <w:rStyle w:val="af8"/>
              <w:rFonts w:hint="eastAsia"/>
            </w:rPr>
            <w:delText>サービスビューの構造</w:delText>
          </w:r>
          <w:r w:rsidDel="00575316">
            <w:rPr>
              <w:webHidden/>
            </w:rPr>
            <w:tab/>
            <w:delText>43</w:delText>
          </w:r>
        </w:del>
      </w:ins>
    </w:p>
    <w:p w14:paraId="7EA73B34" w14:textId="77777777" w:rsidR="00010390" w:rsidDel="00575316" w:rsidRDefault="00010390">
      <w:pPr>
        <w:pStyle w:val="14"/>
        <w:ind w:left="308" w:hanging="308"/>
        <w:rPr>
          <w:ins w:id="875" w:author="Seongeun Woo" w:date="2016-10-20T17:25:00Z"/>
          <w:del w:id="876" w:author="哲均 宋" w:date="2019-08-19T12:30:00Z"/>
          <w:rFonts w:asciiTheme="minorHAnsi" w:eastAsiaTheme="minorEastAsia" w:hAnsiTheme="minorHAnsi"/>
          <w:b w:val="0"/>
          <w:spacing w:val="0"/>
          <w:szCs w:val="22"/>
          <w:lang w:eastAsia="ko-KR"/>
        </w:rPr>
      </w:pPr>
      <w:ins w:id="877" w:author="Seongeun Woo" w:date="2016-10-20T17:25:00Z">
        <w:del w:id="878"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5</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hint="eastAsia"/>
              <w:b w:val="0"/>
            </w:rPr>
            <w:delText>標準項目情報の照会</w:delText>
          </w:r>
          <w:r w:rsidDel="00575316">
            <w:rPr>
              <w:webHidden/>
            </w:rPr>
            <w:tab/>
            <w:delText>44</w:delText>
          </w:r>
        </w:del>
      </w:ins>
    </w:p>
    <w:p w14:paraId="7097451B" w14:textId="77777777" w:rsidR="00010390" w:rsidDel="00575316" w:rsidRDefault="00010390">
      <w:pPr>
        <w:pStyle w:val="23"/>
        <w:ind w:left="99"/>
        <w:rPr>
          <w:ins w:id="879" w:author="Seongeun Woo" w:date="2016-10-20T17:25:00Z"/>
          <w:del w:id="880" w:author="哲均 宋" w:date="2019-08-19T12:30:00Z"/>
          <w:rFonts w:asciiTheme="minorHAnsi" w:eastAsiaTheme="minorEastAsia" w:hAnsiTheme="minorHAnsi"/>
          <w:b w:val="0"/>
        </w:rPr>
      </w:pPr>
      <w:ins w:id="881" w:author="Seongeun Woo" w:date="2016-10-20T17:25:00Z">
        <w:del w:id="882" w:author="哲均 宋" w:date="2019-08-19T12:30:00Z">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標準項目</w:delText>
          </w:r>
          <w:r w:rsidDel="00575316">
            <w:rPr>
              <w:webHidden/>
            </w:rPr>
            <w:tab/>
            <w:delText>44</w:delText>
          </w:r>
        </w:del>
      </w:ins>
    </w:p>
    <w:p w14:paraId="76430987" w14:textId="77777777" w:rsidR="00010390" w:rsidDel="00575316" w:rsidRDefault="00010390">
      <w:pPr>
        <w:pStyle w:val="23"/>
        <w:ind w:left="99"/>
        <w:rPr>
          <w:ins w:id="883" w:author="Seongeun Woo" w:date="2016-10-20T17:25:00Z"/>
          <w:del w:id="884" w:author="哲均 宋" w:date="2019-08-19T12:30:00Z"/>
          <w:rFonts w:asciiTheme="minorHAnsi" w:eastAsiaTheme="minorEastAsia" w:hAnsiTheme="minorHAnsi"/>
          <w:b w:val="0"/>
        </w:rPr>
      </w:pPr>
      <w:ins w:id="885" w:author="Seongeun Woo" w:date="2016-10-20T17:25:00Z">
        <w:del w:id="886" w:author="哲均 宋" w:date="2019-08-19T12:30:00Z">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単一項目の値</w:delText>
          </w:r>
          <w:r w:rsidDel="00575316">
            <w:rPr>
              <w:webHidden/>
            </w:rPr>
            <w:tab/>
            <w:delText>45</w:delText>
          </w:r>
        </w:del>
      </w:ins>
    </w:p>
    <w:p w14:paraId="04D16F77" w14:textId="77777777" w:rsidR="00010390" w:rsidDel="00575316" w:rsidRDefault="00010390">
      <w:pPr>
        <w:pStyle w:val="23"/>
        <w:ind w:left="99"/>
        <w:rPr>
          <w:ins w:id="887" w:author="Seongeun Woo" w:date="2016-10-20T17:25:00Z"/>
          <w:del w:id="888" w:author="哲均 宋" w:date="2019-08-19T12:30:00Z"/>
          <w:rFonts w:asciiTheme="minorHAnsi" w:eastAsiaTheme="minorEastAsia" w:hAnsiTheme="minorHAnsi"/>
          <w:b w:val="0"/>
        </w:rPr>
      </w:pPr>
      <w:ins w:id="889" w:author="Seongeun Woo" w:date="2016-10-20T17:25:00Z">
        <w:del w:id="890" w:author="哲均 宋" w:date="2019-08-19T12:30:00Z">
          <w:r w:rsidRPr="00A63DA7" w:rsidDel="00575316">
            <w:rPr>
              <w:rStyle w:val="af8"/>
              <w:b w:val="0"/>
              <w14:scene3d>
                <w14:camera w14:prst="orthographicFront"/>
                <w14:lightRig w14:rig="threePt" w14:dir="t">
                  <w14:rot w14:lat="0" w14:lon="0" w14:rev="0"/>
                </w14:lightRig>
              </w14:scene3d>
            </w:rPr>
            <w:delText>3</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多重項目の値</w:delText>
          </w:r>
          <w:r w:rsidDel="00575316">
            <w:rPr>
              <w:webHidden/>
            </w:rPr>
            <w:tab/>
            <w:delText>46</w:delText>
          </w:r>
        </w:del>
      </w:ins>
    </w:p>
    <w:p w14:paraId="71ADDF9A" w14:textId="77777777" w:rsidR="00010390" w:rsidDel="00575316" w:rsidRDefault="00010390">
      <w:pPr>
        <w:pStyle w:val="14"/>
        <w:ind w:left="308" w:hanging="308"/>
        <w:rPr>
          <w:ins w:id="891" w:author="Seongeun Woo" w:date="2016-10-20T17:25:00Z"/>
          <w:del w:id="892" w:author="哲均 宋" w:date="2019-08-19T12:30:00Z"/>
          <w:rFonts w:asciiTheme="minorHAnsi" w:eastAsiaTheme="minorEastAsia" w:hAnsiTheme="minorHAnsi"/>
          <w:b w:val="0"/>
          <w:spacing w:val="0"/>
          <w:szCs w:val="22"/>
          <w:lang w:eastAsia="ko-KR"/>
        </w:rPr>
      </w:pPr>
      <w:ins w:id="893" w:author="Seongeun Woo" w:date="2016-10-20T17:25:00Z">
        <w:del w:id="894"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6</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hint="eastAsia"/>
              <w:b w:val="0"/>
            </w:rPr>
            <w:delText>パターン情報の照会</w:delText>
          </w:r>
          <w:r w:rsidDel="00575316">
            <w:rPr>
              <w:webHidden/>
            </w:rPr>
            <w:tab/>
            <w:delText>47</w:delText>
          </w:r>
        </w:del>
      </w:ins>
    </w:p>
    <w:p w14:paraId="3667F9B4" w14:textId="77777777" w:rsidR="00010390" w:rsidDel="00575316" w:rsidRDefault="00010390">
      <w:pPr>
        <w:pStyle w:val="14"/>
        <w:ind w:left="308" w:hanging="308"/>
        <w:rPr>
          <w:ins w:id="895" w:author="Seongeun Woo" w:date="2016-10-20T17:25:00Z"/>
          <w:del w:id="896" w:author="哲均 宋" w:date="2019-08-19T12:30:00Z"/>
          <w:rFonts w:asciiTheme="minorHAnsi" w:eastAsiaTheme="minorEastAsia" w:hAnsiTheme="minorHAnsi"/>
          <w:b w:val="0"/>
          <w:spacing w:val="0"/>
          <w:szCs w:val="22"/>
          <w:lang w:eastAsia="ko-KR"/>
        </w:rPr>
      </w:pPr>
      <w:ins w:id="897" w:author="Seongeun Woo" w:date="2016-10-20T17:25:00Z">
        <w:del w:id="898"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7</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hint="eastAsia"/>
              <w:b w:val="0"/>
            </w:rPr>
            <w:delText>その他</w:delText>
          </w:r>
          <w:r w:rsidDel="00575316">
            <w:rPr>
              <w:webHidden/>
            </w:rPr>
            <w:tab/>
            <w:delText>48</w:delText>
          </w:r>
        </w:del>
      </w:ins>
    </w:p>
    <w:p w14:paraId="4DE33173" w14:textId="77777777" w:rsidR="00010390" w:rsidDel="00575316" w:rsidRDefault="00010390">
      <w:pPr>
        <w:pStyle w:val="23"/>
        <w:ind w:left="99"/>
        <w:rPr>
          <w:ins w:id="899" w:author="Seongeun Woo" w:date="2016-10-20T17:25:00Z"/>
          <w:del w:id="900" w:author="哲均 宋" w:date="2019-08-19T12:30:00Z"/>
          <w:rFonts w:asciiTheme="minorHAnsi" w:eastAsiaTheme="minorEastAsia" w:hAnsiTheme="minorHAnsi"/>
          <w:b w:val="0"/>
        </w:rPr>
      </w:pPr>
      <w:ins w:id="901" w:author="Seongeun Woo" w:date="2016-10-20T17:25:00Z">
        <w:del w:id="902" w:author="哲均 宋" w:date="2019-08-19T12:30:00Z">
          <w:r w:rsidRPr="00A63DA7" w:rsidDel="00575316">
            <w:rPr>
              <w:rStyle w:val="af8"/>
              <w:b w:val="0"/>
              <w14:scene3d>
                <w14:camera w14:prst="orthographicFront"/>
                <w14:lightRig w14:rig="threePt" w14:dir="t">
                  <w14:rot w14:lat="0" w14:lon="0" w14:rev="0"/>
                </w14:lightRig>
              </w14:scene3d>
            </w:rPr>
            <w:delText>1</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特定標準項目値を持つ商品リスト照会</w:delText>
          </w:r>
          <w:r w:rsidDel="00575316">
            <w:rPr>
              <w:webHidden/>
            </w:rPr>
            <w:tab/>
            <w:delText>48</w:delText>
          </w:r>
        </w:del>
      </w:ins>
    </w:p>
    <w:p w14:paraId="1FECF86C" w14:textId="77777777" w:rsidR="00010390" w:rsidDel="00575316" w:rsidRDefault="00010390">
      <w:pPr>
        <w:pStyle w:val="23"/>
        <w:ind w:left="99"/>
        <w:rPr>
          <w:ins w:id="903" w:author="Seongeun Woo" w:date="2016-10-20T17:25:00Z"/>
          <w:del w:id="904" w:author="哲均 宋" w:date="2019-08-19T12:30:00Z"/>
          <w:rFonts w:asciiTheme="minorHAnsi" w:eastAsiaTheme="minorEastAsia" w:hAnsiTheme="minorHAnsi"/>
          <w:b w:val="0"/>
        </w:rPr>
      </w:pPr>
      <w:ins w:id="905" w:author="Seongeun Woo" w:date="2016-10-20T17:25:00Z">
        <w:del w:id="906" w:author="哲均 宋" w:date="2019-08-19T12:30:00Z">
          <w:r w:rsidRPr="00A63DA7" w:rsidDel="00575316">
            <w:rPr>
              <w:rStyle w:val="af8"/>
              <w:b w:val="0"/>
              <w14:scene3d>
                <w14:camera w14:prst="orthographicFront"/>
                <w14:lightRig w14:rig="threePt" w14:dir="t">
                  <w14:rot w14:lat="0" w14:lon="0" w14:rev="0"/>
                </w14:lightRig>
              </w14:scene3d>
            </w:rPr>
            <w:delText>2</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特定担保が下位にある商品リスト照会</w:delText>
          </w:r>
          <w:r w:rsidDel="00575316">
            <w:rPr>
              <w:webHidden/>
            </w:rPr>
            <w:tab/>
            <w:delText>49</w:delText>
          </w:r>
        </w:del>
      </w:ins>
    </w:p>
    <w:p w14:paraId="6103136F" w14:textId="77777777" w:rsidR="00010390" w:rsidDel="00575316" w:rsidRDefault="00010390">
      <w:pPr>
        <w:pStyle w:val="23"/>
        <w:ind w:left="99"/>
        <w:rPr>
          <w:ins w:id="907" w:author="Seongeun Woo" w:date="2016-10-20T17:25:00Z"/>
          <w:del w:id="908" w:author="哲均 宋" w:date="2019-08-19T12:30:00Z"/>
          <w:rFonts w:asciiTheme="minorHAnsi" w:eastAsiaTheme="minorEastAsia" w:hAnsiTheme="minorHAnsi"/>
          <w:b w:val="0"/>
        </w:rPr>
      </w:pPr>
      <w:ins w:id="909" w:author="Seongeun Woo" w:date="2016-10-20T17:25:00Z">
        <w:del w:id="910" w:author="哲均 宋" w:date="2019-08-19T12:30:00Z">
          <w:r w:rsidRPr="00A63DA7" w:rsidDel="00575316">
            <w:rPr>
              <w:rStyle w:val="af8"/>
              <w:b w:val="0"/>
              <w14:scene3d>
                <w14:camera w14:prst="orthographicFront"/>
                <w14:lightRig w14:rig="threePt" w14:dir="t">
                  <w14:rot w14:lat="0" w14:lon="0" w14:rev="0"/>
                </w14:lightRig>
              </w14:scene3d>
            </w:rPr>
            <w:delText>3</w:delText>
          </w:r>
          <w:r w:rsidRPr="00A63DA7" w:rsidDel="00575316">
            <w:rPr>
              <w:rStyle w:val="af8"/>
              <w:rFonts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特定標準項目値を条件として持つ担保が下位にある商品リスト照会</w:delText>
          </w:r>
          <w:r w:rsidDel="00575316">
            <w:rPr>
              <w:webHidden/>
            </w:rPr>
            <w:tab/>
            <w:delText>50</w:delText>
          </w:r>
        </w:del>
      </w:ins>
    </w:p>
    <w:p w14:paraId="4E0D7F1C" w14:textId="77777777" w:rsidR="00010390" w:rsidDel="00575316" w:rsidRDefault="00010390">
      <w:pPr>
        <w:pStyle w:val="23"/>
        <w:ind w:left="99"/>
        <w:rPr>
          <w:ins w:id="911" w:author="Seongeun Woo" w:date="2016-10-20T17:25:00Z"/>
          <w:del w:id="912" w:author="哲均 宋" w:date="2019-08-19T12:30:00Z"/>
          <w:rFonts w:asciiTheme="minorHAnsi" w:eastAsiaTheme="minorEastAsia" w:hAnsiTheme="minorHAnsi"/>
          <w:b w:val="0"/>
        </w:rPr>
      </w:pPr>
      <w:ins w:id="913" w:author="Seongeun Woo" w:date="2016-10-20T17:25:00Z">
        <w:del w:id="914" w:author="哲均 宋" w:date="2019-08-19T12:30:00Z">
          <w:r w:rsidRPr="00A63DA7" w:rsidDel="00575316">
            <w:rPr>
              <w:rStyle w:val="af8"/>
              <w:rFonts w:eastAsia="Malgun Gothic"/>
              <w:b w:val="0"/>
              <w14:scene3d>
                <w14:camera w14:prst="orthographicFront"/>
                <w14:lightRig w14:rig="threePt" w14:dir="t">
                  <w14:rot w14:lat="0" w14:lon="0" w14:rev="0"/>
                </w14:lightRig>
              </w14:scene3d>
            </w:rPr>
            <w:delText>4</w:delText>
          </w:r>
          <w:r w:rsidRPr="00A63DA7" w:rsidDel="00575316">
            <w:rPr>
              <w:rStyle w:val="af8"/>
              <w:rFonts w:eastAsia="Malgun Gothic" w:hint="eastAsia"/>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rPr>
            <w:tab/>
          </w:r>
          <w:r w:rsidRPr="00A63DA7" w:rsidDel="00575316">
            <w:rPr>
              <w:rStyle w:val="af8"/>
              <w:rFonts w:hint="eastAsia"/>
              <w:b w:val="0"/>
            </w:rPr>
            <w:delText>標準項目の値がルールである場合</w:delText>
          </w:r>
          <w:r w:rsidDel="00575316">
            <w:rPr>
              <w:webHidden/>
            </w:rPr>
            <w:tab/>
            <w:delText>51</w:delText>
          </w:r>
        </w:del>
      </w:ins>
    </w:p>
    <w:p w14:paraId="76D243B0" w14:textId="77777777" w:rsidR="00010390" w:rsidDel="00575316" w:rsidRDefault="00010390">
      <w:pPr>
        <w:pStyle w:val="14"/>
        <w:ind w:left="308" w:hanging="308"/>
        <w:rPr>
          <w:ins w:id="915" w:author="Seongeun Woo" w:date="2016-10-20T17:25:00Z"/>
          <w:del w:id="916" w:author="哲均 宋" w:date="2019-08-19T12:30:00Z"/>
          <w:rFonts w:asciiTheme="minorHAnsi" w:eastAsiaTheme="minorEastAsia" w:hAnsiTheme="minorHAnsi"/>
          <w:b w:val="0"/>
          <w:spacing w:val="0"/>
          <w:szCs w:val="22"/>
          <w:lang w:eastAsia="ko-KR"/>
        </w:rPr>
      </w:pPr>
      <w:ins w:id="917" w:author="Seongeun Woo" w:date="2016-10-20T17:25:00Z">
        <w:del w:id="918" w:author="哲均 宋" w:date="2019-08-19T12:30:00Z">
          <w:r w:rsidRPr="00A63DA7" w:rsidDel="00575316">
            <w:rPr>
              <w:rStyle w:val="af8"/>
              <w:rFonts w:hint="eastAsia"/>
              <w:b w:val="0"/>
              <w14:scene3d>
                <w14:camera w14:prst="orthographicFront"/>
                <w14:lightRig w14:rig="threePt" w14:dir="t">
                  <w14:rot w14:lat="0" w14:lon="0" w14:rev="0"/>
                </w14:lightRig>
              </w14:scene3d>
            </w:rPr>
            <w:delText>第</w:delText>
          </w:r>
          <w:r w:rsidRPr="00A63DA7" w:rsidDel="00575316">
            <w:rPr>
              <w:rStyle w:val="af8"/>
              <w:b w:val="0"/>
              <w14:scene3d>
                <w14:camera w14:prst="orthographicFront"/>
                <w14:lightRig w14:rig="threePt" w14:dir="t">
                  <w14:rot w14:lat="0" w14:lon="0" w14:rev="0"/>
                </w14:lightRig>
              </w14:scene3d>
            </w:rPr>
            <w:delText>8</w:delText>
          </w:r>
          <w:r w:rsidRPr="00A63DA7" w:rsidDel="00575316">
            <w:rPr>
              <w:rStyle w:val="af8"/>
              <w:rFonts w:hint="eastAsia"/>
              <w:b w:val="0"/>
              <w14:scene3d>
                <w14:camera w14:prst="orthographicFront"/>
                <w14:lightRig w14:rig="threePt" w14:dir="t">
                  <w14:rot w14:lat="0" w14:lon="0" w14:rev="0"/>
                </w14:lightRig>
              </w14:scene3d>
            </w:rPr>
            <w:delText>章</w:delText>
          </w:r>
          <w:r w:rsidRPr="00A63DA7"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Cs w:val="22"/>
              <w:lang w:eastAsia="ko-KR"/>
            </w:rPr>
            <w:tab/>
          </w:r>
          <w:r w:rsidRPr="00A63DA7" w:rsidDel="00575316">
            <w:rPr>
              <w:rStyle w:val="af8"/>
              <w:rFonts w:hint="eastAsia"/>
              <w:b w:val="0"/>
            </w:rPr>
            <w:delText>ルールビルダーでの</w:delText>
          </w:r>
          <w:r w:rsidRPr="00A63DA7" w:rsidDel="00575316">
            <w:rPr>
              <w:rStyle w:val="af8"/>
              <w:b w:val="0"/>
            </w:rPr>
            <w:delText>SQL</w:delText>
          </w:r>
          <w:r w:rsidRPr="00A63DA7" w:rsidDel="00575316">
            <w:rPr>
              <w:rStyle w:val="af8"/>
              <w:rFonts w:hint="eastAsia"/>
              <w:b w:val="0"/>
            </w:rPr>
            <w:delText>の作成</w:delText>
          </w:r>
          <w:r w:rsidDel="00575316">
            <w:rPr>
              <w:webHidden/>
            </w:rPr>
            <w:tab/>
            <w:delText>52</w:delText>
          </w:r>
        </w:del>
      </w:ins>
    </w:p>
    <w:p w14:paraId="7A4C6D26" w14:textId="77777777" w:rsidR="00F45D3D" w:rsidDel="00575316" w:rsidRDefault="00F45D3D">
      <w:pPr>
        <w:pStyle w:val="14"/>
        <w:ind w:left="308" w:hanging="308"/>
        <w:rPr>
          <w:ins w:id="919" w:author="user" w:date="2016-10-14T16:55:00Z"/>
          <w:del w:id="920" w:author="哲均 宋" w:date="2019-08-19T12:30:00Z"/>
          <w:rFonts w:asciiTheme="minorHAnsi" w:eastAsiaTheme="minorEastAsia" w:hAnsiTheme="minorHAnsi"/>
          <w:b w:val="0"/>
          <w:spacing w:val="0"/>
          <w:sz w:val="21"/>
          <w:szCs w:val="22"/>
        </w:rPr>
      </w:pPr>
      <w:ins w:id="921" w:author="user" w:date="2016-10-14T16:55:00Z">
        <w:del w:id="922"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1</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hint="eastAsia"/>
              <w:b w:val="0"/>
            </w:rPr>
            <w:delText>概要</w:delText>
          </w:r>
          <w:r w:rsidDel="00575316">
            <w:rPr>
              <w:webHidden/>
            </w:rPr>
            <w:tab/>
            <w:delText>5</w:delText>
          </w:r>
        </w:del>
      </w:ins>
    </w:p>
    <w:p w14:paraId="61043247" w14:textId="77777777" w:rsidR="00F45D3D" w:rsidDel="00575316" w:rsidRDefault="00F45D3D">
      <w:pPr>
        <w:pStyle w:val="23"/>
        <w:ind w:left="99"/>
        <w:rPr>
          <w:ins w:id="923" w:author="user" w:date="2016-10-14T16:55:00Z"/>
          <w:del w:id="924" w:author="哲均 宋" w:date="2019-08-19T12:30:00Z"/>
          <w:rFonts w:asciiTheme="minorHAnsi" w:eastAsiaTheme="minorEastAsia" w:hAnsiTheme="minorHAnsi"/>
          <w:b w:val="0"/>
          <w:sz w:val="21"/>
          <w:lang w:eastAsia="ja-JP"/>
        </w:rPr>
      </w:pPr>
      <w:ins w:id="925" w:author="user" w:date="2016-10-14T16:55:00Z">
        <w:del w:id="926" w:author="哲均 宋" w:date="2019-08-19T12:30:00Z">
          <w:r w:rsidRPr="00010390" w:rsidDel="00575316">
            <w:rPr>
              <w:rStyle w:val="af8"/>
              <w:b w:val="0"/>
            </w:rPr>
            <w:delText>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オブジェクト管理類型・類型</w:delText>
          </w:r>
          <w:r w:rsidDel="00575316">
            <w:rPr>
              <w:webHidden/>
            </w:rPr>
            <w:tab/>
            <w:delText>5</w:delText>
          </w:r>
        </w:del>
      </w:ins>
    </w:p>
    <w:p w14:paraId="7909C826" w14:textId="77777777" w:rsidR="00F45D3D" w:rsidDel="00575316" w:rsidRDefault="00F45D3D">
      <w:pPr>
        <w:pStyle w:val="23"/>
        <w:ind w:left="99"/>
        <w:rPr>
          <w:ins w:id="927" w:author="user" w:date="2016-10-14T16:55:00Z"/>
          <w:del w:id="928" w:author="哲均 宋" w:date="2019-08-19T12:30:00Z"/>
          <w:rFonts w:asciiTheme="minorHAnsi" w:eastAsiaTheme="minorEastAsia" w:hAnsiTheme="minorHAnsi"/>
          <w:b w:val="0"/>
          <w:sz w:val="21"/>
          <w:lang w:eastAsia="ja-JP"/>
        </w:rPr>
      </w:pPr>
      <w:ins w:id="929" w:author="user" w:date="2016-10-14T16:55:00Z">
        <w:del w:id="930" w:author="哲均 宋" w:date="2019-08-19T12:30:00Z">
          <w:r w:rsidRPr="00010390" w:rsidDel="00575316">
            <w:rPr>
              <w:rStyle w:val="af8"/>
              <w:b w:val="0"/>
            </w:rPr>
            <w:delText>2</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オブジェクト詳細類型</w:delText>
          </w:r>
          <w:r w:rsidDel="00575316">
            <w:rPr>
              <w:webHidden/>
            </w:rPr>
            <w:tab/>
            <w:delText>5</w:delText>
          </w:r>
        </w:del>
      </w:ins>
    </w:p>
    <w:p w14:paraId="07504B66" w14:textId="77777777" w:rsidR="00F45D3D" w:rsidDel="00575316" w:rsidRDefault="00F45D3D">
      <w:pPr>
        <w:pStyle w:val="23"/>
        <w:ind w:left="99"/>
        <w:rPr>
          <w:ins w:id="931" w:author="user" w:date="2016-10-14T16:55:00Z"/>
          <w:del w:id="932" w:author="哲均 宋" w:date="2019-08-19T12:30:00Z"/>
          <w:rFonts w:asciiTheme="minorHAnsi" w:eastAsiaTheme="minorEastAsia" w:hAnsiTheme="minorHAnsi"/>
          <w:b w:val="0"/>
          <w:sz w:val="21"/>
          <w:lang w:eastAsia="ja-JP"/>
        </w:rPr>
      </w:pPr>
      <w:ins w:id="933" w:author="user" w:date="2016-10-14T16:55:00Z">
        <w:del w:id="934" w:author="哲均 宋" w:date="2019-08-19T12:30:00Z">
          <w:r w:rsidRPr="00010390" w:rsidDel="00575316">
            <w:rPr>
              <w:rStyle w:val="af8"/>
              <w:b w:val="0"/>
            </w:rPr>
            <w:delText>3</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オブジェクト</w:delText>
          </w:r>
          <w:r w:rsidDel="00575316">
            <w:rPr>
              <w:webHidden/>
            </w:rPr>
            <w:tab/>
            <w:delText>5</w:delText>
          </w:r>
        </w:del>
      </w:ins>
    </w:p>
    <w:p w14:paraId="2E69499E" w14:textId="77777777" w:rsidR="00F45D3D" w:rsidDel="00575316" w:rsidRDefault="00F45D3D">
      <w:pPr>
        <w:pStyle w:val="23"/>
        <w:ind w:left="99"/>
        <w:rPr>
          <w:ins w:id="935" w:author="user" w:date="2016-10-14T16:55:00Z"/>
          <w:del w:id="936" w:author="哲均 宋" w:date="2019-08-19T12:30:00Z"/>
          <w:rFonts w:asciiTheme="minorHAnsi" w:eastAsiaTheme="minorEastAsia" w:hAnsiTheme="minorHAnsi"/>
          <w:b w:val="0"/>
          <w:sz w:val="21"/>
          <w:lang w:eastAsia="ja-JP"/>
        </w:rPr>
      </w:pPr>
      <w:ins w:id="937" w:author="user" w:date="2016-10-14T16:55:00Z">
        <w:del w:id="938" w:author="哲均 宋" w:date="2019-08-19T12:30:00Z">
          <w:r w:rsidRPr="00010390" w:rsidDel="00575316">
            <w:rPr>
              <w:rStyle w:val="af8"/>
              <w:b w:val="0"/>
            </w:rPr>
            <w:delText>4</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w:delText>
          </w:r>
          <w:r w:rsidDel="00575316">
            <w:rPr>
              <w:webHidden/>
            </w:rPr>
            <w:tab/>
            <w:delText>5</w:delText>
          </w:r>
        </w:del>
      </w:ins>
    </w:p>
    <w:p w14:paraId="183A09C5" w14:textId="77777777" w:rsidR="00F45D3D" w:rsidDel="00575316" w:rsidRDefault="00F45D3D">
      <w:pPr>
        <w:pStyle w:val="23"/>
        <w:ind w:left="99"/>
        <w:rPr>
          <w:ins w:id="939" w:author="user" w:date="2016-10-14T16:55:00Z"/>
          <w:del w:id="940" w:author="哲均 宋" w:date="2019-08-19T12:30:00Z"/>
          <w:rFonts w:asciiTheme="minorHAnsi" w:eastAsiaTheme="minorEastAsia" w:hAnsiTheme="minorHAnsi"/>
          <w:b w:val="0"/>
          <w:sz w:val="21"/>
          <w:lang w:eastAsia="ja-JP"/>
        </w:rPr>
      </w:pPr>
      <w:ins w:id="941" w:author="user" w:date="2016-10-14T16:55:00Z">
        <w:del w:id="942" w:author="哲均 宋" w:date="2019-08-19T12:30:00Z">
          <w:r w:rsidRPr="00010390" w:rsidDel="00575316">
            <w:rPr>
              <w:rStyle w:val="af8"/>
              <w:b w:val="0"/>
            </w:rPr>
            <w:delText>5</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関係オブジェクト</w:delText>
          </w:r>
          <w:r w:rsidDel="00575316">
            <w:rPr>
              <w:webHidden/>
            </w:rPr>
            <w:tab/>
            <w:delText>5</w:delText>
          </w:r>
        </w:del>
      </w:ins>
    </w:p>
    <w:p w14:paraId="0595761B" w14:textId="77777777" w:rsidR="00F45D3D" w:rsidDel="00575316" w:rsidRDefault="00F45D3D">
      <w:pPr>
        <w:pStyle w:val="23"/>
        <w:ind w:left="99"/>
        <w:rPr>
          <w:ins w:id="943" w:author="user" w:date="2016-10-14T16:55:00Z"/>
          <w:del w:id="944" w:author="哲均 宋" w:date="2019-08-19T12:30:00Z"/>
          <w:rFonts w:asciiTheme="minorHAnsi" w:eastAsiaTheme="minorEastAsia" w:hAnsiTheme="minorHAnsi"/>
          <w:b w:val="0"/>
          <w:sz w:val="21"/>
          <w:lang w:eastAsia="ja-JP"/>
        </w:rPr>
      </w:pPr>
      <w:ins w:id="945" w:author="user" w:date="2016-10-14T16:55:00Z">
        <w:del w:id="946" w:author="哲均 宋" w:date="2019-08-19T12:30:00Z">
          <w:r w:rsidRPr="00010390" w:rsidDel="00575316">
            <w:rPr>
              <w:rStyle w:val="af8"/>
              <w:b w:val="0"/>
            </w:rPr>
            <w:delText>6</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関係類型</w:delText>
          </w:r>
          <w:r w:rsidDel="00575316">
            <w:rPr>
              <w:webHidden/>
            </w:rPr>
            <w:tab/>
            <w:delText>5</w:delText>
          </w:r>
        </w:del>
      </w:ins>
    </w:p>
    <w:p w14:paraId="51E08B60" w14:textId="77777777" w:rsidR="00F45D3D" w:rsidDel="00575316" w:rsidRDefault="00F45D3D">
      <w:pPr>
        <w:pStyle w:val="23"/>
        <w:ind w:left="99"/>
        <w:rPr>
          <w:ins w:id="947" w:author="user" w:date="2016-10-14T16:55:00Z"/>
          <w:del w:id="948" w:author="哲均 宋" w:date="2019-08-19T12:30:00Z"/>
          <w:rFonts w:asciiTheme="minorHAnsi" w:eastAsiaTheme="minorEastAsia" w:hAnsiTheme="minorHAnsi"/>
          <w:b w:val="0"/>
          <w:sz w:val="21"/>
          <w:lang w:eastAsia="ja-JP"/>
        </w:rPr>
      </w:pPr>
      <w:ins w:id="949" w:author="user" w:date="2016-10-14T16:55:00Z">
        <w:del w:id="950" w:author="哲均 宋" w:date="2019-08-19T12:30:00Z">
          <w:r w:rsidRPr="00010390" w:rsidDel="00575316">
            <w:rPr>
              <w:rStyle w:val="af8"/>
              <w:b w:val="0"/>
            </w:rPr>
            <w:delText>7</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関係ルール</w:delText>
          </w:r>
          <w:r w:rsidDel="00575316">
            <w:rPr>
              <w:webHidden/>
            </w:rPr>
            <w:tab/>
            <w:delText>6</w:delText>
          </w:r>
        </w:del>
      </w:ins>
    </w:p>
    <w:p w14:paraId="2E4FCA1A" w14:textId="77777777" w:rsidR="00F45D3D" w:rsidDel="00575316" w:rsidRDefault="00F45D3D">
      <w:pPr>
        <w:pStyle w:val="23"/>
        <w:ind w:left="99"/>
        <w:rPr>
          <w:ins w:id="951" w:author="user" w:date="2016-10-14T16:55:00Z"/>
          <w:del w:id="952" w:author="哲均 宋" w:date="2019-08-19T12:30:00Z"/>
          <w:rFonts w:asciiTheme="minorHAnsi" w:eastAsiaTheme="minorEastAsia" w:hAnsiTheme="minorHAnsi"/>
          <w:b w:val="0"/>
          <w:sz w:val="21"/>
          <w:lang w:eastAsia="ja-JP"/>
        </w:rPr>
      </w:pPr>
      <w:ins w:id="953" w:author="user" w:date="2016-10-14T16:55:00Z">
        <w:del w:id="954" w:author="哲均 宋" w:date="2019-08-19T12:30:00Z">
          <w:r w:rsidRPr="00010390" w:rsidDel="00575316">
            <w:rPr>
              <w:rStyle w:val="af8"/>
              <w:b w:val="0"/>
            </w:rPr>
            <w:delText>8</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関係ルールの類型</w:delText>
          </w:r>
          <w:r w:rsidDel="00575316">
            <w:rPr>
              <w:webHidden/>
            </w:rPr>
            <w:tab/>
            <w:delText>6</w:delText>
          </w:r>
        </w:del>
      </w:ins>
    </w:p>
    <w:p w14:paraId="46091452" w14:textId="77777777" w:rsidR="00F45D3D" w:rsidDel="00575316" w:rsidRDefault="00F45D3D">
      <w:pPr>
        <w:pStyle w:val="23"/>
        <w:ind w:left="99"/>
        <w:rPr>
          <w:ins w:id="955" w:author="user" w:date="2016-10-14T16:55:00Z"/>
          <w:del w:id="956" w:author="哲均 宋" w:date="2019-08-19T12:30:00Z"/>
          <w:rFonts w:asciiTheme="minorHAnsi" w:eastAsiaTheme="minorEastAsia" w:hAnsiTheme="minorHAnsi"/>
          <w:b w:val="0"/>
          <w:sz w:val="21"/>
          <w:lang w:eastAsia="ja-JP"/>
        </w:rPr>
      </w:pPr>
      <w:ins w:id="957" w:author="user" w:date="2016-10-14T16:55:00Z">
        <w:del w:id="958" w:author="哲均 宋" w:date="2019-08-19T12:30:00Z">
          <w:r w:rsidRPr="00010390" w:rsidDel="00575316">
            <w:rPr>
              <w:rStyle w:val="af8"/>
              <w:b w:val="0"/>
            </w:rPr>
            <w:delText>9</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標準項目</w:delText>
          </w:r>
          <w:r w:rsidDel="00575316">
            <w:rPr>
              <w:webHidden/>
            </w:rPr>
            <w:tab/>
            <w:delText>6</w:delText>
          </w:r>
        </w:del>
      </w:ins>
    </w:p>
    <w:p w14:paraId="655D7590" w14:textId="77777777" w:rsidR="00F45D3D" w:rsidDel="00575316" w:rsidRDefault="00F45D3D">
      <w:pPr>
        <w:pStyle w:val="23"/>
        <w:ind w:left="99"/>
        <w:rPr>
          <w:ins w:id="959" w:author="user" w:date="2016-10-14T16:55:00Z"/>
          <w:del w:id="960" w:author="哲均 宋" w:date="2019-08-19T12:30:00Z"/>
          <w:rFonts w:asciiTheme="minorHAnsi" w:eastAsiaTheme="minorEastAsia" w:hAnsiTheme="minorHAnsi"/>
          <w:b w:val="0"/>
          <w:sz w:val="21"/>
          <w:lang w:eastAsia="ja-JP"/>
        </w:rPr>
      </w:pPr>
      <w:ins w:id="961" w:author="user" w:date="2016-10-14T16:55:00Z">
        <w:del w:id="962" w:author="哲均 宋" w:date="2019-08-19T12:30:00Z">
          <w:r w:rsidRPr="00010390" w:rsidDel="00575316">
            <w:rPr>
              <w:rStyle w:val="af8"/>
              <w:b w:val="0"/>
            </w:rPr>
            <w:delText>10</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パターン</w:delText>
          </w:r>
          <w:r w:rsidDel="00575316">
            <w:rPr>
              <w:webHidden/>
            </w:rPr>
            <w:tab/>
            <w:delText>6</w:delText>
          </w:r>
        </w:del>
      </w:ins>
    </w:p>
    <w:p w14:paraId="4D74051B" w14:textId="77777777" w:rsidR="00F45D3D" w:rsidDel="00575316" w:rsidRDefault="00F45D3D">
      <w:pPr>
        <w:pStyle w:val="23"/>
        <w:ind w:left="99"/>
        <w:rPr>
          <w:ins w:id="963" w:author="user" w:date="2016-10-14T16:55:00Z"/>
          <w:del w:id="964" w:author="哲均 宋" w:date="2019-08-19T12:30:00Z"/>
          <w:rFonts w:asciiTheme="minorHAnsi" w:eastAsiaTheme="minorEastAsia" w:hAnsiTheme="minorHAnsi"/>
          <w:b w:val="0"/>
          <w:sz w:val="21"/>
          <w:lang w:eastAsia="ja-JP"/>
        </w:rPr>
      </w:pPr>
      <w:ins w:id="965" w:author="user" w:date="2016-10-14T16:55:00Z">
        <w:del w:id="966" w:author="哲均 宋" w:date="2019-08-19T12:30:00Z">
          <w:r w:rsidRPr="00010390" w:rsidDel="00575316">
            <w:rPr>
              <w:rStyle w:val="af8"/>
              <w:b w:val="0"/>
            </w:rPr>
            <w:delText>11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適用期間</w:delText>
          </w:r>
          <w:r w:rsidDel="00575316">
            <w:rPr>
              <w:webHidden/>
            </w:rPr>
            <w:tab/>
            <w:delText>6</w:delText>
          </w:r>
        </w:del>
      </w:ins>
    </w:p>
    <w:p w14:paraId="76F4B6F2" w14:textId="77777777" w:rsidR="00F45D3D" w:rsidDel="00575316" w:rsidRDefault="00F45D3D" w:rsidP="00E06C16">
      <w:pPr>
        <w:pStyle w:val="14"/>
        <w:ind w:left="308" w:hanging="308"/>
        <w:rPr>
          <w:ins w:id="967" w:author="user" w:date="2016-10-14T16:55:00Z"/>
          <w:del w:id="968" w:author="哲均 宋" w:date="2019-08-19T12:30:00Z"/>
          <w:rFonts w:asciiTheme="minorHAnsi" w:eastAsiaTheme="minorEastAsia" w:hAnsiTheme="minorHAnsi"/>
          <w:b w:val="0"/>
          <w:spacing w:val="0"/>
          <w:sz w:val="21"/>
          <w:szCs w:val="22"/>
        </w:rPr>
      </w:pPr>
      <w:ins w:id="969" w:author="user" w:date="2016-10-14T16:55:00Z">
        <w:del w:id="970"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2</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b w:val="0"/>
            </w:rPr>
            <w:delText>InnoProduct</w:delText>
          </w:r>
          <w:r w:rsidRPr="00010390" w:rsidDel="00575316">
            <w:rPr>
              <w:rStyle w:val="af8"/>
              <w:rFonts w:hint="eastAsia"/>
              <w:b w:val="0"/>
            </w:rPr>
            <w:delText>商品リポジトリ</w:delText>
          </w:r>
          <w:r w:rsidDel="00575316">
            <w:rPr>
              <w:webHidden/>
            </w:rPr>
            <w:tab/>
            <w:delText>7</w:delText>
          </w:r>
        </w:del>
      </w:ins>
    </w:p>
    <w:p w14:paraId="251B4F76" w14:textId="77777777" w:rsidR="00F45D3D" w:rsidDel="00575316" w:rsidRDefault="00F45D3D">
      <w:pPr>
        <w:pStyle w:val="23"/>
        <w:ind w:left="99"/>
        <w:rPr>
          <w:ins w:id="971" w:author="user" w:date="2016-10-14T16:55:00Z"/>
          <w:del w:id="972" w:author="哲均 宋" w:date="2019-08-19T12:30:00Z"/>
          <w:rFonts w:asciiTheme="minorHAnsi" w:eastAsiaTheme="minorEastAsia" w:hAnsiTheme="minorHAnsi"/>
          <w:b w:val="0"/>
          <w:sz w:val="21"/>
          <w:lang w:eastAsia="ja-JP"/>
        </w:rPr>
      </w:pPr>
      <w:ins w:id="973" w:author="user" w:date="2016-10-14T16:55:00Z">
        <w:del w:id="974" w:author="哲均 宋" w:date="2019-08-19T12:30:00Z">
          <w:r w:rsidRPr="00010390" w:rsidDel="00575316">
            <w:rPr>
              <w:rStyle w:val="af8"/>
              <w:b w:val="0"/>
            </w:rPr>
            <w:delText>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管理類型および標準項目関連領域</w:delText>
          </w:r>
          <w:r w:rsidDel="00575316">
            <w:rPr>
              <w:webHidden/>
            </w:rPr>
            <w:tab/>
            <w:delText>8</w:delText>
          </w:r>
        </w:del>
      </w:ins>
    </w:p>
    <w:p w14:paraId="23C42AC6" w14:textId="77777777" w:rsidR="00F45D3D" w:rsidDel="00575316" w:rsidRDefault="00F45D3D">
      <w:pPr>
        <w:pStyle w:val="31"/>
        <w:ind w:left="396"/>
        <w:rPr>
          <w:ins w:id="975" w:author="user" w:date="2016-10-14T16:55:00Z"/>
          <w:del w:id="976" w:author="哲均 宋" w:date="2019-08-19T12:30:00Z"/>
          <w:rFonts w:asciiTheme="minorHAnsi" w:eastAsiaTheme="minorEastAsia" w:hAnsiTheme="minorHAnsi"/>
          <w:spacing w:val="0"/>
          <w:sz w:val="21"/>
          <w:szCs w:val="22"/>
        </w:rPr>
      </w:pPr>
      <w:ins w:id="977" w:author="user" w:date="2016-10-14T16:55:00Z">
        <w:del w:id="978" w:author="哲均 宋" w:date="2019-08-19T12:30:00Z">
          <w:r w:rsidRPr="00010390" w:rsidDel="00575316">
            <w:rPr>
              <w:rStyle w:val="af8"/>
              <w:rFonts w:cstheme="majorHAnsi"/>
              <w14:scene3d>
                <w14:camera w14:prst="orthographicFront"/>
                <w14:lightRig w14:rig="threePt" w14:dir="t">
                  <w14:rot w14:lat="0" w14:lon="0" w14:rev="0"/>
                </w14:lightRig>
              </w14:scene3d>
            </w:rPr>
            <w:delText>1.1</w:delText>
          </w:r>
          <w:r w:rsidDel="00575316">
            <w:rPr>
              <w:rFonts w:asciiTheme="minorHAnsi" w:eastAsiaTheme="minorEastAsia" w:hAnsiTheme="minorHAnsi"/>
              <w:spacing w:val="0"/>
              <w:sz w:val="21"/>
              <w:szCs w:val="22"/>
            </w:rPr>
            <w:tab/>
          </w:r>
          <w:r w:rsidRPr="00010390" w:rsidDel="00575316">
            <w:rPr>
              <w:rStyle w:val="af8"/>
            </w:rPr>
            <w:delText>OBJ1000</w:delText>
          </w:r>
          <w:r w:rsidDel="00575316">
            <w:rPr>
              <w:webHidden/>
            </w:rPr>
            <w:tab/>
            <w:delText>9</w:delText>
          </w:r>
        </w:del>
      </w:ins>
    </w:p>
    <w:p w14:paraId="37A9BDA7" w14:textId="77777777" w:rsidR="00F45D3D" w:rsidDel="00575316" w:rsidRDefault="00F45D3D">
      <w:pPr>
        <w:pStyle w:val="31"/>
        <w:ind w:left="396"/>
        <w:rPr>
          <w:ins w:id="979" w:author="user" w:date="2016-10-14T16:55:00Z"/>
          <w:del w:id="980" w:author="哲均 宋" w:date="2019-08-19T12:30:00Z"/>
          <w:rFonts w:asciiTheme="minorHAnsi" w:eastAsiaTheme="minorEastAsia" w:hAnsiTheme="minorHAnsi"/>
          <w:spacing w:val="0"/>
          <w:sz w:val="21"/>
          <w:szCs w:val="22"/>
        </w:rPr>
      </w:pPr>
      <w:ins w:id="981" w:author="user" w:date="2016-10-14T16:55:00Z">
        <w:del w:id="982" w:author="哲均 宋" w:date="2019-08-19T12:30:00Z">
          <w:r w:rsidRPr="00010390" w:rsidDel="00575316">
            <w:rPr>
              <w:rStyle w:val="af8"/>
              <w:rFonts w:cstheme="majorHAnsi"/>
              <w14:scene3d>
                <w14:camera w14:prst="orthographicFront"/>
                <w14:lightRig w14:rig="threePt" w14:dir="t">
                  <w14:rot w14:lat="0" w14:lon="0" w14:rev="0"/>
                </w14:lightRig>
              </w14:scene3d>
            </w:rPr>
            <w:delText>1.2</w:delText>
          </w:r>
          <w:r w:rsidDel="00575316">
            <w:rPr>
              <w:rFonts w:asciiTheme="minorHAnsi" w:eastAsiaTheme="minorEastAsia" w:hAnsiTheme="minorHAnsi"/>
              <w:spacing w:val="0"/>
              <w:sz w:val="21"/>
              <w:szCs w:val="22"/>
            </w:rPr>
            <w:tab/>
          </w:r>
          <w:r w:rsidRPr="00010390" w:rsidDel="00575316">
            <w:rPr>
              <w:rStyle w:val="af8"/>
            </w:rPr>
            <w:delText>OBJ1100</w:delText>
          </w:r>
          <w:r w:rsidDel="00575316">
            <w:rPr>
              <w:webHidden/>
            </w:rPr>
            <w:tab/>
            <w:delText>11</w:delText>
          </w:r>
        </w:del>
      </w:ins>
    </w:p>
    <w:p w14:paraId="05DD93B3" w14:textId="77777777" w:rsidR="00F45D3D" w:rsidDel="00575316" w:rsidRDefault="00F45D3D">
      <w:pPr>
        <w:pStyle w:val="31"/>
        <w:ind w:left="396"/>
        <w:rPr>
          <w:ins w:id="983" w:author="user" w:date="2016-10-14T16:55:00Z"/>
          <w:del w:id="984" w:author="哲均 宋" w:date="2019-08-19T12:30:00Z"/>
          <w:rFonts w:asciiTheme="minorHAnsi" w:eastAsiaTheme="minorEastAsia" w:hAnsiTheme="minorHAnsi"/>
          <w:spacing w:val="0"/>
          <w:sz w:val="21"/>
          <w:szCs w:val="22"/>
        </w:rPr>
      </w:pPr>
      <w:ins w:id="985" w:author="user" w:date="2016-10-14T16:55:00Z">
        <w:del w:id="986" w:author="哲均 宋" w:date="2019-08-19T12:30:00Z">
          <w:r w:rsidRPr="00010390" w:rsidDel="00575316">
            <w:rPr>
              <w:rStyle w:val="af8"/>
              <w:rFonts w:cstheme="majorHAnsi"/>
              <w14:scene3d>
                <w14:camera w14:prst="orthographicFront"/>
                <w14:lightRig w14:rig="threePt" w14:dir="t">
                  <w14:rot w14:lat="0" w14:lon="0" w14:rev="0"/>
                </w14:lightRig>
              </w14:scene3d>
            </w:rPr>
            <w:delText>1.3</w:delText>
          </w:r>
          <w:r w:rsidDel="00575316">
            <w:rPr>
              <w:rFonts w:asciiTheme="minorHAnsi" w:eastAsiaTheme="minorEastAsia" w:hAnsiTheme="minorHAnsi"/>
              <w:spacing w:val="0"/>
              <w:sz w:val="21"/>
              <w:szCs w:val="22"/>
            </w:rPr>
            <w:tab/>
          </w:r>
          <w:r w:rsidRPr="00010390" w:rsidDel="00575316">
            <w:rPr>
              <w:rStyle w:val="af8"/>
            </w:rPr>
            <w:delText>OBJ1110</w:delText>
          </w:r>
          <w:r w:rsidDel="00575316">
            <w:rPr>
              <w:webHidden/>
            </w:rPr>
            <w:tab/>
            <w:delText>13</w:delText>
          </w:r>
        </w:del>
      </w:ins>
    </w:p>
    <w:p w14:paraId="20780050" w14:textId="77777777" w:rsidR="00F45D3D" w:rsidDel="00575316" w:rsidRDefault="00F45D3D">
      <w:pPr>
        <w:pStyle w:val="31"/>
        <w:ind w:left="396"/>
        <w:rPr>
          <w:ins w:id="987" w:author="user" w:date="2016-10-14T16:55:00Z"/>
          <w:del w:id="988" w:author="哲均 宋" w:date="2019-08-19T12:30:00Z"/>
          <w:rFonts w:asciiTheme="minorHAnsi" w:eastAsiaTheme="minorEastAsia" w:hAnsiTheme="minorHAnsi"/>
          <w:spacing w:val="0"/>
          <w:sz w:val="21"/>
          <w:szCs w:val="22"/>
        </w:rPr>
      </w:pPr>
      <w:ins w:id="989" w:author="user" w:date="2016-10-14T16:55:00Z">
        <w:del w:id="990" w:author="哲均 宋" w:date="2019-08-19T12:30:00Z">
          <w:r w:rsidRPr="00010390" w:rsidDel="00575316">
            <w:rPr>
              <w:rStyle w:val="af8"/>
              <w:rFonts w:cstheme="majorHAnsi"/>
              <w14:scene3d>
                <w14:camera w14:prst="orthographicFront"/>
                <w14:lightRig w14:rig="threePt" w14:dir="t">
                  <w14:rot w14:lat="0" w14:lon="0" w14:rev="0"/>
                </w14:lightRig>
              </w14:scene3d>
            </w:rPr>
            <w:delText>1.4</w:delText>
          </w:r>
          <w:r w:rsidDel="00575316">
            <w:rPr>
              <w:rFonts w:asciiTheme="minorHAnsi" w:eastAsiaTheme="minorEastAsia" w:hAnsiTheme="minorHAnsi"/>
              <w:spacing w:val="0"/>
              <w:sz w:val="21"/>
              <w:szCs w:val="22"/>
            </w:rPr>
            <w:tab/>
          </w:r>
          <w:r w:rsidRPr="00010390" w:rsidDel="00575316">
            <w:rPr>
              <w:rStyle w:val="af8"/>
            </w:rPr>
            <w:delText>OBJ1200</w:delText>
          </w:r>
          <w:r w:rsidDel="00575316">
            <w:rPr>
              <w:webHidden/>
            </w:rPr>
            <w:tab/>
            <w:delText>15</w:delText>
          </w:r>
        </w:del>
      </w:ins>
    </w:p>
    <w:p w14:paraId="36B0BF13" w14:textId="77777777" w:rsidR="00F45D3D" w:rsidDel="00575316" w:rsidRDefault="00F45D3D">
      <w:pPr>
        <w:pStyle w:val="31"/>
        <w:ind w:left="396"/>
        <w:rPr>
          <w:ins w:id="991" w:author="user" w:date="2016-10-14T16:55:00Z"/>
          <w:del w:id="992" w:author="哲均 宋" w:date="2019-08-19T12:30:00Z"/>
          <w:rFonts w:asciiTheme="minorHAnsi" w:eastAsiaTheme="minorEastAsia" w:hAnsiTheme="minorHAnsi"/>
          <w:spacing w:val="0"/>
          <w:sz w:val="21"/>
          <w:szCs w:val="22"/>
        </w:rPr>
      </w:pPr>
      <w:ins w:id="993" w:author="user" w:date="2016-10-14T16:55:00Z">
        <w:del w:id="994" w:author="哲均 宋" w:date="2019-08-19T12:30:00Z">
          <w:r w:rsidRPr="00010390" w:rsidDel="00575316">
            <w:rPr>
              <w:rStyle w:val="af8"/>
              <w:rFonts w:cstheme="majorHAnsi"/>
              <w14:scene3d>
                <w14:camera w14:prst="orthographicFront"/>
                <w14:lightRig w14:rig="threePt" w14:dir="t">
                  <w14:rot w14:lat="0" w14:lon="0" w14:rev="0"/>
                </w14:lightRig>
              </w14:scene3d>
            </w:rPr>
            <w:delText>1.5</w:delText>
          </w:r>
          <w:r w:rsidDel="00575316">
            <w:rPr>
              <w:rFonts w:asciiTheme="minorHAnsi" w:eastAsiaTheme="minorEastAsia" w:hAnsiTheme="minorHAnsi"/>
              <w:spacing w:val="0"/>
              <w:sz w:val="21"/>
              <w:szCs w:val="22"/>
            </w:rPr>
            <w:tab/>
          </w:r>
          <w:r w:rsidRPr="00010390" w:rsidDel="00575316">
            <w:rPr>
              <w:rStyle w:val="af8"/>
            </w:rPr>
            <w:delText>OBJ1400</w:delText>
          </w:r>
          <w:r w:rsidDel="00575316">
            <w:rPr>
              <w:webHidden/>
            </w:rPr>
            <w:tab/>
            <w:delText>18</w:delText>
          </w:r>
        </w:del>
      </w:ins>
    </w:p>
    <w:p w14:paraId="359F16B7" w14:textId="77777777" w:rsidR="00F45D3D" w:rsidDel="00575316" w:rsidRDefault="00F45D3D">
      <w:pPr>
        <w:pStyle w:val="23"/>
        <w:ind w:left="99"/>
        <w:rPr>
          <w:ins w:id="995" w:author="user" w:date="2016-10-14T16:55:00Z"/>
          <w:del w:id="996" w:author="哲均 宋" w:date="2019-08-19T12:30:00Z"/>
          <w:rFonts w:asciiTheme="minorHAnsi" w:eastAsiaTheme="minorEastAsia" w:hAnsiTheme="minorHAnsi"/>
          <w:b w:val="0"/>
          <w:sz w:val="21"/>
          <w:lang w:eastAsia="ja-JP"/>
        </w:rPr>
      </w:pPr>
      <w:ins w:id="997" w:author="user" w:date="2016-10-14T16:55:00Z">
        <w:del w:id="998" w:author="哲均 宋" w:date="2019-08-19T12:30:00Z">
          <w:r w:rsidRPr="00010390" w:rsidDel="00575316">
            <w:rPr>
              <w:rStyle w:val="af8"/>
              <w:b w:val="0"/>
            </w:rPr>
            <w:delText>2</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オブジェクト・標準項目値・パターン情報関連領域</w:delText>
          </w:r>
          <w:r w:rsidDel="00575316">
            <w:rPr>
              <w:webHidden/>
            </w:rPr>
            <w:tab/>
            <w:delText>20</w:delText>
          </w:r>
        </w:del>
      </w:ins>
    </w:p>
    <w:p w14:paraId="33374A04" w14:textId="77777777" w:rsidR="00F45D3D" w:rsidDel="00575316" w:rsidRDefault="00F45D3D">
      <w:pPr>
        <w:pStyle w:val="31"/>
        <w:ind w:left="396"/>
        <w:rPr>
          <w:ins w:id="999" w:author="user" w:date="2016-10-14T16:55:00Z"/>
          <w:del w:id="1000" w:author="哲均 宋" w:date="2019-08-19T12:30:00Z"/>
          <w:rFonts w:asciiTheme="minorHAnsi" w:eastAsiaTheme="minorEastAsia" w:hAnsiTheme="minorHAnsi"/>
          <w:spacing w:val="0"/>
          <w:sz w:val="21"/>
          <w:szCs w:val="22"/>
        </w:rPr>
      </w:pPr>
      <w:ins w:id="1001" w:author="user" w:date="2016-10-14T16:55:00Z">
        <w:del w:id="1002" w:author="哲均 宋" w:date="2019-08-19T12:30:00Z">
          <w:r w:rsidRPr="00010390" w:rsidDel="00575316">
            <w:rPr>
              <w:rStyle w:val="af8"/>
              <w:rFonts w:cstheme="majorHAnsi"/>
              <w14:scene3d>
                <w14:camera w14:prst="orthographicFront"/>
                <w14:lightRig w14:rig="threePt" w14:dir="t">
                  <w14:rot w14:lat="0" w14:lon="0" w14:rev="0"/>
                </w14:lightRig>
              </w14:scene3d>
            </w:rPr>
            <w:delText>2.1</w:delText>
          </w:r>
          <w:r w:rsidDel="00575316">
            <w:rPr>
              <w:rFonts w:asciiTheme="minorHAnsi" w:eastAsiaTheme="minorEastAsia" w:hAnsiTheme="minorHAnsi"/>
              <w:spacing w:val="0"/>
              <w:sz w:val="21"/>
              <w:szCs w:val="22"/>
            </w:rPr>
            <w:tab/>
          </w:r>
          <w:r w:rsidRPr="00010390" w:rsidDel="00575316">
            <w:rPr>
              <w:rStyle w:val="af8"/>
            </w:rPr>
            <w:delText>OBJ_MAIN</w:delText>
          </w:r>
          <w:r w:rsidDel="00575316">
            <w:rPr>
              <w:webHidden/>
            </w:rPr>
            <w:tab/>
            <w:delText>21</w:delText>
          </w:r>
        </w:del>
      </w:ins>
    </w:p>
    <w:p w14:paraId="6B1F45A1" w14:textId="77777777" w:rsidR="00F45D3D" w:rsidDel="00575316" w:rsidRDefault="00F45D3D">
      <w:pPr>
        <w:pStyle w:val="31"/>
        <w:ind w:left="396"/>
        <w:rPr>
          <w:ins w:id="1003" w:author="user" w:date="2016-10-14T16:55:00Z"/>
          <w:del w:id="1004" w:author="哲均 宋" w:date="2019-08-19T12:30:00Z"/>
          <w:rFonts w:asciiTheme="minorHAnsi" w:eastAsiaTheme="minorEastAsia" w:hAnsiTheme="minorHAnsi"/>
          <w:spacing w:val="0"/>
          <w:sz w:val="21"/>
          <w:szCs w:val="22"/>
        </w:rPr>
      </w:pPr>
      <w:ins w:id="1005" w:author="user" w:date="2016-10-14T16:55:00Z">
        <w:del w:id="1006" w:author="哲均 宋" w:date="2019-08-19T12:30:00Z">
          <w:r w:rsidRPr="00010390" w:rsidDel="00575316">
            <w:rPr>
              <w:rStyle w:val="af8"/>
              <w:rFonts w:cstheme="majorHAnsi"/>
              <w14:scene3d>
                <w14:camera w14:prst="orthographicFront"/>
                <w14:lightRig w14:rig="threePt" w14:dir="t">
                  <w14:rot w14:lat="0" w14:lon="0" w14:rev="0"/>
                </w14:lightRig>
              </w14:scene3d>
            </w:rPr>
            <w:delText>2.2</w:delText>
          </w:r>
          <w:r w:rsidDel="00575316">
            <w:rPr>
              <w:rFonts w:asciiTheme="minorHAnsi" w:eastAsiaTheme="minorEastAsia" w:hAnsiTheme="minorHAnsi"/>
              <w:spacing w:val="0"/>
              <w:sz w:val="21"/>
              <w:szCs w:val="22"/>
            </w:rPr>
            <w:tab/>
          </w:r>
          <w:r w:rsidRPr="00010390" w:rsidDel="00575316">
            <w:rPr>
              <w:rStyle w:val="af8"/>
            </w:rPr>
            <w:delText>OBJ_DETAIL</w:delText>
          </w:r>
          <w:r w:rsidDel="00575316">
            <w:rPr>
              <w:webHidden/>
            </w:rPr>
            <w:tab/>
            <w:delText>23</w:delText>
          </w:r>
        </w:del>
      </w:ins>
    </w:p>
    <w:p w14:paraId="29BF2AF3" w14:textId="77777777" w:rsidR="00F45D3D" w:rsidDel="00575316" w:rsidRDefault="00F45D3D">
      <w:pPr>
        <w:pStyle w:val="31"/>
        <w:ind w:left="396"/>
        <w:rPr>
          <w:ins w:id="1007" w:author="user" w:date="2016-10-14T16:55:00Z"/>
          <w:del w:id="1008" w:author="哲均 宋" w:date="2019-08-19T12:30:00Z"/>
          <w:rFonts w:asciiTheme="minorHAnsi" w:eastAsiaTheme="minorEastAsia" w:hAnsiTheme="minorHAnsi"/>
          <w:spacing w:val="0"/>
          <w:sz w:val="21"/>
          <w:szCs w:val="22"/>
        </w:rPr>
      </w:pPr>
      <w:ins w:id="1009" w:author="user" w:date="2016-10-14T16:55:00Z">
        <w:del w:id="1010" w:author="哲均 宋" w:date="2019-08-19T12:30:00Z">
          <w:r w:rsidRPr="00010390" w:rsidDel="00575316">
            <w:rPr>
              <w:rStyle w:val="af8"/>
              <w:rFonts w:cstheme="majorHAnsi"/>
              <w14:scene3d>
                <w14:camera w14:prst="orthographicFront"/>
                <w14:lightRig w14:rig="threePt" w14:dir="t">
                  <w14:rot w14:lat="0" w14:lon="0" w14:rev="0"/>
                </w14:lightRig>
              </w14:scene3d>
            </w:rPr>
            <w:delText>2.3</w:delText>
          </w:r>
          <w:r w:rsidDel="00575316">
            <w:rPr>
              <w:rFonts w:asciiTheme="minorHAnsi" w:eastAsiaTheme="minorEastAsia" w:hAnsiTheme="minorHAnsi"/>
              <w:spacing w:val="0"/>
              <w:sz w:val="21"/>
              <w:szCs w:val="22"/>
            </w:rPr>
            <w:tab/>
          </w:r>
          <w:r w:rsidRPr="00010390" w:rsidDel="00575316">
            <w:rPr>
              <w:rStyle w:val="af8"/>
            </w:rPr>
            <w:delText>OBJREL_INC</w:delText>
          </w:r>
          <w:r w:rsidDel="00575316">
            <w:rPr>
              <w:webHidden/>
            </w:rPr>
            <w:tab/>
            <w:delText>25</w:delText>
          </w:r>
        </w:del>
      </w:ins>
    </w:p>
    <w:p w14:paraId="25DF70B0" w14:textId="77777777" w:rsidR="00F45D3D" w:rsidDel="00575316" w:rsidRDefault="00F45D3D">
      <w:pPr>
        <w:pStyle w:val="31"/>
        <w:ind w:left="396"/>
        <w:rPr>
          <w:ins w:id="1011" w:author="user" w:date="2016-10-14T16:55:00Z"/>
          <w:del w:id="1012" w:author="哲均 宋" w:date="2019-08-19T12:30:00Z"/>
          <w:rFonts w:asciiTheme="minorHAnsi" w:eastAsiaTheme="minorEastAsia" w:hAnsiTheme="minorHAnsi"/>
          <w:spacing w:val="0"/>
          <w:sz w:val="21"/>
          <w:szCs w:val="22"/>
        </w:rPr>
      </w:pPr>
      <w:ins w:id="1013" w:author="user" w:date="2016-10-14T16:55:00Z">
        <w:del w:id="1014" w:author="哲均 宋" w:date="2019-08-19T12:30:00Z">
          <w:r w:rsidRPr="00010390" w:rsidDel="00575316">
            <w:rPr>
              <w:rStyle w:val="af8"/>
              <w:rFonts w:cstheme="majorHAnsi"/>
              <w14:scene3d>
                <w14:camera w14:prst="orthographicFront"/>
                <w14:lightRig w14:rig="threePt" w14:dir="t">
                  <w14:rot w14:lat="0" w14:lon="0" w14:rev="0"/>
                </w14:lightRig>
              </w14:scene3d>
            </w:rPr>
            <w:delText>2.4</w:delText>
          </w:r>
          <w:r w:rsidDel="00575316">
            <w:rPr>
              <w:rFonts w:asciiTheme="minorHAnsi" w:eastAsiaTheme="minorEastAsia" w:hAnsiTheme="minorHAnsi"/>
              <w:spacing w:val="0"/>
              <w:sz w:val="21"/>
              <w:szCs w:val="22"/>
            </w:rPr>
            <w:tab/>
          </w:r>
          <w:r w:rsidRPr="00010390" w:rsidDel="00575316">
            <w:rPr>
              <w:rStyle w:val="af8"/>
            </w:rPr>
            <w:delText>OBJRELINC_PROP</w:delText>
          </w:r>
          <w:r w:rsidDel="00575316">
            <w:rPr>
              <w:webHidden/>
            </w:rPr>
            <w:tab/>
            <w:delText>27</w:delText>
          </w:r>
        </w:del>
      </w:ins>
    </w:p>
    <w:p w14:paraId="07F2E390" w14:textId="77777777" w:rsidR="00F45D3D" w:rsidDel="00575316" w:rsidRDefault="00F45D3D">
      <w:pPr>
        <w:pStyle w:val="23"/>
        <w:ind w:left="99"/>
        <w:rPr>
          <w:ins w:id="1015" w:author="user" w:date="2016-10-14T16:55:00Z"/>
          <w:del w:id="1016" w:author="哲均 宋" w:date="2019-08-19T12:30:00Z"/>
          <w:rFonts w:asciiTheme="minorHAnsi" w:eastAsiaTheme="minorEastAsia" w:hAnsiTheme="minorHAnsi"/>
          <w:b w:val="0"/>
          <w:sz w:val="21"/>
          <w:lang w:eastAsia="ja-JP"/>
        </w:rPr>
      </w:pPr>
      <w:ins w:id="1017" w:author="user" w:date="2016-10-14T16:55:00Z">
        <w:del w:id="1018" w:author="哲均 宋" w:date="2019-08-19T12:30:00Z">
          <w:r w:rsidRPr="00010390" w:rsidDel="00575316">
            <w:rPr>
              <w:rStyle w:val="af8"/>
              <w:b w:val="0"/>
            </w:rPr>
            <w:delText>3</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ascii="ＭＳ Ｐゴシック" w:hAnsi="ＭＳ Ｐゴシック" w:hint="eastAsia"/>
              <w:b w:val="0"/>
            </w:rPr>
            <w:delText>関係および関係</w:delText>
          </w:r>
          <w:r w:rsidRPr="00010390" w:rsidDel="00575316">
            <w:rPr>
              <w:rStyle w:val="af8"/>
              <w:rFonts w:hint="eastAsia"/>
              <w:b w:val="0"/>
            </w:rPr>
            <w:delText>ルール</w:delText>
          </w:r>
          <w:r w:rsidRPr="00010390" w:rsidDel="00575316">
            <w:rPr>
              <w:rStyle w:val="af8"/>
              <w:rFonts w:ascii="ＭＳ Ｐゴシック" w:hAnsi="ＭＳ Ｐゴシック" w:hint="eastAsia"/>
              <w:b w:val="0"/>
            </w:rPr>
            <w:delText>関連の領域</w:delText>
          </w:r>
          <w:r w:rsidDel="00575316">
            <w:rPr>
              <w:webHidden/>
            </w:rPr>
            <w:tab/>
            <w:delText>29</w:delText>
          </w:r>
        </w:del>
      </w:ins>
    </w:p>
    <w:p w14:paraId="0C10B3B4" w14:textId="77777777" w:rsidR="00F45D3D" w:rsidDel="00575316" w:rsidRDefault="00F45D3D">
      <w:pPr>
        <w:pStyle w:val="31"/>
        <w:ind w:left="396"/>
        <w:rPr>
          <w:ins w:id="1019" w:author="user" w:date="2016-10-14T16:55:00Z"/>
          <w:del w:id="1020" w:author="哲均 宋" w:date="2019-08-19T12:30:00Z"/>
          <w:rFonts w:asciiTheme="minorHAnsi" w:eastAsiaTheme="minorEastAsia" w:hAnsiTheme="minorHAnsi"/>
          <w:spacing w:val="0"/>
          <w:sz w:val="21"/>
          <w:szCs w:val="22"/>
        </w:rPr>
      </w:pPr>
      <w:ins w:id="1021" w:author="user" w:date="2016-10-14T16:55:00Z">
        <w:del w:id="1022" w:author="哲均 宋" w:date="2019-08-19T12:30:00Z">
          <w:r w:rsidRPr="00010390" w:rsidDel="00575316">
            <w:rPr>
              <w:rStyle w:val="af8"/>
              <w:rFonts w:cstheme="majorHAnsi"/>
              <w14:scene3d>
                <w14:camera w14:prst="orthographicFront"/>
                <w14:lightRig w14:rig="threePt" w14:dir="t">
                  <w14:rot w14:lat="0" w14:lon="0" w14:rev="0"/>
                </w14:lightRig>
              </w14:scene3d>
            </w:rPr>
            <w:delText>3.1</w:delText>
          </w:r>
          <w:r w:rsidDel="00575316">
            <w:rPr>
              <w:rFonts w:asciiTheme="minorHAnsi" w:eastAsiaTheme="minorEastAsia" w:hAnsiTheme="minorHAnsi"/>
              <w:spacing w:val="0"/>
              <w:sz w:val="21"/>
              <w:szCs w:val="22"/>
            </w:rPr>
            <w:tab/>
          </w:r>
          <w:r w:rsidRPr="00010390" w:rsidDel="00575316">
            <w:rPr>
              <w:rStyle w:val="af8"/>
            </w:rPr>
            <w:delText>OBJINV_TYPE</w:delText>
          </w:r>
          <w:r w:rsidDel="00575316">
            <w:rPr>
              <w:webHidden/>
            </w:rPr>
            <w:tab/>
            <w:delText>29</w:delText>
          </w:r>
        </w:del>
      </w:ins>
    </w:p>
    <w:p w14:paraId="77CAB031" w14:textId="77777777" w:rsidR="00F45D3D" w:rsidDel="00575316" w:rsidRDefault="00F45D3D">
      <w:pPr>
        <w:pStyle w:val="31"/>
        <w:ind w:left="396"/>
        <w:rPr>
          <w:ins w:id="1023" w:author="user" w:date="2016-10-14T16:55:00Z"/>
          <w:del w:id="1024" w:author="哲均 宋" w:date="2019-08-19T12:30:00Z"/>
          <w:rFonts w:asciiTheme="minorHAnsi" w:eastAsiaTheme="minorEastAsia" w:hAnsiTheme="minorHAnsi"/>
          <w:spacing w:val="0"/>
          <w:sz w:val="21"/>
          <w:szCs w:val="22"/>
        </w:rPr>
      </w:pPr>
      <w:ins w:id="1025" w:author="user" w:date="2016-10-14T16:55:00Z">
        <w:del w:id="1026" w:author="哲均 宋" w:date="2019-08-19T12:30:00Z">
          <w:r w:rsidRPr="00010390" w:rsidDel="00575316">
            <w:rPr>
              <w:rStyle w:val="af8"/>
              <w:rFonts w:cstheme="majorHAnsi"/>
              <w14:scene3d>
                <w14:camera w14:prst="orthographicFront"/>
                <w14:lightRig w14:rig="threePt" w14:dir="t">
                  <w14:rot w14:lat="0" w14:lon="0" w14:rev="0"/>
                </w14:lightRig>
              </w14:scene3d>
            </w:rPr>
            <w:delText>3.2</w:delText>
          </w:r>
          <w:r w:rsidDel="00575316">
            <w:rPr>
              <w:rFonts w:asciiTheme="minorHAnsi" w:eastAsiaTheme="minorEastAsia" w:hAnsiTheme="minorHAnsi"/>
              <w:spacing w:val="0"/>
              <w:sz w:val="21"/>
              <w:szCs w:val="22"/>
            </w:rPr>
            <w:tab/>
          </w:r>
          <w:r w:rsidRPr="00010390" w:rsidDel="00575316">
            <w:rPr>
              <w:rStyle w:val="af8"/>
            </w:rPr>
            <w:delText>OBJ_INV</w:delText>
          </w:r>
          <w:r w:rsidDel="00575316">
            <w:rPr>
              <w:webHidden/>
            </w:rPr>
            <w:tab/>
            <w:delText>31</w:delText>
          </w:r>
        </w:del>
      </w:ins>
    </w:p>
    <w:p w14:paraId="35D643A8" w14:textId="77777777" w:rsidR="00F45D3D" w:rsidDel="00575316" w:rsidRDefault="00F45D3D" w:rsidP="00E06C16">
      <w:pPr>
        <w:pStyle w:val="14"/>
        <w:ind w:left="308" w:hanging="308"/>
        <w:rPr>
          <w:ins w:id="1027" w:author="user" w:date="2016-10-14T16:55:00Z"/>
          <w:del w:id="1028" w:author="哲均 宋" w:date="2019-08-19T12:30:00Z"/>
          <w:rFonts w:asciiTheme="minorHAnsi" w:eastAsiaTheme="minorEastAsia" w:hAnsiTheme="minorHAnsi"/>
          <w:b w:val="0"/>
          <w:spacing w:val="0"/>
          <w:sz w:val="21"/>
          <w:szCs w:val="22"/>
        </w:rPr>
      </w:pPr>
      <w:ins w:id="1029" w:author="user" w:date="2016-10-14T16:55:00Z">
        <w:del w:id="1030"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3</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hint="eastAsia"/>
              <w:b w:val="0"/>
            </w:rPr>
            <w:delText>情報照会用の共通事項</w:delText>
          </w:r>
          <w:r w:rsidDel="00575316">
            <w:rPr>
              <w:webHidden/>
            </w:rPr>
            <w:tab/>
            <w:delText>33</w:delText>
          </w:r>
        </w:del>
      </w:ins>
    </w:p>
    <w:p w14:paraId="77EE679C" w14:textId="77777777" w:rsidR="00F45D3D" w:rsidDel="00575316" w:rsidRDefault="00F45D3D">
      <w:pPr>
        <w:pStyle w:val="23"/>
        <w:ind w:left="99"/>
        <w:rPr>
          <w:ins w:id="1031" w:author="user" w:date="2016-10-14T16:55:00Z"/>
          <w:del w:id="1032" w:author="哲均 宋" w:date="2019-08-19T12:30:00Z"/>
          <w:rFonts w:asciiTheme="minorHAnsi" w:eastAsiaTheme="minorEastAsia" w:hAnsiTheme="minorHAnsi"/>
          <w:b w:val="0"/>
          <w:sz w:val="21"/>
          <w:lang w:eastAsia="ja-JP"/>
        </w:rPr>
      </w:pPr>
      <w:ins w:id="1033" w:author="user" w:date="2016-10-14T16:55:00Z">
        <w:del w:id="1034" w:author="哲均 宋" w:date="2019-08-19T12:30:00Z">
          <w:r w:rsidRPr="00010390" w:rsidDel="00575316">
            <w:rPr>
              <w:rStyle w:val="af8"/>
              <w:b w:val="0"/>
            </w:rPr>
            <w:delText>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b w:val="0"/>
            </w:rPr>
            <w:delText>VF_DT</w:delText>
          </w:r>
          <w:r w:rsidRPr="00010390" w:rsidDel="00575316">
            <w:rPr>
              <w:rStyle w:val="af8"/>
              <w:rFonts w:hint="eastAsia"/>
              <w:b w:val="0"/>
            </w:rPr>
            <w:delText>、</w:delText>
          </w:r>
          <w:r w:rsidRPr="00010390" w:rsidDel="00575316">
            <w:rPr>
              <w:rStyle w:val="af8"/>
              <w:b w:val="0"/>
            </w:rPr>
            <w:delText>VT_DT</w:delText>
          </w:r>
          <w:r w:rsidDel="00575316">
            <w:rPr>
              <w:webHidden/>
            </w:rPr>
            <w:tab/>
            <w:delText>33</w:delText>
          </w:r>
        </w:del>
      </w:ins>
    </w:p>
    <w:p w14:paraId="1009B4E0" w14:textId="77777777" w:rsidR="00F45D3D" w:rsidDel="00575316" w:rsidRDefault="00F45D3D">
      <w:pPr>
        <w:pStyle w:val="23"/>
        <w:ind w:left="99"/>
        <w:rPr>
          <w:ins w:id="1035" w:author="user" w:date="2016-10-14T16:55:00Z"/>
          <w:del w:id="1036" w:author="哲均 宋" w:date="2019-08-19T12:30:00Z"/>
          <w:rFonts w:asciiTheme="minorHAnsi" w:eastAsiaTheme="minorEastAsia" w:hAnsiTheme="minorHAnsi"/>
          <w:b w:val="0"/>
          <w:sz w:val="21"/>
          <w:lang w:eastAsia="ja-JP"/>
        </w:rPr>
      </w:pPr>
      <w:ins w:id="1037" w:author="user" w:date="2016-10-14T16:55:00Z">
        <w:del w:id="1038" w:author="哲均 宋" w:date="2019-08-19T12:30:00Z">
          <w:r w:rsidRPr="00010390" w:rsidDel="00575316">
            <w:rPr>
              <w:rStyle w:val="af8"/>
              <w:b w:val="0"/>
            </w:rPr>
            <w:delText>2</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b w:val="0"/>
            </w:rPr>
            <w:delText>END_DT</w:delText>
          </w:r>
          <w:r w:rsidDel="00575316">
            <w:rPr>
              <w:webHidden/>
            </w:rPr>
            <w:tab/>
            <w:delText>33</w:delText>
          </w:r>
        </w:del>
      </w:ins>
    </w:p>
    <w:p w14:paraId="5F6CA9C0" w14:textId="77777777" w:rsidR="00F45D3D" w:rsidDel="00575316" w:rsidRDefault="00F45D3D" w:rsidP="00E06C16">
      <w:pPr>
        <w:pStyle w:val="14"/>
        <w:ind w:left="308" w:hanging="308"/>
        <w:rPr>
          <w:ins w:id="1039" w:author="user" w:date="2016-10-14T16:55:00Z"/>
          <w:del w:id="1040" w:author="哲均 宋" w:date="2019-08-19T12:30:00Z"/>
          <w:rFonts w:asciiTheme="minorHAnsi" w:eastAsiaTheme="minorEastAsia" w:hAnsiTheme="minorHAnsi"/>
          <w:b w:val="0"/>
          <w:spacing w:val="0"/>
          <w:sz w:val="21"/>
          <w:szCs w:val="22"/>
        </w:rPr>
      </w:pPr>
      <w:ins w:id="1041" w:author="user" w:date="2016-10-14T16:55:00Z">
        <w:del w:id="1042" w:author="哲均 宋" w:date="2019-08-19T12:30:00Z">
          <w:r w:rsidRPr="00010390" w:rsidDel="00575316">
            <w:rPr>
              <w:rStyle w:val="af8"/>
              <w:rFonts w:ascii="ＭＳ Ｐゴシック" w:hAnsi="ＭＳ Ｐゴシック" w:hint="eastAsia"/>
              <w:b w:val="0"/>
              <w14:scene3d>
                <w14:camera w14:prst="orthographicFront"/>
                <w14:lightRig w14:rig="threePt" w14:dir="t">
                  <w14:rot w14:lat="0" w14:lon="0" w14:rev="0"/>
                </w14:lightRig>
              </w14:scene3d>
            </w:rPr>
            <w:delText>第</w:delText>
          </w:r>
          <w:r w:rsidRPr="00010390" w:rsidDel="00575316">
            <w:rPr>
              <w:rStyle w:val="af8"/>
              <w:rFonts w:ascii="ＭＳ Ｐゴシック" w:hAnsi="ＭＳ Ｐゴシック"/>
              <w:b w:val="0"/>
              <w14:scene3d>
                <w14:camera w14:prst="orthographicFront"/>
                <w14:lightRig w14:rig="threePt" w14:dir="t">
                  <w14:rot w14:lat="0" w14:lon="0" w14:rev="0"/>
                </w14:lightRig>
              </w14:scene3d>
            </w:rPr>
            <w:delText>4</w:delText>
          </w:r>
          <w:r w:rsidRPr="00010390" w:rsidDel="00575316">
            <w:rPr>
              <w:rStyle w:val="af8"/>
              <w:rFonts w:ascii="ＭＳ Ｐゴシック" w:hAnsi="ＭＳ Ｐゴシック" w:hint="eastAsia"/>
              <w:b w:val="0"/>
              <w14:scene3d>
                <w14:camera w14:prst="orthographicFront"/>
                <w14:lightRig w14:rig="threePt" w14:dir="t">
                  <w14:rot w14:lat="0" w14:lon="0" w14:rev="0"/>
                </w14:lightRig>
              </w14:scene3d>
            </w:rPr>
            <w:delText>章</w:delText>
          </w:r>
          <w:r w:rsidRPr="00010390" w:rsidDel="00575316">
            <w:rPr>
              <w:rStyle w:val="af8"/>
              <w:rFonts w:ascii="ＭＳ Ｐゴシック" w:hAnsi="ＭＳ Ｐゴシック"/>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ascii="ＭＳ Ｐゴシック" w:hAnsi="ＭＳ Ｐゴシック" w:hint="eastAsia"/>
              <w:b w:val="0"/>
            </w:rPr>
            <w:delText>構造情報</w:delText>
          </w:r>
          <w:r w:rsidRPr="00010390" w:rsidDel="00575316">
            <w:rPr>
              <w:rStyle w:val="af8"/>
              <w:rFonts w:ascii="ＭＳ Ｐゴシック" w:hAnsi="ＭＳ Ｐゴシック" w:cs="BatangChe" w:hint="eastAsia"/>
              <w:b w:val="0"/>
            </w:rPr>
            <w:delText>の</w:delText>
          </w:r>
          <w:r w:rsidRPr="00010390" w:rsidDel="00575316">
            <w:rPr>
              <w:rStyle w:val="af8"/>
              <w:rFonts w:ascii="ＭＳ Ｐゴシック" w:hAnsi="ＭＳ Ｐゴシック" w:hint="eastAsia"/>
              <w:b w:val="0"/>
            </w:rPr>
            <w:delText>照会</w:delText>
          </w:r>
          <w:r w:rsidDel="00575316">
            <w:rPr>
              <w:webHidden/>
            </w:rPr>
            <w:tab/>
            <w:delText>34</w:delText>
          </w:r>
        </w:del>
      </w:ins>
    </w:p>
    <w:p w14:paraId="66B90350" w14:textId="77777777" w:rsidR="00F45D3D" w:rsidDel="00575316" w:rsidRDefault="00F45D3D">
      <w:pPr>
        <w:pStyle w:val="23"/>
        <w:ind w:left="99"/>
        <w:rPr>
          <w:ins w:id="1043" w:author="user" w:date="2016-10-14T16:55:00Z"/>
          <w:del w:id="1044" w:author="哲均 宋" w:date="2019-08-19T12:30:00Z"/>
          <w:rFonts w:asciiTheme="minorHAnsi" w:eastAsiaTheme="minorEastAsia" w:hAnsiTheme="minorHAnsi"/>
          <w:b w:val="0"/>
          <w:sz w:val="21"/>
          <w:lang w:eastAsia="ja-JP"/>
        </w:rPr>
      </w:pPr>
      <w:ins w:id="1045" w:author="user" w:date="2016-10-14T16:55:00Z">
        <w:del w:id="1046" w:author="哲均 宋" w:date="2019-08-19T12:30:00Z">
          <w:r w:rsidRPr="00010390" w:rsidDel="00575316">
            <w:rPr>
              <w:rStyle w:val="af8"/>
              <w:b w:val="0"/>
            </w:rPr>
            <w:delText>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オブジェクト</w:delText>
          </w:r>
          <w:r w:rsidDel="00575316">
            <w:rPr>
              <w:webHidden/>
            </w:rPr>
            <w:tab/>
            <w:delText>34</w:delText>
          </w:r>
        </w:del>
      </w:ins>
    </w:p>
    <w:p w14:paraId="62C108B9" w14:textId="77777777" w:rsidR="00F45D3D" w:rsidDel="00575316" w:rsidRDefault="00F45D3D">
      <w:pPr>
        <w:pStyle w:val="31"/>
        <w:ind w:left="396"/>
        <w:rPr>
          <w:ins w:id="1047" w:author="user" w:date="2016-10-14T16:55:00Z"/>
          <w:del w:id="1048" w:author="哲均 宋" w:date="2019-08-19T12:30:00Z"/>
          <w:rFonts w:asciiTheme="minorHAnsi" w:eastAsiaTheme="minorEastAsia" w:hAnsiTheme="minorHAnsi"/>
          <w:spacing w:val="0"/>
          <w:sz w:val="21"/>
          <w:szCs w:val="22"/>
        </w:rPr>
      </w:pPr>
      <w:ins w:id="1049" w:author="user" w:date="2016-10-14T16:55:00Z">
        <w:del w:id="1050" w:author="哲均 宋" w:date="2019-08-19T12:30:00Z">
          <w:r w:rsidRPr="00010390" w:rsidDel="00575316">
            <w:rPr>
              <w:rStyle w:val="af8"/>
              <w:rFonts w:cstheme="majorHAnsi"/>
              <w14:scene3d>
                <w14:camera w14:prst="orthographicFront"/>
                <w14:lightRig w14:rig="threePt" w14:dir="t">
                  <w14:rot w14:lat="0" w14:lon="0" w14:rev="0"/>
                </w14:lightRig>
              </w14:scene3d>
            </w:rPr>
            <w:delText>1.1</w:delText>
          </w:r>
          <w:r w:rsidDel="00575316">
            <w:rPr>
              <w:rFonts w:asciiTheme="minorHAnsi" w:eastAsiaTheme="minorEastAsia" w:hAnsiTheme="minorHAnsi"/>
              <w:spacing w:val="0"/>
              <w:sz w:val="21"/>
              <w:szCs w:val="22"/>
            </w:rPr>
            <w:tab/>
          </w:r>
          <w:r w:rsidRPr="00010390" w:rsidDel="00575316">
            <w:rPr>
              <w:rStyle w:val="af8"/>
              <w:rFonts w:hint="eastAsia"/>
            </w:rPr>
            <w:delText>一般商品リスト照会</w:delText>
          </w:r>
          <w:r w:rsidDel="00575316">
            <w:rPr>
              <w:webHidden/>
            </w:rPr>
            <w:tab/>
            <w:delText>34</w:delText>
          </w:r>
        </w:del>
      </w:ins>
    </w:p>
    <w:p w14:paraId="22789A4B" w14:textId="77777777" w:rsidR="00F45D3D" w:rsidDel="00575316" w:rsidRDefault="00F45D3D">
      <w:pPr>
        <w:pStyle w:val="31"/>
        <w:ind w:left="396"/>
        <w:rPr>
          <w:ins w:id="1051" w:author="user" w:date="2016-10-14T16:55:00Z"/>
          <w:del w:id="1052" w:author="哲均 宋" w:date="2019-08-19T12:30:00Z"/>
          <w:rFonts w:asciiTheme="minorHAnsi" w:eastAsiaTheme="minorEastAsia" w:hAnsiTheme="minorHAnsi"/>
          <w:spacing w:val="0"/>
          <w:sz w:val="21"/>
          <w:szCs w:val="22"/>
        </w:rPr>
      </w:pPr>
      <w:ins w:id="1053" w:author="user" w:date="2016-10-14T16:55:00Z">
        <w:del w:id="1054" w:author="哲均 宋" w:date="2019-08-19T12:30:00Z">
          <w:r w:rsidRPr="00010390" w:rsidDel="00575316">
            <w:rPr>
              <w:rStyle w:val="af8"/>
              <w:rFonts w:cstheme="majorHAnsi"/>
              <w14:scene3d>
                <w14:camera w14:prst="orthographicFront"/>
                <w14:lightRig w14:rig="threePt" w14:dir="t">
                  <w14:rot w14:lat="0" w14:lon="0" w14:rev="0"/>
                </w14:lightRig>
              </w14:scene3d>
            </w:rPr>
            <w:delText>1.2</w:delText>
          </w:r>
          <w:r w:rsidDel="00575316">
            <w:rPr>
              <w:rFonts w:asciiTheme="minorHAnsi" w:eastAsiaTheme="minorEastAsia" w:hAnsiTheme="minorHAnsi"/>
              <w:spacing w:val="0"/>
              <w:sz w:val="21"/>
              <w:szCs w:val="22"/>
            </w:rPr>
            <w:tab/>
          </w:r>
          <w:r w:rsidRPr="00010390" w:rsidDel="00575316">
            <w:rPr>
              <w:rStyle w:val="af8"/>
              <w:rFonts w:hint="eastAsia"/>
            </w:rPr>
            <w:delText>自動車商品リスト照会</w:delText>
          </w:r>
          <w:r w:rsidDel="00575316">
            <w:rPr>
              <w:webHidden/>
            </w:rPr>
            <w:tab/>
            <w:delText>34</w:delText>
          </w:r>
        </w:del>
      </w:ins>
    </w:p>
    <w:p w14:paraId="07C3F71B" w14:textId="77777777" w:rsidR="00F45D3D" w:rsidDel="00575316" w:rsidRDefault="00F45D3D">
      <w:pPr>
        <w:pStyle w:val="31"/>
        <w:ind w:left="396"/>
        <w:rPr>
          <w:ins w:id="1055" w:author="user" w:date="2016-10-14T16:55:00Z"/>
          <w:del w:id="1056" w:author="哲均 宋" w:date="2019-08-19T12:30:00Z"/>
          <w:rFonts w:asciiTheme="minorHAnsi" w:eastAsiaTheme="minorEastAsia" w:hAnsiTheme="minorHAnsi"/>
          <w:spacing w:val="0"/>
          <w:sz w:val="21"/>
          <w:szCs w:val="22"/>
        </w:rPr>
      </w:pPr>
      <w:ins w:id="1057" w:author="user" w:date="2016-10-14T16:55:00Z">
        <w:del w:id="1058" w:author="哲均 宋" w:date="2019-08-19T12:30:00Z">
          <w:r w:rsidRPr="00010390" w:rsidDel="00575316">
            <w:rPr>
              <w:rStyle w:val="af8"/>
              <w:rFonts w:cstheme="majorHAnsi"/>
              <w14:scene3d>
                <w14:camera w14:prst="orthographicFront"/>
                <w14:lightRig w14:rig="threePt" w14:dir="t">
                  <w14:rot w14:lat="0" w14:lon="0" w14:rev="0"/>
                </w14:lightRig>
              </w14:scene3d>
            </w:rPr>
            <w:delText>1.3</w:delText>
          </w:r>
          <w:r w:rsidDel="00575316">
            <w:rPr>
              <w:rFonts w:asciiTheme="minorHAnsi" w:eastAsiaTheme="minorEastAsia" w:hAnsiTheme="minorHAnsi"/>
              <w:spacing w:val="0"/>
              <w:sz w:val="21"/>
              <w:szCs w:val="22"/>
            </w:rPr>
            <w:tab/>
          </w:r>
          <w:r w:rsidRPr="00010390" w:rsidDel="00575316">
            <w:rPr>
              <w:rStyle w:val="af8"/>
              <w:rFonts w:hint="eastAsia"/>
            </w:rPr>
            <w:delText>特定コード商品の照会</w:delText>
          </w:r>
          <w:r w:rsidDel="00575316">
            <w:rPr>
              <w:webHidden/>
            </w:rPr>
            <w:tab/>
            <w:delText>36</w:delText>
          </w:r>
        </w:del>
      </w:ins>
    </w:p>
    <w:p w14:paraId="03EB81B5" w14:textId="77777777" w:rsidR="00F45D3D" w:rsidDel="00575316" w:rsidRDefault="00F45D3D">
      <w:pPr>
        <w:pStyle w:val="31"/>
        <w:ind w:left="396"/>
        <w:rPr>
          <w:ins w:id="1059" w:author="user" w:date="2016-10-14T16:55:00Z"/>
          <w:del w:id="1060" w:author="哲均 宋" w:date="2019-08-19T12:30:00Z"/>
          <w:rFonts w:asciiTheme="minorHAnsi" w:eastAsiaTheme="minorEastAsia" w:hAnsiTheme="minorHAnsi"/>
          <w:spacing w:val="0"/>
          <w:sz w:val="21"/>
          <w:szCs w:val="22"/>
        </w:rPr>
      </w:pPr>
      <w:ins w:id="1061" w:author="user" w:date="2016-10-14T16:55:00Z">
        <w:del w:id="1062" w:author="哲均 宋" w:date="2019-08-19T12:30:00Z">
          <w:r w:rsidRPr="00010390" w:rsidDel="00575316">
            <w:rPr>
              <w:rStyle w:val="af8"/>
              <w:rFonts w:cstheme="majorHAnsi"/>
              <w14:scene3d>
                <w14:camera w14:prst="orthographicFront"/>
                <w14:lightRig w14:rig="threePt" w14:dir="t">
                  <w14:rot w14:lat="0" w14:lon="0" w14:rev="0"/>
                </w14:lightRig>
              </w14:scene3d>
            </w:rPr>
            <w:delText>1.4</w:delText>
          </w:r>
          <w:r w:rsidDel="00575316">
            <w:rPr>
              <w:rFonts w:asciiTheme="minorHAnsi" w:eastAsiaTheme="minorEastAsia" w:hAnsiTheme="minorHAnsi"/>
              <w:spacing w:val="0"/>
              <w:sz w:val="21"/>
              <w:szCs w:val="22"/>
            </w:rPr>
            <w:tab/>
          </w:r>
          <w:r w:rsidRPr="00010390" w:rsidDel="00575316">
            <w:rPr>
              <w:rStyle w:val="af8"/>
              <w:rFonts w:hint="eastAsia"/>
            </w:rPr>
            <w:delText>特定名称商品の照会</w:delText>
          </w:r>
          <w:r w:rsidDel="00575316">
            <w:rPr>
              <w:webHidden/>
            </w:rPr>
            <w:tab/>
            <w:delText>37</w:delText>
          </w:r>
        </w:del>
      </w:ins>
    </w:p>
    <w:p w14:paraId="7CDBA762" w14:textId="77777777" w:rsidR="00F45D3D" w:rsidDel="00575316" w:rsidRDefault="00F45D3D">
      <w:pPr>
        <w:pStyle w:val="31"/>
        <w:ind w:left="396"/>
        <w:rPr>
          <w:ins w:id="1063" w:author="user" w:date="2016-10-14T16:55:00Z"/>
          <w:del w:id="1064" w:author="哲均 宋" w:date="2019-08-19T12:30:00Z"/>
          <w:rFonts w:asciiTheme="minorHAnsi" w:eastAsiaTheme="minorEastAsia" w:hAnsiTheme="minorHAnsi"/>
          <w:spacing w:val="0"/>
          <w:sz w:val="21"/>
          <w:szCs w:val="22"/>
        </w:rPr>
      </w:pPr>
      <w:ins w:id="1065" w:author="user" w:date="2016-10-14T16:55:00Z">
        <w:del w:id="1066" w:author="哲均 宋" w:date="2019-08-19T12:30:00Z">
          <w:r w:rsidRPr="00010390" w:rsidDel="00575316">
            <w:rPr>
              <w:rStyle w:val="af8"/>
              <w:rFonts w:cstheme="majorHAnsi"/>
              <w14:scene3d>
                <w14:camera w14:prst="orthographicFront"/>
                <w14:lightRig w14:rig="threePt" w14:dir="t">
                  <w14:rot w14:lat="0" w14:lon="0" w14:rev="0"/>
                </w14:lightRig>
              </w14:scene3d>
            </w:rPr>
            <w:delText>1.5</w:delText>
          </w:r>
          <w:r w:rsidDel="00575316">
            <w:rPr>
              <w:rFonts w:asciiTheme="minorHAnsi" w:eastAsiaTheme="minorEastAsia" w:hAnsiTheme="minorHAnsi"/>
              <w:spacing w:val="0"/>
              <w:sz w:val="21"/>
              <w:szCs w:val="22"/>
            </w:rPr>
            <w:tab/>
          </w:r>
          <w:r w:rsidRPr="00010390" w:rsidDel="00575316">
            <w:rPr>
              <w:rStyle w:val="af8"/>
              <w:rFonts w:hint="eastAsia"/>
            </w:rPr>
            <w:delText>全体商品リスト照会</w:delText>
          </w:r>
          <w:r w:rsidDel="00575316">
            <w:rPr>
              <w:webHidden/>
            </w:rPr>
            <w:tab/>
            <w:delText>38</w:delText>
          </w:r>
        </w:del>
      </w:ins>
    </w:p>
    <w:p w14:paraId="11B1685E" w14:textId="77777777" w:rsidR="00F45D3D" w:rsidDel="00575316" w:rsidRDefault="00F45D3D">
      <w:pPr>
        <w:pStyle w:val="23"/>
        <w:ind w:left="99"/>
        <w:rPr>
          <w:ins w:id="1067" w:author="user" w:date="2016-10-14T16:55:00Z"/>
          <w:del w:id="1068" w:author="哲均 宋" w:date="2019-08-19T12:30:00Z"/>
          <w:rFonts w:asciiTheme="minorHAnsi" w:eastAsiaTheme="minorEastAsia" w:hAnsiTheme="minorHAnsi"/>
          <w:b w:val="0"/>
          <w:sz w:val="21"/>
          <w:lang w:eastAsia="ja-JP"/>
        </w:rPr>
      </w:pPr>
      <w:ins w:id="1069" w:author="user" w:date="2016-10-14T16:55:00Z">
        <w:del w:id="1070" w:author="哲均 宋" w:date="2019-08-19T12:30:00Z">
          <w:r w:rsidRPr="00010390" w:rsidDel="00575316">
            <w:rPr>
              <w:rStyle w:val="af8"/>
              <w:b w:val="0"/>
            </w:rPr>
            <w:delText>2</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w:delText>
          </w:r>
          <w:r w:rsidDel="00575316">
            <w:rPr>
              <w:webHidden/>
            </w:rPr>
            <w:tab/>
            <w:delText>39</w:delText>
          </w:r>
        </w:del>
      </w:ins>
    </w:p>
    <w:p w14:paraId="5DFDAB19" w14:textId="77777777" w:rsidR="00F45D3D" w:rsidDel="00575316" w:rsidRDefault="00F45D3D">
      <w:pPr>
        <w:pStyle w:val="23"/>
        <w:ind w:left="99"/>
        <w:rPr>
          <w:ins w:id="1071" w:author="user" w:date="2016-10-14T16:55:00Z"/>
          <w:del w:id="1072" w:author="哲均 宋" w:date="2019-08-19T12:30:00Z"/>
          <w:rFonts w:asciiTheme="minorHAnsi" w:eastAsiaTheme="minorEastAsia" w:hAnsiTheme="minorHAnsi"/>
          <w:b w:val="0"/>
          <w:sz w:val="21"/>
          <w:lang w:eastAsia="ja-JP"/>
        </w:rPr>
      </w:pPr>
      <w:ins w:id="1073" w:author="user" w:date="2016-10-14T16:55:00Z">
        <w:del w:id="1074" w:author="哲均 宋" w:date="2019-08-19T12:30:00Z">
          <w:r w:rsidRPr="00010390" w:rsidDel="00575316">
            <w:rPr>
              <w:rStyle w:val="af8"/>
              <w:b w:val="0"/>
            </w:rPr>
            <w:delText>3</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関係ルール</w:delText>
          </w:r>
          <w:r w:rsidDel="00575316">
            <w:rPr>
              <w:webHidden/>
            </w:rPr>
            <w:tab/>
            <w:delText>40</w:delText>
          </w:r>
        </w:del>
      </w:ins>
    </w:p>
    <w:p w14:paraId="6799CCD3" w14:textId="77777777" w:rsidR="00F45D3D" w:rsidDel="00575316" w:rsidRDefault="00F45D3D">
      <w:pPr>
        <w:pStyle w:val="23"/>
        <w:ind w:left="99"/>
        <w:rPr>
          <w:ins w:id="1075" w:author="user" w:date="2016-10-14T16:55:00Z"/>
          <w:del w:id="1076" w:author="哲均 宋" w:date="2019-08-19T12:30:00Z"/>
          <w:rFonts w:asciiTheme="minorHAnsi" w:eastAsiaTheme="minorEastAsia" w:hAnsiTheme="minorHAnsi"/>
          <w:b w:val="0"/>
          <w:sz w:val="21"/>
          <w:lang w:eastAsia="ja-JP"/>
        </w:rPr>
      </w:pPr>
      <w:ins w:id="1077" w:author="user" w:date="2016-10-14T16:55:00Z">
        <w:del w:id="1078" w:author="哲均 宋" w:date="2019-08-19T12:30:00Z">
          <w:r w:rsidRPr="00010390" w:rsidDel="00575316">
            <w:rPr>
              <w:rStyle w:val="af8"/>
              <w:b w:val="0"/>
            </w:rPr>
            <w:delText>4</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サービスビュー</w:delText>
          </w:r>
          <w:r w:rsidDel="00575316">
            <w:rPr>
              <w:webHidden/>
            </w:rPr>
            <w:tab/>
            <w:delText>42</w:delText>
          </w:r>
        </w:del>
      </w:ins>
    </w:p>
    <w:p w14:paraId="1253A654" w14:textId="77777777" w:rsidR="00F45D3D" w:rsidDel="00575316" w:rsidRDefault="00F45D3D">
      <w:pPr>
        <w:pStyle w:val="31"/>
        <w:ind w:left="396"/>
        <w:rPr>
          <w:ins w:id="1079" w:author="user" w:date="2016-10-14T16:55:00Z"/>
          <w:del w:id="1080" w:author="哲均 宋" w:date="2019-08-19T12:30:00Z"/>
          <w:rFonts w:asciiTheme="minorHAnsi" w:eastAsiaTheme="minorEastAsia" w:hAnsiTheme="minorHAnsi"/>
          <w:spacing w:val="0"/>
          <w:sz w:val="21"/>
          <w:szCs w:val="22"/>
        </w:rPr>
      </w:pPr>
      <w:ins w:id="1081" w:author="user" w:date="2016-10-14T16:55:00Z">
        <w:del w:id="1082" w:author="哲均 宋" w:date="2019-08-19T12:30:00Z">
          <w:r w:rsidRPr="00010390" w:rsidDel="00575316">
            <w:rPr>
              <w:rStyle w:val="af8"/>
              <w:rFonts w:cstheme="majorHAnsi"/>
              <w14:scene3d>
                <w14:camera w14:prst="orthographicFront"/>
                <w14:lightRig w14:rig="threePt" w14:dir="t">
                  <w14:rot w14:lat="0" w14:lon="0" w14:rev="0"/>
                </w14:lightRig>
              </w14:scene3d>
            </w:rPr>
            <w:delText>4.1</w:delText>
          </w:r>
          <w:r w:rsidDel="00575316">
            <w:rPr>
              <w:rFonts w:asciiTheme="minorHAnsi" w:eastAsiaTheme="minorEastAsia" w:hAnsiTheme="minorHAnsi"/>
              <w:spacing w:val="0"/>
              <w:sz w:val="21"/>
              <w:szCs w:val="22"/>
            </w:rPr>
            <w:tab/>
          </w:r>
          <w:r w:rsidRPr="00010390" w:rsidDel="00575316">
            <w:rPr>
              <w:rStyle w:val="af8"/>
              <w:rFonts w:hint="eastAsia"/>
            </w:rPr>
            <w:delText>サービスビューリスト</w:delText>
          </w:r>
          <w:r w:rsidDel="00575316">
            <w:rPr>
              <w:webHidden/>
            </w:rPr>
            <w:tab/>
            <w:delText>42</w:delText>
          </w:r>
        </w:del>
      </w:ins>
    </w:p>
    <w:p w14:paraId="2E2098AB" w14:textId="77777777" w:rsidR="00F45D3D" w:rsidDel="00575316" w:rsidRDefault="00F45D3D">
      <w:pPr>
        <w:pStyle w:val="31"/>
        <w:ind w:left="396"/>
        <w:rPr>
          <w:ins w:id="1083" w:author="user" w:date="2016-10-14T16:55:00Z"/>
          <w:del w:id="1084" w:author="哲均 宋" w:date="2019-08-19T12:30:00Z"/>
          <w:rFonts w:asciiTheme="minorHAnsi" w:eastAsiaTheme="minorEastAsia" w:hAnsiTheme="minorHAnsi"/>
          <w:spacing w:val="0"/>
          <w:sz w:val="21"/>
          <w:szCs w:val="22"/>
        </w:rPr>
      </w:pPr>
      <w:ins w:id="1085" w:author="user" w:date="2016-10-14T16:55:00Z">
        <w:del w:id="1086" w:author="哲均 宋" w:date="2019-08-19T12:30:00Z">
          <w:r w:rsidRPr="00010390" w:rsidDel="00575316">
            <w:rPr>
              <w:rStyle w:val="af8"/>
              <w:rFonts w:cstheme="majorHAnsi"/>
              <w14:scene3d>
                <w14:camera w14:prst="orthographicFront"/>
                <w14:lightRig w14:rig="threePt" w14:dir="t">
                  <w14:rot w14:lat="0" w14:lon="0" w14:rev="0"/>
                </w14:lightRig>
              </w14:scene3d>
            </w:rPr>
            <w:delText>4.2</w:delText>
          </w:r>
          <w:r w:rsidDel="00575316">
            <w:rPr>
              <w:rFonts w:asciiTheme="minorHAnsi" w:eastAsiaTheme="minorEastAsia" w:hAnsiTheme="minorHAnsi"/>
              <w:spacing w:val="0"/>
              <w:sz w:val="21"/>
              <w:szCs w:val="22"/>
            </w:rPr>
            <w:tab/>
          </w:r>
          <w:r w:rsidRPr="00010390" w:rsidDel="00575316">
            <w:rPr>
              <w:rStyle w:val="af8"/>
              <w:rFonts w:hint="eastAsia"/>
            </w:rPr>
            <w:delText>サービスビューの構造</w:delText>
          </w:r>
          <w:r w:rsidDel="00575316">
            <w:rPr>
              <w:webHidden/>
            </w:rPr>
            <w:tab/>
            <w:delText>43</w:delText>
          </w:r>
        </w:del>
      </w:ins>
    </w:p>
    <w:p w14:paraId="338D9BC8" w14:textId="77777777" w:rsidR="00F45D3D" w:rsidDel="00575316" w:rsidRDefault="00F45D3D" w:rsidP="00E06C16">
      <w:pPr>
        <w:pStyle w:val="14"/>
        <w:ind w:left="308" w:hanging="308"/>
        <w:rPr>
          <w:ins w:id="1087" w:author="user" w:date="2016-10-14T16:55:00Z"/>
          <w:del w:id="1088" w:author="哲均 宋" w:date="2019-08-19T12:30:00Z"/>
          <w:rFonts w:asciiTheme="minorHAnsi" w:eastAsiaTheme="minorEastAsia" w:hAnsiTheme="minorHAnsi"/>
          <w:b w:val="0"/>
          <w:spacing w:val="0"/>
          <w:sz w:val="21"/>
          <w:szCs w:val="22"/>
        </w:rPr>
      </w:pPr>
      <w:ins w:id="1089" w:author="user" w:date="2016-10-14T16:55:00Z">
        <w:del w:id="1090"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5</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hint="eastAsia"/>
              <w:b w:val="0"/>
            </w:rPr>
            <w:delText>標準項目情報の照会</w:delText>
          </w:r>
          <w:r w:rsidDel="00575316">
            <w:rPr>
              <w:webHidden/>
            </w:rPr>
            <w:tab/>
            <w:delText>44</w:delText>
          </w:r>
        </w:del>
      </w:ins>
    </w:p>
    <w:p w14:paraId="5A9E2251" w14:textId="77777777" w:rsidR="00F45D3D" w:rsidDel="00575316" w:rsidRDefault="00F45D3D">
      <w:pPr>
        <w:pStyle w:val="23"/>
        <w:ind w:left="99"/>
        <w:rPr>
          <w:ins w:id="1091" w:author="user" w:date="2016-10-14T16:55:00Z"/>
          <w:del w:id="1092" w:author="哲均 宋" w:date="2019-08-19T12:30:00Z"/>
          <w:rFonts w:asciiTheme="minorHAnsi" w:eastAsiaTheme="minorEastAsia" w:hAnsiTheme="minorHAnsi"/>
          <w:b w:val="0"/>
          <w:sz w:val="21"/>
          <w:lang w:eastAsia="ja-JP"/>
        </w:rPr>
      </w:pPr>
      <w:ins w:id="1093" w:author="user" w:date="2016-10-14T16:55:00Z">
        <w:del w:id="1094" w:author="哲均 宋" w:date="2019-08-19T12:30:00Z">
          <w:r w:rsidRPr="00010390" w:rsidDel="00575316">
            <w:rPr>
              <w:rStyle w:val="af8"/>
              <w:b w:val="0"/>
            </w:rPr>
            <w:delText>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標準項目</w:delText>
          </w:r>
          <w:r w:rsidDel="00575316">
            <w:rPr>
              <w:webHidden/>
            </w:rPr>
            <w:tab/>
            <w:delText>44</w:delText>
          </w:r>
        </w:del>
      </w:ins>
    </w:p>
    <w:p w14:paraId="7F977562" w14:textId="77777777" w:rsidR="00F45D3D" w:rsidDel="00575316" w:rsidRDefault="00F45D3D">
      <w:pPr>
        <w:pStyle w:val="23"/>
        <w:ind w:left="99"/>
        <w:rPr>
          <w:ins w:id="1095" w:author="user" w:date="2016-10-14T16:55:00Z"/>
          <w:del w:id="1096" w:author="哲均 宋" w:date="2019-08-19T12:30:00Z"/>
          <w:rFonts w:asciiTheme="minorHAnsi" w:eastAsiaTheme="minorEastAsia" w:hAnsiTheme="minorHAnsi"/>
          <w:b w:val="0"/>
          <w:sz w:val="21"/>
          <w:lang w:eastAsia="ja-JP"/>
        </w:rPr>
      </w:pPr>
      <w:ins w:id="1097" w:author="user" w:date="2016-10-14T16:55:00Z">
        <w:del w:id="1098" w:author="哲均 宋" w:date="2019-08-19T12:30:00Z">
          <w:r w:rsidRPr="00010390" w:rsidDel="00575316">
            <w:rPr>
              <w:rStyle w:val="af8"/>
              <w:b w:val="0"/>
            </w:rPr>
            <w:delText>2</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単一項目の値</w:delText>
          </w:r>
          <w:r w:rsidDel="00575316">
            <w:rPr>
              <w:webHidden/>
            </w:rPr>
            <w:tab/>
            <w:delText>45</w:delText>
          </w:r>
        </w:del>
      </w:ins>
    </w:p>
    <w:p w14:paraId="707F2962" w14:textId="77777777" w:rsidR="00F45D3D" w:rsidDel="00575316" w:rsidRDefault="00F45D3D">
      <w:pPr>
        <w:pStyle w:val="23"/>
        <w:ind w:left="99"/>
        <w:rPr>
          <w:ins w:id="1099" w:author="user" w:date="2016-10-14T16:55:00Z"/>
          <w:del w:id="1100" w:author="哲均 宋" w:date="2019-08-19T12:30:00Z"/>
          <w:rFonts w:asciiTheme="minorHAnsi" w:eastAsiaTheme="minorEastAsia" w:hAnsiTheme="minorHAnsi"/>
          <w:b w:val="0"/>
          <w:sz w:val="21"/>
          <w:lang w:eastAsia="ja-JP"/>
        </w:rPr>
      </w:pPr>
      <w:ins w:id="1101" w:author="user" w:date="2016-10-14T16:55:00Z">
        <w:del w:id="1102" w:author="哲均 宋" w:date="2019-08-19T12:30:00Z">
          <w:r w:rsidRPr="00010390" w:rsidDel="00575316">
            <w:rPr>
              <w:rStyle w:val="af8"/>
              <w:b w:val="0"/>
            </w:rPr>
            <w:delText>3</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多重項目の値</w:delText>
          </w:r>
          <w:r w:rsidDel="00575316">
            <w:rPr>
              <w:webHidden/>
            </w:rPr>
            <w:tab/>
            <w:delText>46</w:delText>
          </w:r>
        </w:del>
      </w:ins>
    </w:p>
    <w:p w14:paraId="59638D4F" w14:textId="77777777" w:rsidR="00F45D3D" w:rsidDel="00575316" w:rsidRDefault="00F45D3D" w:rsidP="00E06C16">
      <w:pPr>
        <w:pStyle w:val="14"/>
        <w:ind w:left="308" w:hanging="308"/>
        <w:rPr>
          <w:ins w:id="1103" w:author="user" w:date="2016-10-14T16:55:00Z"/>
          <w:del w:id="1104" w:author="哲均 宋" w:date="2019-08-19T12:30:00Z"/>
          <w:rFonts w:asciiTheme="minorHAnsi" w:eastAsiaTheme="minorEastAsia" w:hAnsiTheme="minorHAnsi"/>
          <w:b w:val="0"/>
          <w:spacing w:val="0"/>
          <w:sz w:val="21"/>
          <w:szCs w:val="22"/>
        </w:rPr>
      </w:pPr>
      <w:ins w:id="1105" w:author="user" w:date="2016-10-14T16:55:00Z">
        <w:del w:id="1106"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6</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hint="eastAsia"/>
              <w:b w:val="0"/>
            </w:rPr>
            <w:delText>パターン情報の照会</w:delText>
          </w:r>
          <w:r w:rsidDel="00575316">
            <w:rPr>
              <w:webHidden/>
            </w:rPr>
            <w:tab/>
            <w:delText>47</w:delText>
          </w:r>
        </w:del>
      </w:ins>
    </w:p>
    <w:p w14:paraId="5B310184" w14:textId="77777777" w:rsidR="00F45D3D" w:rsidDel="00575316" w:rsidRDefault="00F45D3D" w:rsidP="00E06C16">
      <w:pPr>
        <w:pStyle w:val="14"/>
        <w:ind w:left="308" w:hanging="308"/>
        <w:rPr>
          <w:ins w:id="1107" w:author="user" w:date="2016-10-14T16:55:00Z"/>
          <w:del w:id="1108" w:author="哲均 宋" w:date="2019-08-19T12:30:00Z"/>
          <w:rFonts w:asciiTheme="minorHAnsi" w:eastAsiaTheme="minorEastAsia" w:hAnsiTheme="minorHAnsi"/>
          <w:b w:val="0"/>
          <w:spacing w:val="0"/>
          <w:sz w:val="21"/>
          <w:szCs w:val="22"/>
        </w:rPr>
      </w:pPr>
      <w:ins w:id="1109" w:author="user" w:date="2016-10-14T16:55:00Z">
        <w:del w:id="1110"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7</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hint="eastAsia"/>
              <w:b w:val="0"/>
            </w:rPr>
            <w:delText>その他</w:delText>
          </w:r>
          <w:r w:rsidDel="00575316">
            <w:rPr>
              <w:webHidden/>
            </w:rPr>
            <w:tab/>
            <w:delText>48</w:delText>
          </w:r>
        </w:del>
      </w:ins>
    </w:p>
    <w:p w14:paraId="0213FB6D" w14:textId="77777777" w:rsidR="00F45D3D" w:rsidDel="00575316" w:rsidRDefault="00F45D3D">
      <w:pPr>
        <w:pStyle w:val="23"/>
        <w:ind w:left="99"/>
        <w:rPr>
          <w:ins w:id="1111" w:author="user" w:date="2016-10-14T16:55:00Z"/>
          <w:del w:id="1112" w:author="哲均 宋" w:date="2019-08-19T12:30:00Z"/>
          <w:rFonts w:asciiTheme="minorHAnsi" w:eastAsiaTheme="minorEastAsia" w:hAnsiTheme="minorHAnsi"/>
          <w:b w:val="0"/>
          <w:sz w:val="21"/>
          <w:lang w:eastAsia="ja-JP"/>
        </w:rPr>
      </w:pPr>
      <w:ins w:id="1113" w:author="user" w:date="2016-10-14T16:55:00Z">
        <w:del w:id="1114" w:author="哲均 宋" w:date="2019-08-19T12:30:00Z">
          <w:r w:rsidRPr="00010390" w:rsidDel="00575316">
            <w:rPr>
              <w:rStyle w:val="af8"/>
              <w:b w:val="0"/>
            </w:rPr>
            <w:delText>1</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特定標準項目値を持つ商品リスト照会</w:delText>
          </w:r>
          <w:r w:rsidDel="00575316">
            <w:rPr>
              <w:webHidden/>
            </w:rPr>
            <w:tab/>
            <w:delText>48</w:delText>
          </w:r>
        </w:del>
      </w:ins>
    </w:p>
    <w:p w14:paraId="53A1293D" w14:textId="77777777" w:rsidR="00F45D3D" w:rsidDel="00575316" w:rsidRDefault="00F45D3D">
      <w:pPr>
        <w:pStyle w:val="23"/>
        <w:ind w:left="99"/>
        <w:rPr>
          <w:ins w:id="1115" w:author="user" w:date="2016-10-14T16:55:00Z"/>
          <w:del w:id="1116" w:author="哲均 宋" w:date="2019-08-19T12:30:00Z"/>
          <w:rFonts w:asciiTheme="minorHAnsi" w:eastAsiaTheme="minorEastAsia" w:hAnsiTheme="minorHAnsi"/>
          <w:b w:val="0"/>
          <w:sz w:val="21"/>
          <w:lang w:eastAsia="ja-JP"/>
        </w:rPr>
      </w:pPr>
      <w:ins w:id="1117" w:author="user" w:date="2016-10-14T16:55:00Z">
        <w:del w:id="1118" w:author="哲均 宋" w:date="2019-08-19T12:30:00Z">
          <w:r w:rsidRPr="00010390" w:rsidDel="00575316">
            <w:rPr>
              <w:rStyle w:val="af8"/>
              <w:b w:val="0"/>
            </w:rPr>
            <w:delText>2</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特定担保が下位にある商品リスト照会</w:delText>
          </w:r>
          <w:r w:rsidDel="00575316">
            <w:rPr>
              <w:webHidden/>
            </w:rPr>
            <w:tab/>
            <w:delText>49</w:delText>
          </w:r>
        </w:del>
      </w:ins>
    </w:p>
    <w:p w14:paraId="68B7DC2E" w14:textId="77777777" w:rsidR="00F45D3D" w:rsidDel="00575316" w:rsidRDefault="00F45D3D">
      <w:pPr>
        <w:pStyle w:val="23"/>
        <w:ind w:left="99"/>
        <w:rPr>
          <w:ins w:id="1119" w:author="user" w:date="2016-10-14T16:55:00Z"/>
          <w:del w:id="1120" w:author="哲均 宋" w:date="2019-08-19T12:30:00Z"/>
          <w:rFonts w:asciiTheme="minorHAnsi" w:eastAsiaTheme="minorEastAsia" w:hAnsiTheme="minorHAnsi"/>
          <w:b w:val="0"/>
          <w:sz w:val="21"/>
          <w:lang w:eastAsia="ja-JP"/>
        </w:rPr>
      </w:pPr>
      <w:ins w:id="1121" w:author="user" w:date="2016-10-14T16:55:00Z">
        <w:del w:id="1122" w:author="哲均 宋" w:date="2019-08-19T12:30:00Z">
          <w:r w:rsidRPr="00010390" w:rsidDel="00575316">
            <w:rPr>
              <w:rStyle w:val="af8"/>
              <w:b w:val="0"/>
            </w:rPr>
            <w:delText>3</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特定標準項目値を条件として持つ担保が下位にある商品リスト照会</w:delText>
          </w:r>
          <w:r w:rsidDel="00575316">
            <w:rPr>
              <w:webHidden/>
            </w:rPr>
            <w:tab/>
            <w:delText>50</w:delText>
          </w:r>
        </w:del>
      </w:ins>
    </w:p>
    <w:p w14:paraId="7086CB71" w14:textId="77777777" w:rsidR="00F45D3D" w:rsidDel="00575316" w:rsidRDefault="00F45D3D">
      <w:pPr>
        <w:pStyle w:val="23"/>
        <w:ind w:left="99"/>
        <w:rPr>
          <w:ins w:id="1123" w:author="user" w:date="2016-10-14T16:55:00Z"/>
          <w:del w:id="1124" w:author="哲均 宋" w:date="2019-08-19T12:30:00Z"/>
          <w:rFonts w:asciiTheme="minorHAnsi" w:eastAsiaTheme="minorEastAsia" w:hAnsiTheme="minorHAnsi"/>
          <w:b w:val="0"/>
          <w:sz w:val="21"/>
          <w:lang w:eastAsia="ja-JP"/>
        </w:rPr>
      </w:pPr>
      <w:ins w:id="1125" w:author="user" w:date="2016-10-14T16:55:00Z">
        <w:del w:id="1126" w:author="哲均 宋" w:date="2019-08-19T12:30:00Z">
          <w:r w:rsidRPr="00010390" w:rsidDel="00575316">
            <w:rPr>
              <w:rStyle w:val="af8"/>
              <w:b w:val="0"/>
            </w:rPr>
            <w:delText>4</w:delText>
          </w:r>
          <w:r w:rsidRPr="00010390" w:rsidDel="00575316">
            <w:rPr>
              <w:rStyle w:val="af8"/>
              <w:rFonts w:hint="eastAsia"/>
              <w:b w:val="0"/>
            </w:rPr>
            <w:delText>．</w:delText>
          </w:r>
          <w:r w:rsidDel="00575316">
            <w:rPr>
              <w:rFonts w:asciiTheme="minorHAnsi" w:eastAsiaTheme="minorEastAsia" w:hAnsiTheme="minorHAnsi"/>
              <w:b w:val="0"/>
              <w:sz w:val="21"/>
              <w:lang w:eastAsia="ja-JP"/>
            </w:rPr>
            <w:tab/>
          </w:r>
          <w:r w:rsidRPr="00010390" w:rsidDel="00575316">
            <w:rPr>
              <w:rStyle w:val="af8"/>
              <w:rFonts w:hint="eastAsia"/>
              <w:b w:val="0"/>
            </w:rPr>
            <w:delText>標準項目の値がルールである場合</w:delText>
          </w:r>
          <w:r w:rsidDel="00575316">
            <w:rPr>
              <w:webHidden/>
            </w:rPr>
            <w:tab/>
            <w:delText>51</w:delText>
          </w:r>
        </w:del>
      </w:ins>
    </w:p>
    <w:p w14:paraId="7E379C1E" w14:textId="77777777" w:rsidR="00F45D3D" w:rsidDel="00575316" w:rsidRDefault="00F45D3D" w:rsidP="00E06C16">
      <w:pPr>
        <w:pStyle w:val="14"/>
        <w:ind w:left="308" w:hanging="308"/>
        <w:rPr>
          <w:ins w:id="1127" w:author="user" w:date="2016-10-14T16:55:00Z"/>
          <w:del w:id="1128" w:author="哲均 宋" w:date="2019-08-19T12:30:00Z"/>
          <w:rFonts w:asciiTheme="minorHAnsi" w:eastAsiaTheme="minorEastAsia" w:hAnsiTheme="minorHAnsi"/>
          <w:b w:val="0"/>
          <w:spacing w:val="0"/>
          <w:sz w:val="21"/>
          <w:szCs w:val="22"/>
        </w:rPr>
      </w:pPr>
      <w:ins w:id="1129" w:author="user" w:date="2016-10-14T16:55:00Z">
        <w:del w:id="1130" w:author="哲均 宋" w:date="2019-08-19T12:30:00Z">
          <w:r w:rsidRPr="00010390" w:rsidDel="00575316">
            <w:rPr>
              <w:rStyle w:val="af8"/>
              <w:rFonts w:hint="eastAsia"/>
              <w:b w:val="0"/>
              <w14:scene3d>
                <w14:camera w14:prst="orthographicFront"/>
                <w14:lightRig w14:rig="threePt" w14:dir="t">
                  <w14:rot w14:lat="0" w14:lon="0" w14:rev="0"/>
                </w14:lightRig>
              </w14:scene3d>
            </w:rPr>
            <w:delText>第</w:delText>
          </w:r>
          <w:r w:rsidRPr="00010390" w:rsidDel="00575316">
            <w:rPr>
              <w:rStyle w:val="af8"/>
              <w:b w:val="0"/>
              <w14:scene3d>
                <w14:camera w14:prst="orthographicFront"/>
                <w14:lightRig w14:rig="threePt" w14:dir="t">
                  <w14:rot w14:lat="0" w14:lon="0" w14:rev="0"/>
                </w14:lightRig>
              </w14:scene3d>
            </w:rPr>
            <w:delText>8</w:delText>
          </w:r>
          <w:r w:rsidRPr="00010390" w:rsidDel="00575316">
            <w:rPr>
              <w:rStyle w:val="af8"/>
              <w:rFonts w:hint="eastAsia"/>
              <w:b w:val="0"/>
              <w14:scene3d>
                <w14:camera w14:prst="orthographicFront"/>
                <w14:lightRig w14:rig="threePt" w14:dir="t">
                  <w14:rot w14:lat="0" w14:lon="0" w14:rev="0"/>
                </w14:lightRig>
              </w14:scene3d>
            </w:rPr>
            <w:delText>章</w:delText>
          </w:r>
          <w:r w:rsidRPr="00010390" w:rsidDel="00575316">
            <w:rPr>
              <w:rStyle w:val="af8"/>
              <w:b w:val="0"/>
              <w14:scene3d>
                <w14:camera w14:prst="orthographicFront"/>
                <w14:lightRig w14:rig="threePt" w14:dir="t">
                  <w14:rot w14:lat="0" w14:lon="0" w14:rev="0"/>
                </w14:lightRig>
              </w14:scene3d>
            </w:rPr>
            <w:delText>.</w:delText>
          </w:r>
          <w:r w:rsidDel="00575316">
            <w:rPr>
              <w:rFonts w:asciiTheme="minorHAnsi" w:eastAsiaTheme="minorEastAsia" w:hAnsiTheme="minorHAnsi"/>
              <w:b w:val="0"/>
              <w:spacing w:val="0"/>
              <w:sz w:val="21"/>
              <w:szCs w:val="22"/>
            </w:rPr>
            <w:tab/>
          </w:r>
          <w:r w:rsidRPr="00010390" w:rsidDel="00575316">
            <w:rPr>
              <w:rStyle w:val="af8"/>
              <w:rFonts w:hint="eastAsia"/>
              <w:b w:val="0"/>
            </w:rPr>
            <w:delText>ルールビルダーでの</w:delText>
          </w:r>
          <w:r w:rsidRPr="00010390" w:rsidDel="00575316">
            <w:rPr>
              <w:rStyle w:val="af8"/>
              <w:b w:val="0"/>
            </w:rPr>
            <w:delText>SQL</w:delText>
          </w:r>
          <w:r w:rsidRPr="00010390" w:rsidDel="00575316">
            <w:rPr>
              <w:rStyle w:val="af8"/>
              <w:rFonts w:hint="eastAsia"/>
              <w:b w:val="0"/>
            </w:rPr>
            <w:delText>の作成</w:delText>
          </w:r>
          <w:r w:rsidDel="00575316">
            <w:rPr>
              <w:webHidden/>
            </w:rPr>
            <w:tab/>
            <w:delText>52</w:delText>
          </w:r>
        </w:del>
      </w:ins>
    </w:p>
    <w:p w14:paraId="55F981BD" w14:textId="77777777" w:rsidR="00B57F7F" w:rsidRPr="0073721B" w:rsidDel="00575316" w:rsidRDefault="00B57F7F">
      <w:pPr>
        <w:pStyle w:val="14"/>
        <w:autoSpaceDE w:val="0"/>
        <w:autoSpaceDN w:val="0"/>
        <w:ind w:left="309" w:hanging="309"/>
        <w:rPr>
          <w:ins w:id="1131" w:author="in01" w:date="2016-03-23T10:24:00Z"/>
          <w:del w:id="1132" w:author="哲均 宋" w:date="2019-08-19T12:30:00Z"/>
          <w:rFonts w:asciiTheme="minorHAnsi" w:eastAsiaTheme="minorEastAsia" w:hAnsiTheme="minorHAnsi"/>
          <w:b w:val="0"/>
          <w:spacing w:val="0"/>
          <w:szCs w:val="22"/>
          <w:lang w:eastAsia="ko-KR"/>
        </w:rPr>
        <w:pPrChange w:id="1133" w:author="user" w:date="2016-10-18T13:38:00Z">
          <w:pPr>
            <w:pStyle w:val="14"/>
            <w:ind w:left="309" w:hanging="309"/>
          </w:pPr>
        </w:pPrChange>
      </w:pPr>
      <w:ins w:id="1134" w:author="in01" w:date="2016-03-23T10:24:00Z">
        <w:del w:id="1135"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1</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概要</w:delText>
          </w:r>
          <w:r w:rsidRPr="0073721B" w:rsidDel="00575316">
            <w:rPr>
              <w:webHidden/>
            </w:rPr>
            <w:tab/>
            <w:delText>5</w:delText>
          </w:r>
        </w:del>
      </w:ins>
    </w:p>
    <w:p w14:paraId="5FF305AD" w14:textId="77777777" w:rsidR="00B57F7F" w:rsidRPr="0073721B" w:rsidDel="00575316" w:rsidRDefault="00B57F7F">
      <w:pPr>
        <w:pStyle w:val="23"/>
        <w:autoSpaceDE w:val="0"/>
        <w:autoSpaceDN w:val="0"/>
        <w:ind w:left="99"/>
        <w:rPr>
          <w:ins w:id="1136" w:author="in01" w:date="2016-03-23T10:24:00Z"/>
          <w:del w:id="1137" w:author="哲均 宋" w:date="2019-08-19T12:30:00Z"/>
          <w:rFonts w:asciiTheme="minorHAnsi" w:eastAsiaTheme="minorEastAsia" w:hAnsiTheme="minorHAnsi"/>
          <w:b w:val="0"/>
        </w:rPr>
        <w:pPrChange w:id="1138" w:author="Seongeun Woo" w:date="2016-10-13T18:44:00Z">
          <w:pPr>
            <w:pStyle w:val="23"/>
            <w:ind w:left="99"/>
          </w:pPr>
        </w:pPrChange>
      </w:pPr>
      <w:ins w:id="1139" w:author="in01" w:date="2016-03-23T10:24:00Z">
        <w:del w:id="1140" w:author="哲均 宋" w:date="2019-08-19T12:30:00Z">
          <w:r w:rsidRPr="0073721B" w:rsidDel="00575316">
            <w:rPr>
              <w:rStyle w:val="af8"/>
              <w:rFonts w:eastAsia="Malgun Gothic"/>
              <w14:scene3d>
                <w14:camera w14:prst="orthographicFront"/>
                <w14:lightRig w14:rig="threePt" w14:dir="t">
                  <w14:rot w14:lat="0" w14:lon="0" w14:rev="0"/>
                </w14:lightRig>
              </w14:scene3d>
            </w:rPr>
            <w:delText>1</w:delText>
          </w:r>
          <w:r w:rsidRPr="0073721B" w:rsidDel="00575316">
            <w:rPr>
              <w:rStyle w:val="af8"/>
              <w:rFonts w:eastAsia="Malgun Gothic"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管理類型・類型</w:delText>
          </w:r>
          <w:r w:rsidRPr="0073721B" w:rsidDel="00575316">
            <w:rPr>
              <w:webHidden/>
            </w:rPr>
            <w:tab/>
            <w:delText>5</w:delText>
          </w:r>
        </w:del>
      </w:ins>
    </w:p>
    <w:p w14:paraId="092DABC5" w14:textId="77777777" w:rsidR="00B57F7F" w:rsidRPr="0073721B" w:rsidDel="00575316" w:rsidRDefault="00B57F7F">
      <w:pPr>
        <w:pStyle w:val="23"/>
        <w:autoSpaceDE w:val="0"/>
        <w:autoSpaceDN w:val="0"/>
        <w:ind w:left="99"/>
        <w:rPr>
          <w:ins w:id="1141" w:author="in01" w:date="2016-03-23T10:24:00Z"/>
          <w:del w:id="1142" w:author="哲均 宋" w:date="2019-08-19T12:30:00Z"/>
          <w:rFonts w:asciiTheme="minorHAnsi" w:eastAsiaTheme="minorEastAsia" w:hAnsiTheme="minorHAnsi"/>
          <w:b w:val="0"/>
        </w:rPr>
        <w:pPrChange w:id="1143" w:author="Seongeun Woo" w:date="2016-10-13T18:44:00Z">
          <w:pPr>
            <w:pStyle w:val="23"/>
            <w:ind w:left="99"/>
          </w:pPr>
        </w:pPrChange>
      </w:pPr>
      <w:ins w:id="1144" w:author="in01" w:date="2016-03-23T10:24:00Z">
        <w:del w:id="1145" w:author="哲均 宋" w:date="2019-08-19T12:30:00Z">
          <w:r w:rsidRPr="0073721B" w:rsidDel="00575316">
            <w:rPr>
              <w:rStyle w:val="af8"/>
              <w14:scene3d>
                <w14:camera w14:prst="orthographicFront"/>
                <w14:lightRig w14:rig="threePt" w14:dir="t">
                  <w14:rot w14:lat="0" w14:lon="0" w14:rev="0"/>
                </w14:lightRig>
              </w14:scene3d>
            </w:rPr>
            <w:delText>2</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詳細類型</w:delText>
          </w:r>
          <w:r w:rsidRPr="0073721B" w:rsidDel="00575316">
            <w:rPr>
              <w:webHidden/>
            </w:rPr>
            <w:tab/>
            <w:delText>5</w:delText>
          </w:r>
        </w:del>
      </w:ins>
    </w:p>
    <w:p w14:paraId="382369F3" w14:textId="43F4E0AC" w:rsidR="00B57F7F" w:rsidRPr="0073721B" w:rsidDel="00575316" w:rsidRDefault="00B57F7F">
      <w:pPr>
        <w:pStyle w:val="23"/>
        <w:autoSpaceDE w:val="0"/>
        <w:autoSpaceDN w:val="0"/>
        <w:ind w:left="99"/>
        <w:rPr>
          <w:ins w:id="1146" w:author="in01" w:date="2016-03-23T10:24:00Z"/>
          <w:del w:id="1147" w:author="哲均 宋" w:date="2019-08-19T12:30:00Z"/>
          <w:rFonts w:asciiTheme="minorHAnsi" w:eastAsiaTheme="minorEastAsia" w:hAnsiTheme="minorHAnsi"/>
          <w:b w:val="0"/>
        </w:rPr>
        <w:pPrChange w:id="1148" w:author="Seongeun Woo" w:date="2016-10-13T18:44:00Z">
          <w:pPr>
            <w:pStyle w:val="23"/>
            <w:ind w:left="99"/>
          </w:pPr>
        </w:pPrChange>
      </w:pPr>
      <w:ins w:id="1149" w:author="in01" w:date="2016-03-23T10:24:00Z">
        <w:del w:id="1150" w:author="哲均 宋" w:date="2019-08-19T12:30:00Z">
          <w:r w:rsidRPr="0073721B" w:rsidDel="00575316">
            <w:rPr>
              <w:rStyle w:val="af8"/>
              <w14:scene3d>
                <w14:camera w14:prst="orthographicFront"/>
                <w14:lightRig w14:rig="threePt" w14:dir="t">
                  <w14:rot w14:lat="0" w14:lon="0" w14:rev="0"/>
                </w14:lightRig>
              </w14:scene3d>
            </w:rPr>
            <w:delText>3</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エンティティ</w:delText>
          </w:r>
          <w:r w:rsidRPr="0073721B" w:rsidDel="00575316">
            <w:rPr>
              <w:webHidden/>
            </w:rPr>
            <w:tab/>
            <w:delText>5</w:delText>
          </w:r>
        </w:del>
      </w:ins>
    </w:p>
    <w:p w14:paraId="41A470C2" w14:textId="77777777" w:rsidR="00B57F7F" w:rsidRPr="0073721B" w:rsidDel="00575316" w:rsidRDefault="00B57F7F">
      <w:pPr>
        <w:pStyle w:val="23"/>
        <w:autoSpaceDE w:val="0"/>
        <w:autoSpaceDN w:val="0"/>
        <w:ind w:left="99"/>
        <w:rPr>
          <w:ins w:id="1151" w:author="in01" w:date="2016-03-23T10:24:00Z"/>
          <w:del w:id="1152" w:author="哲均 宋" w:date="2019-08-19T12:30:00Z"/>
          <w:rFonts w:asciiTheme="minorHAnsi" w:eastAsiaTheme="minorEastAsia" w:hAnsiTheme="minorHAnsi"/>
          <w:b w:val="0"/>
        </w:rPr>
        <w:pPrChange w:id="1153" w:author="Seongeun Woo" w:date="2016-10-13T18:44:00Z">
          <w:pPr>
            <w:pStyle w:val="23"/>
            <w:ind w:left="99"/>
          </w:pPr>
        </w:pPrChange>
      </w:pPr>
      <w:ins w:id="1154" w:author="in01" w:date="2016-03-23T10:24:00Z">
        <w:del w:id="1155" w:author="哲均 宋" w:date="2019-08-19T12:30:00Z">
          <w:r w:rsidRPr="0073721B" w:rsidDel="00575316">
            <w:rPr>
              <w:rStyle w:val="af8"/>
              <w14:scene3d>
                <w14:camera w14:prst="orthographicFront"/>
                <w14:lightRig w14:rig="threePt" w14:dir="t">
                  <w14:rot w14:lat="0" w14:lon="0" w14:rev="0"/>
                </w14:lightRig>
              </w14:scene3d>
            </w:rPr>
            <w:delText>4</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w:delText>
          </w:r>
          <w:r w:rsidRPr="0073721B" w:rsidDel="00575316">
            <w:rPr>
              <w:webHidden/>
            </w:rPr>
            <w:tab/>
            <w:delText>5</w:delText>
          </w:r>
        </w:del>
      </w:ins>
    </w:p>
    <w:p w14:paraId="5C86A861" w14:textId="245BEEA4" w:rsidR="00B57F7F" w:rsidRPr="0073721B" w:rsidDel="00575316" w:rsidRDefault="00B57F7F">
      <w:pPr>
        <w:pStyle w:val="23"/>
        <w:autoSpaceDE w:val="0"/>
        <w:autoSpaceDN w:val="0"/>
        <w:ind w:left="99"/>
        <w:rPr>
          <w:ins w:id="1156" w:author="in01" w:date="2016-03-23T10:24:00Z"/>
          <w:del w:id="1157" w:author="哲均 宋" w:date="2019-08-19T12:30:00Z"/>
          <w:rFonts w:asciiTheme="minorHAnsi" w:eastAsiaTheme="minorEastAsia" w:hAnsiTheme="minorHAnsi"/>
          <w:b w:val="0"/>
        </w:rPr>
        <w:pPrChange w:id="1158" w:author="Seongeun Woo" w:date="2016-10-13T18:44:00Z">
          <w:pPr>
            <w:pStyle w:val="23"/>
            <w:ind w:left="99"/>
          </w:pPr>
        </w:pPrChange>
      </w:pPr>
      <w:ins w:id="1159" w:author="in01" w:date="2016-03-23T10:24:00Z">
        <w:del w:id="1160" w:author="哲均 宋" w:date="2019-08-19T12:30:00Z">
          <w:r w:rsidRPr="0073721B" w:rsidDel="00575316">
            <w:rPr>
              <w:rStyle w:val="af8"/>
              <w14:scene3d>
                <w14:camera w14:prst="orthographicFront"/>
                <w14:lightRig w14:rig="threePt" w14:dir="t">
                  <w14:rot w14:lat="0" w14:lon="0" w14:rev="0"/>
                </w14:lightRig>
              </w14:scene3d>
            </w:rPr>
            <w:delText>5</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関係エンティティ</w:delText>
          </w:r>
          <w:r w:rsidRPr="0073721B" w:rsidDel="00575316">
            <w:rPr>
              <w:webHidden/>
            </w:rPr>
            <w:tab/>
            <w:delText>5</w:delText>
          </w:r>
        </w:del>
      </w:ins>
    </w:p>
    <w:p w14:paraId="34F66C47" w14:textId="77777777" w:rsidR="00B57F7F" w:rsidRPr="0073721B" w:rsidDel="00575316" w:rsidRDefault="00B57F7F">
      <w:pPr>
        <w:pStyle w:val="23"/>
        <w:autoSpaceDE w:val="0"/>
        <w:autoSpaceDN w:val="0"/>
        <w:ind w:left="99"/>
        <w:rPr>
          <w:ins w:id="1161" w:author="in01" w:date="2016-03-23T10:24:00Z"/>
          <w:del w:id="1162" w:author="哲均 宋" w:date="2019-08-19T12:30:00Z"/>
          <w:rFonts w:asciiTheme="minorHAnsi" w:eastAsiaTheme="minorEastAsia" w:hAnsiTheme="minorHAnsi"/>
          <w:b w:val="0"/>
        </w:rPr>
        <w:pPrChange w:id="1163" w:author="Seongeun Woo" w:date="2016-10-13T18:44:00Z">
          <w:pPr>
            <w:pStyle w:val="23"/>
            <w:ind w:left="99"/>
          </w:pPr>
        </w:pPrChange>
      </w:pPr>
      <w:ins w:id="1164" w:author="in01" w:date="2016-03-23T10:24:00Z">
        <w:del w:id="1165" w:author="哲均 宋" w:date="2019-08-19T12:30:00Z">
          <w:r w:rsidRPr="0073721B" w:rsidDel="00575316">
            <w:rPr>
              <w:rStyle w:val="af8"/>
              <w14:scene3d>
                <w14:camera w14:prst="orthographicFront"/>
                <w14:lightRig w14:rig="threePt" w14:dir="t">
                  <w14:rot w14:lat="0" w14:lon="0" w14:rev="0"/>
                </w14:lightRig>
              </w14:scene3d>
            </w:rPr>
            <w:delText>6</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関係類型</w:delText>
          </w:r>
          <w:r w:rsidRPr="0073721B" w:rsidDel="00575316">
            <w:rPr>
              <w:webHidden/>
            </w:rPr>
            <w:tab/>
            <w:delText>6</w:delText>
          </w:r>
        </w:del>
      </w:ins>
    </w:p>
    <w:p w14:paraId="6CA4ADDE" w14:textId="77777777" w:rsidR="00B57F7F" w:rsidRPr="0073721B" w:rsidDel="00575316" w:rsidRDefault="00B57F7F">
      <w:pPr>
        <w:pStyle w:val="23"/>
        <w:autoSpaceDE w:val="0"/>
        <w:autoSpaceDN w:val="0"/>
        <w:ind w:left="99"/>
        <w:rPr>
          <w:ins w:id="1166" w:author="in01" w:date="2016-03-23T10:24:00Z"/>
          <w:del w:id="1167" w:author="哲均 宋" w:date="2019-08-19T12:30:00Z"/>
          <w:rFonts w:asciiTheme="minorHAnsi" w:eastAsiaTheme="minorEastAsia" w:hAnsiTheme="minorHAnsi"/>
          <w:b w:val="0"/>
        </w:rPr>
        <w:pPrChange w:id="1168" w:author="Seongeun Woo" w:date="2016-10-13T18:44:00Z">
          <w:pPr>
            <w:pStyle w:val="23"/>
            <w:ind w:left="99"/>
          </w:pPr>
        </w:pPrChange>
      </w:pPr>
      <w:ins w:id="1169" w:author="in01" w:date="2016-03-23T10:24:00Z">
        <w:del w:id="1170" w:author="哲均 宋" w:date="2019-08-19T12:30:00Z">
          <w:r w:rsidRPr="0073721B" w:rsidDel="00575316">
            <w:rPr>
              <w:rStyle w:val="af8"/>
              <w14:scene3d>
                <w14:camera w14:prst="orthographicFront"/>
                <w14:lightRig w14:rig="threePt" w14:dir="t">
                  <w14:rot w14:lat="0" w14:lon="0" w14:rev="0"/>
                </w14:lightRig>
              </w14:scene3d>
            </w:rPr>
            <w:delText>7</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関係ルール</w:delText>
          </w:r>
          <w:r w:rsidRPr="0073721B" w:rsidDel="00575316">
            <w:rPr>
              <w:webHidden/>
            </w:rPr>
            <w:tab/>
            <w:delText>6</w:delText>
          </w:r>
        </w:del>
      </w:ins>
    </w:p>
    <w:p w14:paraId="04AF01D5" w14:textId="77777777" w:rsidR="00B57F7F" w:rsidRPr="0073721B" w:rsidDel="00575316" w:rsidRDefault="00B57F7F">
      <w:pPr>
        <w:pStyle w:val="23"/>
        <w:autoSpaceDE w:val="0"/>
        <w:autoSpaceDN w:val="0"/>
        <w:ind w:left="99"/>
        <w:rPr>
          <w:ins w:id="1171" w:author="in01" w:date="2016-03-23T10:24:00Z"/>
          <w:del w:id="1172" w:author="哲均 宋" w:date="2019-08-19T12:30:00Z"/>
          <w:rFonts w:asciiTheme="minorHAnsi" w:eastAsiaTheme="minorEastAsia" w:hAnsiTheme="minorHAnsi"/>
          <w:b w:val="0"/>
        </w:rPr>
        <w:pPrChange w:id="1173" w:author="Seongeun Woo" w:date="2016-10-13T18:44:00Z">
          <w:pPr>
            <w:pStyle w:val="23"/>
            <w:ind w:left="99"/>
          </w:pPr>
        </w:pPrChange>
      </w:pPr>
      <w:ins w:id="1174" w:author="in01" w:date="2016-03-23T10:24:00Z">
        <w:del w:id="1175" w:author="哲均 宋" w:date="2019-08-19T12:30:00Z">
          <w:r w:rsidRPr="0073721B" w:rsidDel="00575316">
            <w:rPr>
              <w:rStyle w:val="af8"/>
              <w14:scene3d>
                <w14:camera w14:prst="orthographicFront"/>
                <w14:lightRig w14:rig="threePt" w14:dir="t">
                  <w14:rot w14:lat="0" w14:lon="0" w14:rev="0"/>
                </w14:lightRig>
              </w14:scene3d>
            </w:rPr>
            <w:delText>8</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関係ルール類型</w:delText>
          </w:r>
          <w:r w:rsidRPr="0073721B" w:rsidDel="00575316">
            <w:rPr>
              <w:webHidden/>
            </w:rPr>
            <w:tab/>
            <w:delText>6</w:delText>
          </w:r>
        </w:del>
      </w:ins>
    </w:p>
    <w:p w14:paraId="48E5F64F" w14:textId="77777777" w:rsidR="00B57F7F" w:rsidRPr="0073721B" w:rsidDel="00575316" w:rsidRDefault="00B57F7F">
      <w:pPr>
        <w:pStyle w:val="23"/>
        <w:autoSpaceDE w:val="0"/>
        <w:autoSpaceDN w:val="0"/>
        <w:ind w:left="99"/>
        <w:rPr>
          <w:ins w:id="1176" w:author="in01" w:date="2016-03-23T10:24:00Z"/>
          <w:del w:id="1177" w:author="哲均 宋" w:date="2019-08-19T12:30:00Z"/>
          <w:rFonts w:asciiTheme="minorHAnsi" w:eastAsiaTheme="minorEastAsia" w:hAnsiTheme="minorHAnsi"/>
          <w:b w:val="0"/>
        </w:rPr>
        <w:pPrChange w:id="1178" w:author="Seongeun Woo" w:date="2016-10-13T18:44:00Z">
          <w:pPr>
            <w:pStyle w:val="23"/>
            <w:ind w:left="99"/>
          </w:pPr>
        </w:pPrChange>
      </w:pPr>
      <w:ins w:id="1179" w:author="in01" w:date="2016-03-23T10:24:00Z">
        <w:del w:id="1180" w:author="哲均 宋" w:date="2019-08-19T12:30:00Z">
          <w:r w:rsidRPr="0073721B" w:rsidDel="00575316">
            <w:rPr>
              <w:rStyle w:val="af8"/>
              <w14:scene3d>
                <w14:camera w14:prst="orthographicFront"/>
                <w14:lightRig w14:rig="threePt" w14:dir="t">
                  <w14:rot w14:lat="0" w14:lon="0" w14:rev="0"/>
                </w14:lightRig>
              </w14:scene3d>
            </w:rPr>
            <w:delText>9</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標準項目</w:delText>
          </w:r>
          <w:r w:rsidRPr="0073721B" w:rsidDel="00575316">
            <w:rPr>
              <w:webHidden/>
            </w:rPr>
            <w:tab/>
            <w:delText>6</w:delText>
          </w:r>
        </w:del>
      </w:ins>
    </w:p>
    <w:p w14:paraId="39271BCD" w14:textId="16B39DA9" w:rsidR="00B57F7F" w:rsidRPr="0073721B" w:rsidDel="00575316" w:rsidRDefault="00B57F7F">
      <w:pPr>
        <w:pStyle w:val="23"/>
        <w:autoSpaceDE w:val="0"/>
        <w:autoSpaceDN w:val="0"/>
        <w:ind w:left="99"/>
        <w:rPr>
          <w:ins w:id="1181" w:author="in01" w:date="2016-03-23T10:24:00Z"/>
          <w:del w:id="1182" w:author="哲均 宋" w:date="2019-08-19T12:30:00Z"/>
          <w:rFonts w:asciiTheme="minorHAnsi" w:eastAsiaTheme="minorEastAsia" w:hAnsiTheme="minorHAnsi"/>
          <w:b w:val="0"/>
        </w:rPr>
        <w:pPrChange w:id="1183" w:author="Seongeun Woo" w:date="2016-10-13T18:44:00Z">
          <w:pPr>
            <w:pStyle w:val="23"/>
            <w:ind w:left="99"/>
          </w:pPr>
        </w:pPrChange>
      </w:pPr>
      <w:ins w:id="1184" w:author="in01" w:date="2016-03-23T10:24:00Z">
        <w:del w:id="1185" w:author="哲均 宋" w:date="2019-08-19T12:30:00Z">
          <w:r w:rsidRPr="0073721B" w:rsidDel="00575316">
            <w:rPr>
              <w:rStyle w:val="af8"/>
              <w14:scene3d>
                <w14:camera w14:prst="orthographicFront"/>
                <w14:lightRig w14:rig="threePt" w14:dir="t">
                  <w14:rot w14:lat="0" w14:lon="0" w14:rev="0"/>
                </w14:lightRig>
              </w14:scene3d>
            </w:rPr>
            <w:delText>10</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Style w:val="af8"/>
              <w:rFonts w:hint="eastAsia"/>
            </w:rPr>
            <w:delText>パターン</w:delText>
          </w:r>
          <w:r w:rsidRPr="0073721B" w:rsidDel="00575316">
            <w:rPr>
              <w:webHidden/>
            </w:rPr>
            <w:tab/>
            <w:delText>6</w:delText>
          </w:r>
        </w:del>
      </w:ins>
    </w:p>
    <w:p w14:paraId="2C625EEA" w14:textId="03B408D5" w:rsidR="00B57F7F" w:rsidRPr="0073721B" w:rsidDel="00575316" w:rsidRDefault="00B57F7F">
      <w:pPr>
        <w:pStyle w:val="23"/>
        <w:autoSpaceDE w:val="0"/>
        <w:autoSpaceDN w:val="0"/>
        <w:ind w:left="99"/>
        <w:rPr>
          <w:ins w:id="1186" w:author="in01" w:date="2016-03-23T10:24:00Z"/>
          <w:del w:id="1187" w:author="哲均 宋" w:date="2019-08-19T12:30:00Z"/>
          <w:rFonts w:asciiTheme="minorHAnsi" w:eastAsiaTheme="minorEastAsia" w:hAnsiTheme="minorHAnsi"/>
          <w:b w:val="0"/>
        </w:rPr>
        <w:pPrChange w:id="1188" w:author="Seongeun Woo" w:date="2016-10-13T18:44:00Z">
          <w:pPr>
            <w:pStyle w:val="23"/>
            <w:ind w:left="99"/>
          </w:pPr>
        </w:pPrChange>
      </w:pPr>
      <w:ins w:id="1189" w:author="in01" w:date="2016-03-23T10:24:00Z">
        <w:del w:id="1190" w:author="哲均 宋" w:date="2019-08-19T12:30:00Z">
          <w:r w:rsidRPr="0073721B" w:rsidDel="00575316">
            <w:rPr>
              <w:rStyle w:val="af8"/>
              <w14:scene3d>
                <w14:camera w14:prst="orthographicFront"/>
                <w14:lightRig w14:rig="threePt" w14:dir="t">
                  <w14:rot w14:lat="0" w14:lon="0" w14:rev="0"/>
                </w14:lightRig>
              </w14:scene3d>
            </w:rPr>
            <w:delText>11</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Style w:val="af8"/>
              <w:rFonts w:hint="eastAsia"/>
            </w:rPr>
            <w:delText>適用期間</w:delText>
          </w:r>
          <w:r w:rsidRPr="0073721B" w:rsidDel="00575316">
            <w:rPr>
              <w:webHidden/>
            </w:rPr>
            <w:tab/>
            <w:delText>6</w:delText>
          </w:r>
        </w:del>
      </w:ins>
    </w:p>
    <w:p w14:paraId="54E00FDF" w14:textId="77777777" w:rsidR="00B57F7F" w:rsidRPr="0073721B" w:rsidDel="00575316" w:rsidRDefault="00B57F7F">
      <w:pPr>
        <w:pStyle w:val="14"/>
        <w:autoSpaceDE w:val="0"/>
        <w:autoSpaceDN w:val="0"/>
        <w:ind w:left="309" w:hanging="309"/>
        <w:rPr>
          <w:ins w:id="1191" w:author="in01" w:date="2016-03-23T10:24:00Z"/>
          <w:del w:id="1192" w:author="哲均 宋" w:date="2019-08-19T12:30:00Z"/>
          <w:rFonts w:asciiTheme="minorHAnsi" w:eastAsiaTheme="minorEastAsia" w:hAnsiTheme="minorHAnsi"/>
          <w:b w:val="0"/>
          <w:spacing w:val="0"/>
          <w:szCs w:val="22"/>
          <w:lang w:eastAsia="ko-KR"/>
        </w:rPr>
        <w:pPrChange w:id="1193" w:author="user" w:date="2016-10-18T13:38:00Z">
          <w:pPr>
            <w:pStyle w:val="14"/>
            <w:ind w:left="309" w:hanging="309"/>
          </w:pPr>
        </w:pPrChange>
      </w:pPr>
      <w:ins w:id="1194" w:author="in01" w:date="2016-03-23T10:24:00Z">
        <w:del w:id="1195"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2</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Pr>
            <w:delText>InnoProduct</w:delText>
          </w:r>
          <w:r w:rsidRPr="0073721B" w:rsidDel="00575316">
            <w:rPr>
              <w:rStyle w:val="af8"/>
              <w:rFonts w:hint="eastAsia"/>
            </w:rPr>
            <w:delText>商品リポジトリ</w:delText>
          </w:r>
          <w:r w:rsidRPr="0073721B" w:rsidDel="00575316">
            <w:rPr>
              <w:webHidden/>
            </w:rPr>
            <w:tab/>
            <w:delText>7</w:delText>
          </w:r>
        </w:del>
      </w:ins>
    </w:p>
    <w:p w14:paraId="32CDC830" w14:textId="77777777" w:rsidR="00B57F7F" w:rsidRPr="0073721B" w:rsidDel="00575316" w:rsidRDefault="00B57F7F">
      <w:pPr>
        <w:pStyle w:val="23"/>
        <w:autoSpaceDE w:val="0"/>
        <w:autoSpaceDN w:val="0"/>
        <w:ind w:left="99"/>
        <w:rPr>
          <w:ins w:id="1196" w:author="in01" w:date="2016-03-23T10:24:00Z"/>
          <w:del w:id="1197" w:author="哲均 宋" w:date="2019-08-19T12:30:00Z"/>
          <w:rFonts w:asciiTheme="minorHAnsi" w:eastAsiaTheme="minorEastAsia" w:hAnsiTheme="minorHAnsi"/>
          <w:b w:val="0"/>
        </w:rPr>
        <w:pPrChange w:id="1198" w:author="Seongeun Woo" w:date="2016-10-13T18:44:00Z">
          <w:pPr>
            <w:pStyle w:val="23"/>
            <w:ind w:left="99"/>
          </w:pPr>
        </w:pPrChange>
      </w:pPr>
      <w:ins w:id="1199" w:author="in01" w:date="2016-03-23T10:24:00Z">
        <w:del w:id="1200" w:author="哲均 宋" w:date="2019-08-19T12:30:00Z">
          <w:r w:rsidRPr="0073721B" w:rsidDel="00575316">
            <w:rPr>
              <w:rStyle w:val="af8"/>
              <w14:scene3d>
                <w14:camera w14:prst="orthographicFront"/>
                <w14:lightRig w14:rig="threePt" w14:dir="t">
                  <w14:rot w14:lat="0" w14:lon="0" w14:rev="0"/>
                </w14:lightRig>
              </w14:scene3d>
            </w:rPr>
            <w:delText>1</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管理類型および標準項目関連領域</w:delText>
          </w:r>
          <w:r w:rsidRPr="0073721B" w:rsidDel="00575316">
            <w:rPr>
              <w:webHidden/>
            </w:rPr>
            <w:tab/>
            <w:delText>8</w:delText>
          </w:r>
        </w:del>
      </w:ins>
    </w:p>
    <w:p w14:paraId="1B859BAD" w14:textId="77777777" w:rsidR="00B57F7F" w:rsidRPr="0073721B" w:rsidDel="00575316" w:rsidRDefault="00B57F7F">
      <w:pPr>
        <w:pStyle w:val="31"/>
        <w:autoSpaceDE w:val="0"/>
        <w:autoSpaceDN w:val="0"/>
        <w:ind w:left="396"/>
        <w:rPr>
          <w:ins w:id="1201" w:author="in01" w:date="2016-03-23T10:24:00Z"/>
          <w:del w:id="1202" w:author="哲均 宋" w:date="2019-08-19T12:30:00Z"/>
          <w:rFonts w:asciiTheme="minorHAnsi" w:eastAsiaTheme="minorEastAsia" w:hAnsiTheme="minorHAnsi"/>
          <w:spacing w:val="0"/>
          <w:szCs w:val="22"/>
          <w:lang w:eastAsia="ko-KR"/>
        </w:rPr>
        <w:pPrChange w:id="1203" w:author="Seongeun Woo" w:date="2016-10-13T18:44:00Z">
          <w:pPr>
            <w:pStyle w:val="31"/>
            <w:ind w:left="396"/>
          </w:pPr>
        </w:pPrChange>
      </w:pPr>
      <w:ins w:id="1204" w:author="in01" w:date="2016-03-23T10:24:00Z">
        <w:del w:id="1205" w:author="哲均 宋" w:date="2019-08-19T12:30:00Z">
          <w:r w:rsidRPr="0073721B" w:rsidDel="00575316">
            <w:rPr>
              <w:rStyle w:val="af8"/>
              <w:rFonts w:cstheme="majorHAnsi"/>
              <w14:scene3d>
                <w14:camera w14:prst="orthographicFront"/>
                <w14:lightRig w14:rig="threePt" w14:dir="t">
                  <w14:rot w14:lat="0" w14:lon="0" w14:rev="0"/>
                </w14:lightRig>
              </w14:scene3d>
            </w:rPr>
            <w:delText>1.1</w:delText>
          </w:r>
          <w:r w:rsidRPr="0073721B" w:rsidDel="00575316">
            <w:rPr>
              <w:rFonts w:asciiTheme="minorHAnsi" w:eastAsiaTheme="minorEastAsia" w:hAnsiTheme="minorHAnsi"/>
              <w:spacing w:val="0"/>
              <w:szCs w:val="22"/>
              <w:lang w:eastAsia="ko-KR"/>
            </w:rPr>
            <w:tab/>
          </w:r>
          <w:r w:rsidRPr="0073721B" w:rsidDel="00575316">
            <w:rPr>
              <w:rStyle w:val="af8"/>
            </w:rPr>
            <w:delText>OBJ1000</w:delText>
          </w:r>
          <w:r w:rsidRPr="0073721B" w:rsidDel="00575316">
            <w:rPr>
              <w:webHidden/>
            </w:rPr>
            <w:tab/>
            <w:delText>9</w:delText>
          </w:r>
        </w:del>
      </w:ins>
    </w:p>
    <w:p w14:paraId="6FB20533" w14:textId="77777777" w:rsidR="00B57F7F" w:rsidRPr="0073721B" w:rsidDel="00575316" w:rsidRDefault="00B57F7F">
      <w:pPr>
        <w:pStyle w:val="31"/>
        <w:autoSpaceDE w:val="0"/>
        <w:autoSpaceDN w:val="0"/>
        <w:ind w:left="396"/>
        <w:rPr>
          <w:ins w:id="1206" w:author="in01" w:date="2016-03-23T10:24:00Z"/>
          <w:del w:id="1207" w:author="哲均 宋" w:date="2019-08-19T12:30:00Z"/>
          <w:rFonts w:asciiTheme="minorHAnsi" w:eastAsiaTheme="minorEastAsia" w:hAnsiTheme="minorHAnsi"/>
          <w:spacing w:val="0"/>
          <w:szCs w:val="22"/>
          <w:lang w:eastAsia="ko-KR"/>
        </w:rPr>
        <w:pPrChange w:id="1208" w:author="Seongeun Woo" w:date="2016-10-13T18:44:00Z">
          <w:pPr>
            <w:pStyle w:val="31"/>
            <w:ind w:left="396"/>
          </w:pPr>
        </w:pPrChange>
      </w:pPr>
      <w:ins w:id="1209" w:author="in01" w:date="2016-03-23T10:24:00Z">
        <w:del w:id="1210" w:author="哲均 宋" w:date="2019-08-19T12:30:00Z">
          <w:r w:rsidRPr="0073721B" w:rsidDel="00575316">
            <w:rPr>
              <w:rStyle w:val="af8"/>
              <w:rFonts w:cstheme="majorHAnsi"/>
              <w14:scene3d>
                <w14:camera w14:prst="orthographicFront"/>
                <w14:lightRig w14:rig="threePt" w14:dir="t">
                  <w14:rot w14:lat="0" w14:lon="0" w14:rev="0"/>
                </w14:lightRig>
              </w14:scene3d>
            </w:rPr>
            <w:delText>1.2</w:delText>
          </w:r>
          <w:r w:rsidRPr="0073721B" w:rsidDel="00575316">
            <w:rPr>
              <w:rFonts w:asciiTheme="minorHAnsi" w:eastAsiaTheme="minorEastAsia" w:hAnsiTheme="minorHAnsi"/>
              <w:spacing w:val="0"/>
              <w:szCs w:val="22"/>
              <w:lang w:eastAsia="ko-KR"/>
            </w:rPr>
            <w:tab/>
          </w:r>
          <w:r w:rsidRPr="0073721B" w:rsidDel="00575316">
            <w:rPr>
              <w:rStyle w:val="af8"/>
            </w:rPr>
            <w:delText>OBJ1100</w:delText>
          </w:r>
          <w:r w:rsidRPr="0073721B" w:rsidDel="00575316">
            <w:rPr>
              <w:webHidden/>
            </w:rPr>
            <w:tab/>
            <w:delText>11</w:delText>
          </w:r>
        </w:del>
      </w:ins>
    </w:p>
    <w:p w14:paraId="1B7E6F10" w14:textId="77777777" w:rsidR="00B57F7F" w:rsidRPr="0073721B" w:rsidDel="00575316" w:rsidRDefault="00B57F7F">
      <w:pPr>
        <w:pStyle w:val="31"/>
        <w:autoSpaceDE w:val="0"/>
        <w:autoSpaceDN w:val="0"/>
        <w:ind w:left="396"/>
        <w:rPr>
          <w:ins w:id="1211" w:author="in01" w:date="2016-03-23T10:24:00Z"/>
          <w:del w:id="1212" w:author="哲均 宋" w:date="2019-08-19T12:30:00Z"/>
          <w:rFonts w:asciiTheme="minorHAnsi" w:eastAsiaTheme="minorEastAsia" w:hAnsiTheme="minorHAnsi"/>
          <w:spacing w:val="0"/>
          <w:szCs w:val="22"/>
          <w:lang w:eastAsia="ko-KR"/>
        </w:rPr>
        <w:pPrChange w:id="1213" w:author="Seongeun Woo" w:date="2016-10-13T18:44:00Z">
          <w:pPr>
            <w:pStyle w:val="31"/>
            <w:ind w:left="396"/>
          </w:pPr>
        </w:pPrChange>
      </w:pPr>
      <w:ins w:id="1214" w:author="in01" w:date="2016-03-23T10:24:00Z">
        <w:del w:id="1215" w:author="哲均 宋" w:date="2019-08-19T12:30:00Z">
          <w:r w:rsidRPr="0073721B" w:rsidDel="00575316">
            <w:rPr>
              <w:rStyle w:val="af8"/>
              <w:rFonts w:cstheme="majorHAnsi"/>
              <w14:scene3d>
                <w14:camera w14:prst="orthographicFront"/>
                <w14:lightRig w14:rig="threePt" w14:dir="t">
                  <w14:rot w14:lat="0" w14:lon="0" w14:rev="0"/>
                </w14:lightRig>
              </w14:scene3d>
            </w:rPr>
            <w:delText>1.3</w:delText>
          </w:r>
          <w:r w:rsidRPr="0073721B" w:rsidDel="00575316">
            <w:rPr>
              <w:rFonts w:asciiTheme="minorHAnsi" w:eastAsiaTheme="minorEastAsia" w:hAnsiTheme="minorHAnsi"/>
              <w:spacing w:val="0"/>
              <w:szCs w:val="22"/>
              <w:lang w:eastAsia="ko-KR"/>
            </w:rPr>
            <w:tab/>
          </w:r>
          <w:r w:rsidRPr="0073721B" w:rsidDel="00575316">
            <w:rPr>
              <w:rStyle w:val="af8"/>
            </w:rPr>
            <w:delText>OBJ1110</w:delText>
          </w:r>
          <w:r w:rsidRPr="0073721B" w:rsidDel="00575316">
            <w:rPr>
              <w:webHidden/>
            </w:rPr>
            <w:tab/>
            <w:delText>13</w:delText>
          </w:r>
        </w:del>
      </w:ins>
    </w:p>
    <w:p w14:paraId="5C778444" w14:textId="77777777" w:rsidR="00B57F7F" w:rsidRPr="0073721B" w:rsidDel="00575316" w:rsidRDefault="00B57F7F">
      <w:pPr>
        <w:pStyle w:val="31"/>
        <w:autoSpaceDE w:val="0"/>
        <w:autoSpaceDN w:val="0"/>
        <w:ind w:left="396"/>
        <w:rPr>
          <w:ins w:id="1216" w:author="in01" w:date="2016-03-23T10:24:00Z"/>
          <w:del w:id="1217" w:author="哲均 宋" w:date="2019-08-19T12:30:00Z"/>
          <w:rFonts w:asciiTheme="minorHAnsi" w:eastAsiaTheme="minorEastAsia" w:hAnsiTheme="minorHAnsi"/>
          <w:spacing w:val="0"/>
          <w:szCs w:val="22"/>
          <w:lang w:eastAsia="ko-KR"/>
        </w:rPr>
        <w:pPrChange w:id="1218" w:author="Seongeun Woo" w:date="2016-10-13T18:44:00Z">
          <w:pPr>
            <w:pStyle w:val="31"/>
            <w:ind w:left="396"/>
          </w:pPr>
        </w:pPrChange>
      </w:pPr>
      <w:ins w:id="1219" w:author="in01" w:date="2016-03-23T10:24:00Z">
        <w:del w:id="1220" w:author="哲均 宋" w:date="2019-08-19T12:30:00Z">
          <w:r w:rsidRPr="0073721B" w:rsidDel="00575316">
            <w:rPr>
              <w:rStyle w:val="af8"/>
              <w:rFonts w:cstheme="majorHAnsi"/>
              <w14:scene3d>
                <w14:camera w14:prst="orthographicFront"/>
                <w14:lightRig w14:rig="threePt" w14:dir="t">
                  <w14:rot w14:lat="0" w14:lon="0" w14:rev="0"/>
                </w14:lightRig>
              </w14:scene3d>
            </w:rPr>
            <w:delText>1.4</w:delText>
          </w:r>
          <w:r w:rsidRPr="0073721B" w:rsidDel="00575316">
            <w:rPr>
              <w:rFonts w:asciiTheme="minorHAnsi" w:eastAsiaTheme="minorEastAsia" w:hAnsiTheme="minorHAnsi"/>
              <w:spacing w:val="0"/>
              <w:szCs w:val="22"/>
              <w:lang w:eastAsia="ko-KR"/>
            </w:rPr>
            <w:tab/>
          </w:r>
          <w:r w:rsidRPr="0073721B" w:rsidDel="00575316">
            <w:rPr>
              <w:rStyle w:val="af8"/>
            </w:rPr>
            <w:delText>OBJ1200</w:delText>
          </w:r>
          <w:r w:rsidRPr="0073721B" w:rsidDel="00575316">
            <w:rPr>
              <w:webHidden/>
            </w:rPr>
            <w:tab/>
            <w:delText>15</w:delText>
          </w:r>
        </w:del>
      </w:ins>
    </w:p>
    <w:p w14:paraId="7019FB2B" w14:textId="77777777" w:rsidR="00B57F7F" w:rsidRPr="0073721B" w:rsidDel="00575316" w:rsidRDefault="00B57F7F">
      <w:pPr>
        <w:pStyle w:val="31"/>
        <w:autoSpaceDE w:val="0"/>
        <w:autoSpaceDN w:val="0"/>
        <w:ind w:left="396"/>
        <w:rPr>
          <w:ins w:id="1221" w:author="in01" w:date="2016-03-23T10:24:00Z"/>
          <w:del w:id="1222" w:author="哲均 宋" w:date="2019-08-19T12:30:00Z"/>
          <w:rFonts w:asciiTheme="minorHAnsi" w:eastAsiaTheme="minorEastAsia" w:hAnsiTheme="minorHAnsi"/>
          <w:spacing w:val="0"/>
          <w:szCs w:val="22"/>
          <w:lang w:eastAsia="ko-KR"/>
        </w:rPr>
        <w:pPrChange w:id="1223" w:author="Seongeun Woo" w:date="2016-10-13T18:44:00Z">
          <w:pPr>
            <w:pStyle w:val="31"/>
            <w:ind w:left="396"/>
          </w:pPr>
        </w:pPrChange>
      </w:pPr>
      <w:ins w:id="1224" w:author="in01" w:date="2016-03-23T10:24:00Z">
        <w:del w:id="1225" w:author="哲均 宋" w:date="2019-08-19T12:30:00Z">
          <w:r w:rsidRPr="0073721B" w:rsidDel="00575316">
            <w:rPr>
              <w:rStyle w:val="af8"/>
              <w:rFonts w:cstheme="majorHAnsi"/>
              <w14:scene3d>
                <w14:camera w14:prst="orthographicFront"/>
                <w14:lightRig w14:rig="threePt" w14:dir="t">
                  <w14:rot w14:lat="0" w14:lon="0" w14:rev="0"/>
                </w14:lightRig>
              </w14:scene3d>
            </w:rPr>
            <w:delText>1.5</w:delText>
          </w:r>
          <w:r w:rsidRPr="0073721B" w:rsidDel="00575316">
            <w:rPr>
              <w:rFonts w:asciiTheme="minorHAnsi" w:eastAsiaTheme="minorEastAsia" w:hAnsiTheme="minorHAnsi"/>
              <w:spacing w:val="0"/>
              <w:szCs w:val="22"/>
              <w:lang w:eastAsia="ko-KR"/>
            </w:rPr>
            <w:tab/>
          </w:r>
          <w:r w:rsidRPr="0073721B" w:rsidDel="00575316">
            <w:rPr>
              <w:rStyle w:val="af8"/>
            </w:rPr>
            <w:delText>OBJ1400</w:delText>
          </w:r>
          <w:r w:rsidRPr="0073721B" w:rsidDel="00575316">
            <w:rPr>
              <w:webHidden/>
            </w:rPr>
            <w:tab/>
            <w:delText>18</w:delText>
          </w:r>
        </w:del>
      </w:ins>
    </w:p>
    <w:p w14:paraId="2FC591FD" w14:textId="75DEE058" w:rsidR="00B57F7F" w:rsidRPr="0073721B" w:rsidDel="00575316" w:rsidRDefault="00B57F7F">
      <w:pPr>
        <w:pStyle w:val="23"/>
        <w:autoSpaceDE w:val="0"/>
        <w:autoSpaceDN w:val="0"/>
        <w:ind w:left="99"/>
        <w:rPr>
          <w:ins w:id="1226" w:author="in01" w:date="2016-03-23T10:24:00Z"/>
          <w:del w:id="1227" w:author="哲均 宋" w:date="2019-08-19T12:30:00Z"/>
          <w:rFonts w:asciiTheme="minorHAnsi" w:eastAsiaTheme="minorEastAsia" w:hAnsiTheme="minorHAnsi"/>
          <w:b w:val="0"/>
        </w:rPr>
        <w:pPrChange w:id="1228" w:author="Seongeun Woo" w:date="2016-10-13T18:44:00Z">
          <w:pPr>
            <w:pStyle w:val="23"/>
            <w:ind w:left="99"/>
          </w:pPr>
        </w:pPrChange>
      </w:pPr>
      <w:ins w:id="1229" w:author="in01" w:date="2016-03-23T10:24:00Z">
        <w:del w:id="1230" w:author="哲均 宋" w:date="2019-08-19T12:30:00Z">
          <w:r w:rsidRPr="0073721B" w:rsidDel="00575316">
            <w:rPr>
              <w:rStyle w:val="af8"/>
              <w14:scene3d>
                <w14:camera w14:prst="orthographicFront"/>
                <w14:lightRig w14:rig="threePt" w14:dir="t">
                  <w14:rot w14:lat="0" w14:lon="0" w14:rev="0"/>
                </w14:lightRig>
              </w14:scene3d>
            </w:rPr>
            <w:delText>2</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エンティティ・標準項目値・パターン情報関連領域</w:delText>
          </w:r>
          <w:r w:rsidRPr="0073721B" w:rsidDel="00575316">
            <w:rPr>
              <w:webHidden/>
            </w:rPr>
            <w:tab/>
            <w:delText>20</w:delText>
          </w:r>
        </w:del>
      </w:ins>
    </w:p>
    <w:p w14:paraId="497E6A01" w14:textId="77777777" w:rsidR="00B57F7F" w:rsidRPr="0073721B" w:rsidDel="00575316" w:rsidRDefault="00B57F7F">
      <w:pPr>
        <w:pStyle w:val="31"/>
        <w:autoSpaceDE w:val="0"/>
        <w:autoSpaceDN w:val="0"/>
        <w:ind w:left="396"/>
        <w:rPr>
          <w:ins w:id="1231" w:author="in01" w:date="2016-03-23T10:24:00Z"/>
          <w:del w:id="1232" w:author="哲均 宋" w:date="2019-08-19T12:30:00Z"/>
          <w:rFonts w:asciiTheme="minorHAnsi" w:eastAsiaTheme="minorEastAsia" w:hAnsiTheme="minorHAnsi"/>
          <w:spacing w:val="0"/>
          <w:szCs w:val="22"/>
          <w:lang w:eastAsia="ko-KR"/>
        </w:rPr>
        <w:pPrChange w:id="1233" w:author="Seongeun Woo" w:date="2016-10-13T18:44:00Z">
          <w:pPr>
            <w:pStyle w:val="31"/>
            <w:ind w:left="396"/>
          </w:pPr>
        </w:pPrChange>
      </w:pPr>
      <w:ins w:id="1234" w:author="in01" w:date="2016-03-23T10:24:00Z">
        <w:del w:id="1235" w:author="哲均 宋" w:date="2019-08-19T12:30:00Z">
          <w:r w:rsidRPr="0073721B" w:rsidDel="00575316">
            <w:rPr>
              <w:rStyle w:val="af8"/>
              <w:rFonts w:cstheme="majorHAnsi"/>
              <w14:scene3d>
                <w14:camera w14:prst="orthographicFront"/>
                <w14:lightRig w14:rig="threePt" w14:dir="t">
                  <w14:rot w14:lat="0" w14:lon="0" w14:rev="0"/>
                </w14:lightRig>
              </w14:scene3d>
            </w:rPr>
            <w:delText>2.1</w:delText>
          </w:r>
          <w:r w:rsidRPr="0073721B" w:rsidDel="00575316">
            <w:rPr>
              <w:rFonts w:asciiTheme="minorHAnsi" w:eastAsiaTheme="minorEastAsia" w:hAnsiTheme="minorHAnsi"/>
              <w:spacing w:val="0"/>
              <w:szCs w:val="22"/>
              <w:lang w:eastAsia="ko-KR"/>
            </w:rPr>
            <w:tab/>
          </w:r>
          <w:r w:rsidRPr="0073721B" w:rsidDel="00575316">
            <w:rPr>
              <w:rStyle w:val="af8"/>
            </w:rPr>
            <w:delText>OBJ_MAIN</w:delText>
          </w:r>
          <w:r w:rsidRPr="0073721B" w:rsidDel="00575316">
            <w:rPr>
              <w:webHidden/>
            </w:rPr>
            <w:tab/>
            <w:delText>21</w:delText>
          </w:r>
        </w:del>
      </w:ins>
    </w:p>
    <w:p w14:paraId="11B59310" w14:textId="77777777" w:rsidR="00B57F7F" w:rsidRPr="0073721B" w:rsidDel="00575316" w:rsidRDefault="00B57F7F">
      <w:pPr>
        <w:pStyle w:val="31"/>
        <w:autoSpaceDE w:val="0"/>
        <w:autoSpaceDN w:val="0"/>
        <w:ind w:left="396"/>
        <w:rPr>
          <w:ins w:id="1236" w:author="in01" w:date="2016-03-23T10:24:00Z"/>
          <w:del w:id="1237" w:author="哲均 宋" w:date="2019-08-19T12:30:00Z"/>
          <w:rFonts w:asciiTheme="minorHAnsi" w:eastAsiaTheme="minorEastAsia" w:hAnsiTheme="minorHAnsi"/>
          <w:spacing w:val="0"/>
          <w:szCs w:val="22"/>
          <w:lang w:eastAsia="ko-KR"/>
        </w:rPr>
        <w:pPrChange w:id="1238" w:author="Seongeun Woo" w:date="2016-10-13T18:44:00Z">
          <w:pPr>
            <w:pStyle w:val="31"/>
            <w:ind w:left="396"/>
          </w:pPr>
        </w:pPrChange>
      </w:pPr>
      <w:ins w:id="1239" w:author="in01" w:date="2016-03-23T10:24:00Z">
        <w:del w:id="1240" w:author="哲均 宋" w:date="2019-08-19T12:30:00Z">
          <w:r w:rsidRPr="0073721B" w:rsidDel="00575316">
            <w:rPr>
              <w:rStyle w:val="af8"/>
              <w:rFonts w:cstheme="majorHAnsi"/>
              <w14:scene3d>
                <w14:camera w14:prst="orthographicFront"/>
                <w14:lightRig w14:rig="threePt" w14:dir="t">
                  <w14:rot w14:lat="0" w14:lon="0" w14:rev="0"/>
                </w14:lightRig>
              </w14:scene3d>
            </w:rPr>
            <w:delText>2.2</w:delText>
          </w:r>
          <w:r w:rsidRPr="0073721B" w:rsidDel="00575316">
            <w:rPr>
              <w:rFonts w:asciiTheme="minorHAnsi" w:eastAsiaTheme="minorEastAsia" w:hAnsiTheme="minorHAnsi"/>
              <w:spacing w:val="0"/>
              <w:szCs w:val="22"/>
              <w:lang w:eastAsia="ko-KR"/>
            </w:rPr>
            <w:tab/>
          </w:r>
          <w:r w:rsidRPr="0073721B" w:rsidDel="00575316">
            <w:rPr>
              <w:rStyle w:val="af8"/>
            </w:rPr>
            <w:delText>OBJ_DETAIL</w:delText>
          </w:r>
          <w:r w:rsidRPr="0073721B" w:rsidDel="00575316">
            <w:rPr>
              <w:webHidden/>
            </w:rPr>
            <w:tab/>
            <w:delText>23</w:delText>
          </w:r>
        </w:del>
      </w:ins>
    </w:p>
    <w:p w14:paraId="7DD79976" w14:textId="77777777" w:rsidR="00B57F7F" w:rsidRPr="0073721B" w:rsidDel="00575316" w:rsidRDefault="00B57F7F">
      <w:pPr>
        <w:pStyle w:val="31"/>
        <w:autoSpaceDE w:val="0"/>
        <w:autoSpaceDN w:val="0"/>
        <w:ind w:left="396"/>
        <w:rPr>
          <w:ins w:id="1241" w:author="in01" w:date="2016-03-23T10:24:00Z"/>
          <w:del w:id="1242" w:author="哲均 宋" w:date="2019-08-19T12:30:00Z"/>
          <w:rFonts w:asciiTheme="minorHAnsi" w:eastAsiaTheme="minorEastAsia" w:hAnsiTheme="minorHAnsi"/>
          <w:spacing w:val="0"/>
          <w:szCs w:val="22"/>
          <w:lang w:eastAsia="ko-KR"/>
        </w:rPr>
        <w:pPrChange w:id="1243" w:author="Seongeun Woo" w:date="2016-10-13T18:44:00Z">
          <w:pPr>
            <w:pStyle w:val="31"/>
            <w:ind w:left="396"/>
          </w:pPr>
        </w:pPrChange>
      </w:pPr>
      <w:ins w:id="1244" w:author="in01" w:date="2016-03-23T10:24:00Z">
        <w:del w:id="1245" w:author="哲均 宋" w:date="2019-08-19T12:30:00Z">
          <w:r w:rsidRPr="0073721B" w:rsidDel="00575316">
            <w:rPr>
              <w:rStyle w:val="af8"/>
              <w:rFonts w:cstheme="majorHAnsi"/>
              <w14:scene3d>
                <w14:camera w14:prst="orthographicFront"/>
                <w14:lightRig w14:rig="threePt" w14:dir="t">
                  <w14:rot w14:lat="0" w14:lon="0" w14:rev="0"/>
                </w14:lightRig>
              </w14:scene3d>
            </w:rPr>
            <w:delText>2.3</w:delText>
          </w:r>
          <w:r w:rsidRPr="0073721B" w:rsidDel="00575316">
            <w:rPr>
              <w:rFonts w:asciiTheme="minorHAnsi" w:eastAsiaTheme="minorEastAsia" w:hAnsiTheme="minorHAnsi"/>
              <w:spacing w:val="0"/>
              <w:szCs w:val="22"/>
              <w:lang w:eastAsia="ko-KR"/>
            </w:rPr>
            <w:tab/>
          </w:r>
          <w:r w:rsidRPr="0073721B" w:rsidDel="00575316">
            <w:rPr>
              <w:rStyle w:val="af8"/>
            </w:rPr>
            <w:delText>OBJREL_INC</w:delText>
          </w:r>
          <w:r w:rsidRPr="0073721B" w:rsidDel="00575316">
            <w:rPr>
              <w:webHidden/>
            </w:rPr>
            <w:tab/>
            <w:delText>25</w:delText>
          </w:r>
        </w:del>
      </w:ins>
    </w:p>
    <w:p w14:paraId="53273D1A" w14:textId="77777777" w:rsidR="00B57F7F" w:rsidRPr="0073721B" w:rsidDel="00575316" w:rsidRDefault="00B57F7F">
      <w:pPr>
        <w:pStyle w:val="31"/>
        <w:autoSpaceDE w:val="0"/>
        <w:autoSpaceDN w:val="0"/>
        <w:ind w:left="396"/>
        <w:rPr>
          <w:ins w:id="1246" w:author="in01" w:date="2016-03-23T10:24:00Z"/>
          <w:del w:id="1247" w:author="哲均 宋" w:date="2019-08-19T12:30:00Z"/>
          <w:rFonts w:asciiTheme="minorHAnsi" w:eastAsiaTheme="minorEastAsia" w:hAnsiTheme="minorHAnsi"/>
          <w:spacing w:val="0"/>
          <w:szCs w:val="22"/>
          <w:lang w:eastAsia="ko-KR"/>
        </w:rPr>
        <w:pPrChange w:id="1248" w:author="Seongeun Woo" w:date="2016-10-13T18:44:00Z">
          <w:pPr>
            <w:pStyle w:val="31"/>
            <w:ind w:left="396"/>
          </w:pPr>
        </w:pPrChange>
      </w:pPr>
      <w:ins w:id="1249" w:author="in01" w:date="2016-03-23T10:24:00Z">
        <w:del w:id="1250" w:author="哲均 宋" w:date="2019-08-19T12:30:00Z">
          <w:r w:rsidRPr="0073721B" w:rsidDel="00575316">
            <w:rPr>
              <w:rStyle w:val="af8"/>
              <w:rFonts w:cstheme="majorHAnsi"/>
              <w14:scene3d>
                <w14:camera w14:prst="orthographicFront"/>
                <w14:lightRig w14:rig="threePt" w14:dir="t">
                  <w14:rot w14:lat="0" w14:lon="0" w14:rev="0"/>
                </w14:lightRig>
              </w14:scene3d>
            </w:rPr>
            <w:delText>2.4</w:delText>
          </w:r>
          <w:r w:rsidRPr="0073721B" w:rsidDel="00575316">
            <w:rPr>
              <w:rFonts w:asciiTheme="minorHAnsi" w:eastAsiaTheme="minorEastAsia" w:hAnsiTheme="minorHAnsi"/>
              <w:spacing w:val="0"/>
              <w:szCs w:val="22"/>
              <w:lang w:eastAsia="ko-KR"/>
            </w:rPr>
            <w:tab/>
          </w:r>
          <w:r w:rsidRPr="0073721B" w:rsidDel="00575316">
            <w:rPr>
              <w:rStyle w:val="af8"/>
            </w:rPr>
            <w:delText>OBJRELINC_PROP</w:delText>
          </w:r>
          <w:r w:rsidRPr="0073721B" w:rsidDel="00575316">
            <w:rPr>
              <w:webHidden/>
            </w:rPr>
            <w:tab/>
            <w:delText>27</w:delText>
          </w:r>
        </w:del>
      </w:ins>
    </w:p>
    <w:p w14:paraId="235FE464" w14:textId="77777777" w:rsidR="00B57F7F" w:rsidRPr="0073721B" w:rsidDel="00575316" w:rsidRDefault="00B57F7F">
      <w:pPr>
        <w:pStyle w:val="23"/>
        <w:autoSpaceDE w:val="0"/>
        <w:autoSpaceDN w:val="0"/>
        <w:ind w:left="99"/>
        <w:rPr>
          <w:ins w:id="1251" w:author="in01" w:date="2016-03-23T10:24:00Z"/>
          <w:del w:id="1252" w:author="哲均 宋" w:date="2019-08-19T12:30:00Z"/>
          <w:rFonts w:asciiTheme="minorHAnsi" w:eastAsiaTheme="minorEastAsia" w:hAnsiTheme="minorHAnsi"/>
          <w:b w:val="0"/>
        </w:rPr>
        <w:pPrChange w:id="1253" w:author="Seongeun Woo" w:date="2016-10-13T18:44:00Z">
          <w:pPr>
            <w:pStyle w:val="23"/>
            <w:ind w:left="99"/>
          </w:pPr>
        </w:pPrChange>
      </w:pPr>
      <w:ins w:id="1254" w:author="in01" w:date="2016-03-23T10:24:00Z">
        <w:del w:id="1255" w:author="哲均 宋" w:date="2019-08-19T12:30:00Z">
          <w:r w:rsidRPr="0073721B" w:rsidDel="00575316">
            <w:rPr>
              <w:rStyle w:val="af8"/>
              <w14:scene3d>
                <w14:camera w14:prst="orthographicFront"/>
                <w14:lightRig w14:rig="threePt" w14:dir="t">
                  <w14:rot w14:lat="0" w14:lon="0" w14:rev="0"/>
                </w14:lightRig>
              </w14:scene3d>
            </w:rPr>
            <w:delText>3</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関係および関係ルール関連領域</w:delText>
          </w:r>
          <w:r w:rsidRPr="0073721B" w:rsidDel="00575316">
            <w:rPr>
              <w:webHidden/>
            </w:rPr>
            <w:tab/>
            <w:delText>29</w:delText>
          </w:r>
        </w:del>
      </w:ins>
    </w:p>
    <w:p w14:paraId="30C990EB" w14:textId="77777777" w:rsidR="00B57F7F" w:rsidRPr="0073721B" w:rsidDel="00575316" w:rsidRDefault="00B57F7F">
      <w:pPr>
        <w:pStyle w:val="31"/>
        <w:autoSpaceDE w:val="0"/>
        <w:autoSpaceDN w:val="0"/>
        <w:ind w:left="396"/>
        <w:rPr>
          <w:ins w:id="1256" w:author="in01" w:date="2016-03-23T10:24:00Z"/>
          <w:del w:id="1257" w:author="哲均 宋" w:date="2019-08-19T12:30:00Z"/>
          <w:rFonts w:asciiTheme="minorHAnsi" w:eastAsiaTheme="minorEastAsia" w:hAnsiTheme="minorHAnsi"/>
          <w:spacing w:val="0"/>
          <w:szCs w:val="22"/>
          <w:lang w:eastAsia="ko-KR"/>
        </w:rPr>
        <w:pPrChange w:id="1258" w:author="Seongeun Woo" w:date="2016-10-13T18:44:00Z">
          <w:pPr>
            <w:pStyle w:val="31"/>
            <w:ind w:left="396"/>
          </w:pPr>
        </w:pPrChange>
      </w:pPr>
      <w:ins w:id="1259" w:author="in01" w:date="2016-03-23T10:24:00Z">
        <w:del w:id="1260" w:author="哲均 宋" w:date="2019-08-19T12:30:00Z">
          <w:r w:rsidRPr="0073721B" w:rsidDel="00575316">
            <w:rPr>
              <w:rStyle w:val="af8"/>
              <w:rFonts w:cstheme="majorHAnsi"/>
              <w14:scene3d>
                <w14:camera w14:prst="orthographicFront"/>
                <w14:lightRig w14:rig="threePt" w14:dir="t">
                  <w14:rot w14:lat="0" w14:lon="0" w14:rev="0"/>
                </w14:lightRig>
              </w14:scene3d>
            </w:rPr>
            <w:delText>3.1</w:delText>
          </w:r>
          <w:r w:rsidRPr="0073721B" w:rsidDel="00575316">
            <w:rPr>
              <w:rFonts w:asciiTheme="minorHAnsi" w:eastAsiaTheme="minorEastAsia" w:hAnsiTheme="minorHAnsi"/>
              <w:spacing w:val="0"/>
              <w:szCs w:val="22"/>
              <w:lang w:eastAsia="ko-KR"/>
            </w:rPr>
            <w:tab/>
          </w:r>
          <w:r w:rsidRPr="0073721B" w:rsidDel="00575316">
            <w:rPr>
              <w:rStyle w:val="af8"/>
            </w:rPr>
            <w:delText>OBJINV_TYPE</w:delText>
          </w:r>
          <w:r w:rsidRPr="0073721B" w:rsidDel="00575316">
            <w:rPr>
              <w:webHidden/>
            </w:rPr>
            <w:tab/>
            <w:delText>30</w:delText>
          </w:r>
        </w:del>
      </w:ins>
    </w:p>
    <w:p w14:paraId="3FC950E0" w14:textId="77777777" w:rsidR="00B57F7F" w:rsidRPr="0073721B" w:rsidDel="00575316" w:rsidRDefault="00B57F7F">
      <w:pPr>
        <w:pStyle w:val="31"/>
        <w:autoSpaceDE w:val="0"/>
        <w:autoSpaceDN w:val="0"/>
        <w:ind w:left="396"/>
        <w:rPr>
          <w:ins w:id="1261" w:author="in01" w:date="2016-03-23T10:24:00Z"/>
          <w:del w:id="1262" w:author="哲均 宋" w:date="2019-08-19T12:30:00Z"/>
          <w:rFonts w:asciiTheme="minorHAnsi" w:eastAsiaTheme="minorEastAsia" w:hAnsiTheme="minorHAnsi"/>
          <w:spacing w:val="0"/>
          <w:szCs w:val="22"/>
          <w:lang w:eastAsia="ko-KR"/>
        </w:rPr>
        <w:pPrChange w:id="1263" w:author="Seongeun Woo" w:date="2016-10-13T18:44:00Z">
          <w:pPr>
            <w:pStyle w:val="31"/>
            <w:ind w:left="396"/>
          </w:pPr>
        </w:pPrChange>
      </w:pPr>
      <w:ins w:id="1264" w:author="in01" w:date="2016-03-23T10:24:00Z">
        <w:del w:id="1265" w:author="哲均 宋" w:date="2019-08-19T12:30:00Z">
          <w:r w:rsidRPr="0073721B" w:rsidDel="00575316">
            <w:rPr>
              <w:rStyle w:val="af8"/>
              <w:rFonts w:cstheme="majorHAnsi"/>
              <w14:scene3d>
                <w14:camera w14:prst="orthographicFront"/>
                <w14:lightRig w14:rig="threePt" w14:dir="t">
                  <w14:rot w14:lat="0" w14:lon="0" w14:rev="0"/>
                </w14:lightRig>
              </w14:scene3d>
            </w:rPr>
            <w:delText>3.2</w:delText>
          </w:r>
          <w:r w:rsidRPr="0073721B" w:rsidDel="00575316">
            <w:rPr>
              <w:rFonts w:asciiTheme="minorHAnsi" w:eastAsiaTheme="minorEastAsia" w:hAnsiTheme="minorHAnsi"/>
              <w:spacing w:val="0"/>
              <w:szCs w:val="22"/>
              <w:lang w:eastAsia="ko-KR"/>
            </w:rPr>
            <w:tab/>
          </w:r>
          <w:r w:rsidRPr="0073721B" w:rsidDel="00575316">
            <w:rPr>
              <w:rStyle w:val="af8"/>
            </w:rPr>
            <w:delText>OBJ_INV</w:delText>
          </w:r>
          <w:r w:rsidRPr="0073721B" w:rsidDel="00575316">
            <w:rPr>
              <w:webHidden/>
            </w:rPr>
            <w:tab/>
            <w:delText>31</w:delText>
          </w:r>
        </w:del>
      </w:ins>
    </w:p>
    <w:p w14:paraId="2930827C" w14:textId="77777777" w:rsidR="00B57F7F" w:rsidRPr="0073721B" w:rsidDel="00575316" w:rsidRDefault="00B57F7F">
      <w:pPr>
        <w:pStyle w:val="14"/>
        <w:autoSpaceDE w:val="0"/>
        <w:autoSpaceDN w:val="0"/>
        <w:ind w:left="309" w:hanging="309"/>
        <w:rPr>
          <w:ins w:id="1266" w:author="in01" w:date="2016-03-23T10:24:00Z"/>
          <w:del w:id="1267" w:author="哲均 宋" w:date="2019-08-19T12:30:00Z"/>
          <w:rFonts w:asciiTheme="minorHAnsi" w:eastAsiaTheme="minorEastAsia" w:hAnsiTheme="minorHAnsi"/>
          <w:b w:val="0"/>
          <w:spacing w:val="0"/>
          <w:szCs w:val="22"/>
          <w:lang w:eastAsia="ko-KR"/>
        </w:rPr>
        <w:pPrChange w:id="1268" w:author="user" w:date="2016-10-18T13:38:00Z">
          <w:pPr>
            <w:pStyle w:val="14"/>
            <w:ind w:left="309" w:hanging="309"/>
          </w:pPr>
        </w:pPrChange>
      </w:pPr>
      <w:ins w:id="1269" w:author="in01" w:date="2016-03-23T10:24:00Z">
        <w:del w:id="1270"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3</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構造情報照会</w:delText>
          </w:r>
          <w:r w:rsidRPr="0073721B" w:rsidDel="00575316">
            <w:rPr>
              <w:webHidden/>
            </w:rPr>
            <w:tab/>
            <w:delText>33</w:delText>
          </w:r>
        </w:del>
      </w:ins>
    </w:p>
    <w:p w14:paraId="450A921C" w14:textId="025176D9" w:rsidR="00B57F7F" w:rsidRPr="0073721B" w:rsidDel="00575316" w:rsidRDefault="00B57F7F">
      <w:pPr>
        <w:pStyle w:val="23"/>
        <w:autoSpaceDE w:val="0"/>
        <w:autoSpaceDN w:val="0"/>
        <w:ind w:left="99"/>
        <w:rPr>
          <w:ins w:id="1271" w:author="in01" w:date="2016-03-23T10:24:00Z"/>
          <w:del w:id="1272" w:author="哲均 宋" w:date="2019-08-19T12:30:00Z"/>
          <w:rFonts w:asciiTheme="minorHAnsi" w:eastAsiaTheme="minorEastAsia" w:hAnsiTheme="minorHAnsi"/>
          <w:b w:val="0"/>
        </w:rPr>
        <w:pPrChange w:id="1273" w:author="Seongeun Woo" w:date="2016-10-13T18:44:00Z">
          <w:pPr>
            <w:pStyle w:val="23"/>
            <w:ind w:left="99"/>
          </w:pPr>
        </w:pPrChange>
      </w:pPr>
      <w:ins w:id="1274" w:author="in01" w:date="2016-03-23T10:24:00Z">
        <w:del w:id="1275" w:author="哲均 宋" w:date="2019-08-19T12:30:00Z">
          <w:r w:rsidRPr="0073721B" w:rsidDel="00575316">
            <w:rPr>
              <w:rStyle w:val="af8"/>
              <w14:scene3d>
                <w14:camera w14:prst="orthographicFront"/>
                <w14:lightRig w14:rig="threePt" w14:dir="t">
                  <w14:rot w14:lat="0" w14:lon="0" w14:rev="0"/>
                </w14:lightRig>
              </w14:scene3d>
            </w:rPr>
            <w:delText>1</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エンティティ</w:delText>
          </w:r>
          <w:r w:rsidRPr="0073721B" w:rsidDel="00575316">
            <w:rPr>
              <w:webHidden/>
            </w:rPr>
            <w:tab/>
            <w:delText>33</w:delText>
          </w:r>
        </w:del>
      </w:ins>
    </w:p>
    <w:p w14:paraId="41940574" w14:textId="77777777" w:rsidR="00B57F7F" w:rsidRPr="0073721B" w:rsidDel="00575316" w:rsidRDefault="00B57F7F">
      <w:pPr>
        <w:pStyle w:val="31"/>
        <w:autoSpaceDE w:val="0"/>
        <w:autoSpaceDN w:val="0"/>
        <w:ind w:left="396"/>
        <w:rPr>
          <w:ins w:id="1276" w:author="in01" w:date="2016-03-23T10:24:00Z"/>
          <w:del w:id="1277" w:author="哲均 宋" w:date="2019-08-19T12:30:00Z"/>
          <w:rFonts w:asciiTheme="minorHAnsi" w:eastAsiaTheme="minorEastAsia" w:hAnsiTheme="minorHAnsi"/>
          <w:spacing w:val="0"/>
          <w:szCs w:val="22"/>
          <w:lang w:eastAsia="ko-KR"/>
        </w:rPr>
        <w:pPrChange w:id="1278" w:author="Seongeun Woo" w:date="2016-10-13T18:44:00Z">
          <w:pPr>
            <w:pStyle w:val="31"/>
            <w:ind w:left="396"/>
          </w:pPr>
        </w:pPrChange>
      </w:pPr>
      <w:ins w:id="1279" w:author="in01" w:date="2016-03-23T10:24:00Z">
        <w:del w:id="1280" w:author="哲均 宋" w:date="2019-08-19T12:30:00Z">
          <w:r w:rsidRPr="0073721B" w:rsidDel="00575316">
            <w:rPr>
              <w:rStyle w:val="af8"/>
              <w:rFonts w:cstheme="majorHAnsi"/>
              <w14:scene3d>
                <w14:camera w14:prst="orthographicFront"/>
                <w14:lightRig w14:rig="threePt" w14:dir="t">
                  <w14:rot w14:lat="0" w14:lon="0" w14:rev="0"/>
                </w14:lightRig>
              </w14:scene3d>
            </w:rPr>
            <w:delText>1.1</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一般商品リスト照会</w:delText>
          </w:r>
          <w:r w:rsidRPr="0073721B" w:rsidDel="00575316">
            <w:rPr>
              <w:webHidden/>
            </w:rPr>
            <w:tab/>
            <w:delText>33</w:delText>
          </w:r>
        </w:del>
      </w:ins>
    </w:p>
    <w:p w14:paraId="66A1FF57" w14:textId="77777777" w:rsidR="00B57F7F" w:rsidRPr="0073721B" w:rsidDel="00575316" w:rsidRDefault="00B57F7F">
      <w:pPr>
        <w:pStyle w:val="31"/>
        <w:autoSpaceDE w:val="0"/>
        <w:autoSpaceDN w:val="0"/>
        <w:ind w:left="396"/>
        <w:rPr>
          <w:ins w:id="1281" w:author="in01" w:date="2016-03-23T10:24:00Z"/>
          <w:del w:id="1282" w:author="哲均 宋" w:date="2019-08-19T12:30:00Z"/>
          <w:rFonts w:asciiTheme="minorHAnsi" w:eastAsiaTheme="minorEastAsia" w:hAnsiTheme="minorHAnsi"/>
          <w:spacing w:val="0"/>
          <w:szCs w:val="22"/>
          <w:lang w:eastAsia="ko-KR"/>
        </w:rPr>
        <w:pPrChange w:id="1283" w:author="Seongeun Woo" w:date="2016-10-13T18:44:00Z">
          <w:pPr>
            <w:pStyle w:val="31"/>
            <w:ind w:left="396"/>
          </w:pPr>
        </w:pPrChange>
      </w:pPr>
      <w:ins w:id="1284" w:author="in01" w:date="2016-03-23T10:24:00Z">
        <w:del w:id="1285" w:author="哲均 宋" w:date="2019-08-19T12:30:00Z">
          <w:r w:rsidRPr="0073721B" w:rsidDel="00575316">
            <w:rPr>
              <w:rStyle w:val="af8"/>
              <w:rFonts w:cstheme="majorHAnsi"/>
              <w14:scene3d>
                <w14:camera w14:prst="orthographicFront"/>
                <w14:lightRig w14:rig="threePt" w14:dir="t">
                  <w14:rot w14:lat="0" w14:lon="0" w14:rev="0"/>
                </w14:lightRig>
              </w14:scene3d>
            </w:rPr>
            <w:delText>1.2</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自動車商品リスト照会</w:delText>
          </w:r>
          <w:r w:rsidRPr="0073721B" w:rsidDel="00575316">
            <w:rPr>
              <w:webHidden/>
            </w:rPr>
            <w:tab/>
            <w:delText>34</w:delText>
          </w:r>
        </w:del>
      </w:ins>
    </w:p>
    <w:p w14:paraId="6FCDA264" w14:textId="77777777" w:rsidR="00B57F7F" w:rsidRPr="0073721B" w:rsidDel="00575316" w:rsidRDefault="00B57F7F">
      <w:pPr>
        <w:pStyle w:val="31"/>
        <w:autoSpaceDE w:val="0"/>
        <w:autoSpaceDN w:val="0"/>
        <w:ind w:left="396"/>
        <w:rPr>
          <w:ins w:id="1286" w:author="in01" w:date="2016-03-23T10:24:00Z"/>
          <w:del w:id="1287" w:author="哲均 宋" w:date="2019-08-19T12:30:00Z"/>
          <w:rFonts w:asciiTheme="minorHAnsi" w:eastAsiaTheme="minorEastAsia" w:hAnsiTheme="minorHAnsi"/>
          <w:spacing w:val="0"/>
          <w:szCs w:val="22"/>
          <w:lang w:eastAsia="ko-KR"/>
        </w:rPr>
        <w:pPrChange w:id="1288" w:author="Seongeun Woo" w:date="2016-10-13T18:44:00Z">
          <w:pPr>
            <w:pStyle w:val="31"/>
            <w:ind w:left="396"/>
          </w:pPr>
        </w:pPrChange>
      </w:pPr>
      <w:ins w:id="1289" w:author="in01" w:date="2016-03-23T10:24:00Z">
        <w:del w:id="1290" w:author="哲均 宋" w:date="2019-08-19T12:30:00Z">
          <w:r w:rsidRPr="0073721B" w:rsidDel="00575316">
            <w:rPr>
              <w:rStyle w:val="af8"/>
              <w:rFonts w:cstheme="majorHAnsi"/>
              <w14:scene3d>
                <w14:camera w14:prst="orthographicFront"/>
                <w14:lightRig w14:rig="threePt" w14:dir="t">
                  <w14:rot w14:lat="0" w14:lon="0" w14:rev="0"/>
                </w14:lightRig>
              </w14:scene3d>
            </w:rPr>
            <w:delText>1.3</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特定コード商品の照会</w:delText>
          </w:r>
          <w:r w:rsidRPr="0073721B" w:rsidDel="00575316">
            <w:rPr>
              <w:webHidden/>
            </w:rPr>
            <w:tab/>
            <w:delText>35</w:delText>
          </w:r>
        </w:del>
      </w:ins>
    </w:p>
    <w:p w14:paraId="3EDBC4D9" w14:textId="77777777" w:rsidR="00B57F7F" w:rsidRPr="0073721B" w:rsidDel="00575316" w:rsidRDefault="00B57F7F">
      <w:pPr>
        <w:pStyle w:val="31"/>
        <w:autoSpaceDE w:val="0"/>
        <w:autoSpaceDN w:val="0"/>
        <w:ind w:left="396"/>
        <w:rPr>
          <w:ins w:id="1291" w:author="in01" w:date="2016-03-23T10:24:00Z"/>
          <w:del w:id="1292" w:author="哲均 宋" w:date="2019-08-19T12:30:00Z"/>
          <w:rFonts w:asciiTheme="minorHAnsi" w:eastAsiaTheme="minorEastAsia" w:hAnsiTheme="minorHAnsi"/>
          <w:spacing w:val="0"/>
          <w:szCs w:val="22"/>
          <w:lang w:eastAsia="ko-KR"/>
        </w:rPr>
        <w:pPrChange w:id="1293" w:author="Seongeun Woo" w:date="2016-10-13T18:44:00Z">
          <w:pPr>
            <w:pStyle w:val="31"/>
            <w:ind w:left="396"/>
          </w:pPr>
        </w:pPrChange>
      </w:pPr>
      <w:ins w:id="1294" w:author="in01" w:date="2016-03-23T10:24:00Z">
        <w:del w:id="1295" w:author="哲均 宋" w:date="2019-08-19T12:30:00Z">
          <w:r w:rsidRPr="0073721B" w:rsidDel="00575316">
            <w:rPr>
              <w:rStyle w:val="af8"/>
              <w:rFonts w:cstheme="majorHAnsi"/>
              <w14:scene3d>
                <w14:camera w14:prst="orthographicFront"/>
                <w14:lightRig w14:rig="threePt" w14:dir="t">
                  <w14:rot w14:lat="0" w14:lon="0" w14:rev="0"/>
                </w14:lightRig>
              </w14:scene3d>
            </w:rPr>
            <w:delText>1.4</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特定名称商品の照会</w:delText>
          </w:r>
          <w:r w:rsidRPr="0073721B" w:rsidDel="00575316">
            <w:rPr>
              <w:webHidden/>
            </w:rPr>
            <w:tab/>
            <w:delText>36</w:delText>
          </w:r>
        </w:del>
      </w:ins>
    </w:p>
    <w:p w14:paraId="101B8FAD" w14:textId="77777777" w:rsidR="00B57F7F" w:rsidRPr="0073721B" w:rsidDel="00575316" w:rsidRDefault="00B57F7F">
      <w:pPr>
        <w:pStyle w:val="31"/>
        <w:autoSpaceDE w:val="0"/>
        <w:autoSpaceDN w:val="0"/>
        <w:ind w:left="396"/>
        <w:rPr>
          <w:ins w:id="1296" w:author="in01" w:date="2016-03-23T10:24:00Z"/>
          <w:del w:id="1297" w:author="哲均 宋" w:date="2019-08-19T12:30:00Z"/>
          <w:rFonts w:asciiTheme="minorHAnsi" w:eastAsiaTheme="minorEastAsia" w:hAnsiTheme="minorHAnsi"/>
          <w:spacing w:val="0"/>
          <w:szCs w:val="22"/>
          <w:lang w:eastAsia="ko-KR"/>
        </w:rPr>
        <w:pPrChange w:id="1298" w:author="Seongeun Woo" w:date="2016-10-13T18:44:00Z">
          <w:pPr>
            <w:pStyle w:val="31"/>
            <w:ind w:left="396"/>
          </w:pPr>
        </w:pPrChange>
      </w:pPr>
      <w:ins w:id="1299" w:author="in01" w:date="2016-03-23T10:24:00Z">
        <w:del w:id="1300" w:author="哲均 宋" w:date="2019-08-19T12:30:00Z">
          <w:r w:rsidRPr="0073721B" w:rsidDel="00575316">
            <w:rPr>
              <w:rStyle w:val="af8"/>
              <w:rFonts w:cstheme="majorHAnsi"/>
              <w14:scene3d>
                <w14:camera w14:prst="orthographicFront"/>
                <w14:lightRig w14:rig="threePt" w14:dir="t">
                  <w14:rot w14:lat="0" w14:lon="0" w14:rev="0"/>
                </w14:lightRig>
              </w14:scene3d>
            </w:rPr>
            <w:delText>1.5</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全体商品リスト照会</w:delText>
          </w:r>
          <w:r w:rsidRPr="0073721B" w:rsidDel="00575316">
            <w:rPr>
              <w:webHidden/>
            </w:rPr>
            <w:tab/>
            <w:delText>37</w:delText>
          </w:r>
        </w:del>
      </w:ins>
    </w:p>
    <w:p w14:paraId="0C63A755" w14:textId="77777777" w:rsidR="00B57F7F" w:rsidRPr="0073721B" w:rsidDel="00575316" w:rsidRDefault="00B57F7F">
      <w:pPr>
        <w:pStyle w:val="23"/>
        <w:autoSpaceDE w:val="0"/>
        <w:autoSpaceDN w:val="0"/>
        <w:ind w:left="99"/>
        <w:rPr>
          <w:ins w:id="1301" w:author="in01" w:date="2016-03-23T10:24:00Z"/>
          <w:del w:id="1302" w:author="哲均 宋" w:date="2019-08-19T12:30:00Z"/>
          <w:rFonts w:asciiTheme="minorHAnsi" w:eastAsiaTheme="minorEastAsia" w:hAnsiTheme="minorHAnsi"/>
          <w:b w:val="0"/>
        </w:rPr>
        <w:pPrChange w:id="1303" w:author="Seongeun Woo" w:date="2016-10-13T18:44:00Z">
          <w:pPr>
            <w:pStyle w:val="23"/>
            <w:ind w:left="99"/>
          </w:pPr>
        </w:pPrChange>
      </w:pPr>
      <w:ins w:id="1304" w:author="in01" w:date="2016-03-23T10:24:00Z">
        <w:del w:id="1305" w:author="哲均 宋" w:date="2019-08-19T12:30:00Z">
          <w:r w:rsidRPr="0073721B" w:rsidDel="00575316">
            <w:rPr>
              <w:rStyle w:val="af8"/>
              <w14:scene3d>
                <w14:camera w14:prst="orthographicFront"/>
                <w14:lightRig w14:rig="threePt" w14:dir="t">
                  <w14:rot w14:lat="0" w14:lon="0" w14:rev="0"/>
                </w14:lightRig>
              </w14:scene3d>
            </w:rPr>
            <w:delText>2</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w:delText>
          </w:r>
          <w:r w:rsidRPr="0073721B" w:rsidDel="00575316">
            <w:rPr>
              <w:webHidden/>
            </w:rPr>
            <w:tab/>
            <w:delText>38</w:delText>
          </w:r>
        </w:del>
      </w:ins>
    </w:p>
    <w:p w14:paraId="6617264B" w14:textId="77777777" w:rsidR="00B57F7F" w:rsidRPr="0073721B" w:rsidDel="00575316" w:rsidRDefault="00B57F7F">
      <w:pPr>
        <w:pStyle w:val="23"/>
        <w:autoSpaceDE w:val="0"/>
        <w:autoSpaceDN w:val="0"/>
        <w:ind w:left="99"/>
        <w:rPr>
          <w:ins w:id="1306" w:author="in01" w:date="2016-03-23T10:24:00Z"/>
          <w:del w:id="1307" w:author="哲均 宋" w:date="2019-08-19T12:30:00Z"/>
          <w:rFonts w:asciiTheme="minorHAnsi" w:eastAsiaTheme="minorEastAsia" w:hAnsiTheme="minorHAnsi"/>
          <w:b w:val="0"/>
        </w:rPr>
        <w:pPrChange w:id="1308" w:author="Seongeun Woo" w:date="2016-10-13T18:44:00Z">
          <w:pPr>
            <w:pStyle w:val="23"/>
            <w:ind w:left="99"/>
          </w:pPr>
        </w:pPrChange>
      </w:pPr>
      <w:ins w:id="1309" w:author="in01" w:date="2016-03-23T10:24:00Z">
        <w:del w:id="1310" w:author="哲均 宋" w:date="2019-08-19T12:30:00Z">
          <w:r w:rsidRPr="0073721B" w:rsidDel="00575316">
            <w:rPr>
              <w:rStyle w:val="af8"/>
              <w14:scene3d>
                <w14:camera w14:prst="orthographicFront"/>
                <w14:lightRig w14:rig="threePt" w14:dir="t">
                  <w14:rot w14:lat="0" w14:lon="0" w14:rev="0"/>
                </w14:lightRig>
              </w14:scene3d>
            </w:rPr>
            <w:delText>3</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関係ルール</w:delText>
          </w:r>
          <w:r w:rsidRPr="0073721B" w:rsidDel="00575316">
            <w:rPr>
              <w:webHidden/>
            </w:rPr>
            <w:tab/>
            <w:delText>39</w:delText>
          </w:r>
        </w:del>
      </w:ins>
    </w:p>
    <w:p w14:paraId="2124F0DA" w14:textId="77777777" w:rsidR="00B57F7F" w:rsidRPr="0073721B" w:rsidDel="00575316" w:rsidRDefault="00B57F7F">
      <w:pPr>
        <w:pStyle w:val="23"/>
        <w:autoSpaceDE w:val="0"/>
        <w:autoSpaceDN w:val="0"/>
        <w:ind w:left="99"/>
        <w:rPr>
          <w:ins w:id="1311" w:author="in01" w:date="2016-03-23T10:24:00Z"/>
          <w:del w:id="1312" w:author="哲均 宋" w:date="2019-08-19T12:30:00Z"/>
          <w:rFonts w:asciiTheme="minorHAnsi" w:eastAsiaTheme="minorEastAsia" w:hAnsiTheme="minorHAnsi"/>
          <w:b w:val="0"/>
        </w:rPr>
        <w:pPrChange w:id="1313" w:author="Seongeun Woo" w:date="2016-10-13T18:44:00Z">
          <w:pPr>
            <w:pStyle w:val="23"/>
            <w:ind w:left="99"/>
          </w:pPr>
        </w:pPrChange>
      </w:pPr>
      <w:ins w:id="1314" w:author="in01" w:date="2016-03-23T10:24:00Z">
        <w:del w:id="1315" w:author="哲均 宋" w:date="2019-08-19T12:30:00Z">
          <w:r w:rsidRPr="0073721B" w:rsidDel="00575316">
            <w:rPr>
              <w:rStyle w:val="af8"/>
              <w14:scene3d>
                <w14:camera w14:prst="orthographicFront"/>
                <w14:lightRig w14:rig="threePt" w14:dir="t">
                  <w14:rot w14:lat="0" w14:lon="0" w14:rev="0"/>
                </w14:lightRig>
              </w14:scene3d>
            </w:rPr>
            <w:delText>4</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サービスビュー</w:delText>
          </w:r>
          <w:r w:rsidRPr="0073721B" w:rsidDel="00575316">
            <w:rPr>
              <w:webHidden/>
            </w:rPr>
            <w:tab/>
            <w:delText>42</w:delText>
          </w:r>
        </w:del>
      </w:ins>
    </w:p>
    <w:p w14:paraId="21389A5D" w14:textId="77777777" w:rsidR="00B57F7F" w:rsidRPr="0073721B" w:rsidDel="00575316" w:rsidRDefault="00B57F7F">
      <w:pPr>
        <w:pStyle w:val="31"/>
        <w:autoSpaceDE w:val="0"/>
        <w:autoSpaceDN w:val="0"/>
        <w:ind w:left="396"/>
        <w:rPr>
          <w:ins w:id="1316" w:author="in01" w:date="2016-03-23T10:24:00Z"/>
          <w:del w:id="1317" w:author="哲均 宋" w:date="2019-08-19T12:30:00Z"/>
          <w:rFonts w:asciiTheme="minorHAnsi" w:eastAsiaTheme="minorEastAsia" w:hAnsiTheme="minorHAnsi"/>
          <w:spacing w:val="0"/>
          <w:szCs w:val="22"/>
          <w:lang w:eastAsia="ko-KR"/>
        </w:rPr>
        <w:pPrChange w:id="1318" w:author="Seongeun Woo" w:date="2016-10-13T18:44:00Z">
          <w:pPr>
            <w:pStyle w:val="31"/>
            <w:ind w:left="396"/>
          </w:pPr>
        </w:pPrChange>
      </w:pPr>
      <w:ins w:id="1319" w:author="in01" w:date="2016-03-23T10:24:00Z">
        <w:del w:id="1320" w:author="哲均 宋" w:date="2019-08-19T12:30:00Z">
          <w:r w:rsidRPr="0073721B" w:rsidDel="00575316">
            <w:rPr>
              <w:rStyle w:val="af8"/>
              <w:rFonts w:cstheme="majorHAnsi"/>
              <w14:scene3d>
                <w14:camera w14:prst="orthographicFront"/>
                <w14:lightRig w14:rig="threePt" w14:dir="t">
                  <w14:rot w14:lat="0" w14:lon="0" w14:rev="0"/>
                </w14:lightRig>
              </w14:scene3d>
            </w:rPr>
            <w:delText>4.1</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サービスビュー一覧</w:delText>
          </w:r>
          <w:r w:rsidRPr="0073721B" w:rsidDel="00575316">
            <w:rPr>
              <w:webHidden/>
            </w:rPr>
            <w:tab/>
            <w:delText>42</w:delText>
          </w:r>
        </w:del>
      </w:ins>
    </w:p>
    <w:p w14:paraId="138699FC" w14:textId="77777777" w:rsidR="00B57F7F" w:rsidRPr="0073721B" w:rsidDel="00575316" w:rsidRDefault="00B57F7F">
      <w:pPr>
        <w:pStyle w:val="31"/>
        <w:autoSpaceDE w:val="0"/>
        <w:autoSpaceDN w:val="0"/>
        <w:ind w:left="396"/>
        <w:rPr>
          <w:ins w:id="1321" w:author="in01" w:date="2016-03-23T10:24:00Z"/>
          <w:del w:id="1322" w:author="哲均 宋" w:date="2019-08-19T12:30:00Z"/>
          <w:rFonts w:asciiTheme="minorHAnsi" w:eastAsiaTheme="minorEastAsia" w:hAnsiTheme="minorHAnsi"/>
          <w:spacing w:val="0"/>
          <w:szCs w:val="22"/>
          <w:lang w:eastAsia="ko-KR"/>
        </w:rPr>
        <w:pPrChange w:id="1323" w:author="Seongeun Woo" w:date="2016-10-13T18:44:00Z">
          <w:pPr>
            <w:pStyle w:val="31"/>
            <w:ind w:left="396"/>
          </w:pPr>
        </w:pPrChange>
      </w:pPr>
      <w:ins w:id="1324" w:author="in01" w:date="2016-03-23T10:24:00Z">
        <w:del w:id="1325" w:author="哲均 宋" w:date="2019-08-19T12:30:00Z">
          <w:r w:rsidRPr="0073721B" w:rsidDel="00575316">
            <w:rPr>
              <w:rStyle w:val="af8"/>
              <w:rFonts w:cstheme="majorHAnsi"/>
              <w14:scene3d>
                <w14:camera w14:prst="orthographicFront"/>
                <w14:lightRig w14:rig="threePt" w14:dir="t">
                  <w14:rot w14:lat="0" w14:lon="0" w14:rev="0"/>
                </w14:lightRig>
              </w14:scene3d>
            </w:rPr>
            <w:delText>4.2</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サービスビューの構造</w:delText>
          </w:r>
          <w:r w:rsidRPr="0073721B" w:rsidDel="00575316">
            <w:rPr>
              <w:webHidden/>
            </w:rPr>
            <w:tab/>
            <w:delText>43</w:delText>
          </w:r>
        </w:del>
      </w:ins>
    </w:p>
    <w:p w14:paraId="2DCE14DE" w14:textId="77777777" w:rsidR="00B57F7F" w:rsidRPr="0073721B" w:rsidDel="00575316" w:rsidRDefault="00B57F7F">
      <w:pPr>
        <w:pStyle w:val="14"/>
        <w:autoSpaceDE w:val="0"/>
        <w:autoSpaceDN w:val="0"/>
        <w:ind w:left="309" w:hanging="309"/>
        <w:rPr>
          <w:ins w:id="1326" w:author="in01" w:date="2016-03-23T10:24:00Z"/>
          <w:del w:id="1327" w:author="哲均 宋" w:date="2019-08-19T12:30:00Z"/>
          <w:rFonts w:asciiTheme="minorHAnsi" w:eastAsiaTheme="minorEastAsia" w:hAnsiTheme="minorHAnsi"/>
          <w:b w:val="0"/>
          <w:spacing w:val="0"/>
          <w:szCs w:val="22"/>
          <w:lang w:eastAsia="ko-KR"/>
        </w:rPr>
        <w:pPrChange w:id="1328" w:author="user" w:date="2016-10-18T13:38:00Z">
          <w:pPr>
            <w:pStyle w:val="14"/>
            <w:ind w:left="309" w:hanging="309"/>
          </w:pPr>
        </w:pPrChange>
      </w:pPr>
      <w:ins w:id="1329" w:author="in01" w:date="2016-03-23T10:24:00Z">
        <w:del w:id="1330"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4</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標準項目情報の照会</w:delText>
          </w:r>
          <w:r w:rsidRPr="0073721B" w:rsidDel="00575316">
            <w:rPr>
              <w:webHidden/>
            </w:rPr>
            <w:tab/>
            <w:delText>44</w:delText>
          </w:r>
        </w:del>
      </w:ins>
    </w:p>
    <w:p w14:paraId="56034497" w14:textId="77777777" w:rsidR="00B57F7F" w:rsidRPr="0073721B" w:rsidDel="00575316" w:rsidRDefault="00B57F7F">
      <w:pPr>
        <w:pStyle w:val="23"/>
        <w:autoSpaceDE w:val="0"/>
        <w:autoSpaceDN w:val="0"/>
        <w:ind w:left="99"/>
        <w:rPr>
          <w:ins w:id="1331" w:author="in01" w:date="2016-03-23T10:24:00Z"/>
          <w:del w:id="1332" w:author="哲均 宋" w:date="2019-08-19T12:30:00Z"/>
          <w:rFonts w:asciiTheme="minorHAnsi" w:eastAsiaTheme="minorEastAsia" w:hAnsiTheme="minorHAnsi"/>
          <w:b w:val="0"/>
        </w:rPr>
        <w:pPrChange w:id="1333" w:author="Seongeun Woo" w:date="2016-10-13T18:44:00Z">
          <w:pPr>
            <w:pStyle w:val="23"/>
            <w:ind w:left="99"/>
          </w:pPr>
        </w:pPrChange>
      </w:pPr>
      <w:ins w:id="1334" w:author="in01" w:date="2016-03-23T10:24:00Z">
        <w:del w:id="1335" w:author="哲均 宋" w:date="2019-08-19T12:30:00Z">
          <w:r w:rsidRPr="0073721B" w:rsidDel="00575316">
            <w:rPr>
              <w:rStyle w:val="af8"/>
              <w14:scene3d>
                <w14:camera w14:prst="orthographicFront"/>
                <w14:lightRig w14:rig="threePt" w14:dir="t">
                  <w14:rot w14:lat="0" w14:lon="0" w14:rev="0"/>
                </w14:lightRig>
              </w14:scene3d>
            </w:rPr>
            <w:delText>1</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標準項目</w:delText>
          </w:r>
          <w:r w:rsidRPr="0073721B" w:rsidDel="00575316">
            <w:rPr>
              <w:webHidden/>
            </w:rPr>
            <w:tab/>
            <w:delText>44</w:delText>
          </w:r>
        </w:del>
      </w:ins>
    </w:p>
    <w:p w14:paraId="566B3AAF" w14:textId="77777777" w:rsidR="00B57F7F" w:rsidRPr="0073721B" w:rsidDel="00575316" w:rsidRDefault="00B57F7F">
      <w:pPr>
        <w:pStyle w:val="23"/>
        <w:autoSpaceDE w:val="0"/>
        <w:autoSpaceDN w:val="0"/>
        <w:ind w:left="99"/>
        <w:rPr>
          <w:ins w:id="1336" w:author="in01" w:date="2016-03-23T10:24:00Z"/>
          <w:del w:id="1337" w:author="哲均 宋" w:date="2019-08-19T12:30:00Z"/>
          <w:rFonts w:asciiTheme="minorHAnsi" w:eastAsiaTheme="minorEastAsia" w:hAnsiTheme="minorHAnsi"/>
          <w:b w:val="0"/>
        </w:rPr>
        <w:pPrChange w:id="1338" w:author="Seongeun Woo" w:date="2016-10-13T18:44:00Z">
          <w:pPr>
            <w:pStyle w:val="23"/>
            <w:ind w:left="99"/>
          </w:pPr>
        </w:pPrChange>
      </w:pPr>
      <w:ins w:id="1339" w:author="in01" w:date="2016-03-23T10:24:00Z">
        <w:del w:id="1340" w:author="哲均 宋" w:date="2019-08-19T12:30:00Z">
          <w:r w:rsidRPr="0073721B" w:rsidDel="00575316">
            <w:rPr>
              <w:rStyle w:val="af8"/>
              <w14:scene3d>
                <w14:camera w14:prst="orthographicFront"/>
                <w14:lightRig w14:rig="threePt" w14:dir="t">
                  <w14:rot w14:lat="0" w14:lon="0" w14:rev="0"/>
                </w14:lightRig>
              </w14:scene3d>
            </w:rPr>
            <w:delText>2</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単一項目の値</w:delText>
          </w:r>
          <w:r w:rsidRPr="0073721B" w:rsidDel="00575316">
            <w:rPr>
              <w:webHidden/>
            </w:rPr>
            <w:tab/>
            <w:delText>45</w:delText>
          </w:r>
        </w:del>
      </w:ins>
    </w:p>
    <w:p w14:paraId="6AB71FA4" w14:textId="77777777" w:rsidR="00B57F7F" w:rsidRPr="0073721B" w:rsidDel="00575316" w:rsidRDefault="00B57F7F">
      <w:pPr>
        <w:pStyle w:val="23"/>
        <w:autoSpaceDE w:val="0"/>
        <w:autoSpaceDN w:val="0"/>
        <w:ind w:left="99"/>
        <w:rPr>
          <w:ins w:id="1341" w:author="in01" w:date="2016-03-23T10:24:00Z"/>
          <w:del w:id="1342" w:author="哲均 宋" w:date="2019-08-19T12:30:00Z"/>
          <w:rFonts w:asciiTheme="minorHAnsi" w:eastAsiaTheme="minorEastAsia" w:hAnsiTheme="minorHAnsi"/>
          <w:b w:val="0"/>
        </w:rPr>
        <w:pPrChange w:id="1343" w:author="Seongeun Woo" w:date="2016-10-13T18:44:00Z">
          <w:pPr>
            <w:pStyle w:val="23"/>
            <w:ind w:left="99"/>
          </w:pPr>
        </w:pPrChange>
      </w:pPr>
      <w:ins w:id="1344" w:author="in01" w:date="2016-03-23T10:24:00Z">
        <w:del w:id="1345" w:author="哲均 宋" w:date="2019-08-19T12:30:00Z">
          <w:r w:rsidRPr="0073721B" w:rsidDel="00575316">
            <w:rPr>
              <w:rStyle w:val="af8"/>
              <w14:scene3d>
                <w14:camera w14:prst="orthographicFront"/>
                <w14:lightRig w14:rig="threePt" w14:dir="t">
                  <w14:rot w14:lat="0" w14:lon="0" w14:rev="0"/>
                </w14:lightRig>
              </w14:scene3d>
            </w:rPr>
            <w:delText>3</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多重項目の値</w:delText>
          </w:r>
          <w:r w:rsidRPr="0073721B" w:rsidDel="00575316">
            <w:rPr>
              <w:webHidden/>
            </w:rPr>
            <w:tab/>
            <w:delText>46</w:delText>
          </w:r>
        </w:del>
      </w:ins>
    </w:p>
    <w:p w14:paraId="0E45CF24" w14:textId="77777777" w:rsidR="00B57F7F" w:rsidRPr="0073721B" w:rsidDel="00575316" w:rsidRDefault="00B57F7F">
      <w:pPr>
        <w:pStyle w:val="14"/>
        <w:autoSpaceDE w:val="0"/>
        <w:autoSpaceDN w:val="0"/>
        <w:ind w:left="309" w:hanging="309"/>
        <w:rPr>
          <w:ins w:id="1346" w:author="in01" w:date="2016-03-23T10:24:00Z"/>
          <w:del w:id="1347" w:author="哲均 宋" w:date="2019-08-19T12:30:00Z"/>
          <w:rFonts w:asciiTheme="minorHAnsi" w:eastAsiaTheme="minorEastAsia" w:hAnsiTheme="minorHAnsi"/>
          <w:b w:val="0"/>
          <w:spacing w:val="0"/>
          <w:szCs w:val="22"/>
          <w:lang w:eastAsia="ko-KR"/>
        </w:rPr>
        <w:pPrChange w:id="1348" w:author="user" w:date="2016-10-18T13:38:00Z">
          <w:pPr>
            <w:pStyle w:val="14"/>
            <w:ind w:left="309" w:hanging="309"/>
          </w:pPr>
        </w:pPrChange>
      </w:pPr>
      <w:ins w:id="1349" w:author="in01" w:date="2016-03-23T10:24:00Z">
        <w:del w:id="1350"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5</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パターン情報の照会</w:delText>
          </w:r>
          <w:r w:rsidRPr="0073721B" w:rsidDel="00575316">
            <w:rPr>
              <w:webHidden/>
            </w:rPr>
            <w:tab/>
            <w:delText>48</w:delText>
          </w:r>
        </w:del>
      </w:ins>
    </w:p>
    <w:p w14:paraId="27285585" w14:textId="77777777" w:rsidR="00B57F7F" w:rsidRPr="0073721B" w:rsidDel="00575316" w:rsidRDefault="00B57F7F">
      <w:pPr>
        <w:pStyle w:val="14"/>
        <w:autoSpaceDE w:val="0"/>
        <w:autoSpaceDN w:val="0"/>
        <w:ind w:left="309" w:hanging="309"/>
        <w:rPr>
          <w:ins w:id="1351" w:author="in01" w:date="2016-03-23T10:24:00Z"/>
          <w:del w:id="1352" w:author="哲均 宋" w:date="2019-08-19T12:30:00Z"/>
          <w:rFonts w:asciiTheme="minorHAnsi" w:eastAsiaTheme="minorEastAsia" w:hAnsiTheme="minorHAnsi"/>
          <w:b w:val="0"/>
          <w:spacing w:val="0"/>
          <w:szCs w:val="22"/>
          <w:lang w:eastAsia="ko-KR"/>
        </w:rPr>
        <w:pPrChange w:id="1353" w:author="user" w:date="2016-10-18T13:38:00Z">
          <w:pPr>
            <w:pStyle w:val="14"/>
            <w:ind w:left="309" w:hanging="309"/>
          </w:pPr>
        </w:pPrChange>
      </w:pPr>
      <w:ins w:id="1354" w:author="in01" w:date="2016-03-23T10:24:00Z">
        <w:del w:id="1355"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6</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その他</w:delText>
          </w:r>
          <w:r w:rsidRPr="0073721B" w:rsidDel="00575316">
            <w:rPr>
              <w:webHidden/>
            </w:rPr>
            <w:tab/>
            <w:delText>49</w:delText>
          </w:r>
        </w:del>
      </w:ins>
    </w:p>
    <w:p w14:paraId="5165A70F" w14:textId="77777777" w:rsidR="00B57F7F" w:rsidRPr="0073721B" w:rsidDel="00575316" w:rsidRDefault="00B57F7F">
      <w:pPr>
        <w:pStyle w:val="23"/>
        <w:autoSpaceDE w:val="0"/>
        <w:autoSpaceDN w:val="0"/>
        <w:ind w:left="99"/>
        <w:rPr>
          <w:ins w:id="1356" w:author="in01" w:date="2016-03-23T10:24:00Z"/>
          <w:del w:id="1357" w:author="哲均 宋" w:date="2019-08-19T12:30:00Z"/>
          <w:rFonts w:asciiTheme="minorHAnsi" w:eastAsiaTheme="minorEastAsia" w:hAnsiTheme="minorHAnsi"/>
          <w:b w:val="0"/>
        </w:rPr>
        <w:pPrChange w:id="1358" w:author="Seongeun Woo" w:date="2016-10-13T18:44:00Z">
          <w:pPr>
            <w:pStyle w:val="23"/>
            <w:ind w:left="99"/>
          </w:pPr>
        </w:pPrChange>
      </w:pPr>
      <w:ins w:id="1359" w:author="in01" w:date="2016-03-23T10:24:00Z">
        <w:del w:id="1360" w:author="哲均 宋" w:date="2019-08-19T12:30:00Z">
          <w:r w:rsidRPr="0073721B" w:rsidDel="00575316">
            <w:rPr>
              <w:rStyle w:val="af8"/>
              <w14:scene3d>
                <w14:camera w14:prst="orthographicFront"/>
                <w14:lightRig w14:rig="threePt" w14:dir="t">
                  <w14:rot w14:lat="0" w14:lon="0" w14:rev="0"/>
                </w14:lightRig>
              </w14:scene3d>
            </w:rPr>
            <w:delText>1</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特定標準項目値を持つ商品リスト照会</w:delText>
          </w:r>
          <w:r w:rsidRPr="0073721B" w:rsidDel="00575316">
            <w:rPr>
              <w:webHidden/>
            </w:rPr>
            <w:tab/>
            <w:delText>49</w:delText>
          </w:r>
        </w:del>
      </w:ins>
    </w:p>
    <w:p w14:paraId="43C6B8D3" w14:textId="77777777" w:rsidR="00B57F7F" w:rsidRPr="0073721B" w:rsidDel="00575316" w:rsidRDefault="00B57F7F">
      <w:pPr>
        <w:pStyle w:val="23"/>
        <w:autoSpaceDE w:val="0"/>
        <w:autoSpaceDN w:val="0"/>
        <w:ind w:left="99"/>
        <w:rPr>
          <w:ins w:id="1361" w:author="in01" w:date="2016-03-23T10:24:00Z"/>
          <w:del w:id="1362" w:author="哲均 宋" w:date="2019-08-19T12:30:00Z"/>
          <w:rFonts w:asciiTheme="minorHAnsi" w:eastAsiaTheme="minorEastAsia" w:hAnsiTheme="minorHAnsi"/>
          <w:b w:val="0"/>
        </w:rPr>
        <w:pPrChange w:id="1363" w:author="Seongeun Woo" w:date="2016-10-13T18:44:00Z">
          <w:pPr>
            <w:pStyle w:val="23"/>
            <w:ind w:left="99"/>
          </w:pPr>
        </w:pPrChange>
      </w:pPr>
      <w:ins w:id="1364" w:author="in01" w:date="2016-03-23T10:24:00Z">
        <w:del w:id="1365" w:author="哲均 宋" w:date="2019-08-19T12:30:00Z">
          <w:r w:rsidRPr="0073721B" w:rsidDel="00575316">
            <w:rPr>
              <w:rStyle w:val="af8"/>
              <w14:scene3d>
                <w14:camera w14:prst="orthographicFront"/>
                <w14:lightRig w14:rig="threePt" w14:dir="t">
                  <w14:rot w14:lat="0" w14:lon="0" w14:rev="0"/>
                </w14:lightRig>
              </w14:scene3d>
            </w:rPr>
            <w:delText>2</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特定保険が下位にある商品リスト照会</w:delText>
          </w:r>
          <w:r w:rsidRPr="0073721B" w:rsidDel="00575316">
            <w:rPr>
              <w:webHidden/>
            </w:rPr>
            <w:tab/>
            <w:delText>50</w:delText>
          </w:r>
        </w:del>
      </w:ins>
    </w:p>
    <w:p w14:paraId="39AD5058" w14:textId="77777777" w:rsidR="00B57F7F" w:rsidRPr="0073721B" w:rsidDel="00575316" w:rsidRDefault="00B57F7F">
      <w:pPr>
        <w:pStyle w:val="23"/>
        <w:autoSpaceDE w:val="0"/>
        <w:autoSpaceDN w:val="0"/>
        <w:ind w:left="99"/>
        <w:rPr>
          <w:ins w:id="1366" w:author="in01" w:date="2016-03-23T10:24:00Z"/>
          <w:del w:id="1367" w:author="哲均 宋" w:date="2019-08-19T12:30:00Z"/>
          <w:rFonts w:asciiTheme="minorHAnsi" w:eastAsiaTheme="minorEastAsia" w:hAnsiTheme="minorHAnsi"/>
          <w:b w:val="0"/>
        </w:rPr>
        <w:pPrChange w:id="1368" w:author="Seongeun Woo" w:date="2016-10-13T18:44:00Z">
          <w:pPr>
            <w:pStyle w:val="23"/>
            <w:ind w:left="99"/>
          </w:pPr>
        </w:pPrChange>
      </w:pPr>
      <w:ins w:id="1369" w:author="in01" w:date="2016-03-23T10:24:00Z">
        <w:del w:id="1370" w:author="哲均 宋" w:date="2019-08-19T12:30:00Z">
          <w:r w:rsidRPr="0073721B" w:rsidDel="00575316">
            <w:rPr>
              <w:rStyle w:val="af8"/>
              <w14:scene3d>
                <w14:camera w14:prst="orthographicFront"/>
                <w14:lightRig w14:rig="threePt" w14:dir="t">
                  <w14:rot w14:lat="0" w14:lon="0" w14:rev="0"/>
                </w14:lightRig>
              </w14:scene3d>
            </w:rPr>
            <w:delText>3</w:delText>
          </w:r>
          <w:r w:rsidRPr="0073721B" w:rsidDel="00575316">
            <w:rPr>
              <w:rStyle w:val="af8"/>
              <w:rFonts w:hint="eastAsia"/>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rPr>
            <w:tab/>
          </w:r>
          <w:r w:rsidRPr="0073721B" w:rsidDel="00575316">
            <w:rPr>
              <w:rStyle w:val="af8"/>
              <w:rFonts w:hint="eastAsia"/>
            </w:rPr>
            <w:delText>特定標準項目値を持つ保険が下位にある商品リスト照会</w:delText>
          </w:r>
          <w:r w:rsidRPr="0073721B" w:rsidDel="00575316">
            <w:rPr>
              <w:webHidden/>
            </w:rPr>
            <w:tab/>
            <w:delText>51</w:delText>
          </w:r>
        </w:del>
      </w:ins>
    </w:p>
    <w:p w14:paraId="48F003B4" w14:textId="77777777" w:rsidR="00B57F7F" w:rsidRPr="0073721B" w:rsidDel="00575316" w:rsidRDefault="00B57F7F">
      <w:pPr>
        <w:pStyle w:val="14"/>
        <w:autoSpaceDE w:val="0"/>
        <w:autoSpaceDN w:val="0"/>
        <w:ind w:left="309" w:hanging="309"/>
        <w:rPr>
          <w:ins w:id="1371" w:author="in01" w:date="2016-03-23T10:24:00Z"/>
          <w:del w:id="1372" w:author="哲均 宋" w:date="2019-08-19T12:30:00Z"/>
          <w:rFonts w:asciiTheme="minorHAnsi" w:eastAsiaTheme="minorEastAsia" w:hAnsiTheme="minorHAnsi"/>
          <w:b w:val="0"/>
          <w:spacing w:val="0"/>
          <w:szCs w:val="22"/>
          <w:lang w:eastAsia="ko-KR"/>
        </w:rPr>
        <w:pPrChange w:id="1373" w:author="user" w:date="2016-10-18T13:38:00Z">
          <w:pPr>
            <w:pStyle w:val="14"/>
            <w:ind w:left="309" w:hanging="309"/>
          </w:pPr>
        </w:pPrChange>
      </w:pPr>
      <w:ins w:id="1374" w:author="in01" w:date="2016-03-23T10:24:00Z">
        <w:del w:id="1375"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7</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Fonts w:hint="eastAsia"/>
            </w:rPr>
            <w:delText>値がルールの場合</w:delText>
          </w:r>
          <w:r w:rsidRPr="0073721B" w:rsidDel="00575316">
            <w:rPr>
              <w:webHidden/>
            </w:rPr>
            <w:tab/>
            <w:delText>52</w:delText>
          </w:r>
        </w:del>
      </w:ins>
    </w:p>
    <w:p w14:paraId="3ACAF206" w14:textId="77777777" w:rsidR="00B57F7F" w:rsidRPr="0073721B" w:rsidDel="00575316" w:rsidRDefault="00B57F7F">
      <w:pPr>
        <w:pStyle w:val="14"/>
        <w:autoSpaceDE w:val="0"/>
        <w:autoSpaceDN w:val="0"/>
        <w:ind w:left="309" w:hanging="309"/>
        <w:rPr>
          <w:ins w:id="1376" w:author="in01" w:date="2016-03-23T10:24:00Z"/>
          <w:del w:id="1377" w:author="哲均 宋" w:date="2019-08-19T12:30:00Z"/>
          <w:rFonts w:asciiTheme="minorHAnsi" w:eastAsiaTheme="minorEastAsia" w:hAnsiTheme="minorHAnsi"/>
          <w:b w:val="0"/>
          <w:spacing w:val="0"/>
          <w:szCs w:val="22"/>
          <w:lang w:eastAsia="ko-KR"/>
        </w:rPr>
        <w:pPrChange w:id="1378" w:author="user" w:date="2016-10-18T13:38:00Z">
          <w:pPr>
            <w:pStyle w:val="14"/>
            <w:ind w:left="309" w:hanging="309"/>
          </w:pPr>
        </w:pPrChange>
      </w:pPr>
      <w:ins w:id="1379" w:author="in01" w:date="2016-03-23T10:24:00Z">
        <w:del w:id="1380" w:author="哲均 宋" w:date="2019-08-19T12:30:00Z">
          <w:r w:rsidRPr="0073721B" w:rsidDel="00575316">
            <w:rPr>
              <w:rStyle w:val="af8"/>
              <w:rFonts w:hint="eastAsia"/>
              <w14:scene3d>
                <w14:camera w14:prst="orthographicFront"/>
                <w14:lightRig w14:rig="threePt" w14:dir="t">
                  <w14:rot w14:lat="0" w14:lon="0" w14:rev="0"/>
                </w14:lightRig>
              </w14:scene3d>
            </w:rPr>
            <w:delText>第</w:delText>
          </w:r>
          <w:r w:rsidRPr="0073721B" w:rsidDel="00575316">
            <w:rPr>
              <w:rStyle w:val="af8"/>
              <w14:scene3d>
                <w14:camera w14:prst="orthographicFront"/>
                <w14:lightRig w14:rig="threePt" w14:dir="t">
                  <w14:rot w14:lat="0" w14:lon="0" w14:rev="0"/>
                </w14:lightRig>
              </w14:scene3d>
            </w:rPr>
            <w:delText>8</w:delText>
          </w:r>
          <w:r w:rsidRPr="0073721B" w:rsidDel="00575316">
            <w:rPr>
              <w:rStyle w:val="af8"/>
              <w:rFonts w:hint="eastAsia"/>
              <w14:scene3d>
                <w14:camera w14:prst="orthographicFront"/>
                <w14:lightRig w14:rig="threePt" w14:dir="t">
                  <w14:rot w14:lat="0" w14:lon="0" w14:rev="0"/>
                </w14:lightRig>
              </w14:scene3d>
            </w:rPr>
            <w:delText>章</w:delText>
          </w:r>
          <w:r w:rsidRPr="0073721B" w:rsidDel="00575316">
            <w:rPr>
              <w:rStyle w:val="af8"/>
              <w14:scene3d>
                <w14:camera w14:prst="orthographicFront"/>
                <w14:lightRig w14:rig="threePt" w14:dir="t">
                  <w14:rot w14:lat="0" w14:lon="0" w14:rev="0"/>
                </w14:lightRig>
              </w14:scene3d>
            </w:rPr>
            <w:delText>.</w:delText>
          </w:r>
          <w:r w:rsidRPr="0073721B" w:rsidDel="00575316">
            <w:rPr>
              <w:rFonts w:asciiTheme="minorHAnsi" w:eastAsiaTheme="minorEastAsia" w:hAnsiTheme="minorHAnsi"/>
              <w:spacing w:val="0"/>
              <w:szCs w:val="22"/>
              <w:lang w:eastAsia="ko-KR"/>
            </w:rPr>
            <w:tab/>
          </w:r>
          <w:r w:rsidRPr="0073721B" w:rsidDel="00575316">
            <w:rPr>
              <w:rStyle w:val="af8"/>
            </w:rPr>
            <w:delText>RuleBuilder</w:delText>
          </w:r>
          <w:r w:rsidRPr="0073721B" w:rsidDel="00575316">
            <w:rPr>
              <w:rStyle w:val="af8"/>
              <w:rFonts w:hint="eastAsia"/>
            </w:rPr>
            <w:delText>での</w:delText>
          </w:r>
          <w:r w:rsidRPr="0073721B" w:rsidDel="00575316">
            <w:rPr>
              <w:rStyle w:val="af8"/>
            </w:rPr>
            <w:delText>SQL</w:delText>
          </w:r>
          <w:r w:rsidRPr="0073721B" w:rsidDel="00575316">
            <w:rPr>
              <w:rStyle w:val="af8"/>
              <w:rFonts w:hint="eastAsia"/>
            </w:rPr>
            <w:delText>の作成</w:delText>
          </w:r>
          <w:r w:rsidRPr="0073721B" w:rsidDel="00575316">
            <w:rPr>
              <w:webHidden/>
            </w:rPr>
            <w:tab/>
            <w:delText>53</w:delText>
          </w:r>
        </w:del>
      </w:ins>
    </w:p>
    <w:p w14:paraId="3A667C95" w14:textId="77777777" w:rsidR="000344ED" w:rsidRPr="0073721B" w:rsidDel="00575316" w:rsidRDefault="000344ED">
      <w:pPr>
        <w:pStyle w:val="14"/>
        <w:autoSpaceDE w:val="0"/>
        <w:autoSpaceDN w:val="0"/>
        <w:ind w:left="312" w:hanging="312"/>
        <w:rPr>
          <w:del w:id="1381" w:author="哲均 宋" w:date="2019-08-19T12:30:00Z"/>
          <w:rFonts w:asciiTheme="minorHAnsi" w:eastAsiaTheme="minorEastAsia" w:hAnsiTheme="minorHAnsi"/>
          <w:b w:val="0"/>
          <w:spacing w:val="0"/>
          <w:szCs w:val="22"/>
          <w:lang w:eastAsia="ko-KR"/>
        </w:rPr>
        <w:pPrChange w:id="1382" w:author="Ryu" w:date="2016-10-20T09:18:00Z">
          <w:pPr>
            <w:pStyle w:val="14"/>
            <w:ind w:left="630" w:hanging="630"/>
          </w:pPr>
        </w:pPrChange>
      </w:pPr>
      <w:del w:id="1383" w:author="哲均 宋" w:date="2019-08-19T12:30:00Z">
        <w:r w:rsidRPr="0073721B" w:rsidDel="00575316">
          <w:rPr>
            <w:rFonts w:hint="eastAsia"/>
            <w:rPrChange w:id="1384"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385"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1</w:delText>
        </w:r>
        <w:r w:rsidRPr="0073721B" w:rsidDel="00575316">
          <w:rPr>
            <w:rFonts w:hint="eastAsia"/>
            <w:rPrChange w:id="1386"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387"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Fonts w:ascii="ＭＳ 明朝" w:eastAsia="ＭＳ 明朝" w:hAnsi="ＭＳ 明朝" w:cs="ＭＳ 明朝" w:hint="eastAsia"/>
            <w:rPrChange w:id="1388" w:author="Seongeun Woo" w:date="2016-08-31T15:38:00Z">
              <w:rPr>
                <w:rStyle w:val="af8"/>
                <w:rFonts w:cs="Times New Roman" w:hint="eastAsia"/>
                <w:spacing w:val="0"/>
                <w:sz w:val="40"/>
                <w:szCs w:val="24"/>
                <w:lang w:eastAsia="ko-KR"/>
              </w:rPr>
            </w:rPrChange>
          </w:rPr>
          <w:delText>概</w:delText>
        </w:r>
        <w:r w:rsidRPr="0073721B" w:rsidDel="00575316">
          <w:rPr>
            <w:rFonts w:ascii="GulimChe" w:eastAsia="GulimChe" w:hAnsi="GulimChe" w:cs="GulimChe" w:hint="eastAsia"/>
            <w:rPrChange w:id="1389" w:author="Seongeun Woo" w:date="2016-08-31T15:38:00Z">
              <w:rPr>
                <w:rStyle w:val="af8"/>
                <w:rFonts w:cs="Times New Roman" w:hint="eastAsia"/>
                <w:spacing w:val="0"/>
                <w:sz w:val="40"/>
                <w:szCs w:val="24"/>
                <w:lang w:eastAsia="ko-KR"/>
              </w:rPr>
            </w:rPrChange>
          </w:rPr>
          <w:delText>要</w:delText>
        </w:r>
        <w:r w:rsidRPr="0073721B" w:rsidDel="00575316">
          <w:rPr>
            <w:webHidden/>
          </w:rPr>
          <w:tab/>
          <w:delText>5</w:delText>
        </w:r>
      </w:del>
    </w:p>
    <w:p w14:paraId="08C63267" w14:textId="77777777" w:rsidR="000344ED" w:rsidRPr="0073721B" w:rsidDel="00575316" w:rsidRDefault="000344ED">
      <w:pPr>
        <w:pStyle w:val="23"/>
        <w:autoSpaceDE w:val="0"/>
        <w:autoSpaceDN w:val="0"/>
        <w:ind w:left="99"/>
        <w:rPr>
          <w:del w:id="1390" w:author="哲均 宋" w:date="2019-08-19T12:30:00Z"/>
          <w:rFonts w:asciiTheme="minorHAnsi" w:eastAsiaTheme="minorEastAsia" w:hAnsiTheme="minorHAnsi"/>
          <w:b w:val="0"/>
        </w:rPr>
        <w:pPrChange w:id="1391" w:author="Seongeun Woo" w:date="2016-10-13T18:44:00Z">
          <w:pPr>
            <w:pStyle w:val="23"/>
            <w:ind w:left="99"/>
          </w:pPr>
        </w:pPrChange>
      </w:pPr>
      <w:del w:id="1392" w:author="哲均 宋" w:date="2019-08-19T12:30:00Z">
        <w:r w:rsidRPr="0073721B" w:rsidDel="00575316">
          <w:rPr>
            <w:rPrChange w:id="1393" w:author="Seongeun Woo" w:date="2016-08-31T15:38:00Z">
              <w:rPr>
                <w:rStyle w:val="af8"/>
                <w:rFonts w:eastAsia="Malgun Gothic" w:cs="Times New Roman"/>
                <w:sz w:val="40"/>
                <w:szCs w:val="24"/>
                <w14:scene3d>
                  <w14:camera w14:prst="orthographicFront"/>
                  <w14:lightRig w14:rig="threePt" w14:dir="t">
                    <w14:rot w14:lat="0" w14:lon="0" w14:rev="0"/>
                  </w14:lightRig>
                </w14:scene3d>
              </w:rPr>
            </w:rPrChange>
          </w:rPr>
          <w:delText>1</w:delText>
        </w:r>
        <w:r w:rsidRPr="0073721B" w:rsidDel="00575316">
          <w:rPr>
            <w:rFonts w:hint="eastAsia"/>
            <w:rPrChange w:id="1394" w:author="Seongeun Woo" w:date="2016-08-31T15:38:00Z">
              <w:rPr>
                <w:rStyle w:val="af8"/>
                <w:rFonts w:eastAsia="Malgun Gothic"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395" w:author="Seongeun Woo" w:date="2016-08-31T15:38:00Z">
              <w:rPr>
                <w:rStyle w:val="af8"/>
                <w:rFonts w:cs="Times New Roman" w:hint="eastAsia"/>
                <w:sz w:val="40"/>
                <w:szCs w:val="24"/>
              </w:rPr>
            </w:rPrChange>
          </w:rPr>
          <w:delText>管理類型</w:delText>
        </w:r>
        <w:r w:rsidRPr="0073721B" w:rsidDel="00575316">
          <w:rPr>
            <w:rFonts w:ascii="ＭＳ 明朝" w:eastAsia="ＭＳ 明朝" w:hAnsi="ＭＳ 明朝" w:cs="ＭＳ 明朝" w:hint="eastAsia"/>
            <w:rPrChange w:id="1396" w:author="Seongeun Woo" w:date="2016-08-31T15:38:00Z">
              <w:rPr>
                <w:rStyle w:val="af8"/>
                <w:rFonts w:cs="Times New Roman" w:hint="eastAsia"/>
                <w:sz w:val="40"/>
                <w:szCs w:val="24"/>
              </w:rPr>
            </w:rPrChange>
          </w:rPr>
          <w:delText>・</w:delText>
        </w:r>
        <w:r w:rsidRPr="0073721B" w:rsidDel="00575316">
          <w:rPr>
            <w:rFonts w:ascii="GulimChe" w:eastAsia="GulimChe" w:hAnsi="GulimChe" w:cs="GulimChe" w:hint="eastAsia"/>
            <w:rPrChange w:id="1397" w:author="Seongeun Woo" w:date="2016-08-31T15:38:00Z">
              <w:rPr>
                <w:rStyle w:val="af8"/>
                <w:rFonts w:cs="Times New Roman" w:hint="eastAsia"/>
                <w:sz w:val="40"/>
                <w:szCs w:val="24"/>
              </w:rPr>
            </w:rPrChange>
          </w:rPr>
          <w:delText>類型</w:delText>
        </w:r>
        <w:r w:rsidRPr="0073721B" w:rsidDel="00575316">
          <w:rPr>
            <w:webHidden/>
          </w:rPr>
          <w:tab/>
          <w:delText>5</w:delText>
        </w:r>
      </w:del>
    </w:p>
    <w:p w14:paraId="36885DD4" w14:textId="77777777" w:rsidR="000344ED" w:rsidRPr="0073721B" w:rsidDel="00575316" w:rsidRDefault="000344ED">
      <w:pPr>
        <w:pStyle w:val="23"/>
        <w:autoSpaceDE w:val="0"/>
        <w:autoSpaceDN w:val="0"/>
        <w:ind w:left="99"/>
        <w:rPr>
          <w:del w:id="1398" w:author="哲均 宋" w:date="2019-08-19T12:30:00Z"/>
          <w:rFonts w:asciiTheme="minorHAnsi" w:eastAsiaTheme="minorEastAsia" w:hAnsiTheme="minorHAnsi"/>
          <w:b w:val="0"/>
        </w:rPr>
        <w:pPrChange w:id="1399" w:author="Seongeun Woo" w:date="2016-10-13T18:44:00Z">
          <w:pPr>
            <w:pStyle w:val="23"/>
            <w:ind w:left="99"/>
          </w:pPr>
        </w:pPrChange>
      </w:pPr>
      <w:del w:id="1400" w:author="哲均 宋" w:date="2019-08-19T12:30:00Z">
        <w:r w:rsidRPr="0073721B" w:rsidDel="00575316">
          <w:rPr>
            <w:rPrChange w:id="1401" w:author="Seongeun Woo" w:date="2016-08-31T15:38:00Z">
              <w:rPr>
                <w:rStyle w:val="af8"/>
                <w:rFonts w:cs="Times New Roman"/>
                <w:sz w:val="40"/>
                <w:szCs w:val="24"/>
                <w14:scene3d>
                  <w14:camera w14:prst="orthographicFront"/>
                  <w14:lightRig w14:rig="threePt" w14:dir="t">
                    <w14:rot w14:lat="0" w14:lon="0" w14:rev="0"/>
                  </w14:lightRig>
                </w14:scene3d>
              </w:rPr>
            </w:rPrChange>
          </w:rPr>
          <w:delText>2</w:delText>
        </w:r>
        <w:r w:rsidRPr="0073721B" w:rsidDel="00575316">
          <w:rPr>
            <w:rFonts w:hint="eastAsia"/>
            <w:rPrChange w:id="1402"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403" w:author="Seongeun Woo" w:date="2016-08-31T15:38:00Z">
              <w:rPr>
                <w:rStyle w:val="af8"/>
                <w:rFonts w:cs="Times New Roman" w:hint="eastAsia"/>
                <w:sz w:val="40"/>
                <w:szCs w:val="24"/>
              </w:rPr>
            </w:rPrChange>
          </w:rPr>
          <w:delText>詳細類型</w:delText>
        </w:r>
        <w:r w:rsidRPr="0073721B" w:rsidDel="00575316">
          <w:rPr>
            <w:webHidden/>
          </w:rPr>
          <w:tab/>
          <w:delText>5</w:delText>
        </w:r>
      </w:del>
    </w:p>
    <w:p w14:paraId="288461A3" w14:textId="77777777" w:rsidR="000344ED" w:rsidRPr="0073721B" w:rsidDel="00575316" w:rsidRDefault="000344ED">
      <w:pPr>
        <w:pStyle w:val="23"/>
        <w:autoSpaceDE w:val="0"/>
        <w:autoSpaceDN w:val="0"/>
        <w:ind w:left="99"/>
        <w:rPr>
          <w:del w:id="1404" w:author="哲均 宋" w:date="2019-08-19T12:30:00Z"/>
          <w:rFonts w:asciiTheme="minorHAnsi" w:eastAsiaTheme="minorEastAsia" w:hAnsiTheme="minorHAnsi"/>
          <w:b w:val="0"/>
        </w:rPr>
        <w:pPrChange w:id="1405" w:author="Seongeun Woo" w:date="2016-10-13T18:44:00Z">
          <w:pPr>
            <w:pStyle w:val="23"/>
            <w:ind w:left="99"/>
          </w:pPr>
        </w:pPrChange>
      </w:pPr>
      <w:del w:id="1406" w:author="哲均 宋" w:date="2019-08-19T12:30:00Z">
        <w:r w:rsidRPr="0073721B" w:rsidDel="00575316">
          <w:rPr>
            <w:rPrChange w:id="1407" w:author="Seongeun Woo" w:date="2016-08-31T15:38:00Z">
              <w:rPr>
                <w:rStyle w:val="af8"/>
                <w:rFonts w:cs="Times New Roman"/>
                <w:sz w:val="40"/>
                <w:szCs w:val="24"/>
                <w14:scene3d>
                  <w14:camera w14:prst="orthographicFront"/>
                  <w14:lightRig w14:rig="threePt" w14:dir="t">
                    <w14:rot w14:lat="0" w14:lon="0" w14:rev="0"/>
                  </w14:lightRig>
                </w14:scene3d>
              </w:rPr>
            </w:rPrChange>
          </w:rPr>
          <w:delText>3</w:delText>
        </w:r>
        <w:r w:rsidRPr="0073721B" w:rsidDel="00575316">
          <w:rPr>
            <w:rFonts w:hint="eastAsia"/>
            <w:rPrChange w:id="1408"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409" w:author="Seongeun Woo" w:date="2016-08-31T15:38:00Z">
              <w:rPr>
                <w:rStyle w:val="af8"/>
                <w:rFonts w:cs="Times New Roman" w:hint="eastAsia"/>
                <w:sz w:val="40"/>
                <w:szCs w:val="24"/>
              </w:rPr>
            </w:rPrChange>
          </w:rPr>
          <w:delText>エンティティ</w:delText>
        </w:r>
        <w:r w:rsidRPr="0073721B" w:rsidDel="00575316">
          <w:rPr>
            <w:webHidden/>
          </w:rPr>
          <w:tab/>
          <w:delText>5</w:delText>
        </w:r>
      </w:del>
    </w:p>
    <w:p w14:paraId="79A278F6" w14:textId="77777777" w:rsidR="000344ED" w:rsidRPr="0073721B" w:rsidDel="00575316" w:rsidRDefault="000344ED">
      <w:pPr>
        <w:pStyle w:val="23"/>
        <w:autoSpaceDE w:val="0"/>
        <w:autoSpaceDN w:val="0"/>
        <w:ind w:left="99"/>
        <w:rPr>
          <w:del w:id="1410" w:author="哲均 宋" w:date="2019-08-19T12:30:00Z"/>
          <w:rFonts w:asciiTheme="minorHAnsi" w:eastAsiaTheme="minorEastAsia" w:hAnsiTheme="minorHAnsi"/>
          <w:b w:val="0"/>
        </w:rPr>
        <w:pPrChange w:id="1411" w:author="Seongeun Woo" w:date="2016-10-13T18:44:00Z">
          <w:pPr>
            <w:pStyle w:val="23"/>
            <w:ind w:left="99"/>
          </w:pPr>
        </w:pPrChange>
      </w:pPr>
      <w:del w:id="1412" w:author="哲均 宋" w:date="2019-08-19T12:30:00Z">
        <w:r w:rsidRPr="0073721B" w:rsidDel="00575316">
          <w:rPr>
            <w:rPrChange w:id="1413" w:author="Seongeun Woo" w:date="2016-08-31T15:38:00Z">
              <w:rPr>
                <w:rStyle w:val="af8"/>
                <w:rFonts w:cs="Times New Roman"/>
                <w:sz w:val="40"/>
                <w:szCs w:val="24"/>
                <w14:scene3d>
                  <w14:camera w14:prst="orthographicFront"/>
                  <w14:lightRig w14:rig="threePt" w14:dir="t">
                    <w14:rot w14:lat="0" w14:lon="0" w14:rev="0"/>
                  </w14:lightRig>
                </w14:scene3d>
              </w:rPr>
            </w:rPrChange>
          </w:rPr>
          <w:delText>4</w:delText>
        </w:r>
        <w:r w:rsidRPr="0073721B" w:rsidDel="00575316">
          <w:rPr>
            <w:rFonts w:hint="eastAsia"/>
            <w:rPrChange w:id="1414"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415"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416" w:author="Seongeun Woo" w:date="2016-08-31T15:38:00Z">
              <w:rPr>
                <w:rStyle w:val="af8"/>
                <w:rFonts w:cs="Times New Roman" w:hint="eastAsia"/>
                <w:sz w:val="40"/>
                <w:szCs w:val="24"/>
              </w:rPr>
            </w:rPrChange>
          </w:rPr>
          <w:delText>係</w:delText>
        </w:r>
        <w:r w:rsidRPr="0073721B" w:rsidDel="00575316">
          <w:rPr>
            <w:webHidden/>
          </w:rPr>
          <w:tab/>
          <w:delText>5</w:delText>
        </w:r>
      </w:del>
    </w:p>
    <w:p w14:paraId="690771E5" w14:textId="77777777" w:rsidR="000344ED" w:rsidRPr="0073721B" w:rsidDel="00575316" w:rsidRDefault="000344ED">
      <w:pPr>
        <w:pStyle w:val="23"/>
        <w:autoSpaceDE w:val="0"/>
        <w:autoSpaceDN w:val="0"/>
        <w:ind w:left="99"/>
        <w:rPr>
          <w:del w:id="1417" w:author="哲均 宋" w:date="2019-08-19T12:30:00Z"/>
          <w:rFonts w:asciiTheme="minorHAnsi" w:eastAsiaTheme="minorEastAsia" w:hAnsiTheme="minorHAnsi"/>
          <w:b w:val="0"/>
        </w:rPr>
        <w:pPrChange w:id="1418" w:author="Seongeun Woo" w:date="2016-10-13T18:44:00Z">
          <w:pPr>
            <w:pStyle w:val="23"/>
            <w:ind w:left="99"/>
          </w:pPr>
        </w:pPrChange>
      </w:pPr>
      <w:del w:id="1419" w:author="哲均 宋" w:date="2019-08-19T12:30:00Z">
        <w:r w:rsidRPr="0073721B" w:rsidDel="00575316">
          <w:rPr>
            <w:rPrChange w:id="1420" w:author="Seongeun Woo" w:date="2016-08-31T15:38:00Z">
              <w:rPr>
                <w:rStyle w:val="af8"/>
                <w:rFonts w:cs="Times New Roman"/>
                <w:sz w:val="40"/>
                <w:szCs w:val="24"/>
                <w14:scene3d>
                  <w14:camera w14:prst="orthographicFront"/>
                  <w14:lightRig w14:rig="threePt" w14:dir="t">
                    <w14:rot w14:lat="0" w14:lon="0" w14:rev="0"/>
                  </w14:lightRig>
                </w14:scene3d>
              </w:rPr>
            </w:rPrChange>
          </w:rPr>
          <w:delText>5</w:delText>
        </w:r>
        <w:r w:rsidRPr="0073721B" w:rsidDel="00575316">
          <w:rPr>
            <w:rFonts w:hint="eastAsia"/>
            <w:rPrChange w:id="1421"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422"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423" w:author="Seongeun Woo" w:date="2016-08-31T15:38:00Z">
              <w:rPr>
                <w:rStyle w:val="af8"/>
                <w:rFonts w:cs="Times New Roman" w:hint="eastAsia"/>
                <w:sz w:val="40"/>
                <w:szCs w:val="24"/>
              </w:rPr>
            </w:rPrChange>
          </w:rPr>
          <w:delText>係エンティティ</w:delText>
        </w:r>
        <w:r w:rsidRPr="0073721B" w:rsidDel="00575316">
          <w:rPr>
            <w:webHidden/>
          </w:rPr>
          <w:tab/>
          <w:delText>5</w:delText>
        </w:r>
      </w:del>
    </w:p>
    <w:p w14:paraId="5DA95A32" w14:textId="77777777" w:rsidR="000344ED" w:rsidRPr="0073721B" w:rsidDel="00575316" w:rsidRDefault="000344ED">
      <w:pPr>
        <w:pStyle w:val="23"/>
        <w:autoSpaceDE w:val="0"/>
        <w:autoSpaceDN w:val="0"/>
        <w:ind w:left="99"/>
        <w:rPr>
          <w:del w:id="1424" w:author="哲均 宋" w:date="2019-08-19T12:30:00Z"/>
          <w:rFonts w:asciiTheme="minorHAnsi" w:eastAsiaTheme="minorEastAsia" w:hAnsiTheme="minorHAnsi"/>
          <w:b w:val="0"/>
        </w:rPr>
        <w:pPrChange w:id="1425" w:author="Seongeun Woo" w:date="2016-10-13T18:44:00Z">
          <w:pPr>
            <w:pStyle w:val="23"/>
            <w:ind w:left="99"/>
          </w:pPr>
        </w:pPrChange>
      </w:pPr>
      <w:del w:id="1426" w:author="哲均 宋" w:date="2019-08-19T12:30:00Z">
        <w:r w:rsidRPr="0073721B" w:rsidDel="00575316">
          <w:rPr>
            <w:rPrChange w:id="1427" w:author="Seongeun Woo" w:date="2016-08-31T15:38:00Z">
              <w:rPr>
                <w:rStyle w:val="af8"/>
                <w:rFonts w:cs="Times New Roman"/>
                <w:sz w:val="40"/>
                <w:szCs w:val="24"/>
                <w14:scene3d>
                  <w14:camera w14:prst="orthographicFront"/>
                  <w14:lightRig w14:rig="threePt" w14:dir="t">
                    <w14:rot w14:lat="0" w14:lon="0" w14:rev="0"/>
                  </w14:lightRig>
                </w14:scene3d>
              </w:rPr>
            </w:rPrChange>
          </w:rPr>
          <w:delText>6</w:delText>
        </w:r>
        <w:r w:rsidRPr="0073721B" w:rsidDel="00575316">
          <w:rPr>
            <w:rFonts w:hint="eastAsia"/>
            <w:rPrChange w:id="1428"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429"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430" w:author="Seongeun Woo" w:date="2016-08-31T15:38:00Z">
              <w:rPr>
                <w:rStyle w:val="af8"/>
                <w:rFonts w:cs="Times New Roman" w:hint="eastAsia"/>
                <w:sz w:val="40"/>
                <w:szCs w:val="24"/>
              </w:rPr>
            </w:rPrChange>
          </w:rPr>
          <w:delText>係類</w:delText>
        </w:r>
        <w:r w:rsidRPr="0073721B" w:rsidDel="00575316">
          <w:rPr>
            <w:rFonts w:hint="eastAsia"/>
            <w:rPrChange w:id="1431" w:author="Seongeun Woo" w:date="2016-08-31T15:38:00Z">
              <w:rPr>
                <w:rStyle w:val="af8"/>
                <w:rFonts w:cs="Times New Roman" w:hint="eastAsia"/>
                <w:sz w:val="40"/>
                <w:szCs w:val="24"/>
              </w:rPr>
            </w:rPrChange>
          </w:rPr>
          <w:delText>型</w:delText>
        </w:r>
        <w:r w:rsidRPr="0073721B" w:rsidDel="00575316">
          <w:rPr>
            <w:webHidden/>
          </w:rPr>
          <w:tab/>
          <w:delText>6</w:delText>
        </w:r>
      </w:del>
    </w:p>
    <w:p w14:paraId="44F6219B" w14:textId="77777777" w:rsidR="000344ED" w:rsidRPr="0073721B" w:rsidDel="00575316" w:rsidRDefault="000344ED">
      <w:pPr>
        <w:pStyle w:val="23"/>
        <w:autoSpaceDE w:val="0"/>
        <w:autoSpaceDN w:val="0"/>
        <w:ind w:left="99"/>
        <w:rPr>
          <w:del w:id="1432" w:author="哲均 宋" w:date="2019-08-19T12:30:00Z"/>
          <w:rFonts w:asciiTheme="minorHAnsi" w:eastAsiaTheme="minorEastAsia" w:hAnsiTheme="minorHAnsi"/>
          <w:b w:val="0"/>
        </w:rPr>
        <w:pPrChange w:id="1433" w:author="Seongeun Woo" w:date="2016-10-13T18:44:00Z">
          <w:pPr>
            <w:pStyle w:val="23"/>
            <w:ind w:left="99"/>
          </w:pPr>
        </w:pPrChange>
      </w:pPr>
      <w:del w:id="1434" w:author="哲均 宋" w:date="2019-08-19T12:30:00Z">
        <w:r w:rsidRPr="0073721B" w:rsidDel="00575316">
          <w:rPr>
            <w:rPrChange w:id="1435" w:author="Seongeun Woo" w:date="2016-08-31T15:38:00Z">
              <w:rPr>
                <w:rStyle w:val="af8"/>
                <w:rFonts w:cs="Times New Roman"/>
                <w:sz w:val="40"/>
                <w:szCs w:val="24"/>
                <w14:scene3d>
                  <w14:camera w14:prst="orthographicFront"/>
                  <w14:lightRig w14:rig="threePt" w14:dir="t">
                    <w14:rot w14:lat="0" w14:lon="0" w14:rev="0"/>
                  </w14:lightRig>
                </w14:scene3d>
              </w:rPr>
            </w:rPrChange>
          </w:rPr>
          <w:delText>7</w:delText>
        </w:r>
        <w:r w:rsidRPr="0073721B" w:rsidDel="00575316">
          <w:rPr>
            <w:rFonts w:hint="eastAsia"/>
            <w:rPrChange w:id="1436"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437"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438" w:author="Seongeun Woo" w:date="2016-08-31T15:38:00Z">
              <w:rPr>
                <w:rStyle w:val="af8"/>
                <w:rFonts w:cs="Times New Roman" w:hint="eastAsia"/>
                <w:sz w:val="40"/>
                <w:szCs w:val="24"/>
              </w:rPr>
            </w:rPrChange>
          </w:rPr>
          <w:delText>係ル</w:delText>
        </w:r>
        <w:r w:rsidRPr="0073721B" w:rsidDel="00575316">
          <w:rPr>
            <w:rFonts w:ascii="ＭＳ 明朝" w:eastAsia="ＭＳ 明朝" w:hAnsi="ＭＳ 明朝" w:cs="ＭＳ 明朝" w:hint="eastAsia"/>
            <w:rPrChange w:id="1439" w:author="Seongeun Woo" w:date="2016-08-31T15:38:00Z">
              <w:rPr>
                <w:rStyle w:val="af8"/>
                <w:rFonts w:cs="Times New Roman" w:hint="eastAsia"/>
                <w:sz w:val="40"/>
                <w:szCs w:val="24"/>
              </w:rPr>
            </w:rPrChange>
          </w:rPr>
          <w:delText>ー</w:delText>
        </w:r>
        <w:r w:rsidRPr="0073721B" w:rsidDel="00575316">
          <w:rPr>
            <w:rFonts w:ascii="GulimChe" w:eastAsia="GulimChe" w:hAnsi="GulimChe" w:cs="GulimChe" w:hint="eastAsia"/>
            <w:rPrChange w:id="1440" w:author="Seongeun Woo" w:date="2016-08-31T15:38:00Z">
              <w:rPr>
                <w:rStyle w:val="af8"/>
                <w:rFonts w:cs="Times New Roman" w:hint="eastAsia"/>
                <w:sz w:val="40"/>
                <w:szCs w:val="24"/>
              </w:rPr>
            </w:rPrChange>
          </w:rPr>
          <w:delText>ル</w:delText>
        </w:r>
        <w:r w:rsidRPr="0073721B" w:rsidDel="00575316">
          <w:rPr>
            <w:webHidden/>
          </w:rPr>
          <w:tab/>
          <w:delText>6</w:delText>
        </w:r>
      </w:del>
    </w:p>
    <w:p w14:paraId="3174114C" w14:textId="77777777" w:rsidR="000344ED" w:rsidRPr="0073721B" w:rsidDel="00575316" w:rsidRDefault="000344ED">
      <w:pPr>
        <w:pStyle w:val="23"/>
        <w:autoSpaceDE w:val="0"/>
        <w:autoSpaceDN w:val="0"/>
        <w:ind w:left="99"/>
        <w:rPr>
          <w:del w:id="1441" w:author="哲均 宋" w:date="2019-08-19T12:30:00Z"/>
          <w:rFonts w:asciiTheme="minorHAnsi" w:eastAsiaTheme="minorEastAsia" w:hAnsiTheme="minorHAnsi"/>
          <w:b w:val="0"/>
        </w:rPr>
        <w:pPrChange w:id="1442" w:author="Seongeun Woo" w:date="2016-10-13T18:44:00Z">
          <w:pPr>
            <w:pStyle w:val="23"/>
            <w:ind w:left="99"/>
          </w:pPr>
        </w:pPrChange>
      </w:pPr>
      <w:del w:id="1443" w:author="哲均 宋" w:date="2019-08-19T12:30:00Z">
        <w:r w:rsidRPr="0073721B" w:rsidDel="00575316">
          <w:rPr>
            <w:rPrChange w:id="1444" w:author="Seongeun Woo" w:date="2016-08-31T15:38:00Z">
              <w:rPr>
                <w:rStyle w:val="af8"/>
                <w:rFonts w:cs="Times New Roman"/>
                <w:sz w:val="40"/>
                <w:szCs w:val="24"/>
                <w14:scene3d>
                  <w14:camera w14:prst="orthographicFront"/>
                  <w14:lightRig w14:rig="threePt" w14:dir="t">
                    <w14:rot w14:lat="0" w14:lon="0" w14:rev="0"/>
                  </w14:lightRig>
                </w14:scene3d>
              </w:rPr>
            </w:rPrChange>
          </w:rPr>
          <w:delText>8</w:delText>
        </w:r>
        <w:r w:rsidRPr="0073721B" w:rsidDel="00575316">
          <w:rPr>
            <w:rFonts w:hint="eastAsia"/>
            <w:rPrChange w:id="1445"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446"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447" w:author="Seongeun Woo" w:date="2016-08-31T15:38:00Z">
              <w:rPr>
                <w:rStyle w:val="af8"/>
                <w:rFonts w:cs="Times New Roman" w:hint="eastAsia"/>
                <w:sz w:val="40"/>
                <w:szCs w:val="24"/>
              </w:rPr>
            </w:rPrChange>
          </w:rPr>
          <w:delText>係ル</w:delText>
        </w:r>
        <w:r w:rsidRPr="0073721B" w:rsidDel="00575316">
          <w:rPr>
            <w:rFonts w:ascii="ＭＳ 明朝" w:eastAsia="ＭＳ 明朝" w:hAnsi="ＭＳ 明朝" w:cs="ＭＳ 明朝" w:hint="eastAsia"/>
            <w:rPrChange w:id="1448" w:author="Seongeun Woo" w:date="2016-08-31T15:38:00Z">
              <w:rPr>
                <w:rStyle w:val="af8"/>
                <w:rFonts w:cs="Times New Roman" w:hint="eastAsia"/>
                <w:sz w:val="40"/>
                <w:szCs w:val="24"/>
              </w:rPr>
            </w:rPrChange>
          </w:rPr>
          <w:delText>ー</w:delText>
        </w:r>
        <w:r w:rsidRPr="0073721B" w:rsidDel="00575316">
          <w:rPr>
            <w:rFonts w:ascii="GulimChe" w:eastAsia="GulimChe" w:hAnsi="GulimChe" w:cs="GulimChe" w:hint="eastAsia"/>
            <w:rPrChange w:id="1449" w:author="Seongeun Woo" w:date="2016-08-31T15:38:00Z">
              <w:rPr>
                <w:rStyle w:val="af8"/>
                <w:rFonts w:cs="Times New Roman" w:hint="eastAsia"/>
                <w:sz w:val="40"/>
                <w:szCs w:val="24"/>
              </w:rPr>
            </w:rPrChange>
          </w:rPr>
          <w:delText>ル類型</w:delText>
        </w:r>
        <w:r w:rsidRPr="0073721B" w:rsidDel="00575316">
          <w:rPr>
            <w:webHidden/>
          </w:rPr>
          <w:tab/>
          <w:delText>6</w:delText>
        </w:r>
      </w:del>
    </w:p>
    <w:p w14:paraId="4CC87038" w14:textId="77777777" w:rsidR="000344ED" w:rsidRPr="0073721B" w:rsidDel="00575316" w:rsidRDefault="000344ED">
      <w:pPr>
        <w:pStyle w:val="23"/>
        <w:autoSpaceDE w:val="0"/>
        <w:autoSpaceDN w:val="0"/>
        <w:ind w:left="99"/>
        <w:rPr>
          <w:del w:id="1450" w:author="哲均 宋" w:date="2019-08-19T12:30:00Z"/>
          <w:rFonts w:asciiTheme="minorHAnsi" w:eastAsiaTheme="minorEastAsia" w:hAnsiTheme="minorHAnsi"/>
          <w:b w:val="0"/>
        </w:rPr>
        <w:pPrChange w:id="1451" w:author="Seongeun Woo" w:date="2016-10-13T18:44:00Z">
          <w:pPr>
            <w:pStyle w:val="23"/>
            <w:ind w:left="99"/>
          </w:pPr>
        </w:pPrChange>
      </w:pPr>
      <w:del w:id="1452" w:author="哲均 宋" w:date="2019-08-19T12:30:00Z">
        <w:r w:rsidRPr="0073721B" w:rsidDel="00575316">
          <w:rPr>
            <w:rPrChange w:id="1453" w:author="Seongeun Woo" w:date="2016-08-31T15:38:00Z">
              <w:rPr>
                <w:rStyle w:val="af8"/>
                <w:rFonts w:cs="Times New Roman"/>
                <w:sz w:val="40"/>
                <w:szCs w:val="24"/>
                <w14:scene3d>
                  <w14:camera w14:prst="orthographicFront"/>
                  <w14:lightRig w14:rig="threePt" w14:dir="t">
                    <w14:rot w14:lat="0" w14:lon="0" w14:rev="0"/>
                  </w14:lightRig>
                </w14:scene3d>
              </w:rPr>
            </w:rPrChange>
          </w:rPr>
          <w:delText>9</w:delText>
        </w:r>
        <w:r w:rsidRPr="0073721B" w:rsidDel="00575316">
          <w:rPr>
            <w:rFonts w:hint="eastAsia"/>
            <w:rPrChange w:id="1454"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455" w:author="Seongeun Woo" w:date="2016-08-31T15:38:00Z">
              <w:rPr>
                <w:rStyle w:val="af8"/>
                <w:rFonts w:cs="Times New Roman" w:hint="eastAsia"/>
                <w:sz w:val="40"/>
                <w:szCs w:val="24"/>
              </w:rPr>
            </w:rPrChange>
          </w:rPr>
          <w:delText>標準項目</w:delText>
        </w:r>
        <w:r w:rsidRPr="0073721B" w:rsidDel="00575316">
          <w:rPr>
            <w:webHidden/>
          </w:rPr>
          <w:tab/>
          <w:delText>6</w:delText>
        </w:r>
      </w:del>
    </w:p>
    <w:p w14:paraId="4085E57E" w14:textId="724B081B" w:rsidR="000344ED" w:rsidRPr="0073721B" w:rsidDel="00575316" w:rsidRDefault="000344ED">
      <w:pPr>
        <w:pStyle w:val="23"/>
        <w:autoSpaceDE w:val="0"/>
        <w:autoSpaceDN w:val="0"/>
        <w:ind w:left="99"/>
        <w:rPr>
          <w:del w:id="1456" w:author="哲均 宋" w:date="2019-08-19T12:30:00Z"/>
          <w:rFonts w:asciiTheme="minorHAnsi" w:eastAsiaTheme="minorEastAsia" w:hAnsiTheme="minorHAnsi"/>
          <w:b w:val="0"/>
        </w:rPr>
        <w:pPrChange w:id="1457" w:author="Seongeun Woo" w:date="2016-10-13T18:44:00Z">
          <w:pPr>
            <w:pStyle w:val="23"/>
            <w:ind w:left="99"/>
          </w:pPr>
        </w:pPrChange>
      </w:pPr>
      <w:del w:id="1458" w:author="哲均 宋" w:date="2019-08-19T12:30:00Z">
        <w:r w:rsidRPr="0073721B" w:rsidDel="00575316">
          <w:rPr>
            <w:rPrChange w:id="1459" w:author="Seongeun Woo" w:date="2016-08-31T15:38:00Z">
              <w:rPr>
                <w:rStyle w:val="af8"/>
                <w:rFonts w:cs="Times New Roman"/>
                <w:sz w:val="40"/>
                <w:szCs w:val="24"/>
                <w14:scene3d>
                  <w14:camera w14:prst="orthographicFront"/>
                  <w14:lightRig w14:rig="threePt" w14:dir="t">
                    <w14:rot w14:lat="0" w14:lon="0" w14:rev="0"/>
                  </w14:lightRig>
                </w14:scene3d>
              </w:rPr>
            </w:rPrChange>
          </w:rPr>
          <w:delText>10</w:delText>
        </w:r>
        <w:r w:rsidRPr="0073721B" w:rsidDel="00575316">
          <w:rPr>
            <w:rFonts w:hint="eastAsia"/>
            <w:rPrChange w:id="1460"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．パタ</w:delText>
        </w:r>
        <w:r w:rsidRPr="0073721B" w:rsidDel="00575316">
          <w:rPr>
            <w:rFonts w:ascii="ＭＳ 明朝" w:eastAsia="ＭＳ 明朝" w:hAnsi="ＭＳ 明朝" w:cs="ＭＳ 明朝" w:hint="eastAsia"/>
            <w:rPrChange w:id="1461"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ー</w:delText>
        </w:r>
        <w:r w:rsidRPr="0073721B" w:rsidDel="00575316">
          <w:rPr>
            <w:rFonts w:ascii="GulimChe" w:eastAsia="GulimChe" w:hAnsi="GulimChe" w:cs="GulimChe" w:hint="eastAsia"/>
            <w:rPrChange w:id="1462"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ン</w:delText>
        </w:r>
        <w:r w:rsidRPr="0073721B" w:rsidDel="00575316">
          <w:rPr>
            <w:webHidden/>
          </w:rPr>
          <w:tab/>
          <w:delText>6</w:delText>
        </w:r>
      </w:del>
    </w:p>
    <w:p w14:paraId="6BC1E1BF" w14:textId="4382DF55" w:rsidR="000344ED" w:rsidRPr="0073721B" w:rsidDel="00575316" w:rsidRDefault="000344ED">
      <w:pPr>
        <w:pStyle w:val="23"/>
        <w:autoSpaceDE w:val="0"/>
        <w:autoSpaceDN w:val="0"/>
        <w:ind w:left="99"/>
        <w:rPr>
          <w:del w:id="1463" w:author="哲均 宋" w:date="2019-08-19T12:30:00Z"/>
          <w:rFonts w:asciiTheme="minorHAnsi" w:eastAsiaTheme="minorEastAsia" w:hAnsiTheme="minorHAnsi"/>
          <w:b w:val="0"/>
        </w:rPr>
        <w:pPrChange w:id="1464" w:author="Seongeun Woo" w:date="2016-10-13T18:44:00Z">
          <w:pPr>
            <w:pStyle w:val="23"/>
            <w:ind w:left="99"/>
          </w:pPr>
        </w:pPrChange>
      </w:pPr>
      <w:del w:id="1465" w:author="哲均 宋" w:date="2019-08-19T12:30:00Z">
        <w:r w:rsidRPr="0073721B" w:rsidDel="00575316">
          <w:rPr>
            <w:rPrChange w:id="1466" w:author="Seongeun Woo" w:date="2016-08-31T15:38:00Z">
              <w:rPr>
                <w:rStyle w:val="af8"/>
                <w:rFonts w:cs="Times New Roman"/>
                <w:sz w:val="40"/>
                <w:szCs w:val="24"/>
                <w14:scene3d>
                  <w14:camera w14:prst="orthographicFront"/>
                  <w14:lightRig w14:rig="threePt" w14:dir="t">
                    <w14:rot w14:lat="0" w14:lon="0" w14:rev="0"/>
                  </w14:lightRig>
                </w14:scene3d>
              </w:rPr>
            </w:rPrChange>
          </w:rPr>
          <w:delText>11</w:delText>
        </w:r>
        <w:r w:rsidRPr="0073721B" w:rsidDel="00575316">
          <w:rPr>
            <w:rFonts w:hint="eastAsia"/>
            <w:rPrChange w:id="1467"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．適用期間</w:delText>
        </w:r>
        <w:r w:rsidRPr="0073721B" w:rsidDel="00575316">
          <w:rPr>
            <w:webHidden/>
          </w:rPr>
          <w:tab/>
          <w:delText>6</w:delText>
        </w:r>
      </w:del>
    </w:p>
    <w:p w14:paraId="07FE4777" w14:textId="77777777" w:rsidR="000344ED" w:rsidRPr="0073721B" w:rsidDel="00575316" w:rsidRDefault="000344ED">
      <w:pPr>
        <w:pStyle w:val="14"/>
        <w:autoSpaceDE w:val="0"/>
        <w:autoSpaceDN w:val="0"/>
        <w:ind w:left="312" w:hanging="312"/>
        <w:rPr>
          <w:del w:id="1468" w:author="哲均 宋" w:date="2019-08-19T12:30:00Z"/>
          <w:rFonts w:asciiTheme="minorHAnsi" w:eastAsiaTheme="minorEastAsia" w:hAnsiTheme="minorHAnsi"/>
          <w:b w:val="0"/>
          <w:spacing w:val="0"/>
          <w:szCs w:val="22"/>
          <w:lang w:eastAsia="ko-KR"/>
        </w:rPr>
        <w:pPrChange w:id="1469" w:author="Ryu" w:date="2016-10-20T09:18:00Z">
          <w:pPr>
            <w:pStyle w:val="14"/>
            <w:ind w:left="630" w:hanging="630"/>
          </w:pPr>
        </w:pPrChange>
      </w:pPr>
      <w:del w:id="1470" w:author="哲均 宋" w:date="2019-08-19T12:30:00Z">
        <w:r w:rsidRPr="0073721B" w:rsidDel="00575316">
          <w:rPr>
            <w:rFonts w:hint="eastAsia"/>
            <w:rPrChange w:id="1471"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472"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2</w:delText>
        </w:r>
        <w:r w:rsidRPr="0073721B" w:rsidDel="00575316">
          <w:rPr>
            <w:rFonts w:hint="eastAsia"/>
            <w:rPrChange w:id="1473"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474"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PrChange w:id="1475" w:author="Seongeun Woo" w:date="2016-08-31T15:38:00Z">
              <w:rPr>
                <w:rStyle w:val="af8"/>
                <w:rFonts w:cs="Times New Roman"/>
                <w:spacing w:val="0"/>
                <w:sz w:val="40"/>
                <w:szCs w:val="24"/>
                <w:lang w:eastAsia="ko-KR"/>
              </w:rPr>
            </w:rPrChange>
          </w:rPr>
          <w:delText>InnoProduct</w:delText>
        </w:r>
        <w:r w:rsidRPr="0073721B" w:rsidDel="00575316">
          <w:rPr>
            <w:rFonts w:hint="eastAsia"/>
            <w:rPrChange w:id="1476" w:author="Seongeun Woo" w:date="2016-08-31T15:38:00Z">
              <w:rPr>
                <w:rStyle w:val="af8"/>
                <w:rFonts w:cs="Times New Roman" w:hint="eastAsia"/>
                <w:spacing w:val="0"/>
                <w:sz w:val="40"/>
                <w:szCs w:val="24"/>
                <w:lang w:eastAsia="ko-KR"/>
              </w:rPr>
            </w:rPrChange>
          </w:rPr>
          <w:delText>商品リポジトリ</w:delText>
        </w:r>
        <w:r w:rsidRPr="0073721B" w:rsidDel="00575316">
          <w:rPr>
            <w:webHidden/>
          </w:rPr>
          <w:tab/>
          <w:delText>7</w:delText>
        </w:r>
      </w:del>
    </w:p>
    <w:p w14:paraId="41084313" w14:textId="77777777" w:rsidR="000344ED" w:rsidRPr="0073721B" w:rsidDel="00575316" w:rsidRDefault="000344ED">
      <w:pPr>
        <w:pStyle w:val="23"/>
        <w:autoSpaceDE w:val="0"/>
        <w:autoSpaceDN w:val="0"/>
        <w:ind w:left="99"/>
        <w:rPr>
          <w:del w:id="1477" w:author="哲均 宋" w:date="2019-08-19T12:30:00Z"/>
          <w:rFonts w:asciiTheme="minorHAnsi" w:eastAsiaTheme="minorEastAsia" w:hAnsiTheme="minorHAnsi"/>
          <w:b w:val="0"/>
        </w:rPr>
        <w:pPrChange w:id="1478" w:author="Seongeun Woo" w:date="2016-10-13T18:44:00Z">
          <w:pPr>
            <w:pStyle w:val="23"/>
            <w:ind w:left="99"/>
          </w:pPr>
        </w:pPrChange>
      </w:pPr>
      <w:del w:id="1479" w:author="哲均 宋" w:date="2019-08-19T12:30:00Z">
        <w:r w:rsidRPr="0073721B" w:rsidDel="00575316">
          <w:rPr>
            <w:rPrChange w:id="1480" w:author="Seongeun Woo" w:date="2016-08-31T15:38:00Z">
              <w:rPr>
                <w:rStyle w:val="af8"/>
                <w:rFonts w:cs="Times New Roman"/>
                <w:sz w:val="40"/>
                <w:szCs w:val="24"/>
                <w14:scene3d>
                  <w14:camera w14:prst="orthographicFront"/>
                  <w14:lightRig w14:rig="threePt" w14:dir="t">
                    <w14:rot w14:lat="0" w14:lon="0" w14:rev="0"/>
                  </w14:lightRig>
                </w14:scene3d>
              </w:rPr>
            </w:rPrChange>
          </w:rPr>
          <w:delText>1</w:delText>
        </w:r>
        <w:r w:rsidRPr="0073721B" w:rsidDel="00575316">
          <w:rPr>
            <w:rFonts w:hint="eastAsia"/>
            <w:rPrChange w:id="1481"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482" w:author="Seongeun Woo" w:date="2016-08-31T15:38:00Z">
              <w:rPr>
                <w:rStyle w:val="af8"/>
                <w:rFonts w:cs="Times New Roman" w:hint="eastAsia"/>
                <w:sz w:val="40"/>
                <w:szCs w:val="24"/>
              </w:rPr>
            </w:rPrChange>
          </w:rPr>
          <w:delText>管理類型および標準項目</w:delText>
        </w:r>
        <w:r w:rsidRPr="0073721B" w:rsidDel="00575316">
          <w:rPr>
            <w:rFonts w:ascii="ＭＳ 明朝" w:eastAsia="ＭＳ 明朝" w:hAnsi="ＭＳ 明朝" w:cs="ＭＳ 明朝" w:hint="eastAsia"/>
            <w:rPrChange w:id="1483"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484" w:author="Seongeun Woo" w:date="2016-08-31T15:38:00Z">
              <w:rPr>
                <w:rStyle w:val="af8"/>
                <w:rFonts w:cs="Times New Roman" w:hint="eastAsia"/>
                <w:sz w:val="40"/>
                <w:szCs w:val="24"/>
              </w:rPr>
            </w:rPrChange>
          </w:rPr>
          <w:delText>連領域</w:delText>
        </w:r>
        <w:r w:rsidRPr="0073721B" w:rsidDel="00575316">
          <w:rPr>
            <w:webHidden/>
          </w:rPr>
          <w:tab/>
          <w:delText>8</w:delText>
        </w:r>
      </w:del>
    </w:p>
    <w:p w14:paraId="7501F522" w14:textId="77777777" w:rsidR="000344ED" w:rsidRPr="0073721B" w:rsidDel="00575316" w:rsidRDefault="000344ED">
      <w:pPr>
        <w:pStyle w:val="31"/>
        <w:autoSpaceDE w:val="0"/>
        <w:autoSpaceDN w:val="0"/>
        <w:ind w:left="396"/>
        <w:rPr>
          <w:del w:id="1485" w:author="哲均 宋" w:date="2019-08-19T12:30:00Z"/>
          <w:rFonts w:asciiTheme="minorHAnsi" w:eastAsiaTheme="minorEastAsia" w:hAnsiTheme="minorHAnsi"/>
          <w:spacing w:val="0"/>
          <w:szCs w:val="22"/>
          <w:lang w:eastAsia="ko-KR"/>
        </w:rPr>
        <w:pPrChange w:id="1486" w:author="Seongeun Woo" w:date="2016-10-13T18:44:00Z">
          <w:pPr>
            <w:pStyle w:val="31"/>
            <w:ind w:left="396"/>
          </w:pPr>
        </w:pPrChange>
      </w:pPr>
      <w:del w:id="1487" w:author="哲均 宋" w:date="2019-08-19T12:30:00Z">
        <w:r w:rsidRPr="0073721B" w:rsidDel="00575316">
          <w:rPr>
            <w:rPrChange w:id="1488"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1.1</w:delText>
        </w:r>
        <w:r w:rsidRPr="0073721B" w:rsidDel="00575316">
          <w:rPr>
            <w:rFonts w:asciiTheme="minorHAnsi" w:eastAsiaTheme="minorEastAsia" w:hAnsiTheme="minorHAnsi"/>
            <w:spacing w:val="0"/>
            <w:szCs w:val="22"/>
            <w:lang w:eastAsia="ko-KR"/>
          </w:rPr>
          <w:tab/>
        </w:r>
        <w:r w:rsidRPr="0073721B" w:rsidDel="00575316">
          <w:rPr>
            <w:rPrChange w:id="1489" w:author="Seongeun Woo" w:date="2016-08-31T15:38:00Z">
              <w:rPr>
                <w:rStyle w:val="af8"/>
                <w:rFonts w:cs="Times New Roman"/>
                <w:spacing w:val="0"/>
                <w:sz w:val="40"/>
                <w:szCs w:val="24"/>
                <w:lang w:eastAsia="ko-KR"/>
              </w:rPr>
            </w:rPrChange>
          </w:rPr>
          <w:delText>OBJ1000</w:delText>
        </w:r>
        <w:r w:rsidRPr="0073721B" w:rsidDel="00575316">
          <w:rPr>
            <w:webHidden/>
          </w:rPr>
          <w:tab/>
          <w:delText>9</w:delText>
        </w:r>
      </w:del>
    </w:p>
    <w:p w14:paraId="67261342" w14:textId="77777777" w:rsidR="000344ED" w:rsidRPr="0073721B" w:rsidDel="00575316" w:rsidRDefault="000344ED">
      <w:pPr>
        <w:pStyle w:val="31"/>
        <w:autoSpaceDE w:val="0"/>
        <w:autoSpaceDN w:val="0"/>
        <w:ind w:left="396"/>
        <w:rPr>
          <w:del w:id="1490" w:author="哲均 宋" w:date="2019-08-19T12:30:00Z"/>
          <w:rFonts w:asciiTheme="minorHAnsi" w:eastAsiaTheme="minorEastAsia" w:hAnsiTheme="minorHAnsi"/>
          <w:spacing w:val="0"/>
          <w:szCs w:val="22"/>
          <w:lang w:eastAsia="ko-KR"/>
        </w:rPr>
        <w:pPrChange w:id="1491" w:author="Seongeun Woo" w:date="2016-10-13T18:44:00Z">
          <w:pPr>
            <w:pStyle w:val="31"/>
            <w:ind w:left="396"/>
          </w:pPr>
        </w:pPrChange>
      </w:pPr>
      <w:del w:id="1492" w:author="哲均 宋" w:date="2019-08-19T12:30:00Z">
        <w:r w:rsidRPr="0073721B" w:rsidDel="00575316">
          <w:rPr>
            <w:rPrChange w:id="1493"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1.2</w:delText>
        </w:r>
        <w:r w:rsidRPr="0073721B" w:rsidDel="00575316">
          <w:rPr>
            <w:rFonts w:asciiTheme="minorHAnsi" w:eastAsiaTheme="minorEastAsia" w:hAnsiTheme="minorHAnsi"/>
            <w:spacing w:val="0"/>
            <w:szCs w:val="22"/>
            <w:lang w:eastAsia="ko-KR"/>
          </w:rPr>
          <w:tab/>
        </w:r>
        <w:r w:rsidRPr="0073721B" w:rsidDel="00575316">
          <w:rPr>
            <w:rPrChange w:id="1494" w:author="Seongeun Woo" w:date="2016-08-31T15:38:00Z">
              <w:rPr>
                <w:rStyle w:val="af8"/>
                <w:rFonts w:cs="Times New Roman"/>
                <w:spacing w:val="0"/>
                <w:sz w:val="40"/>
                <w:szCs w:val="24"/>
                <w:lang w:eastAsia="ko-KR"/>
              </w:rPr>
            </w:rPrChange>
          </w:rPr>
          <w:delText>OBJ1100</w:delText>
        </w:r>
        <w:r w:rsidRPr="0073721B" w:rsidDel="00575316">
          <w:rPr>
            <w:webHidden/>
          </w:rPr>
          <w:tab/>
          <w:delText>11</w:delText>
        </w:r>
      </w:del>
    </w:p>
    <w:p w14:paraId="3ABDB932" w14:textId="77777777" w:rsidR="000344ED" w:rsidRPr="0073721B" w:rsidDel="00575316" w:rsidRDefault="000344ED">
      <w:pPr>
        <w:pStyle w:val="31"/>
        <w:autoSpaceDE w:val="0"/>
        <w:autoSpaceDN w:val="0"/>
        <w:ind w:left="396"/>
        <w:rPr>
          <w:del w:id="1495" w:author="哲均 宋" w:date="2019-08-19T12:30:00Z"/>
          <w:rFonts w:asciiTheme="minorHAnsi" w:eastAsiaTheme="minorEastAsia" w:hAnsiTheme="minorHAnsi"/>
          <w:spacing w:val="0"/>
          <w:szCs w:val="22"/>
          <w:lang w:eastAsia="ko-KR"/>
        </w:rPr>
        <w:pPrChange w:id="1496" w:author="Seongeun Woo" w:date="2016-10-13T18:44:00Z">
          <w:pPr>
            <w:pStyle w:val="31"/>
            <w:ind w:left="396"/>
          </w:pPr>
        </w:pPrChange>
      </w:pPr>
      <w:del w:id="1497" w:author="哲均 宋" w:date="2019-08-19T12:30:00Z">
        <w:r w:rsidRPr="0073721B" w:rsidDel="00575316">
          <w:rPr>
            <w:rPrChange w:id="1498"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1.3</w:delText>
        </w:r>
        <w:r w:rsidRPr="0073721B" w:rsidDel="00575316">
          <w:rPr>
            <w:rFonts w:asciiTheme="minorHAnsi" w:eastAsiaTheme="minorEastAsia" w:hAnsiTheme="minorHAnsi"/>
            <w:spacing w:val="0"/>
            <w:szCs w:val="22"/>
            <w:lang w:eastAsia="ko-KR"/>
          </w:rPr>
          <w:tab/>
        </w:r>
        <w:r w:rsidRPr="0073721B" w:rsidDel="00575316">
          <w:rPr>
            <w:rPrChange w:id="1499" w:author="Seongeun Woo" w:date="2016-08-31T15:38:00Z">
              <w:rPr>
                <w:rStyle w:val="af8"/>
                <w:rFonts w:cs="Times New Roman"/>
                <w:spacing w:val="0"/>
                <w:sz w:val="40"/>
                <w:szCs w:val="24"/>
                <w:lang w:eastAsia="ko-KR"/>
              </w:rPr>
            </w:rPrChange>
          </w:rPr>
          <w:delText>OBJ1110</w:delText>
        </w:r>
        <w:r w:rsidRPr="0073721B" w:rsidDel="00575316">
          <w:rPr>
            <w:webHidden/>
          </w:rPr>
          <w:tab/>
          <w:delText>13</w:delText>
        </w:r>
      </w:del>
    </w:p>
    <w:p w14:paraId="1B76946C" w14:textId="77777777" w:rsidR="000344ED" w:rsidRPr="0073721B" w:rsidDel="00575316" w:rsidRDefault="000344ED">
      <w:pPr>
        <w:pStyle w:val="31"/>
        <w:autoSpaceDE w:val="0"/>
        <w:autoSpaceDN w:val="0"/>
        <w:ind w:left="396"/>
        <w:rPr>
          <w:del w:id="1500" w:author="哲均 宋" w:date="2019-08-19T12:30:00Z"/>
          <w:rFonts w:asciiTheme="minorHAnsi" w:eastAsiaTheme="minorEastAsia" w:hAnsiTheme="minorHAnsi"/>
          <w:spacing w:val="0"/>
          <w:szCs w:val="22"/>
          <w:lang w:eastAsia="ko-KR"/>
        </w:rPr>
        <w:pPrChange w:id="1501" w:author="Seongeun Woo" w:date="2016-10-13T18:44:00Z">
          <w:pPr>
            <w:pStyle w:val="31"/>
            <w:ind w:left="396"/>
          </w:pPr>
        </w:pPrChange>
      </w:pPr>
      <w:del w:id="1502" w:author="哲均 宋" w:date="2019-08-19T12:30:00Z">
        <w:r w:rsidRPr="0073721B" w:rsidDel="00575316">
          <w:rPr>
            <w:rPrChange w:id="1503"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1.4</w:delText>
        </w:r>
        <w:r w:rsidRPr="0073721B" w:rsidDel="00575316">
          <w:rPr>
            <w:rFonts w:asciiTheme="minorHAnsi" w:eastAsiaTheme="minorEastAsia" w:hAnsiTheme="minorHAnsi"/>
            <w:spacing w:val="0"/>
            <w:szCs w:val="22"/>
            <w:lang w:eastAsia="ko-KR"/>
          </w:rPr>
          <w:tab/>
        </w:r>
        <w:r w:rsidRPr="0073721B" w:rsidDel="00575316">
          <w:rPr>
            <w:rPrChange w:id="1504" w:author="Seongeun Woo" w:date="2016-08-31T15:38:00Z">
              <w:rPr>
                <w:rStyle w:val="af8"/>
                <w:rFonts w:cs="Times New Roman"/>
                <w:spacing w:val="0"/>
                <w:sz w:val="40"/>
                <w:szCs w:val="24"/>
                <w:lang w:eastAsia="ko-KR"/>
              </w:rPr>
            </w:rPrChange>
          </w:rPr>
          <w:delText>OBJ1200</w:delText>
        </w:r>
        <w:r w:rsidRPr="0073721B" w:rsidDel="00575316">
          <w:rPr>
            <w:webHidden/>
          </w:rPr>
          <w:tab/>
          <w:delText>15</w:delText>
        </w:r>
      </w:del>
    </w:p>
    <w:p w14:paraId="2F28C43C" w14:textId="77777777" w:rsidR="000344ED" w:rsidRPr="0073721B" w:rsidDel="00575316" w:rsidRDefault="000344ED">
      <w:pPr>
        <w:pStyle w:val="31"/>
        <w:autoSpaceDE w:val="0"/>
        <w:autoSpaceDN w:val="0"/>
        <w:ind w:left="396"/>
        <w:rPr>
          <w:del w:id="1505" w:author="哲均 宋" w:date="2019-08-19T12:30:00Z"/>
          <w:rFonts w:asciiTheme="minorHAnsi" w:eastAsiaTheme="minorEastAsia" w:hAnsiTheme="minorHAnsi"/>
          <w:spacing w:val="0"/>
          <w:szCs w:val="22"/>
          <w:lang w:eastAsia="ko-KR"/>
        </w:rPr>
        <w:pPrChange w:id="1506" w:author="Seongeun Woo" w:date="2016-10-13T18:44:00Z">
          <w:pPr>
            <w:pStyle w:val="31"/>
            <w:ind w:left="396"/>
          </w:pPr>
        </w:pPrChange>
      </w:pPr>
      <w:del w:id="1507" w:author="哲均 宋" w:date="2019-08-19T12:30:00Z">
        <w:r w:rsidRPr="0073721B" w:rsidDel="00575316">
          <w:rPr>
            <w:rPrChange w:id="1508"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1.5</w:delText>
        </w:r>
        <w:r w:rsidRPr="0073721B" w:rsidDel="00575316">
          <w:rPr>
            <w:rFonts w:asciiTheme="minorHAnsi" w:eastAsiaTheme="minorEastAsia" w:hAnsiTheme="minorHAnsi"/>
            <w:spacing w:val="0"/>
            <w:szCs w:val="22"/>
            <w:lang w:eastAsia="ko-KR"/>
          </w:rPr>
          <w:tab/>
        </w:r>
        <w:r w:rsidRPr="0073721B" w:rsidDel="00575316">
          <w:rPr>
            <w:rPrChange w:id="1509" w:author="Seongeun Woo" w:date="2016-08-31T15:38:00Z">
              <w:rPr>
                <w:rStyle w:val="af8"/>
                <w:rFonts w:cs="Times New Roman"/>
                <w:spacing w:val="0"/>
                <w:sz w:val="40"/>
                <w:szCs w:val="24"/>
                <w:lang w:eastAsia="ko-KR"/>
              </w:rPr>
            </w:rPrChange>
          </w:rPr>
          <w:delText>OBJ1400</w:delText>
        </w:r>
        <w:r w:rsidRPr="0073721B" w:rsidDel="00575316">
          <w:rPr>
            <w:webHidden/>
          </w:rPr>
          <w:tab/>
          <w:delText>18</w:delText>
        </w:r>
      </w:del>
    </w:p>
    <w:p w14:paraId="49FCF2D6" w14:textId="77777777" w:rsidR="000344ED" w:rsidRPr="0073721B" w:rsidDel="00575316" w:rsidRDefault="000344ED">
      <w:pPr>
        <w:pStyle w:val="23"/>
        <w:autoSpaceDE w:val="0"/>
        <w:autoSpaceDN w:val="0"/>
        <w:ind w:left="99"/>
        <w:rPr>
          <w:del w:id="1510" w:author="哲均 宋" w:date="2019-08-19T12:30:00Z"/>
          <w:rFonts w:asciiTheme="minorHAnsi" w:eastAsiaTheme="minorEastAsia" w:hAnsiTheme="minorHAnsi"/>
          <w:b w:val="0"/>
        </w:rPr>
        <w:pPrChange w:id="1511" w:author="Seongeun Woo" w:date="2016-10-13T18:44:00Z">
          <w:pPr>
            <w:pStyle w:val="23"/>
            <w:ind w:left="99"/>
          </w:pPr>
        </w:pPrChange>
      </w:pPr>
      <w:del w:id="1512" w:author="哲均 宋" w:date="2019-08-19T12:30:00Z">
        <w:r w:rsidRPr="0073721B" w:rsidDel="00575316">
          <w:rPr>
            <w:rPrChange w:id="1513" w:author="Seongeun Woo" w:date="2016-08-31T15:38:00Z">
              <w:rPr>
                <w:rStyle w:val="af8"/>
                <w:rFonts w:cs="Times New Roman"/>
                <w:sz w:val="40"/>
                <w:szCs w:val="24"/>
                <w14:scene3d>
                  <w14:camera w14:prst="orthographicFront"/>
                  <w14:lightRig w14:rig="threePt" w14:dir="t">
                    <w14:rot w14:lat="0" w14:lon="0" w14:rev="0"/>
                  </w14:lightRig>
                </w14:scene3d>
              </w:rPr>
            </w:rPrChange>
          </w:rPr>
          <w:delText>2</w:delText>
        </w:r>
        <w:r w:rsidRPr="0073721B" w:rsidDel="00575316">
          <w:rPr>
            <w:rFonts w:hint="eastAsia"/>
            <w:rPrChange w:id="1514"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515" w:author="Seongeun Woo" w:date="2016-08-31T15:38:00Z">
              <w:rPr>
                <w:rStyle w:val="af8"/>
                <w:rFonts w:cs="Times New Roman" w:hint="eastAsia"/>
                <w:sz w:val="40"/>
                <w:szCs w:val="24"/>
              </w:rPr>
            </w:rPrChange>
          </w:rPr>
          <w:delText>エンティティ</w:delText>
        </w:r>
        <w:r w:rsidRPr="0073721B" w:rsidDel="00575316">
          <w:rPr>
            <w:rFonts w:ascii="ＭＳ 明朝" w:eastAsia="ＭＳ 明朝" w:hAnsi="ＭＳ 明朝" w:cs="ＭＳ 明朝" w:hint="eastAsia"/>
            <w:rPrChange w:id="1516" w:author="Seongeun Woo" w:date="2016-08-31T15:38:00Z">
              <w:rPr>
                <w:rStyle w:val="af8"/>
                <w:rFonts w:cs="Times New Roman" w:hint="eastAsia"/>
                <w:sz w:val="40"/>
                <w:szCs w:val="24"/>
              </w:rPr>
            </w:rPrChange>
          </w:rPr>
          <w:delText>・</w:delText>
        </w:r>
        <w:r w:rsidRPr="0073721B" w:rsidDel="00575316">
          <w:rPr>
            <w:rFonts w:ascii="GulimChe" w:eastAsia="GulimChe" w:hAnsi="GulimChe" w:cs="GulimChe" w:hint="eastAsia"/>
            <w:rPrChange w:id="1517" w:author="Seongeun Woo" w:date="2016-08-31T15:38:00Z">
              <w:rPr>
                <w:rStyle w:val="af8"/>
                <w:rFonts w:cs="Times New Roman" w:hint="eastAsia"/>
                <w:sz w:val="40"/>
                <w:szCs w:val="24"/>
              </w:rPr>
            </w:rPrChange>
          </w:rPr>
          <w:delText>標準項目値</w:delText>
        </w:r>
        <w:r w:rsidRPr="0073721B" w:rsidDel="00575316">
          <w:rPr>
            <w:rFonts w:ascii="ＭＳ 明朝" w:eastAsia="ＭＳ 明朝" w:hAnsi="ＭＳ 明朝" w:cs="ＭＳ 明朝" w:hint="eastAsia"/>
            <w:rPrChange w:id="1518" w:author="Seongeun Woo" w:date="2016-08-31T15:38:00Z">
              <w:rPr>
                <w:rStyle w:val="af8"/>
                <w:rFonts w:cs="Times New Roman" w:hint="eastAsia"/>
                <w:sz w:val="40"/>
                <w:szCs w:val="24"/>
              </w:rPr>
            </w:rPrChange>
          </w:rPr>
          <w:delText>・</w:delText>
        </w:r>
        <w:r w:rsidRPr="0073721B" w:rsidDel="00575316">
          <w:rPr>
            <w:rFonts w:ascii="GulimChe" w:eastAsia="GulimChe" w:hAnsi="GulimChe" w:cs="GulimChe" w:hint="eastAsia"/>
            <w:rPrChange w:id="1519" w:author="Seongeun Woo" w:date="2016-08-31T15:38:00Z">
              <w:rPr>
                <w:rStyle w:val="af8"/>
                <w:rFonts w:cs="Times New Roman" w:hint="eastAsia"/>
                <w:sz w:val="40"/>
                <w:szCs w:val="24"/>
              </w:rPr>
            </w:rPrChange>
          </w:rPr>
          <w:delText>パタ</w:delText>
        </w:r>
        <w:r w:rsidRPr="0073721B" w:rsidDel="00575316">
          <w:rPr>
            <w:rFonts w:ascii="ＭＳ 明朝" w:eastAsia="ＭＳ 明朝" w:hAnsi="ＭＳ 明朝" w:cs="ＭＳ 明朝" w:hint="eastAsia"/>
            <w:rPrChange w:id="1520" w:author="Seongeun Woo" w:date="2016-08-31T15:38:00Z">
              <w:rPr>
                <w:rStyle w:val="af8"/>
                <w:rFonts w:cs="Times New Roman" w:hint="eastAsia"/>
                <w:sz w:val="40"/>
                <w:szCs w:val="24"/>
              </w:rPr>
            </w:rPrChange>
          </w:rPr>
          <w:delText>ー</w:delText>
        </w:r>
        <w:r w:rsidRPr="0073721B" w:rsidDel="00575316">
          <w:rPr>
            <w:rFonts w:ascii="GulimChe" w:eastAsia="GulimChe" w:hAnsi="GulimChe" w:cs="GulimChe" w:hint="eastAsia"/>
            <w:rPrChange w:id="1521" w:author="Seongeun Woo" w:date="2016-08-31T15:38:00Z">
              <w:rPr>
                <w:rStyle w:val="af8"/>
                <w:rFonts w:cs="Times New Roman" w:hint="eastAsia"/>
                <w:sz w:val="40"/>
                <w:szCs w:val="24"/>
              </w:rPr>
            </w:rPrChange>
          </w:rPr>
          <w:delText>ン情報</w:delText>
        </w:r>
        <w:r w:rsidRPr="0073721B" w:rsidDel="00575316">
          <w:rPr>
            <w:rFonts w:ascii="ＭＳ 明朝" w:eastAsia="ＭＳ 明朝" w:hAnsi="ＭＳ 明朝" w:cs="ＭＳ 明朝" w:hint="eastAsia"/>
            <w:rPrChange w:id="1522"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523" w:author="Seongeun Woo" w:date="2016-08-31T15:38:00Z">
              <w:rPr>
                <w:rStyle w:val="af8"/>
                <w:rFonts w:cs="Times New Roman" w:hint="eastAsia"/>
                <w:sz w:val="40"/>
                <w:szCs w:val="24"/>
              </w:rPr>
            </w:rPrChange>
          </w:rPr>
          <w:delText>連領域</w:delText>
        </w:r>
        <w:r w:rsidRPr="0073721B" w:rsidDel="00575316">
          <w:rPr>
            <w:webHidden/>
          </w:rPr>
          <w:tab/>
          <w:delText>20</w:delText>
        </w:r>
      </w:del>
    </w:p>
    <w:p w14:paraId="07FCC8B3" w14:textId="77777777" w:rsidR="000344ED" w:rsidRPr="0073721B" w:rsidDel="00575316" w:rsidRDefault="000344ED">
      <w:pPr>
        <w:pStyle w:val="31"/>
        <w:autoSpaceDE w:val="0"/>
        <w:autoSpaceDN w:val="0"/>
        <w:ind w:left="396"/>
        <w:rPr>
          <w:del w:id="1524" w:author="哲均 宋" w:date="2019-08-19T12:30:00Z"/>
          <w:rFonts w:asciiTheme="minorHAnsi" w:eastAsiaTheme="minorEastAsia" w:hAnsiTheme="minorHAnsi"/>
          <w:spacing w:val="0"/>
          <w:szCs w:val="22"/>
          <w:lang w:eastAsia="ko-KR"/>
        </w:rPr>
        <w:pPrChange w:id="1525" w:author="Seongeun Woo" w:date="2016-10-13T18:44:00Z">
          <w:pPr>
            <w:pStyle w:val="31"/>
            <w:ind w:left="396"/>
          </w:pPr>
        </w:pPrChange>
      </w:pPr>
      <w:del w:id="1526" w:author="哲均 宋" w:date="2019-08-19T12:30:00Z">
        <w:r w:rsidRPr="0073721B" w:rsidDel="00575316">
          <w:rPr>
            <w:rPrChange w:id="1527"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2.1</w:delText>
        </w:r>
        <w:r w:rsidRPr="0073721B" w:rsidDel="00575316">
          <w:rPr>
            <w:rFonts w:asciiTheme="minorHAnsi" w:eastAsiaTheme="minorEastAsia" w:hAnsiTheme="minorHAnsi"/>
            <w:spacing w:val="0"/>
            <w:szCs w:val="22"/>
            <w:lang w:eastAsia="ko-KR"/>
          </w:rPr>
          <w:tab/>
        </w:r>
        <w:r w:rsidRPr="0073721B" w:rsidDel="00575316">
          <w:rPr>
            <w:rPrChange w:id="1528" w:author="Seongeun Woo" w:date="2016-08-31T15:38:00Z">
              <w:rPr>
                <w:rStyle w:val="af8"/>
                <w:rFonts w:cs="Times New Roman"/>
                <w:spacing w:val="0"/>
                <w:sz w:val="40"/>
                <w:szCs w:val="24"/>
                <w:lang w:eastAsia="ko-KR"/>
              </w:rPr>
            </w:rPrChange>
          </w:rPr>
          <w:delText>OBJ_MAIN</w:delText>
        </w:r>
        <w:r w:rsidRPr="0073721B" w:rsidDel="00575316">
          <w:rPr>
            <w:webHidden/>
          </w:rPr>
          <w:tab/>
          <w:delText>21</w:delText>
        </w:r>
      </w:del>
    </w:p>
    <w:p w14:paraId="07AC1D0C" w14:textId="77777777" w:rsidR="000344ED" w:rsidRPr="0073721B" w:rsidDel="00575316" w:rsidRDefault="000344ED">
      <w:pPr>
        <w:pStyle w:val="31"/>
        <w:autoSpaceDE w:val="0"/>
        <w:autoSpaceDN w:val="0"/>
        <w:ind w:left="396"/>
        <w:rPr>
          <w:del w:id="1529" w:author="哲均 宋" w:date="2019-08-19T12:30:00Z"/>
          <w:rFonts w:asciiTheme="minorHAnsi" w:eastAsiaTheme="minorEastAsia" w:hAnsiTheme="minorHAnsi"/>
          <w:spacing w:val="0"/>
          <w:szCs w:val="22"/>
          <w:lang w:eastAsia="ko-KR"/>
        </w:rPr>
        <w:pPrChange w:id="1530" w:author="Seongeun Woo" w:date="2016-10-13T18:44:00Z">
          <w:pPr>
            <w:pStyle w:val="31"/>
            <w:ind w:left="396"/>
          </w:pPr>
        </w:pPrChange>
      </w:pPr>
      <w:del w:id="1531" w:author="哲均 宋" w:date="2019-08-19T12:30:00Z">
        <w:r w:rsidRPr="0073721B" w:rsidDel="00575316">
          <w:rPr>
            <w:rPrChange w:id="1532"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2.2</w:delText>
        </w:r>
        <w:r w:rsidRPr="0073721B" w:rsidDel="00575316">
          <w:rPr>
            <w:rFonts w:asciiTheme="minorHAnsi" w:eastAsiaTheme="minorEastAsia" w:hAnsiTheme="minorHAnsi"/>
            <w:spacing w:val="0"/>
            <w:szCs w:val="22"/>
            <w:lang w:eastAsia="ko-KR"/>
          </w:rPr>
          <w:tab/>
        </w:r>
        <w:r w:rsidRPr="0073721B" w:rsidDel="00575316">
          <w:rPr>
            <w:rPrChange w:id="1533" w:author="Seongeun Woo" w:date="2016-08-31T15:38:00Z">
              <w:rPr>
                <w:rStyle w:val="af8"/>
                <w:rFonts w:cs="Times New Roman"/>
                <w:spacing w:val="0"/>
                <w:sz w:val="40"/>
                <w:szCs w:val="24"/>
                <w:lang w:eastAsia="ko-KR"/>
              </w:rPr>
            </w:rPrChange>
          </w:rPr>
          <w:delText>OBJ_DETAIL</w:delText>
        </w:r>
        <w:r w:rsidRPr="0073721B" w:rsidDel="00575316">
          <w:rPr>
            <w:webHidden/>
          </w:rPr>
          <w:tab/>
          <w:delText>23</w:delText>
        </w:r>
      </w:del>
    </w:p>
    <w:p w14:paraId="70E31AAA" w14:textId="77777777" w:rsidR="000344ED" w:rsidRPr="0073721B" w:rsidDel="00575316" w:rsidRDefault="000344ED">
      <w:pPr>
        <w:pStyle w:val="31"/>
        <w:autoSpaceDE w:val="0"/>
        <w:autoSpaceDN w:val="0"/>
        <w:ind w:left="396"/>
        <w:rPr>
          <w:del w:id="1534" w:author="哲均 宋" w:date="2019-08-19T12:30:00Z"/>
          <w:rFonts w:asciiTheme="minorHAnsi" w:eastAsiaTheme="minorEastAsia" w:hAnsiTheme="minorHAnsi"/>
          <w:spacing w:val="0"/>
          <w:szCs w:val="22"/>
          <w:lang w:eastAsia="ko-KR"/>
        </w:rPr>
        <w:pPrChange w:id="1535" w:author="Seongeun Woo" w:date="2016-10-13T18:44:00Z">
          <w:pPr>
            <w:pStyle w:val="31"/>
            <w:ind w:left="396"/>
          </w:pPr>
        </w:pPrChange>
      </w:pPr>
      <w:del w:id="1536" w:author="哲均 宋" w:date="2019-08-19T12:30:00Z">
        <w:r w:rsidRPr="0073721B" w:rsidDel="00575316">
          <w:rPr>
            <w:rPrChange w:id="1537"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2.3</w:delText>
        </w:r>
        <w:r w:rsidRPr="0073721B" w:rsidDel="00575316">
          <w:rPr>
            <w:rFonts w:asciiTheme="minorHAnsi" w:eastAsiaTheme="minorEastAsia" w:hAnsiTheme="minorHAnsi"/>
            <w:spacing w:val="0"/>
            <w:szCs w:val="22"/>
            <w:lang w:eastAsia="ko-KR"/>
          </w:rPr>
          <w:tab/>
        </w:r>
        <w:r w:rsidRPr="0073721B" w:rsidDel="00575316">
          <w:rPr>
            <w:rPrChange w:id="1538" w:author="Seongeun Woo" w:date="2016-08-31T15:38:00Z">
              <w:rPr>
                <w:rStyle w:val="af8"/>
                <w:rFonts w:cs="Times New Roman"/>
                <w:spacing w:val="0"/>
                <w:sz w:val="40"/>
                <w:szCs w:val="24"/>
                <w:lang w:eastAsia="ko-KR"/>
              </w:rPr>
            </w:rPrChange>
          </w:rPr>
          <w:delText>OBJREL_INC</w:delText>
        </w:r>
        <w:r w:rsidRPr="0073721B" w:rsidDel="00575316">
          <w:rPr>
            <w:webHidden/>
          </w:rPr>
          <w:tab/>
          <w:delText>25</w:delText>
        </w:r>
      </w:del>
    </w:p>
    <w:p w14:paraId="5382ECA2" w14:textId="77777777" w:rsidR="000344ED" w:rsidRPr="0073721B" w:rsidDel="00575316" w:rsidRDefault="000344ED">
      <w:pPr>
        <w:pStyle w:val="31"/>
        <w:autoSpaceDE w:val="0"/>
        <w:autoSpaceDN w:val="0"/>
        <w:ind w:left="396"/>
        <w:rPr>
          <w:del w:id="1539" w:author="哲均 宋" w:date="2019-08-19T12:30:00Z"/>
          <w:rFonts w:asciiTheme="minorHAnsi" w:eastAsiaTheme="minorEastAsia" w:hAnsiTheme="minorHAnsi"/>
          <w:spacing w:val="0"/>
          <w:szCs w:val="22"/>
          <w:lang w:eastAsia="ko-KR"/>
        </w:rPr>
        <w:pPrChange w:id="1540" w:author="Seongeun Woo" w:date="2016-10-13T18:44:00Z">
          <w:pPr>
            <w:pStyle w:val="31"/>
            <w:ind w:left="396"/>
          </w:pPr>
        </w:pPrChange>
      </w:pPr>
      <w:del w:id="1541" w:author="哲均 宋" w:date="2019-08-19T12:30:00Z">
        <w:r w:rsidRPr="0073721B" w:rsidDel="00575316">
          <w:rPr>
            <w:rPrChange w:id="1542"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2.4</w:delText>
        </w:r>
        <w:r w:rsidRPr="0073721B" w:rsidDel="00575316">
          <w:rPr>
            <w:rFonts w:asciiTheme="minorHAnsi" w:eastAsiaTheme="minorEastAsia" w:hAnsiTheme="minorHAnsi"/>
            <w:spacing w:val="0"/>
            <w:szCs w:val="22"/>
            <w:lang w:eastAsia="ko-KR"/>
          </w:rPr>
          <w:tab/>
        </w:r>
        <w:r w:rsidRPr="0073721B" w:rsidDel="00575316">
          <w:rPr>
            <w:rPrChange w:id="1543" w:author="Seongeun Woo" w:date="2016-08-31T15:38:00Z">
              <w:rPr>
                <w:rStyle w:val="af8"/>
                <w:rFonts w:cs="Times New Roman"/>
                <w:spacing w:val="0"/>
                <w:sz w:val="40"/>
                <w:szCs w:val="24"/>
                <w:lang w:eastAsia="ko-KR"/>
              </w:rPr>
            </w:rPrChange>
          </w:rPr>
          <w:delText>OBJRELINC_PROP</w:delText>
        </w:r>
        <w:r w:rsidRPr="0073721B" w:rsidDel="00575316">
          <w:rPr>
            <w:webHidden/>
          </w:rPr>
          <w:tab/>
          <w:delText>27</w:delText>
        </w:r>
      </w:del>
    </w:p>
    <w:p w14:paraId="60BCECE0" w14:textId="77777777" w:rsidR="000344ED" w:rsidRPr="0073721B" w:rsidDel="00575316" w:rsidRDefault="000344ED">
      <w:pPr>
        <w:pStyle w:val="23"/>
        <w:autoSpaceDE w:val="0"/>
        <w:autoSpaceDN w:val="0"/>
        <w:ind w:left="99"/>
        <w:rPr>
          <w:del w:id="1544" w:author="哲均 宋" w:date="2019-08-19T12:30:00Z"/>
          <w:rFonts w:asciiTheme="minorHAnsi" w:eastAsiaTheme="minorEastAsia" w:hAnsiTheme="minorHAnsi"/>
          <w:b w:val="0"/>
        </w:rPr>
        <w:pPrChange w:id="1545" w:author="Seongeun Woo" w:date="2016-10-13T18:44:00Z">
          <w:pPr>
            <w:pStyle w:val="23"/>
            <w:ind w:left="99"/>
          </w:pPr>
        </w:pPrChange>
      </w:pPr>
      <w:del w:id="1546" w:author="哲均 宋" w:date="2019-08-19T12:30:00Z">
        <w:r w:rsidRPr="0073721B" w:rsidDel="00575316">
          <w:rPr>
            <w:rPrChange w:id="1547" w:author="Seongeun Woo" w:date="2016-08-31T15:38:00Z">
              <w:rPr>
                <w:rStyle w:val="af8"/>
                <w:rFonts w:cs="Times New Roman"/>
                <w:sz w:val="40"/>
                <w:szCs w:val="24"/>
                <w14:scene3d>
                  <w14:camera w14:prst="orthographicFront"/>
                  <w14:lightRig w14:rig="threePt" w14:dir="t">
                    <w14:rot w14:lat="0" w14:lon="0" w14:rev="0"/>
                  </w14:lightRig>
                </w14:scene3d>
              </w:rPr>
            </w:rPrChange>
          </w:rPr>
          <w:delText>3</w:delText>
        </w:r>
        <w:r w:rsidRPr="0073721B" w:rsidDel="00575316">
          <w:rPr>
            <w:rFonts w:hint="eastAsia"/>
            <w:rPrChange w:id="1548"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549"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550" w:author="Seongeun Woo" w:date="2016-08-31T15:38:00Z">
              <w:rPr>
                <w:rStyle w:val="af8"/>
                <w:rFonts w:cs="Times New Roman" w:hint="eastAsia"/>
                <w:sz w:val="40"/>
                <w:szCs w:val="24"/>
              </w:rPr>
            </w:rPrChange>
          </w:rPr>
          <w:delText>係および</w:delText>
        </w:r>
        <w:r w:rsidRPr="0073721B" w:rsidDel="00575316">
          <w:rPr>
            <w:rFonts w:ascii="ＭＳ 明朝" w:eastAsia="ＭＳ 明朝" w:hAnsi="ＭＳ 明朝" w:cs="ＭＳ 明朝" w:hint="eastAsia"/>
            <w:rPrChange w:id="1551"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552" w:author="Seongeun Woo" w:date="2016-08-31T15:38:00Z">
              <w:rPr>
                <w:rStyle w:val="af8"/>
                <w:rFonts w:cs="Times New Roman" w:hint="eastAsia"/>
                <w:sz w:val="40"/>
                <w:szCs w:val="24"/>
              </w:rPr>
            </w:rPrChange>
          </w:rPr>
          <w:delText>係ル</w:delText>
        </w:r>
        <w:r w:rsidRPr="0073721B" w:rsidDel="00575316">
          <w:rPr>
            <w:rFonts w:ascii="ＭＳ 明朝" w:eastAsia="ＭＳ 明朝" w:hAnsi="ＭＳ 明朝" w:cs="ＭＳ 明朝" w:hint="eastAsia"/>
            <w:rPrChange w:id="1553" w:author="Seongeun Woo" w:date="2016-08-31T15:38:00Z">
              <w:rPr>
                <w:rStyle w:val="af8"/>
                <w:rFonts w:cs="Times New Roman" w:hint="eastAsia"/>
                <w:sz w:val="40"/>
                <w:szCs w:val="24"/>
              </w:rPr>
            </w:rPrChange>
          </w:rPr>
          <w:delText>ー</w:delText>
        </w:r>
        <w:r w:rsidRPr="0073721B" w:rsidDel="00575316">
          <w:rPr>
            <w:rFonts w:ascii="GulimChe" w:eastAsia="GulimChe" w:hAnsi="GulimChe" w:cs="GulimChe" w:hint="eastAsia"/>
            <w:rPrChange w:id="1554" w:author="Seongeun Woo" w:date="2016-08-31T15:38:00Z">
              <w:rPr>
                <w:rStyle w:val="af8"/>
                <w:rFonts w:cs="Times New Roman" w:hint="eastAsia"/>
                <w:sz w:val="40"/>
                <w:szCs w:val="24"/>
              </w:rPr>
            </w:rPrChange>
          </w:rPr>
          <w:delText>ル</w:delText>
        </w:r>
        <w:r w:rsidRPr="0073721B" w:rsidDel="00575316">
          <w:rPr>
            <w:rFonts w:ascii="ＭＳ 明朝" w:eastAsia="ＭＳ 明朝" w:hAnsi="ＭＳ 明朝" w:cs="ＭＳ 明朝" w:hint="eastAsia"/>
            <w:rPrChange w:id="1555"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556" w:author="Seongeun Woo" w:date="2016-08-31T15:38:00Z">
              <w:rPr>
                <w:rStyle w:val="af8"/>
                <w:rFonts w:cs="Times New Roman" w:hint="eastAsia"/>
                <w:sz w:val="40"/>
                <w:szCs w:val="24"/>
              </w:rPr>
            </w:rPrChange>
          </w:rPr>
          <w:delText>連領域</w:delText>
        </w:r>
        <w:r w:rsidRPr="0073721B" w:rsidDel="00575316">
          <w:rPr>
            <w:webHidden/>
          </w:rPr>
          <w:tab/>
          <w:delText>29</w:delText>
        </w:r>
      </w:del>
    </w:p>
    <w:p w14:paraId="4AD8280A" w14:textId="77777777" w:rsidR="000344ED" w:rsidRPr="0073721B" w:rsidDel="00575316" w:rsidRDefault="000344ED">
      <w:pPr>
        <w:pStyle w:val="31"/>
        <w:autoSpaceDE w:val="0"/>
        <w:autoSpaceDN w:val="0"/>
        <w:ind w:left="396"/>
        <w:rPr>
          <w:del w:id="1557" w:author="哲均 宋" w:date="2019-08-19T12:30:00Z"/>
          <w:rFonts w:asciiTheme="minorHAnsi" w:eastAsiaTheme="minorEastAsia" w:hAnsiTheme="minorHAnsi"/>
          <w:spacing w:val="0"/>
          <w:szCs w:val="22"/>
          <w:lang w:eastAsia="ko-KR"/>
        </w:rPr>
        <w:pPrChange w:id="1558" w:author="Seongeun Woo" w:date="2016-10-13T18:44:00Z">
          <w:pPr>
            <w:pStyle w:val="31"/>
            <w:ind w:left="396"/>
          </w:pPr>
        </w:pPrChange>
      </w:pPr>
      <w:del w:id="1559" w:author="哲均 宋" w:date="2019-08-19T12:30:00Z">
        <w:r w:rsidRPr="0073721B" w:rsidDel="00575316">
          <w:rPr>
            <w:rPrChange w:id="1560"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3.1</w:delText>
        </w:r>
        <w:r w:rsidRPr="0073721B" w:rsidDel="00575316">
          <w:rPr>
            <w:rFonts w:asciiTheme="minorHAnsi" w:eastAsiaTheme="minorEastAsia" w:hAnsiTheme="minorHAnsi"/>
            <w:spacing w:val="0"/>
            <w:szCs w:val="22"/>
            <w:lang w:eastAsia="ko-KR"/>
          </w:rPr>
          <w:tab/>
        </w:r>
        <w:r w:rsidRPr="0073721B" w:rsidDel="00575316">
          <w:rPr>
            <w:rPrChange w:id="1561" w:author="Seongeun Woo" w:date="2016-08-31T15:38:00Z">
              <w:rPr>
                <w:rStyle w:val="af8"/>
                <w:rFonts w:cs="Times New Roman"/>
                <w:spacing w:val="0"/>
                <w:sz w:val="40"/>
                <w:szCs w:val="24"/>
                <w:lang w:eastAsia="ko-KR"/>
              </w:rPr>
            </w:rPrChange>
          </w:rPr>
          <w:delText>OBJINV_TYPE</w:delText>
        </w:r>
        <w:r w:rsidRPr="0073721B" w:rsidDel="00575316">
          <w:rPr>
            <w:webHidden/>
          </w:rPr>
          <w:tab/>
          <w:delText>30</w:delText>
        </w:r>
      </w:del>
    </w:p>
    <w:p w14:paraId="6184D93A" w14:textId="77777777" w:rsidR="000344ED" w:rsidRPr="0073721B" w:rsidDel="00575316" w:rsidRDefault="000344ED">
      <w:pPr>
        <w:pStyle w:val="31"/>
        <w:autoSpaceDE w:val="0"/>
        <w:autoSpaceDN w:val="0"/>
        <w:ind w:left="396"/>
        <w:rPr>
          <w:del w:id="1562" w:author="哲均 宋" w:date="2019-08-19T12:30:00Z"/>
          <w:rFonts w:asciiTheme="minorHAnsi" w:eastAsiaTheme="minorEastAsia" w:hAnsiTheme="minorHAnsi"/>
          <w:spacing w:val="0"/>
          <w:szCs w:val="22"/>
          <w:lang w:eastAsia="ko-KR"/>
        </w:rPr>
        <w:pPrChange w:id="1563" w:author="Seongeun Woo" w:date="2016-10-13T18:44:00Z">
          <w:pPr>
            <w:pStyle w:val="31"/>
            <w:ind w:left="396"/>
          </w:pPr>
        </w:pPrChange>
      </w:pPr>
      <w:del w:id="1564" w:author="哲均 宋" w:date="2019-08-19T12:30:00Z">
        <w:r w:rsidRPr="0073721B" w:rsidDel="00575316">
          <w:rPr>
            <w:rPrChange w:id="1565"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3.2</w:delText>
        </w:r>
        <w:r w:rsidRPr="0073721B" w:rsidDel="00575316">
          <w:rPr>
            <w:rFonts w:asciiTheme="minorHAnsi" w:eastAsiaTheme="minorEastAsia" w:hAnsiTheme="minorHAnsi"/>
            <w:spacing w:val="0"/>
            <w:szCs w:val="22"/>
            <w:lang w:eastAsia="ko-KR"/>
          </w:rPr>
          <w:tab/>
        </w:r>
        <w:r w:rsidRPr="0073721B" w:rsidDel="00575316">
          <w:rPr>
            <w:rPrChange w:id="1566" w:author="Seongeun Woo" w:date="2016-08-31T15:38:00Z">
              <w:rPr>
                <w:rStyle w:val="af8"/>
                <w:rFonts w:cs="Times New Roman"/>
                <w:spacing w:val="0"/>
                <w:sz w:val="40"/>
                <w:szCs w:val="24"/>
                <w:lang w:eastAsia="ko-KR"/>
              </w:rPr>
            </w:rPrChange>
          </w:rPr>
          <w:delText>OBJ_INV</w:delText>
        </w:r>
        <w:r w:rsidRPr="0073721B" w:rsidDel="00575316">
          <w:rPr>
            <w:webHidden/>
          </w:rPr>
          <w:tab/>
          <w:delText>31</w:delText>
        </w:r>
      </w:del>
    </w:p>
    <w:p w14:paraId="408E7EDB" w14:textId="77777777" w:rsidR="000344ED" w:rsidRPr="0073721B" w:rsidDel="00575316" w:rsidRDefault="000344ED">
      <w:pPr>
        <w:pStyle w:val="14"/>
        <w:autoSpaceDE w:val="0"/>
        <w:autoSpaceDN w:val="0"/>
        <w:ind w:left="312" w:hanging="312"/>
        <w:rPr>
          <w:del w:id="1567" w:author="哲均 宋" w:date="2019-08-19T12:30:00Z"/>
          <w:rFonts w:asciiTheme="minorHAnsi" w:eastAsiaTheme="minorEastAsia" w:hAnsiTheme="minorHAnsi"/>
          <w:b w:val="0"/>
          <w:spacing w:val="0"/>
          <w:szCs w:val="22"/>
          <w:lang w:eastAsia="ko-KR"/>
        </w:rPr>
        <w:pPrChange w:id="1568" w:author="Ryu" w:date="2016-10-20T09:18:00Z">
          <w:pPr>
            <w:pStyle w:val="14"/>
            <w:ind w:left="630" w:hanging="630"/>
          </w:pPr>
        </w:pPrChange>
      </w:pPr>
      <w:del w:id="1569" w:author="哲均 宋" w:date="2019-08-19T12:30:00Z">
        <w:r w:rsidRPr="0073721B" w:rsidDel="00575316">
          <w:rPr>
            <w:rFonts w:hint="eastAsia"/>
            <w:rPrChange w:id="1570"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571"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3</w:delText>
        </w:r>
        <w:r w:rsidRPr="0073721B" w:rsidDel="00575316">
          <w:rPr>
            <w:rFonts w:hint="eastAsia"/>
            <w:rPrChange w:id="1572"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573"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Fonts w:hint="eastAsia"/>
            <w:rPrChange w:id="1574" w:author="Seongeun Woo" w:date="2016-08-31T15:38:00Z">
              <w:rPr>
                <w:rStyle w:val="af8"/>
                <w:rFonts w:cs="Times New Roman" w:hint="eastAsia"/>
                <w:spacing w:val="0"/>
                <w:sz w:val="40"/>
                <w:szCs w:val="24"/>
                <w:lang w:eastAsia="ko-KR"/>
              </w:rPr>
            </w:rPrChange>
          </w:rPr>
          <w:delText>構造情報照</w:delText>
        </w:r>
        <w:r w:rsidRPr="0073721B" w:rsidDel="00575316">
          <w:rPr>
            <w:rFonts w:ascii="New Gulim" w:eastAsia="New Gulim" w:hAnsi="New Gulim" w:cs="New Gulim" w:hint="eastAsia"/>
            <w:rPrChange w:id="1575" w:author="Seongeun Woo" w:date="2016-08-31T15:38:00Z">
              <w:rPr>
                <w:rStyle w:val="af8"/>
                <w:rFonts w:cs="Times New Roman" w:hint="eastAsia"/>
                <w:spacing w:val="0"/>
                <w:sz w:val="40"/>
                <w:szCs w:val="24"/>
                <w:lang w:eastAsia="ko-KR"/>
              </w:rPr>
            </w:rPrChange>
          </w:rPr>
          <w:delText>会</w:delText>
        </w:r>
        <w:r w:rsidRPr="0073721B" w:rsidDel="00575316">
          <w:rPr>
            <w:webHidden/>
          </w:rPr>
          <w:tab/>
          <w:delText>33</w:delText>
        </w:r>
      </w:del>
    </w:p>
    <w:p w14:paraId="35A569E8" w14:textId="77777777" w:rsidR="000344ED" w:rsidRPr="0073721B" w:rsidDel="00575316" w:rsidRDefault="000344ED">
      <w:pPr>
        <w:pStyle w:val="23"/>
        <w:autoSpaceDE w:val="0"/>
        <w:autoSpaceDN w:val="0"/>
        <w:ind w:left="99"/>
        <w:rPr>
          <w:del w:id="1576" w:author="哲均 宋" w:date="2019-08-19T12:30:00Z"/>
          <w:rFonts w:asciiTheme="minorHAnsi" w:eastAsiaTheme="minorEastAsia" w:hAnsiTheme="minorHAnsi"/>
          <w:b w:val="0"/>
        </w:rPr>
        <w:pPrChange w:id="1577" w:author="Seongeun Woo" w:date="2016-10-13T18:44:00Z">
          <w:pPr>
            <w:pStyle w:val="23"/>
            <w:ind w:left="99"/>
          </w:pPr>
        </w:pPrChange>
      </w:pPr>
      <w:del w:id="1578" w:author="哲均 宋" w:date="2019-08-19T12:30:00Z">
        <w:r w:rsidRPr="0073721B" w:rsidDel="00575316">
          <w:rPr>
            <w:rPrChange w:id="1579" w:author="Seongeun Woo" w:date="2016-08-31T15:38:00Z">
              <w:rPr>
                <w:rStyle w:val="af8"/>
                <w:rFonts w:cs="Times New Roman"/>
                <w:sz w:val="40"/>
                <w:szCs w:val="24"/>
                <w14:scene3d>
                  <w14:camera w14:prst="orthographicFront"/>
                  <w14:lightRig w14:rig="threePt" w14:dir="t">
                    <w14:rot w14:lat="0" w14:lon="0" w14:rev="0"/>
                  </w14:lightRig>
                </w14:scene3d>
              </w:rPr>
            </w:rPrChange>
          </w:rPr>
          <w:delText>1</w:delText>
        </w:r>
        <w:r w:rsidRPr="0073721B" w:rsidDel="00575316">
          <w:rPr>
            <w:rFonts w:hint="eastAsia"/>
            <w:rPrChange w:id="1580"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581" w:author="Seongeun Woo" w:date="2016-08-31T15:38:00Z">
              <w:rPr>
                <w:rStyle w:val="af8"/>
                <w:rFonts w:cs="Times New Roman" w:hint="eastAsia"/>
                <w:sz w:val="40"/>
                <w:szCs w:val="24"/>
              </w:rPr>
            </w:rPrChange>
          </w:rPr>
          <w:delText>エンティティ</w:delText>
        </w:r>
        <w:r w:rsidRPr="0073721B" w:rsidDel="00575316">
          <w:rPr>
            <w:webHidden/>
          </w:rPr>
          <w:tab/>
          <w:delText>33</w:delText>
        </w:r>
      </w:del>
    </w:p>
    <w:p w14:paraId="25DCB4A9" w14:textId="77777777" w:rsidR="000344ED" w:rsidRPr="0073721B" w:rsidDel="00575316" w:rsidRDefault="000344ED">
      <w:pPr>
        <w:pStyle w:val="31"/>
        <w:autoSpaceDE w:val="0"/>
        <w:autoSpaceDN w:val="0"/>
        <w:ind w:left="396"/>
        <w:rPr>
          <w:del w:id="1582" w:author="哲均 宋" w:date="2019-08-19T12:30:00Z"/>
          <w:rFonts w:asciiTheme="minorHAnsi" w:eastAsiaTheme="minorEastAsia" w:hAnsiTheme="minorHAnsi"/>
          <w:spacing w:val="0"/>
          <w:szCs w:val="22"/>
          <w:lang w:eastAsia="ko-KR"/>
        </w:rPr>
        <w:pPrChange w:id="1583" w:author="Seongeun Woo" w:date="2016-10-13T18:44:00Z">
          <w:pPr>
            <w:pStyle w:val="31"/>
            <w:ind w:left="396"/>
          </w:pPr>
        </w:pPrChange>
      </w:pPr>
      <w:del w:id="1584" w:author="哲均 宋" w:date="2019-08-19T12:30:00Z">
        <w:r w:rsidRPr="0073721B" w:rsidDel="00575316">
          <w:rPr>
            <w:rPrChange w:id="1585"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1.1</w:delText>
        </w:r>
        <w:r w:rsidRPr="0073721B" w:rsidDel="00575316">
          <w:rPr>
            <w:rFonts w:asciiTheme="minorHAnsi" w:eastAsiaTheme="minorEastAsia" w:hAnsiTheme="minorHAnsi"/>
            <w:spacing w:val="0"/>
            <w:szCs w:val="22"/>
            <w:lang w:eastAsia="ko-KR"/>
          </w:rPr>
          <w:tab/>
        </w:r>
        <w:r w:rsidRPr="0073721B" w:rsidDel="00575316">
          <w:rPr>
            <w:rFonts w:hint="eastAsia"/>
            <w:rPrChange w:id="1586" w:author="Seongeun Woo" w:date="2016-08-31T15:38:00Z">
              <w:rPr>
                <w:rStyle w:val="af8"/>
                <w:rFonts w:cs="Times New Roman" w:hint="eastAsia"/>
                <w:spacing w:val="0"/>
                <w:sz w:val="40"/>
                <w:szCs w:val="24"/>
                <w:lang w:eastAsia="ko-KR"/>
              </w:rPr>
            </w:rPrChange>
          </w:rPr>
          <w:delText>一般商品リスト照</w:delText>
        </w:r>
        <w:r w:rsidRPr="0073721B" w:rsidDel="00575316">
          <w:rPr>
            <w:rFonts w:ascii="New Gulim" w:eastAsia="New Gulim" w:hAnsi="New Gulim" w:cs="New Gulim" w:hint="eastAsia"/>
            <w:rPrChange w:id="1587" w:author="Seongeun Woo" w:date="2016-08-31T15:38:00Z">
              <w:rPr>
                <w:rStyle w:val="af8"/>
                <w:rFonts w:cs="Times New Roman" w:hint="eastAsia"/>
                <w:spacing w:val="0"/>
                <w:sz w:val="40"/>
                <w:szCs w:val="24"/>
                <w:lang w:eastAsia="ko-KR"/>
              </w:rPr>
            </w:rPrChange>
          </w:rPr>
          <w:delText>会</w:delText>
        </w:r>
        <w:r w:rsidRPr="0073721B" w:rsidDel="00575316">
          <w:rPr>
            <w:webHidden/>
          </w:rPr>
          <w:tab/>
          <w:delText>33</w:delText>
        </w:r>
      </w:del>
    </w:p>
    <w:p w14:paraId="1F0B86E5" w14:textId="77777777" w:rsidR="000344ED" w:rsidRPr="0073721B" w:rsidDel="00575316" w:rsidRDefault="000344ED">
      <w:pPr>
        <w:pStyle w:val="31"/>
        <w:autoSpaceDE w:val="0"/>
        <w:autoSpaceDN w:val="0"/>
        <w:ind w:left="396"/>
        <w:rPr>
          <w:del w:id="1588" w:author="哲均 宋" w:date="2019-08-19T12:30:00Z"/>
          <w:rFonts w:asciiTheme="minorHAnsi" w:eastAsiaTheme="minorEastAsia" w:hAnsiTheme="minorHAnsi"/>
          <w:spacing w:val="0"/>
          <w:szCs w:val="22"/>
          <w:lang w:eastAsia="ko-KR"/>
        </w:rPr>
        <w:pPrChange w:id="1589" w:author="Seongeun Woo" w:date="2016-10-13T18:44:00Z">
          <w:pPr>
            <w:pStyle w:val="31"/>
            <w:ind w:left="396"/>
          </w:pPr>
        </w:pPrChange>
      </w:pPr>
      <w:del w:id="1590" w:author="哲均 宋" w:date="2019-08-19T12:30:00Z">
        <w:r w:rsidRPr="0073721B" w:rsidDel="00575316">
          <w:rPr>
            <w:rPrChange w:id="1591"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1.2</w:delText>
        </w:r>
        <w:r w:rsidRPr="0073721B" w:rsidDel="00575316">
          <w:rPr>
            <w:rFonts w:asciiTheme="minorHAnsi" w:eastAsiaTheme="minorEastAsia" w:hAnsiTheme="minorHAnsi"/>
            <w:spacing w:val="0"/>
            <w:szCs w:val="22"/>
            <w:lang w:eastAsia="ko-KR"/>
          </w:rPr>
          <w:tab/>
        </w:r>
        <w:r w:rsidRPr="0073721B" w:rsidDel="00575316">
          <w:rPr>
            <w:rFonts w:hint="eastAsia"/>
            <w:rPrChange w:id="1592" w:author="Seongeun Woo" w:date="2016-08-31T15:38:00Z">
              <w:rPr>
                <w:rStyle w:val="af8"/>
                <w:rFonts w:cs="Times New Roman" w:hint="eastAsia"/>
                <w:spacing w:val="0"/>
                <w:sz w:val="40"/>
                <w:szCs w:val="24"/>
                <w:lang w:eastAsia="ko-KR"/>
              </w:rPr>
            </w:rPrChange>
          </w:rPr>
          <w:delText>自動車商品リスト照</w:delText>
        </w:r>
        <w:r w:rsidRPr="0073721B" w:rsidDel="00575316">
          <w:rPr>
            <w:rFonts w:ascii="New Gulim" w:eastAsia="New Gulim" w:hAnsi="New Gulim" w:cs="New Gulim" w:hint="eastAsia"/>
            <w:rPrChange w:id="1593" w:author="Seongeun Woo" w:date="2016-08-31T15:38:00Z">
              <w:rPr>
                <w:rStyle w:val="af8"/>
                <w:rFonts w:cs="Times New Roman" w:hint="eastAsia"/>
                <w:spacing w:val="0"/>
                <w:sz w:val="40"/>
                <w:szCs w:val="24"/>
                <w:lang w:eastAsia="ko-KR"/>
              </w:rPr>
            </w:rPrChange>
          </w:rPr>
          <w:delText>会</w:delText>
        </w:r>
        <w:r w:rsidRPr="0073721B" w:rsidDel="00575316">
          <w:rPr>
            <w:webHidden/>
          </w:rPr>
          <w:tab/>
          <w:delText>34</w:delText>
        </w:r>
      </w:del>
    </w:p>
    <w:p w14:paraId="1842CE52" w14:textId="77777777" w:rsidR="000344ED" w:rsidRPr="0073721B" w:rsidDel="00575316" w:rsidRDefault="000344ED">
      <w:pPr>
        <w:pStyle w:val="31"/>
        <w:autoSpaceDE w:val="0"/>
        <w:autoSpaceDN w:val="0"/>
        <w:ind w:left="396"/>
        <w:rPr>
          <w:del w:id="1594" w:author="哲均 宋" w:date="2019-08-19T12:30:00Z"/>
          <w:rFonts w:asciiTheme="minorHAnsi" w:eastAsiaTheme="minorEastAsia" w:hAnsiTheme="minorHAnsi"/>
          <w:spacing w:val="0"/>
          <w:szCs w:val="22"/>
          <w:lang w:eastAsia="ko-KR"/>
        </w:rPr>
        <w:pPrChange w:id="1595" w:author="Seongeun Woo" w:date="2016-10-13T18:44:00Z">
          <w:pPr>
            <w:pStyle w:val="31"/>
            <w:ind w:left="396"/>
          </w:pPr>
        </w:pPrChange>
      </w:pPr>
      <w:del w:id="1596" w:author="哲均 宋" w:date="2019-08-19T12:30:00Z">
        <w:r w:rsidRPr="0073721B" w:rsidDel="00575316">
          <w:rPr>
            <w:rPrChange w:id="1597"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1.3</w:delText>
        </w:r>
        <w:r w:rsidRPr="0073721B" w:rsidDel="00575316">
          <w:rPr>
            <w:rFonts w:asciiTheme="minorHAnsi" w:eastAsiaTheme="minorEastAsia" w:hAnsiTheme="minorHAnsi"/>
            <w:spacing w:val="0"/>
            <w:szCs w:val="22"/>
            <w:lang w:eastAsia="ko-KR"/>
          </w:rPr>
          <w:tab/>
        </w:r>
        <w:r w:rsidRPr="0073721B" w:rsidDel="00575316">
          <w:rPr>
            <w:rFonts w:hint="eastAsia"/>
            <w:rPrChange w:id="1598" w:author="Seongeun Woo" w:date="2016-08-31T15:38:00Z">
              <w:rPr>
                <w:rStyle w:val="af8"/>
                <w:rFonts w:cs="Times New Roman" w:hint="eastAsia"/>
                <w:spacing w:val="0"/>
                <w:sz w:val="40"/>
                <w:szCs w:val="24"/>
                <w:lang w:eastAsia="ko-KR"/>
              </w:rPr>
            </w:rPrChange>
          </w:rPr>
          <w:delText>特定コ</w:delText>
        </w:r>
        <w:r w:rsidRPr="0073721B" w:rsidDel="00575316">
          <w:rPr>
            <w:rFonts w:ascii="ＭＳ 明朝" w:eastAsia="ＭＳ 明朝" w:hAnsi="ＭＳ 明朝" w:cs="ＭＳ 明朝" w:hint="eastAsia"/>
            <w:rPrChange w:id="1599"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600" w:author="Seongeun Woo" w:date="2016-08-31T15:38:00Z">
              <w:rPr>
                <w:rStyle w:val="af8"/>
                <w:rFonts w:cs="Times New Roman" w:hint="eastAsia"/>
                <w:spacing w:val="0"/>
                <w:sz w:val="40"/>
                <w:szCs w:val="24"/>
                <w:lang w:eastAsia="ko-KR"/>
              </w:rPr>
            </w:rPrChange>
          </w:rPr>
          <w:delText>ド商品の照</w:delText>
        </w:r>
        <w:r w:rsidRPr="0073721B" w:rsidDel="00575316">
          <w:rPr>
            <w:rFonts w:ascii="New Gulim" w:eastAsia="New Gulim" w:hAnsi="New Gulim" w:cs="New Gulim" w:hint="eastAsia"/>
            <w:rPrChange w:id="1601" w:author="Seongeun Woo" w:date="2016-08-31T15:38:00Z">
              <w:rPr>
                <w:rStyle w:val="af8"/>
                <w:rFonts w:cs="Times New Roman" w:hint="eastAsia"/>
                <w:spacing w:val="0"/>
                <w:sz w:val="40"/>
                <w:szCs w:val="24"/>
                <w:lang w:eastAsia="ko-KR"/>
              </w:rPr>
            </w:rPrChange>
          </w:rPr>
          <w:delText>会</w:delText>
        </w:r>
        <w:r w:rsidRPr="0073721B" w:rsidDel="00575316">
          <w:rPr>
            <w:webHidden/>
          </w:rPr>
          <w:tab/>
          <w:delText>35</w:delText>
        </w:r>
      </w:del>
    </w:p>
    <w:p w14:paraId="55F1CC12" w14:textId="77777777" w:rsidR="000344ED" w:rsidRPr="0073721B" w:rsidDel="00575316" w:rsidRDefault="000344ED">
      <w:pPr>
        <w:pStyle w:val="31"/>
        <w:autoSpaceDE w:val="0"/>
        <w:autoSpaceDN w:val="0"/>
        <w:ind w:left="396"/>
        <w:rPr>
          <w:del w:id="1602" w:author="哲均 宋" w:date="2019-08-19T12:30:00Z"/>
          <w:rFonts w:asciiTheme="minorHAnsi" w:eastAsiaTheme="minorEastAsia" w:hAnsiTheme="minorHAnsi"/>
          <w:spacing w:val="0"/>
          <w:szCs w:val="22"/>
          <w:lang w:eastAsia="ko-KR"/>
        </w:rPr>
        <w:pPrChange w:id="1603" w:author="Seongeun Woo" w:date="2016-10-13T18:44:00Z">
          <w:pPr>
            <w:pStyle w:val="31"/>
            <w:ind w:left="396"/>
          </w:pPr>
        </w:pPrChange>
      </w:pPr>
      <w:del w:id="1604" w:author="哲均 宋" w:date="2019-08-19T12:30:00Z">
        <w:r w:rsidRPr="0073721B" w:rsidDel="00575316">
          <w:rPr>
            <w:rPrChange w:id="1605"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1.4</w:delText>
        </w:r>
        <w:r w:rsidRPr="0073721B" w:rsidDel="00575316">
          <w:rPr>
            <w:rFonts w:asciiTheme="minorHAnsi" w:eastAsiaTheme="minorEastAsia" w:hAnsiTheme="minorHAnsi"/>
            <w:spacing w:val="0"/>
            <w:szCs w:val="22"/>
            <w:lang w:eastAsia="ko-KR"/>
          </w:rPr>
          <w:tab/>
        </w:r>
        <w:r w:rsidRPr="0073721B" w:rsidDel="00575316">
          <w:rPr>
            <w:rFonts w:hint="eastAsia"/>
            <w:rPrChange w:id="1606" w:author="Seongeun Woo" w:date="2016-08-31T15:38:00Z">
              <w:rPr>
                <w:rStyle w:val="af8"/>
                <w:rFonts w:cs="Times New Roman" w:hint="eastAsia"/>
                <w:spacing w:val="0"/>
                <w:sz w:val="40"/>
                <w:szCs w:val="24"/>
                <w:lang w:eastAsia="ko-KR"/>
              </w:rPr>
            </w:rPrChange>
          </w:rPr>
          <w:delText>特定名</w:delText>
        </w:r>
        <w:r w:rsidRPr="0073721B" w:rsidDel="00575316">
          <w:rPr>
            <w:rFonts w:ascii="New Gulim" w:eastAsia="New Gulim" w:hAnsi="New Gulim" w:cs="New Gulim" w:hint="eastAsia"/>
            <w:rPrChange w:id="1607" w:author="Seongeun Woo" w:date="2016-08-31T15:38:00Z">
              <w:rPr>
                <w:rStyle w:val="af8"/>
                <w:rFonts w:cs="Times New Roman" w:hint="eastAsia"/>
                <w:spacing w:val="0"/>
                <w:sz w:val="40"/>
                <w:szCs w:val="24"/>
                <w:lang w:eastAsia="ko-KR"/>
              </w:rPr>
            </w:rPrChange>
          </w:rPr>
          <w:delText>称</w:delText>
        </w:r>
        <w:r w:rsidRPr="0073721B" w:rsidDel="00575316">
          <w:rPr>
            <w:rFonts w:ascii="GulimChe" w:eastAsia="GulimChe" w:hAnsi="GulimChe" w:cs="GulimChe" w:hint="eastAsia"/>
            <w:rPrChange w:id="1608" w:author="Seongeun Woo" w:date="2016-08-31T15:38:00Z">
              <w:rPr>
                <w:rStyle w:val="af8"/>
                <w:rFonts w:cs="Times New Roman" w:hint="eastAsia"/>
                <w:spacing w:val="0"/>
                <w:sz w:val="40"/>
                <w:szCs w:val="24"/>
                <w:lang w:eastAsia="ko-KR"/>
              </w:rPr>
            </w:rPrChange>
          </w:rPr>
          <w:delText>商品の照</w:delText>
        </w:r>
        <w:r w:rsidRPr="0073721B" w:rsidDel="00575316">
          <w:rPr>
            <w:rFonts w:ascii="New Gulim" w:eastAsia="New Gulim" w:hAnsi="New Gulim" w:cs="New Gulim" w:hint="eastAsia"/>
            <w:rPrChange w:id="1609" w:author="Seongeun Woo" w:date="2016-08-31T15:38:00Z">
              <w:rPr>
                <w:rStyle w:val="af8"/>
                <w:rFonts w:cs="Times New Roman" w:hint="eastAsia"/>
                <w:spacing w:val="0"/>
                <w:sz w:val="40"/>
                <w:szCs w:val="24"/>
                <w:lang w:eastAsia="ko-KR"/>
              </w:rPr>
            </w:rPrChange>
          </w:rPr>
          <w:delText>会</w:delText>
        </w:r>
        <w:r w:rsidRPr="0073721B" w:rsidDel="00575316">
          <w:rPr>
            <w:webHidden/>
          </w:rPr>
          <w:tab/>
          <w:delText>36</w:delText>
        </w:r>
      </w:del>
    </w:p>
    <w:p w14:paraId="382EB5CB" w14:textId="77777777" w:rsidR="000344ED" w:rsidRPr="0073721B" w:rsidDel="00575316" w:rsidRDefault="000344ED">
      <w:pPr>
        <w:pStyle w:val="31"/>
        <w:autoSpaceDE w:val="0"/>
        <w:autoSpaceDN w:val="0"/>
        <w:ind w:left="396"/>
        <w:rPr>
          <w:del w:id="1610" w:author="哲均 宋" w:date="2019-08-19T12:30:00Z"/>
          <w:rFonts w:asciiTheme="minorHAnsi" w:eastAsiaTheme="minorEastAsia" w:hAnsiTheme="minorHAnsi"/>
          <w:spacing w:val="0"/>
          <w:szCs w:val="22"/>
          <w:lang w:eastAsia="ko-KR"/>
        </w:rPr>
        <w:pPrChange w:id="1611" w:author="Seongeun Woo" w:date="2016-10-13T18:44:00Z">
          <w:pPr>
            <w:pStyle w:val="31"/>
            <w:ind w:left="396"/>
          </w:pPr>
        </w:pPrChange>
      </w:pPr>
      <w:del w:id="1612" w:author="哲均 宋" w:date="2019-08-19T12:30:00Z">
        <w:r w:rsidRPr="0073721B" w:rsidDel="00575316">
          <w:rPr>
            <w:rPrChange w:id="1613"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1.5</w:delText>
        </w:r>
        <w:r w:rsidRPr="0073721B" w:rsidDel="00575316">
          <w:rPr>
            <w:rFonts w:asciiTheme="minorHAnsi" w:eastAsiaTheme="minorEastAsia" w:hAnsiTheme="minorHAnsi"/>
            <w:spacing w:val="0"/>
            <w:szCs w:val="22"/>
            <w:lang w:eastAsia="ko-KR"/>
          </w:rPr>
          <w:tab/>
        </w:r>
        <w:r w:rsidRPr="0073721B" w:rsidDel="00575316">
          <w:rPr>
            <w:rFonts w:hint="eastAsia"/>
            <w:rPrChange w:id="1614" w:author="Seongeun Woo" w:date="2016-08-31T15:38:00Z">
              <w:rPr>
                <w:rStyle w:val="af8"/>
                <w:rFonts w:cs="Times New Roman" w:hint="eastAsia"/>
                <w:spacing w:val="0"/>
                <w:sz w:val="40"/>
                <w:szCs w:val="24"/>
                <w:lang w:eastAsia="ko-KR"/>
              </w:rPr>
            </w:rPrChange>
          </w:rPr>
          <w:delText>全体商品リスト照</w:delText>
        </w:r>
        <w:r w:rsidRPr="0073721B" w:rsidDel="00575316">
          <w:rPr>
            <w:rFonts w:ascii="New Gulim" w:eastAsia="New Gulim" w:hAnsi="New Gulim" w:cs="New Gulim" w:hint="eastAsia"/>
            <w:rPrChange w:id="1615" w:author="Seongeun Woo" w:date="2016-08-31T15:38:00Z">
              <w:rPr>
                <w:rStyle w:val="af8"/>
                <w:rFonts w:cs="Times New Roman" w:hint="eastAsia"/>
                <w:spacing w:val="0"/>
                <w:sz w:val="40"/>
                <w:szCs w:val="24"/>
                <w:lang w:eastAsia="ko-KR"/>
              </w:rPr>
            </w:rPrChange>
          </w:rPr>
          <w:delText>会</w:delText>
        </w:r>
        <w:r w:rsidRPr="0073721B" w:rsidDel="00575316">
          <w:rPr>
            <w:webHidden/>
          </w:rPr>
          <w:tab/>
          <w:delText>37</w:delText>
        </w:r>
      </w:del>
    </w:p>
    <w:p w14:paraId="7300EBC2" w14:textId="77777777" w:rsidR="000344ED" w:rsidRPr="0073721B" w:rsidDel="00575316" w:rsidRDefault="000344ED">
      <w:pPr>
        <w:pStyle w:val="23"/>
        <w:autoSpaceDE w:val="0"/>
        <w:autoSpaceDN w:val="0"/>
        <w:ind w:left="99"/>
        <w:rPr>
          <w:del w:id="1616" w:author="哲均 宋" w:date="2019-08-19T12:30:00Z"/>
          <w:rFonts w:asciiTheme="minorHAnsi" w:eastAsiaTheme="minorEastAsia" w:hAnsiTheme="minorHAnsi"/>
          <w:b w:val="0"/>
        </w:rPr>
        <w:pPrChange w:id="1617" w:author="Seongeun Woo" w:date="2016-10-13T18:44:00Z">
          <w:pPr>
            <w:pStyle w:val="23"/>
            <w:ind w:left="99"/>
          </w:pPr>
        </w:pPrChange>
      </w:pPr>
      <w:del w:id="1618" w:author="哲均 宋" w:date="2019-08-19T12:30:00Z">
        <w:r w:rsidRPr="0073721B" w:rsidDel="00575316">
          <w:rPr>
            <w:rPrChange w:id="1619" w:author="Seongeun Woo" w:date="2016-08-31T15:38:00Z">
              <w:rPr>
                <w:rStyle w:val="af8"/>
                <w:rFonts w:cs="Times New Roman"/>
                <w:sz w:val="40"/>
                <w:szCs w:val="24"/>
                <w14:scene3d>
                  <w14:camera w14:prst="orthographicFront"/>
                  <w14:lightRig w14:rig="threePt" w14:dir="t">
                    <w14:rot w14:lat="0" w14:lon="0" w14:rev="0"/>
                  </w14:lightRig>
                </w14:scene3d>
              </w:rPr>
            </w:rPrChange>
          </w:rPr>
          <w:delText>2</w:delText>
        </w:r>
        <w:r w:rsidRPr="0073721B" w:rsidDel="00575316">
          <w:rPr>
            <w:rFonts w:hint="eastAsia"/>
            <w:rPrChange w:id="1620"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621"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622" w:author="Seongeun Woo" w:date="2016-08-31T15:38:00Z">
              <w:rPr>
                <w:rStyle w:val="af8"/>
                <w:rFonts w:cs="Times New Roman" w:hint="eastAsia"/>
                <w:sz w:val="40"/>
                <w:szCs w:val="24"/>
              </w:rPr>
            </w:rPrChange>
          </w:rPr>
          <w:delText>係</w:delText>
        </w:r>
        <w:r w:rsidRPr="0073721B" w:rsidDel="00575316">
          <w:rPr>
            <w:webHidden/>
          </w:rPr>
          <w:tab/>
          <w:delText>38</w:delText>
        </w:r>
      </w:del>
    </w:p>
    <w:p w14:paraId="05616877" w14:textId="77777777" w:rsidR="000344ED" w:rsidRPr="0073721B" w:rsidDel="00575316" w:rsidRDefault="000344ED">
      <w:pPr>
        <w:pStyle w:val="23"/>
        <w:autoSpaceDE w:val="0"/>
        <w:autoSpaceDN w:val="0"/>
        <w:ind w:left="99"/>
        <w:rPr>
          <w:del w:id="1623" w:author="哲均 宋" w:date="2019-08-19T12:30:00Z"/>
          <w:rFonts w:asciiTheme="minorHAnsi" w:eastAsiaTheme="minorEastAsia" w:hAnsiTheme="minorHAnsi"/>
          <w:b w:val="0"/>
        </w:rPr>
        <w:pPrChange w:id="1624" w:author="Seongeun Woo" w:date="2016-10-13T18:44:00Z">
          <w:pPr>
            <w:pStyle w:val="23"/>
            <w:ind w:left="99"/>
          </w:pPr>
        </w:pPrChange>
      </w:pPr>
      <w:del w:id="1625" w:author="哲均 宋" w:date="2019-08-19T12:30:00Z">
        <w:r w:rsidRPr="0073721B" w:rsidDel="00575316">
          <w:rPr>
            <w:rPrChange w:id="1626" w:author="Seongeun Woo" w:date="2016-08-31T15:38:00Z">
              <w:rPr>
                <w:rStyle w:val="af8"/>
                <w:rFonts w:cs="Times New Roman"/>
                <w:sz w:val="40"/>
                <w:szCs w:val="24"/>
                <w14:scene3d>
                  <w14:camera w14:prst="orthographicFront"/>
                  <w14:lightRig w14:rig="threePt" w14:dir="t">
                    <w14:rot w14:lat="0" w14:lon="0" w14:rev="0"/>
                  </w14:lightRig>
                </w14:scene3d>
              </w:rPr>
            </w:rPrChange>
          </w:rPr>
          <w:delText>3</w:delText>
        </w:r>
        <w:r w:rsidRPr="0073721B" w:rsidDel="00575316">
          <w:rPr>
            <w:rFonts w:hint="eastAsia"/>
            <w:rPrChange w:id="1627"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628" w:author="Seongeun Woo" w:date="2016-08-31T15:38:00Z">
              <w:rPr>
                <w:rStyle w:val="af8"/>
                <w:rFonts w:cs="Times New Roman" w:hint="eastAsia"/>
                <w:sz w:val="40"/>
                <w:szCs w:val="24"/>
              </w:rPr>
            </w:rPrChange>
          </w:rPr>
          <w:delText>関</w:delText>
        </w:r>
        <w:r w:rsidRPr="0073721B" w:rsidDel="00575316">
          <w:rPr>
            <w:rFonts w:ascii="GulimChe" w:eastAsia="GulimChe" w:hAnsi="GulimChe" w:cs="GulimChe" w:hint="eastAsia"/>
            <w:rPrChange w:id="1629" w:author="Seongeun Woo" w:date="2016-08-31T15:38:00Z">
              <w:rPr>
                <w:rStyle w:val="af8"/>
                <w:rFonts w:cs="Times New Roman" w:hint="eastAsia"/>
                <w:sz w:val="40"/>
                <w:szCs w:val="24"/>
              </w:rPr>
            </w:rPrChange>
          </w:rPr>
          <w:delText>係ル</w:delText>
        </w:r>
        <w:r w:rsidRPr="0073721B" w:rsidDel="00575316">
          <w:rPr>
            <w:rFonts w:ascii="ＭＳ 明朝" w:eastAsia="ＭＳ 明朝" w:hAnsi="ＭＳ 明朝" w:cs="ＭＳ 明朝" w:hint="eastAsia"/>
            <w:rPrChange w:id="1630" w:author="Seongeun Woo" w:date="2016-08-31T15:38:00Z">
              <w:rPr>
                <w:rStyle w:val="af8"/>
                <w:rFonts w:cs="Times New Roman" w:hint="eastAsia"/>
                <w:sz w:val="40"/>
                <w:szCs w:val="24"/>
              </w:rPr>
            </w:rPrChange>
          </w:rPr>
          <w:delText>ー</w:delText>
        </w:r>
        <w:r w:rsidRPr="0073721B" w:rsidDel="00575316">
          <w:rPr>
            <w:rFonts w:ascii="GulimChe" w:eastAsia="GulimChe" w:hAnsi="GulimChe" w:cs="GulimChe" w:hint="eastAsia"/>
            <w:rPrChange w:id="1631" w:author="Seongeun Woo" w:date="2016-08-31T15:38:00Z">
              <w:rPr>
                <w:rStyle w:val="af8"/>
                <w:rFonts w:cs="Times New Roman" w:hint="eastAsia"/>
                <w:sz w:val="40"/>
                <w:szCs w:val="24"/>
              </w:rPr>
            </w:rPrChange>
          </w:rPr>
          <w:delText>ル</w:delText>
        </w:r>
        <w:r w:rsidRPr="0073721B" w:rsidDel="00575316">
          <w:rPr>
            <w:webHidden/>
          </w:rPr>
          <w:tab/>
          <w:delText>39</w:delText>
        </w:r>
      </w:del>
    </w:p>
    <w:p w14:paraId="04F161CB" w14:textId="77777777" w:rsidR="000344ED" w:rsidRPr="0073721B" w:rsidDel="00575316" w:rsidRDefault="000344ED">
      <w:pPr>
        <w:pStyle w:val="23"/>
        <w:autoSpaceDE w:val="0"/>
        <w:autoSpaceDN w:val="0"/>
        <w:ind w:left="99"/>
        <w:rPr>
          <w:del w:id="1632" w:author="哲均 宋" w:date="2019-08-19T12:30:00Z"/>
          <w:rFonts w:asciiTheme="minorHAnsi" w:eastAsiaTheme="minorEastAsia" w:hAnsiTheme="minorHAnsi"/>
          <w:b w:val="0"/>
        </w:rPr>
        <w:pPrChange w:id="1633" w:author="Seongeun Woo" w:date="2016-10-13T18:44:00Z">
          <w:pPr>
            <w:pStyle w:val="23"/>
            <w:ind w:left="99"/>
          </w:pPr>
        </w:pPrChange>
      </w:pPr>
      <w:del w:id="1634" w:author="哲均 宋" w:date="2019-08-19T12:30:00Z">
        <w:r w:rsidRPr="0073721B" w:rsidDel="00575316">
          <w:rPr>
            <w:rPrChange w:id="1635" w:author="Seongeun Woo" w:date="2016-08-31T15:38:00Z">
              <w:rPr>
                <w:rStyle w:val="af8"/>
                <w:rFonts w:cs="Times New Roman"/>
                <w:sz w:val="40"/>
                <w:szCs w:val="24"/>
                <w14:scene3d>
                  <w14:camera w14:prst="orthographicFront"/>
                  <w14:lightRig w14:rig="threePt" w14:dir="t">
                    <w14:rot w14:lat="0" w14:lon="0" w14:rev="0"/>
                  </w14:lightRig>
                </w14:scene3d>
              </w:rPr>
            </w:rPrChange>
          </w:rPr>
          <w:delText>4</w:delText>
        </w:r>
        <w:r w:rsidRPr="0073721B" w:rsidDel="00575316">
          <w:rPr>
            <w:rFonts w:hint="eastAsia"/>
            <w:rPrChange w:id="1636"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637" w:author="Seongeun Woo" w:date="2016-08-31T15:38:00Z">
              <w:rPr>
                <w:rStyle w:val="af8"/>
                <w:rFonts w:cs="Times New Roman" w:hint="eastAsia"/>
                <w:sz w:val="40"/>
                <w:szCs w:val="24"/>
              </w:rPr>
            </w:rPrChange>
          </w:rPr>
          <w:delText>サ</w:delText>
        </w:r>
        <w:r w:rsidRPr="0073721B" w:rsidDel="00575316">
          <w:rPr>
            <w:rFonts w:ascii="ＭＳ 明朝" w:eastAsia="ＭＳ 明朝" w:hAnsi="ＭＳ 明朝" w:cs="ＭＳ 明朝" w:hint="eastAsia"/>
            <w:rPrChange w:id="1638" w:author="Seongeun Woo" w:date="2016-08-31T15:38:00Z">
              <w:rPr>
                <w:rStyle w:val="af8"/>
                <w:rFonts w:cs="Times New Roman" w:hint="eastAsia"/>
                <w:sz w:val="40"/>
                <w:szCs w:val="24"/>
              </w:rPr>
            </w:rPrChange>
          </w:rPr>
          <w:delText>ー</w:delText>
        </w:r>
        <w:r w:rsidRPr="0073721B" w:rsidDel="00575316">
          <w:rPr>
            <w:rFonts w:ascii="GulimChe" w:eastAsia="GulimChe" w:hAnsi="GulimChe" w:cs="GulimChe" w:hint="eastAsia"/>
            <w:rPrChange w:id="1639" w:author="Seongeun Woo" w:date="2016-08-31T15:38:00Z">
              <w:rPr>
                <w:rStyle w:val="af8"/>
                <w:rFonts w:cs="Times New Roman" w:hint="eastAsia"/>
                <w:sz w:val="40"/>
                <w:szCs w:val="24"/>
              </w:rPr>
            </w:rPrChange>
          </w:rPr>
          <w:delText>ビスビュ</w:delText>
        </w:r>
        <w:r w:rsidRPr="0073721B" w:rsidDel="00575316">
          <w:rPr>
            <w:rFonts w:ascii="ＭＳ 明朝" w:eastAsia="ＭＳ 明朝" w:hAnsi="ＭＳ 明朝" w:cs="ＭＳ 明朝" w:hint="eastAsia"/>
            <w:rPrChange w:id="1640" w:author="Seongeun Woo" w:date="2016-08-31T15:38:00Z">
              <w:rPr>
                <w:rStyle w:val="af8"/>
                <w:rFonts w:cs="Times New Roman" w:hint="eastAsia"/>
                <w:sz w:val="40"/>
                <w:szCs w:val="24"/>
              </w:rPr>
            </w:rPrChange>
          </w:rPr>
          <w:delText>ー</w:delText>
        </w:r>
        <w:r w:rsidRPr="0073721B" w:rsidDel="00575316">
          <w:rPr>
            <w:webHidden/>
          </w:rPr>
          <w:tab/>
          <w:delText>42</w:delText>
        </w:r>
      </w:del>
    </w:p>
    <w:p w14:paraId="3B4163F1" w14:textId="77777777" w:rsidR="000344ED" w:rsidRPr="0073721B" w:rsidDel="00575316" w:rsidRDefault="000344ED">
      <w:pPr>
        <w:pStyle w:val="31"/>
        <w:autoSpaceDE w:val="0"/>
        <w:autoSpaceDN w:val="0"/>
        <w:ind w:left="396"/>
        <w:rPr>
          <w:del w:id="1641" w:author="哲均 宋" w:date="2019-08-19T12:30:00Z"/>
          <w:rFonts w:asciiTheme="minorHAnsi" w:eastAsiaTheme="minorEastAsia" w:hAnsiTheme="minorHAnsi"/>
          <w:spacing w:val="0"/>
          <w:szCs w:val="22"/>
          <w:lang w:eastAsia="ko-KR"/>
        </w:rPr>
        <w:pPrChange w:id="1642" w:author="Seongeun Woo" w:date="2016-10-13T18:44:00Z">
          <w:pPr>
            <w:pStyle w:val="31"/>
            <w:ind w:left="396"/>
          </w:pPr>
        </w:pPrChange>
      </w:pPr>
      <w:del w:id="1643" w:author="哲均 宋" w:date="2019-08-19T12:30:00Z">
        <w:r w:rsidRPr="0073721B" w:rsidDel="00575316">
          <w:rPr>
            <w:rPrChange w:id="1644"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4.1</w:delText>
        </w:r>
        <w:r w:rsidRPr="0073721B" w:rsidDel="00575316">
          <w:rPr>
            <w:rFonts w:asciiTheme="minorHAnsi" w:eastAsiaTheme="minorEastAsia" w:hAnsiTheme="minorHAnsi"/>
            <w:spacing w:val="0"/>
            <w:szCs w:val="22"/>
            <w:lang w:eastAsia="ko-KR"/>
          </w:rPr>
          <w:tab/>
        </w:r>
        <w:r w:rsidRPr="0073721B" w:rsidDel="00575316">
          <w:rPr>
            <w:rFonts w:hint="eastAsia"/>
            <w:rPrChange w:id="1645" w:author="Seongeun Woo" w:date="2016-08-31T15:38:00Z">
              <w:rPr>
                <w:rStyle w:val="af8"/>
                <w:rFonts w:cs="Times New Roman" w:hint="eastAsia"/>
                <w:spacing w:val="0"/>
                <w:sz w:val="40"/>
                <w:szCs w:val="24"/>
                <w:lang w:eastAsia="ko-KR"/>
              </w:rPr>
            </w:rPrChange>
          </w:rPr>
          <w:delText>サ</w:delText>
        </w:r>
        <w:r w:rsidRPr="0073721B" w:rsidDel="00575316">
          <w:rPr>
            <w:rFonts w:ascii="ＭＳ 明朝" w:eastAsia="ＭＳ 明朝" w:hAnsi="ＭＳ 明朝" w:cs="ＭＳ 明朝" w:hint="eastAsia"/>
            <w:rPrChange w:id="1646"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647" w:author="Seongeun Woo" w:date="2016-08-31T15:38:00Z">
              <w:rPr>
                <w:rStyle w:val="af8"/>
                <w:rFonts w:cs="Times New Roman" w:hint="eastAsia"/>
                <w:spacing w:val="0"/>
                <w:sz w:val="40"/>
                <w:szCs w:val="24"/>
                <w:lang w:eastAsia="ko-KR"/>
              </w:rPr>
            </w:rPrChange>
          </w:rPr>
          <w:delText>ビスビュ</w:delText>
        </w:r>
        <w:r w:rsidRPr="0073721B" w:rsidDel="00575316">
          <w:rPr>
            <w:rFonts w:ascii="ＭＳ 明朝" w:eastAsia="ＭＳ 明朝" w:hAnsi="ＭＳ 明朝" w:cs="ＭＳ 明朝" w:hint="eastAsia"/>
            <w:rPrChange w:id="1648"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649" w:author="Seongeun Woo" w:date="2016-08-31T15:38:00Z">
              <w:rPr>
                <w:rStyle w:val="af8"/>
                <w:rFonts w:cs="Times New Roman" w:hint="eastAsia"/>
                <w:spacing w:val="0"/>
                <w:sz w:val="40"/>
                <w:szCs w:val="24"/>
                <w:lang w:eastAsia="ko-KR"/>
              </w:rPr>
            </w:rPrChange>
          </w:rPr>
          <w:delText>一</w:delText>
        </w:r>
        <w:r w:rsidRPr="0073721B" w:rsidDel="00575316">
          <w:rPr>
            <w:rFonts w:ascii="New Gulim" w:eastAsia="New Gulim" w:hAnsi="New Gulim" w:cs="New Gulim" w:hint="eastAsia"/>
            <w:rPrChange w:id="1650" w:author="Seongeun Woo" w:date="2016-08-31T15:38:00Z">
              <w:rPr>
                <w:rStyle w:val="af8"/>
                <w:rFonts w:cs="Times New Roman" w:hint="eastAsia"/>
                <w:spacing w:val="0"/>
                <w:sz w:val="40"/>
                <w:szCs w:val="24"/>
                <w:lang w:eastAsia="ko-KR"/>
              </w:rPr>
            </w:rPrChange>
          </w:rPr>
          <w:delText>覧</w:delText>
        </w:r>
        <w:r w:rsidRPr="0073721B" w:rsidDel="00575316">
          <w:rPr>
            <w:webHidden/>
          </w:rPr>
          <w:tab/>
          <w:delText>42</w:delText>
        </w:r>
      </w:del>
    </w:p>
    <w:p w14:paraId="56A3DB0F" w14:textId="77777777" w:rsidR="000344ED" w:rsidRPr="0073721B" w:rsidDel="00575316" w:rsidRDefault="000344ED">
      <w:pPr>
        <w:pStyle w:val="31"/>
        <w:autoSpaceDE w:val="0"/>
        <w:autoSpaceDN w:val="0"/>
        <w:ind w:left="396"/>
        <w:rPr>
          <w:del w:id="1651" w:author="哲均 宋" w:date="2019-08-19T12:30:00Z"/>
          <w:rFonts w:asciiTheme="minorHAnsi" w:eastAsiaTheme="minorEastAsia" w:hAnsiTheme="minorHAnsi"/>
          <w:spacing w:val="0"/>
          <w:szCs w:val="22"/>
          <w:lang w:eastAsia="ko-KR"/>
        </w:rPr>
        <w:pPrChange w:id="1652" w:author="Seongeun Woo" w:date="2016-10-13T18:44:00Z">
          <w:pPr>
            <w:pStyle w:val="31"/>
            <w:ind w:left="396"/>
          </w:pPr>
        </w:pPrChange>
      </w:pPr>
      <w:del w:id="1653" w:author="哲均 宋" w:date="2019-08-19T12:30:00Z">
        <w:r w:rsidRPr="0073721B" w:rsidDel="00575316">
          <w:rPr>
            <w:rPrChange w:id="1654" w:author="Seongeun Woo" w:date="2016-08-31T15:38:00Z">
              <w:rPr>
                <w:rStyle w:val="af8"/>
                <w:rFonts w:cstheme="majorHAnsi"/>
                <w:spacing w:val="0"/>
                <w:sz w:val="40"/>
                <w:szCs w:val="24"/>
                <w:lang w:eastAsia="ko-KR"/>
                <w14:scene3d>
                  <w14:camera w14:prst="orthographicFront"/>
                  <w14:lightRig w14:rig="threePt" w14:dir="t">
                    <w14:rot w14:lat="0" w14:lon="0" w14:rev="0"/>
                  </w14:lightRig>
                </w14:scene3d>
              </w:rPr>
            </w:rPrChange>
          </w:rPr>
          <w:delText>4.2</w:delText>
        </w:r>
        <w:r w:rsidRPr="0073721B" w:rsidDel="00575316">
          <w:rPr>
            <w:rFonts w:asciiTheme="minorHAnsi" w:eastAsiaTheme="minorEastAsia" w:hAnsiTheme="minorHAnsi"/>
            <w:spacing w:val="0"/>
            <w:szCs w:val="22"/>
            <w:lang w:eastAsia="ko-KR"/>
          </w:rPr>
          <w:tab/>
        </w:r>
        <w:r w:rsidRPr="0073721B" w:rsidDel="00575316">
          <w:rPr>
            <w:rFonts w:hint="eastAsia"/>
            <w:rPrChange w:id="1655" w:author="Seongeun Woo" w:date="2016-08-31T15:38:00Z">
              <w:rPr>
                <w:rStyle w:val="af8"/>
                <w:rFonts w:cs="Times New Roman" w:hint="eastAsia"/>
                <w:spacing w:val="0"/>
                <w:sz w:val="40"/>
                <w:szCs w:val="24"/>
                <w:lang w:eastAsia="ko-KR"/>
              </w:rPr>
            </w:rPrChange>
          </w:rPr>
          <w:delText>サ</w:delText>
        </w:r>
        <w:r w:rsidRPr="0073721B" w:rsidDel="00575316">
          <w:rPr>
            <w:rFonts w:ascii="ＭＳ 明朝" w:eastAsia="ＭＳ 明朝" w:hAnsi="ＭＳ 明朝" w:cs="ＭＳ 明朝" w:hint="eastAsia"/>
            <w:rPrChange w:id="1656"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657" w:author="Seongeun Woo" w:date="2016-08-31T15:38:00Z">
              <w:rPr>
                <w:rStyle w:val="af8"/>
                <w:rFonts w:cs="Times New Roman" w:hint="eastAsia"/>
                <w:spacing w:val="0"/>
                <w:sz w:val="40"/>
                <w:szCs w:val="24"/>
                <w:lang w:eastAsia="ko-KR"/>
              </w:rPr>
            </w:rPrChange>
          </w:rPr>
          <w:delText>ビ</w:delText>
        </w:r>
        <w:r w:rsidRPr="0073721B" w:rsidDel="00575316">
          <w:rPr>
            <w:rFonts w:hint="eastAsia"/>
            <w:rPrChange w:id="1658" w:author="Seongeun Woo" w:date="2016-08-31T15:38:00Z">
              <w:rPr>
                <w:rStyle w:val="af8"/>
                <w:rFonts w:cs="Times New Roman" w:hint="eastAsia"/>
                <w:spacing w:val="0"/>
                <w:sz w:val="40"/>
                <w:szCs w:val="24"/>
                <w:lang w:eastAsia="ko-KR"/>
              </w:rPr>
            </w:rPrChange>
          </w:rPr>
          <w:delText>スビュ</w:delText>
        </w:r>
        <w:r w:rsidRPr="0073721B" w:rsidDel="00575316">
          <w:rPr>
            <w:rFonts w:ascii="ＭＳ 明朝" w:eastAsia="ＭＳ 明朝" w:hAnsi="ＭＳ 明朝" w:cs="ＭＳ 明朝" w:hint="eastAsia"/>
            <w:rPrChange w:id="1659"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660" w:author="Seongeun Woo" w:date="2016-08-31T15:38:00Z">
              <w:rPr>
                <w:rStyle w:val="af8"/>
                <w:rFonts w:cs="Times New Roman" w:hint="eastAsia"/>
                <w:spacing w:val="0"/>
                <w:sz w:val="40"/>
                <w:szCs w:val="24"/>
                <w:lang w:eastAsia="ko-KR"/>
              </w:rPr>
            </w:rPrChange>
          </w:rPr>
          <w:delText>の構造</w:delText>
        </w:r>
        <w:r w:rsidRPr="0073721B" w:rsidDel="00575316">
          <w:rPr>
            <w:webHidden/>
          </w:rPr>
          <w:tab/>
          <w:delText>43</w:delText>
        </w:r>
      </w:del>
    </w:p>
    <w:p w14:paraId="6717A55D" w14:textId="77777777" w:rsidR="000344ED" w:rsidRPr="0073721B" w:rsidDel="00575316" w:rsidRDefault="000344ED">
      <w:pPr>
        <w:pStyle w:val="14"/>
        <w:autoSpaceDE w:val="0"/>
        <w:autoSpaceDN w:val="0"/>
        <w:ind w:left="312" w:hanging="312"/>
        <w:rPr>
          <w:del w:id="1661" w:author="哲均 宋" w:date="2019-08-19T12:30:00Z"/>
          <w:rFonts w:asciiTheme="minorHAnsi" w:eastAsiaTheme="minorEastAsia" w:hAnsiTheme="minorHAnsi"/>
          <w:b w:val="0"/>
          <w:spacing w:val="0"/>
          <w:szCs w:val="22"/>
          <w:lang w:eastAsia="ko-KR"/>
        </w:rPr>
        <w:pPrChange w:id="1662" w:author="Ryu" w:date="2016-10-20T09:18:00Z">
          <w:pPr>
            <w:pStyle w:val="14"/>
            <w:ind w:left="630" w:hanging="630"/>
          </w:pPr>
        </w:pPrChange>
      </w:pPr>
      <w:del w:id="1663" w:author="哲均 宋" w:date="2019-08-19T12:30:00Z">
        <w:r w:rsidRPr="0073721B" w:rsidDel="00575316">
          <w:rPr>
            <w:rFonts w:hint="eastAsia"/>
            <w:rPrChange w:id="1664"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665"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4</w:delText>
        </w:r>
        <w:r w:rsidRPr="0073721B" w:rsidDel="00575316">
          <w:rPr>
            <w:rFonts w:hint="eastAsia"/>
            <w:rPrChange w:id="1666"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667"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Fonts w:hint="eastAsia"/>
            <w:rPrChange w:id="1668" w:author="Seongeun Woo" w:date="2016-08-31T15:38:00Z">
              <w:rPr>
                <w:rStyle w:val="af8"/>
                <w:rFonts w:cs="Times New Roman" w:hint="eastAsia"/>
                <w:spacing w:val="0"/>
                <w:sz w:val="40"/>
                <w:szCs w:val="24"/>
                <w:lang w:eastAsia="ko-KR"/>
              </w:rPr>
            </w:rPrChange>
          </w:rPr>
          <w:delText>標準項目情報の照</w:delText>
        </w:r>
        <w:r w:rsidRPr="0073721B" w:rsidDel="00575316">
          <w:rPr>
            <w:rFonts w:ascii="New Gulim" w:eastAsia="New Gulim" w:hAnsi="New Gulim" w:cs="New Gulim" w:hint="eastAsia"/>
            <w:rPrChange w:id="1669" w:author="Seongeun Woo" w:date="2016-08-31T15:38:00Z">
              <w:rPr>
                <w:rStyle w:val="af8"/>
                <w:rFonts w:cs="Times New Roman" w:hint="eastAsia"/>
                <w:spacing w:val="0"/>
                <w:sz w:val="40"/>
                <w:szCs w:val="24"/>
                <w:lang w:eastAsia="ko-KR"/>
              </w:rPr>
            </w:rPrChange>
          </w:rPr>
          <w:delText>会</w:delText>
        </w:r>
        <w:r w:rsidRPr="0073721B" w:rsidDel="00575316">
          <w:rPr>
            <w:webHidden/>
          </w:rPr>
          <w:tab/>
          <w:delText>44</w:delText>
        </w:r>
      </w:del>
    </w:p>
    <w:p w14:paraId="112FD59A" w14:textId="77777777" w:rsidR="000344ED" w:rsidRPr="0073721B" w:rsidDel="00575316" w:rsidRDefault="000344ED">
      <w:pPr>
        <w:pStyle w:val="23"/>
        <w:autoSpaceDE w:val="0"/>
        <w:autoSpaceDN w:val="0"/>
        <w:ind w:left="99"/>
        <w:rPr>
          <w:del w:id="1670" w:author="哲均 宋" w:date="2019-08-19T12:30:00Z"/>
          <w:rFonts w:asciiTheme="minorHAnsi" w:eastAsiaTheme="minorEastAsia" w:hAnsiTheme="minorHAnsi"/>
          <w:b w:val="0"/>
        </w:rPr>
        <w:pPrChange w:id="1671" w:author="Seongeun Woo" w:date="2016-10-13T18:44:00Z">
          <w:pPr>
            <w:pStyle w:val="23"/>
            <w:ind w:left="99"/>
          </w:pPr>
        </w:pPrChange>
      </w:pPr>
      <w:del w:id="1672" w:author="哲均 宋" w:date="2019-08-19T12:30:00Z">
        <w:r w:rsidRPr="0073721B" w:rsidDel="00575316">
          <w:rPr>
            <w:rPrChange w:id="1673" w:author="Seongeun Woo" w:date="2016-08-31T15:38:00Z">
              <w:rPr>
                <w:rStyle w:val="af8"/>
                <w:rFonts w:cs="Times New Roman"/>
                <w:sz w:val="40"/>
                <w:szCs w:val="24"/>
                <w14:scene3d>
                  <w14:camera w14:prst="orthographicFront"/>
                  <w14:lightRig w14:rig="threePt" w14:dir="t">
                    <w14:rot w14:lat="0" w14:lon="0" w14:rev="0"/>
                  </w14:lightRig>
                </w14:scene3d>
              </w:rPr>
            </w:rPrChange>
          </w:rPr>
          <w:delText>1</w:delText>
        </w:r>
        <w:r w:rsidRPr="0073721B" w:rsidDel="00575316">
          <w:rPr>
            <w:rFonts w:hint="eastAsia"/>
            <w:rPrChange w:id="1674"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675" w:author="Seongeun Woo" w:date="2016-08-31T15:38:00Z">
              <w:rPr>
                <w:rStyle w:val="af8"/>
                <w:rFonts w:cs="Times New Roman" w:hint="eastAsia"/>
                <w:sz w:val="40"/>
                <w:szCs w:val="24"/>
              </w:rPr>
            </w:rPrChange>
          </w:rPr>
          <w:delText>標準項目</w:delText>
        </w:r>
        <w:r w:rsidRPr="0073721B" w:rsidDel="00575316">
          <w:rPr>
            <w:webHidden/>
          </w:rPr>
          <w:tab/>
          <w:delText>44</w:delText>
        </w:r>
      </w:del>
    </w:p>
    <w:p w14:paraId="73222F3D" w14:textId="77777777" w:rsidR="000344ED" w:rsidRPr="0073721B" w:rsidDel="00575316" w:rsidRDefault="000344ED">
      <w:pPr>
        <w:pStyle w:val="23"/>
        <w:autoSpaceDE w:val="0"/>
        <w:autoSpaceDN w:val="0"/>
        <w:ind w:left="99"/>
        <w:rPr>
          <w:del w:id="1676" w:author="哲均 宋" w:date="2019-08-19T12:30:00Z"/>
          <w:rFonts w:asciiTheme="minorHAnsi" w:eastAsiaTheme="minorEastAsia" w:hAnsiTheme="minorHAnsi"/>
          <w:b w:val="0"/>
        </w:rPr>
        <w:pPrChange w:id="1677" w:author="Seongeun Woo" w:date="2016-10-13T18:44:00Z">
          <w:pPr>
            <w:pStyle w:val="23"/>
            <w:ind w:left="99"/>
          </w:pPr>
        </w:pPrChange>
      </w:pPr>
      <w:del w:id="1678" w:author="哲均 宋" w:date="2019-08-19T12:30:00Z">
        <w:r w:rsidRPr="0073721B" w:rsidDel="00575316">
          <w:rPr>
            <w:rPrChange w:id="1679" w:author="Seongeun Woo" w:date="2016-08-31T15:38:00Z">
              <w:rPr>
                <w:rStyle w:val="af8"/>
                <w:rFonts w:cs="Times New Roman"/>
                <w:sz w:val="40"/>
                <w:szCs w:val="24"/>
                <w14:scene3d>
                  <w14:camera w14:prst="orthographicFront"/>
                  <w14:lightRig w14:rig="threePt" w14:dir="t">
                    <w14:rot w14:lat="0" w14:lon="0" w14:rev="0"/>
                  </w14:lightRig>
                </w14:scene3d>
              </w:rPr>
            </w:rPrChange>
          </w:rPr>
          <w:delText>2</w:delText>
        </w:r>
        <w:r w:rsidRPr="0073721B" w:rsidDel="00575316">
          <w:rPr>
            <w:rFonts w:hint="eastAsia"/>
            <w:rPrChange w:id="1680"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ascii="ＭＳ 明朝" w:eastAsia="ＭＳ 明朝" w:hAnsi="ＭＳ 明朝" w:cs="ＭＳ 明朝" w:hint="eastAsia"/>
            <w:rPrChange w:id="1681" w:author="Seongeun Woo" w:date="2016-08-31T15:38:00Z">
              <w:rPr>
                <w:rStyle w:val="af8"/>
                <w:rFonts w:cs="Times New Roman" w:hint="eastAsia"/>
                <w:sz w:val="40"/>
                <w:szCs w:val="24"/>
              </w:rPr>
            </w:rPrChange>
          </w:rPr>
          <w:delText>単</w:delText>
        </w:r>
        <w:r w:rsidRPr="0073721B" w:rsidDel="00575316">
          <w:rPr>
            <w:rFonts w:ascii="GulimChe" w:eastAsia="GulimChe" w:hAnsi="GulimChe" w:cs="GulimChe" w:hint="eastAsia"/>
            <w:rPrChange w:id="1682" w:author="Seongeun Woo" w:date="2016-08-31T15:38:00Z">
              <w:rPr>
                <w:rStyle w:val="af8"/>
                <w:rFonts w:cs="Times New Roman" w:hint="eastAsia"/>
                <w:sz w:val="40"/>
                <w:szCs w:val="24"/>
              </w:rPr>
            </w:rPrChange>
          </w:rPr>
          <w:delText>一項目の値</w:delText>
        </w:r>
        <w:r w:rsidRPr="0073721B" w:rsidDel="00575316">
          <w:rPr>
            <w:webHidden/>
          </w:rPr>
          <w:tab/>
          <w:delText>45</w:delText>
        </w:r>
      </w:del>
    </w:p>
    <w:p w14:paraId="017B1D24" w14:textId="77777777" w:rsidR="000344ED" w:rsidRPr="0073721B" w:rsidDel="00575316" w:rsidRDefault="000344ED">
      <w:pPr>
        <w:pStyle w:val="23"/>
        <w:autoSpaceDE w:val="0"/>
        <w:autoSpaceDN w:val="0"/>
        <w:ind w:left="99"/>
        <w:rPr>
          <w:del w:id="1683" w:author="哲均 宋" w:date="2019-08-19T12:30:00Z"/>
          <w:rFonts w:asciiTheme="minorHAnsi" w:eastAsiaTheme="minorEastAsia" w:hAnsiTheme="minorHAnsi"/>
          <w:b w:val="0"/>
        </w:rPr>
        <w:pPrChange w:id="1684" w:author="Seongeun Woo" w:date="2016-10-13T18:44:00Z">
          <w:pPr>
            <w:pStyle w:val="23"/>
            <w:ind w:left="99"/>
          </w:pPr>
        </w:pPrChange>
      </w:pPr>
      <w:del w:id="1685" w:author="哲均 宋" w:date="2019-08-19T12:30:00Z">
        <w:r w:rsidRPr="0073721B" w:rsidDel="00575316">
          <w:rPr>
            <w:rPrChange w:id="1686" w:author="Seongeun Woo" w:date="2016-08-31T15:38:00Z">
              <w:rPr>
                <w:rStyle w:val="af8"/>
                <w:rFonts w:cs="Times New Roman"/>
                <w:sz w:val="40"/>
                <w:szCs w:val="24"/>
                <w14:scene3d>
                  <w14:camera w14:prst="orthographicFront"/>
                  <w14:lightRig w14:rig="threePt" w14:dir="t">
                    <w14:rot w14:lat="0" w14:lon="0" w14:rev="0"/>
                  </w14:lightRig>
                </w14:scene3d>
              </w:rPr>
            </w:rPrChange>
          </w:rPr>
          <w:delText>3</w:delText>
        </w:r>
        <w:r w:rsidRPr="0073721B" w:rsidDel="00575316">
          <w:rPr>
            <w:rFonts w:hint="eastAsia"/>
            <w:rPrChange w:id="1687"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688" w:author="Seongeun Woo" w:date="2016-08-31T15:38:00Z">
              <w:rPr>
                <w:rStyle w:val="af8"/>
                <w:rFonts w:cs="Times New Roman" w:hint="eastAsia"/>
                <w:sz w:val="40"/>
                <w:szCs w:val="24"/>
              </w:rPr>
            </w:rPrChange>
          </w:rPr>
          <w:delText>多重項目の値</w:delText>
        </w:r>
        <w:r w:rsidRPr="0073721B" w:rsidDel="00575316">
          <w:rPr>
            <w:webHidden/>
          </w:rPr>
          <w:tab/>
          <w:delText>46</w:delText>
        </w:r>
      </w:del>
    </w:p>
    <w:p w14:paraId="6B19A9CB" w14:textId="77777777" w:rsidR="000344ED" w:rsidRPr="0073721B" w:rsidDel="00575316" w:rsidRDefault="000344ED">
      <w:pPr>
        <w:pStyle w:val="14"/>
        <w:autoSpaceDE w:val="0"/>
        <w:autoSpaceDN w:val="0"/>
        <w:ind w:left="312" w:hanging="312"/>
        <w:rPr>
          <w:del w:id="1689" w:author="哲均 宋" w:date="2019-08-19T12:30:00Z"/>
          <w:rFonts w:asciiTheme="minorHAnsi" w:eastAsiaTheme="minorEastAsia" w:hAnsiTheme="minorHAnsi"/>
          <w:b w:val="0"/>
          <w:spacing w:val="0"/>
          <w:szCs w:val="22"/>
          <w:lang w:eastAsia="ko-KR"/>
        </w:rPr>
        <w:pPrChange w:id="1690" w:author="Ryu" w:date="2016-10-20T09:18:00Z">
          <w:pPr>
            <w:pStyle w:val="14"/>
            <w:ind w:left="630" w:hanging="630"/>
          </w:pPr>
        </w:pPrChange>
      </w:pPr>
      <w:del w:id="1691" w:author="哲均 宋" w:date="2019-08-19T12:30:00Z">
        <w:r w:rsidRPr="0073721B" w:rsidDel="00575316">
          <w:rPr>
            <w:rFonts w:hint="eastAsia"/>
            <w:rPrChange w:id="1692"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693"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5</w:delText>
        </w:r>
        <w:r w:rsidRPr="0073721B" w:rsidDel="00575316">
          <w:rPr>
            <w:rFonts w:hint="eastAsia"/>
            <w:rPrChange w:id="1694"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695"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Fonts w:hint="eastAsia"/>
            <w:rPrChange w:id="1696" w:author="Seongeun Woo" w:date="2016-08-31T15:38:00Z">
              <w:rPr>
                <w:rStyle w:val="af8"/>
                <w:rFonts w:cs="Times New Roman" w:hint="eastAsia"/>
                <w:spacing w:val="0"/>
                <w:sz w:val="40"/>
                <w:szCs w:val="24"/>
                <w:lang w:eastAsia="ko-KR"/>
              </w:rPr>
            </w:rPrChange>
          </w:rPr>
          <w:delText>パタ</w:delText>
        </w:r>
        <w:r w:rsidRPr="0073721B" w:rsidDel="00575316">
          <w:rPr>
            <w:rFonts w:ascii="ＭＳ 明朝" w:eastAsia="ＭＳ 明朝" w:hAnsi="ＭＳ 明朝" w:cs="ＭＳ 明朝" w:hint="eastAsia"/>
            <w:rPrChange w:id="1697"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698" w:author="Seongeun Woo" w:date="2016-08-31T15:38:00Z">
              <w:rPr>
                <w:rStyle w:val="af8"/>
                <w:rFonts w:cs="Times New Roman" w:hint="eastAsia"/>
                <w:spacing w:val="0"/>
                <w:sz w:val="40"/>
                <w:szCs w:val="24"/>
                <w:lang w:eastAsia="ko-KR"/>
              </w:rPr>
            </w:rPrChange>
          </w:rPr>
          <w:delText>ン情報の照</w:delText>
        </w:r>
        <w:r w:rsidRPr="0073721B" w:rsidDel="00575316">
          <w:rPr>
            <w:rFonts w:ascii="New Gulim" w:eastAsia="New Gulim" w:hAnsi="New Gulim" w:cs="New Gulim" w:hint="eastAsia"/>
            <w:rPrChange w:id="1699" w:author="Seongeun Woo" w:date="2016-08-31T15:38:00Z">
              <w:rPr>
                <w:rStyle w:val="af8"/>
                <w:rFonts w:cs="Times New Roman" w:hint="eastAsia"/>
                <w:spacing w:val="0"/>
                <w:sz w:val="40"/>
                <w:szCs w:val="24"/>
                <w:lang w:eastAsia="ko-KR"/>
              </w:rPr>
            </w:rPrChange>
          </w:rPr>
          <w:delText>会</w:delText>
        </w:r>
        <w:r w:rsidRPr="0073721B" w:rsidDel="00575316">
          <w:rPr>
            <w:webHidden/>
          </w:rPr>
          <w:tab/>
          <w:delText>48</w:delText>
        </w:r>
      </w:del>
    </w:p>
    <w:p w14:paraId="5293C808" w14:textId="77777777" w:rsidR="000344ED" w:rsidRPr="0073721B" w:rsidDel="00575316" w:rsidRDefault="000344ED">
      <w:pPr>
        <w:pStyle w:val="14"/>
        <w:autoSpaceDE w:val="0"/>
        <w:autoSpaceDN w:val="0"/>
        <w:ind w:left="312" w:hanging="312"/>
        <w:rPr>
          <w:del w:id="1700" w:author="哲均 宋" w:date="2019-08-19T12:30:00Z"/>
          <w:rFonts w:asciiTheme="minorHAnsi" w:eastAsiaTheme="minorEastAsia" w:hAnsiTheme="minorHAnsi"/>
          <w:b w:val="0"/>
          <w:spacing w:val="0"/>
          <w:szCs w:val="22"/>
          <w:lang w:eastAsia="ko-KR"/>
        </w:rPr>
        <w:pPrChange w:id="1701" w:author="Ryu" w:date="2016-10-20T09:18:00Z">
          <w:pPr>
            <w:pStyle w:val="14"/>
            <w:ind w:left="630" w:hanging="630"/>
          </w:pPr>
        </w:pPrChange>
      </w:pPr>
      <w:del w:id="1702" w:author="哲均 宋" w:date="2019-08-19T12:30:00Z">
        <w:r w:rsidRPr="0073721B" w:rsidDel="00575316">
          <w:rPr>
            <w:rFonts w:hint="eastAsia"/>
            <w:rPrChange w:id="1703"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704"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6</w:delText>
        </w:r>
        <w:r w:rsidRPr="0073721B" w:rsidDel="00575316">
          <w:rPr>
            <w:rFonts w:hint="eastAsia"/>
            <w:rPrChange w:id="1705"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706"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Fonts w:hint="eastAsia"/>
            <w:rPrChange w:id="1707" w:author="Seongeun Woo" w:date="2016-08-31T15:38:00Z">
              <w:rPr>
                <w:rStyle w:val="af8"/>
                <w:rFonts w:cs="Times New Roman" w:hint="eastAsia"/>
                <w:spacing w:val="0"/>
                <w:sz w:val="40"/>
                <w:szCs w:val="24"/>
                <w:lang w:eastAsia="ko-KR"/>
              </w:rPr>
            </w:rPrChange>
          </w:rPr>
          <w:delText>その他</w:delText>
        </w:r>
        <w:r w:rsidRPr="0073721B" w:rsidDel="00575316">
          <w:rPr>
            <w:webHidden/>
          </w:rPr>
          <w:tab/>
          <w:delText>49</w:delText>
        </w:r>
      </w:del>
    </w:p>
    <w:p w14:paraId="0A6DC6E2" w14:textId="77777777" w:rsidR="000344ED" w:rsidRPr="0073721B" w:rsidDel="00575316" w:rsidRDefault="000344ED">
      <w:pPr>
        <w:pStyle w:val="23"/>
        <w:autoSpaceDE w:val="0"/>
        <w:autoSpaceDN w:val="0"/>
        <w:ind w:left="99"/>
        <w:rPr>
          <w:del w:id="1708" w:author="哲均 宋" w:date="2019-08-19T12:30:00Z"/>
          <w:rFonts w:asciiTheme="minorHAnsi" w:eastAsiaTheme="minorEastAsia" w:hAnsiTheme="minorHAnsi"/>
          <w:b w:val="0"/>
        </w:rPr>
        <w:pPrChange w:id="1709" w:author="Seongeun Woo" w:date="2016-10-13T18:44:00Z">
          <w:pPr>
            <w:pStyle w:val="23"/>
            <w:ind w:left="99"/>
          </w:pPr>
        </w:pPrChange>
      </w:pPr>
      <w:del w:id="1710" w:author="哲均 宋" w:date="2019-08-19T12:30:00Z">
        <w:r w:rsidRPr="0073721B" w:rsidDel="00575316">
          <w:rPr>
            <w:rPrChange w:id="1711" w:author="Seongeun Woo" w:date="2016-08-31T15:38:00Z">
              <w:rPr>
                <w:rStyle w:val="af8"/>
                <w:rFonts w:cs="Times New Roman"/>
                <w:sz w:val="40"/>
                <w:szCs w:val="24"/>
                <w14:scene3d>
                  <w14:camera w14:prst="orthographicFront"/>
                  <w14:lightRig w14:rig="threePt" w14:dir="t">
                    <w14:rot w14:lat="0" w14:lon="0" w14:rev="0"/>
                  </w14:lightRig>
                </w14:scene3d>
              </w:rPr>
            </w:rPrChange>
          </w:rPr>
          <w:delText>1</w:delText>
        </w:r>
        <w:r w:rsidRPr="0073721B" w:rsidDel="00575316">
          <w:rPr>
            <w:rFonts w:hint="eastAsia"/>
            <w:rPrChange w:id="1712"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713" w:author="Seongeun Woo" w:date="2016-08-31T15:38:00Z">
              <w:rPr>
                <w:rStyle w:val="af8"/>
                <w:rFonts w:cs="Times New Roman" w:hint="eastAsia"/>
                <w:sz w:val="40"/>
                <w:szCs w:val="24"/>
              </w:rPr>
            </w:rPrChange>
          </w:rPr>
          <w:delText>特定標準項目値を持つ商品リスト照</w:delText>
        </w:r>
        <w:r w:rsidRPr="0073721B" w:rsidDel="00575316">
          <w:rPr>
            <w:rFonts w:ascii="New Gulim" w:eastAsia="New Gulim" w:hAnsi="New Gulim" w:cs="New Gulim" w:hint="eastAsia"/>
            <w:rPrChange w:id="1714" w:author="Seongeun Woo" w:date="2016-08-31T15:38:00Z">
              <w:rPr>
                <w:rStyle w:val="af8"/>
                <w:rFonts w:cs="Times New Roman" w:hint="eastAsia"/>
                <w:sz w:val="40"/>
                <w:szCs w:val="24"/>
              </w:rPr>
            </w:rPrChange>
          </w:rPr>
          <w:delText>会</w:delText>
        </w:r>
        <w:r w:rsidRPr="0073721B" w:rsidDel="00575316">
          <w:rPr>
            <w:webHidden/>
          </w:rPr>
          <w:tab/>
          <w:delText>49</w:delText>
        </w:r>
      </w:del>
    </w:p>
    <w:p w14:paraId="307375C3" w14:textId="77777777" w:rsidR="000344ED" w:rsidRPr="0073721B" w:rsidDel="00575316" w:rsidRDefault="000344ED">
      <w:pPr>
        <w:pStyle w:val="23"/>
        <w:autoSpaceDE w:val="0"/>
        <w:autoSpaceDN w:val="0"/>
        <w:ind w:left="99"/>
        <w:rPr>
          <w:del w:id="1715" w:author="哲均 宋" w:date="2019-08-19T12:30:00Z"/>
          <w:rFonts w:asciiTheme="minorHAnsi" w:eastAsiaTheme="minorEastAsia" w:hAnsiTheme="minorHAnsi"/>
          <w:b w:val="0"/>
        </w:rPr>
        <w:pPrChange w:id="1716" w:author="Seongeun Woo" w:date="2016-10-13T18:44:00Z">
          <w:pPr>
            <w:pStyle w:val="23"/>
            <w:ind w:left="99"/>
          </w:pPr>
        </w:pPrChange>
      </w:pPr>
      <w:del w:id="1717" w:author="哲均 宋" w:date="2019-08-19T12:30:00Z">
        <w:r w:rsidRPr="0073721B" w:rsidDel="00575316">
          <w:rPr>
            <w:rPrChange w:id="1718" w:author="Seongeun Woo" w:date="2016-08-31T15:38:00Z">
              <w:rPr>
                <w:rStyle w:val="af8"/>
                <w:rFonts w:cs="Times New Roman"/>
                <w:sz w:val="40"/>
                <w:szCs w:val="24"/>
                <w14:scene3d>
                  <w14:camera w14:prst="orthographicFront"/>
                  <w14:lightRig w14:rig="threePt" w14:dir="t">
                    <w14:rot w14:lat="0" w14:lon="0" w14:rev="0"/>
                  </w14:lightRig>
                </w14:scene3d>
              </w:rPr>
            </w:rPrChange>
          </w:rPr>
          <w:delText>2</w:delText>
        </w:r>
        <w:r w:rsidRPr="0073721B" w:rsidDel="00575316">
          <w:rPr>
            <w:rFonts w:hint="eastAsia"/>
            <w:rPrChange w:id="1719"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720" w:author="Seongeun Woo" w:date="2016-08-31T15:38:00Z">
              <w:rPr>
                <w:rStyle w:val="af8"/>
                <w:rFonts w:cs="Times New Roman" w:hint="eastAsia"/>
                <w:sz w:val="40"/>
                <w:szCs w:val="24"/>
              </w:rPr>
            </w:rPrChange>
          </w:rPr>
          <w:delText>特定保</w:delText>
        </w:r>
        <w:r w:rsidRPr="0073721B" w:rsidDel="00575316">
          <w:rPr>
            <w:rFonts w:ascii="ＭＳ 明朝" w:eastAsia="ＭＳ 明朝" w:hAnsi="ＭＳ 明朝" w:cs="ＭＳ 明朝" w:hint="eastAsia"/>
            <w:rPrChange w:id="1721" w:author="Seongeun Woo" w:date="2016-08-31T15:38:00Z">
              <w:rPr>
                <w:rStyle w:val="af8"/>
                <w:rFonts w:cs="Times New Roman" w:hint="eastAsia"/>
                <w:sz w:val="40"/>
                <w:szCs w:val="24"/>
              </w:rPr>
            </w:rPrChange>
          </w:rPr>
          <w:delText>険</w:delText>
        </w:r>
        <w:r w:rsidRPr="0073721B" w:rsidDel="00575316">
          <w:rPr>
            <w:rFonts w:ascii="GulimChe" w:eastAsia="GulimChe" w:hAnsi="GulimChe" w:cs="GulimChe" w:hint="eastAsia"/>
            <w:rPrChange w:id="1722" w:author="Seongeun Woo" w:date="2016-08-31T15:38:00Z">
              <w:rPr>
                <w:rStyle w:val="af8"/>
                <w:rFonts w:cs="Times New Roman" w:hint="eastAsia"/>
                <w:sz w:val="40"/>
                <w:szCs w:val="24"/>
              </w:rPr>
            </w:rPrChange>
          </w:rPr>
          <w:delText>が下位にある商品リスト照</w:delText>
        </w:r>
        <w:r w:rsidRPr="0073721B" w:rsidDel="00575316">
          <w:rPr>
            <w:rFonts w:ascii="New Gulim" w:eastAsia="New Gulim" w:hAnsi="New Gulim" w:cs="New Gulim" w:hint="eastAsia"/>
            <w:rPrChange w:id="1723" w:author="Seongeun Woo" w:date="2016-08-31T15:38:00Z">
              <w:rPr>
                <w:rStyle w:val="af8"/>
                <w:rFonts w:cs="Times New Roman" w:hint="eastAsia"/>
                <w:sz w:val="40"/>
                <w:szCs w:val="24"/>
              </w:rPr>
            </w:rPrChange>
          </w:rPr>
          <w:delText>会</w:delText>
        </w:r>
        <w:r w:rsidRPr="0073721B" w:rsidDel="00575316">
          <w:rPr>
            <w:webHidden/>
          </w:rPr>
          <w:tab/>
          <w:delText>50</w:delText>
        </w:r>
      </w:del>
    </w:p>
    <w:p w14:paraId="58799361" w14:textId="77777777" w:rsidR="000344ED" w:rsidRPr="0073721B" w:rsidDel="00575316" w:rsidRDefault="000344ED">
      <w:pPr>
        <w:pStyle w:val="23"/>
        <w:autoSpaceDE w:val="0"/>
        <w:autoSpaceDN w:val="0"/>
        <w:ind w:left="99"/>
        <w:rPr>
          <w:del w:id="1724" w:author="哲均 宋" w:date="2019-08-19T12:30:00Z"/>
          <w:rFonts w:asciiTheme="minorHAnsi" w:eastAsiaTheme="minorEastAsia" w:hAnsiTheme="minorHAnsi"/>
          <w:b w:val="0"/>
        </w:rPr>
        <w:pPrChange w:id="1725" w:author="Seongeun Woo" w:date="2016-10-13T18:44:00Z">
          <w:pPr>
            <w:pStyle w:val="23"/>
            <w:ind w:left="99"/>
          </w:pPr>
        </w:pPrChange>
      </w:pPr>
      <w:del w:id="1726" w:author="哲均 宋" w:date="2019-08-19T12:30:00Z">
        <w:r w:rsidRPr="0073721B" w:rsidDel="00575316">
          <w:rPr>
            <w:rPrChange w:id="1727" w:author="Seongeun Woo" w:date="2016-08-31T15:38:00Z">
              <w:rPr>
                <w:rStyle w:val="af8"/>
                <w:rFonts w:cs="Times New Roman"/>
                <w:sz w:val="40"/>
                <w:szCs w:val="24"/>
                <w14:scene3d>
                  <w14:camera w14:prst="orthographicFront"/>
                  <w14:lightRig w14:rig="threePt" w14:dir="t">
                    <w14:rot w14:lat="0" w14:lon="0" w14:rev="0"/>
                  </w14:lightRig>
                </w14:scene3d>
              </w:rPr>
            </w:rPrChange>
          </w:rPr>
          <w:delText>3</w:delText>
        </w:r>
        <w:r w:rsidRPr="0073721B" w:rsidDel="00575316">
          <w:rPr>
            <w:rFonts w:hint="eastAsia"/>
            <w:rPrChange w:id="1728" w:author="Seongeun Woo" w:date="2016-08-31T15:38:00Z">
              <w:rPr>
                <w:rStyle w:val="af8"/>
                <w:rFonts w:cs="Times New Roman" w:hint="eastAsia"/>
                <w:sz w:val="40"/>
                <w:szCs w:val="24"/>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rPr>
          <w:tab/>
        </w:r>
        <w:r w:rsidRPr="0073721B" w:rsidDel="00575316">
          <w:rPr>
            <w:rFonts w:hint="eastAsia"/>
            <w:rPrChange w:id="1729" w:author="Seongeun Woo" w:date="2016-08-31T15:38:00Z">
              <w:rPr>
                <w:rStyle w:val="af8"/>
                <w:rFonts w:cs="Times New Roman" w:hint="eastAsia"/>
                <w:sz w:val="40"/>
                <w:szCs w:val="24"/>
              </w:rPr>
            </w:rPrChange>
          </w:rPr>
          <w:delText>特定標準項目値を持つ保</w:delText>
        </w:r>
        <w:r w:rsidRPr="0073721B" w:rsidDel="00575316">
          <w:rPr>
            <w:rFonts w:ascii="ＭＳ 明朝" w:eastAsia="ＭＳ 明朝" w:hAnsi="ＭＳ 明朝" w:cs="ＭＳ 明朝" w:hint="eastAsia"/>
            <w:rPrChange w:id="1730" w:author="Seongeun Woo" w:date="2016-08-31T15:38:00Z">
              <w:rPr>
                <w:rStyle w:val="af8"/>
                <w:rFonts w:cs="Times New Roman" w:hint="eastAsia"/>
                <w:sz w:val="40"/>
                <w:szCs w:val="24"/>
              </w:rPr>
            </w:rPrChange>
          </w:rPr>
          <w:delText>険</w:delText>
        </w:r>
        <w:r w:rsidRPr="0073721B" w:rsidDel="00575316">
          <w:rPr>
            <w:rFonts w:ascii="GulimChe" w:eastAsia="GulimChe" w:hAnsi="GulimChe" w:cs="GulimChe" w:hint="eastAsia"/>
            <w:rPrChange w:id="1731" w:author="Seongeun Woo" w:date="2016-08-31T15:38:00Z">
              <w:rPr>
                <w:rStyle w:val="af8"/>
                <w:rFonts w:cs="Times New Roman" w:hint="eastAsia"/>
                <w:sz w:val="40"/>
                <w:szCs w:val="24"/>
              </w:rPr>
            </w:rPrChange>
          </w:rPr>
          <w:delText>が下位にある商品リスト照</w:delText>
        </w:r>
        <w:r w:rsidRPr="0073721B" w:rsidDel="00575316">
          <w:rPr>
            <w:rFonts w:ascii="New Gulim" w:eastAsia="New Gulim" w:hAnsi="New Gulim" w:cs="New Gulim" w:hint="eastAsia"/>
            <w:rPrChange w:id="1732" w:author="Seongeun Woo" w:date="2016-08-31T15:38:00Z">
              <w:rPr>
                <w:rStyle w:val="af8"/>
                <w:rFonts w:cs="Times New Roman" w:hint="eastAsia"/>
                <w:sz w:val="40"/>
                <w:szCs w:val="24"/>
              </w:rPr>
            </w:rPrChange>
          </w:rPr>
          <w:delText>会</w:delText>
        </w:r>
        <w:r w:rsidRPr="0073721B" w:rsidDel="00575316">
          <w:rPr>
            <w:webHidden/>
          </w:rPr>
          <w:tab/>
          <w:delText>51</w:delText>
        </w:r>
      </w:del>
    </w:p>
    <w:p w14:paraId="4B17CC66" w14:textId="77777777" w:rsidR="000344ED" w:rsidRPr="0073721B" w:rsidDel="00575316" w:rsidRDefault="000344ED">
      <w:pPr>
        <w:pStyle w:val="14"/>
        <w:autoSpaceDE w:val="0"/>
        <w:autoSpaceDN w:val="0"/>
        <w:ind w:left="312" w:hanging="312"/>
        <w:rPr>
          <w:del w:id="1733" w:author="哲均 宋" w:date="2019-08-19T12:30:00Z"/>
          <w:rFonts w:asciiTheme="minorHAnsi" w:eastAsiaTheme="minorEastAsia" w:hAnsiTheme="minorHAnsi"/>
          <w:b w:val="0"/>
          <w:spacing w:val="0"/>
          <w:szCs w:val="22"/>
          <w:lang w:eastAsia="ko-KR"/>
        </w:rPr>
        <w:pPrChange w:id="1734" w:author="Ryu" w:date="2016-10-20T09:18:00Z">
          <w:pPr>
            <w:pStyle w:val="14"/>
            <w:ind w:left="630" w:hanging="630"/>
          </w:pPr>
        </w:pPrChange>
      </w:pPr>
      <w:del w:id="1735" w:author="哲均 宋" w:date="2019-08-19T12:30:00Z">
        <w:r w:rsidRPr="0073721B" w:rsidDel="00575316">
          <w:rPr>
            <w:rFonts w:hint="eastAsia"/>
            <w:rPrChange w:id="1736"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737"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7</w:delText>
        </w:r>
        <w:r w:rsidRPr="0073721B" w:rsidDel="00575316">
          <w:rPr>
            <w:rFonts w:hint="eastAsia"/>
            <w:rPrChange w:id="1738"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739"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Fonts w:hint="eastAsia"/>
            <w:rPrChange w:id="1740" w:author="Seongeun Woo" w:date="2016-08-31T15:38:00Z">
              <w:rPr>
                <w:rStyle w:val="af8"/>
                <w:rFonts w:cs="Times New Roman" w:hint="eastAsia"/>
                <w:spacing w:val="0"/>
                <w:sz w:val="40"/>
                <w:szCs w:val="24"/>
                <w:lang w:eastAsia="ko-KR"/>
              </w:rPr>
            </w:rPrChange>
          </w:rPr>
          <w:delText>値がル</w:delText>
        </w:r>
        <w:r w:rsidRPr="0073721B" w:rsidDel="00575316">
          <w:rPr>
            <w:rFonts w:ascii="ＭＳ 明朝" w:eastAsia="ＭＳ 明朝" w:hAnsi="ＭＳ 明朝" w:cs="ＭＳ 明朝" w:hint="eastAsia"/>
            <w:rPrChange w:id="1741" w:author="Seongeun Woo" w:date="2016-08-31T15:38:00Z">
              <w:rPr>
                <w:rStyle w:val="af8"/>
                <w:rFonts w:cs="Times New Roman" w:hint="eastAsia"/>
                <w:spacing w:val="0"/>
                <w:sz w:val="40"/>
                <w:szCs w:val="24"/>
                <w:lang w:eastAsia="ko-KR"/>
              </w:rPr>
            </w:rPrChange>
          </w:rPr>
          <w:delText>ー</w:delText>
        </w:r>
        <w:r w:rsidRPr="0073721B" w:rsidDel="00575316">
          <w:rPr>
            <w:rFonts w:ascii="GulimChe" w:eastAsia="GulimChe" w:hAnsi="GulimChe" w:cs="GulimChe" w:hint="eastAsia"/>
            <w:rPrChange w:id="1742" w:author="Seongeun Woo" w:date="2016-08-31T15:38:00Z">
              <w:rPr>
                <w:rStyle w:val="af8"/>
                <w:rFonts w:cs="Times New Roman" w:hint="eastAsia"/>
                <w:spacing w:val="0"/>
                <w:sz w:val="40"/>
                <w:szCs w:val="24"/>
                <w:lang w:eastAsia="ko-KR"/>
              </w:rPr>
            </w:rPrChange>
          </w:rPr>
          <w:delText>ルの場合</w:delText>
        </w:r>
        <w:r w:rsidRPr="0073721B" w:rsidDel="00575316">
          <w:rPr>
            <w:webHidden/>
          </w:rPr>
          <w:tab/>
          <w:delText>52</w:delText>
        </w:r>
      </w:del>
    </w:p>
    <w:p w14:paraId="6B094EED" w14:textId="77777777" w:rsidR="000344ED" w:rsidRPr="0073721B" w:rsidDel="00575316" w:rsidRDefault="000344ED">
      <w:pPr>
        <w:pStyle w:val="14"/>
        <w:autoSpaceDE w:val="0"/>
        <w:autoSpaceDN w:val="0"/>
        <w:ind w:left="312" w:hanging="312"/>
        <w:rPr>
          <w:del w:id="1743" w:author="哲均 宋" w:date="2019-08-19T12:30:00Z"/>
          <w:rFonts w:asciiTheme="minorHAnsi" w:eastAsiaTheme="minorEastAsia" w:hAnsiTheme="minorHAnsi"/>
          <w:b w:val="0"/>
          <w:spacing w:val="0"/>
          <w:szCs w:val="22"/>
          <w:lang w:eastAsia="ko-KR"/>
        </w:rPr>
        <w:pPrChange w:id="1744" w:author="Ryu" w:date="2016-10-20T09:18:00Z">
          <w:pPr>
            <w:pStyle w:val="14"/>
            <w:ind w:left="630" w:hanging="630"/>
          </w:pPr>
        </w:pPrChange>
      </w:pPr>
      <w:del w:id="1745" w:author="哲均 宋" w:date="2019-08-19T12:30:00Z">
        <w:r w:rsidRPr="0073721B" w:rsidDel="00575316">
          <w:rPr>
            <w:rFonts w:hint="eastAsia"/>
            <w:rPrChange w:id="1746"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第</w:delText>
        </w:r>
        <w:r w:rsidRPr="0073721B" w:rsidDel="00575316">
          <w:rPr>
            <w:rPrChange w:id="1747"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8</w:delText>
        </w:r>
        <w:r w:rsidRPr="0073721B" w:rsidDel="00575316">
          <w:rPr>
            <w:rFonts w:hint="eastAsia"/>
            <w:rPrChange w:id="1748" w:author="Seongeun Woo" w:date="2016-08-31T15:38:00Z">
              <w:rPr>
                <w:rStyle w:val="af8"/>
                <w:rFonts w:cs="Times New Roman" w:hint="eastAsia"/>
                <w:spacing w:val="0"/>
                <w:sz w:val="40"/>
                <w:szCs w:val="24"/>
                <w:lang w:eastAsia="ko-KR"/>
                <w14:scene3d>
                  <w14:camera w14:prst="orthographicFront"/>
                  <w14:lightRig w14:rig="threePt" w14:dir="t">
                    <w14:rot w14:lat="0" w14:lon="0" w14:rev="0"/>
                  </w14:lightRig>
                </w14:scene3d>
              </w:rPr>
            </w:rPrChange>
          </w:rPr>
          <w:delText>章</w:delText>
        </w:r>
        <w:r w:rsidRPr="0073721B" w:rsidDel="00575316">
          <w:rPr>
            <w:rPrChange w:id="1749" w:author="Seongeun Woo" w:date="2016-08-31T15:38:00Z">
              <w:rPr>
                <w:rStyle w:val="af8"/>
                <w:rFonts w:cs="Times New Roman"/>
                <w:spacing w:val="0"/>
                <w:sz w:val="40"/>
                <w:szCs w:val="24"/>
                <w:lang w:eastAsia="ko-KR"/>
                <w14:scene3d>
                  <w14:camera w14:prst="orthographicFront"/>
                  <w14:lightRig w14:rig="threePt" w14:dir="t">
                    <w14:rot w14:lat="0" w14:lon="0" w14:rev="0"/>
                  </w14:lightRig>
                </w14:scene3d>
              </w:rPr>
            </w:rPrChange>
          </w:rPr>
          <w:delText>.</w:delText>
        </w:r>
        <w:r w:rsidRPr="0073721B" w:rsidDel="00575316">
          <w:rPr>
            <w:rFonts w:asciiTheme="minorHAnsi" w:eastAsiaTheme="minorEastAsia" w:hAnsiTheme="minorHAnsi"/>
            <w:spacing w:val="0"/>
            <w:szCs w:val="22"/>
            <w:lang w:eastAsia="ko-KR"/>
          </w:rPr>
          <w:tab/>
        </w:r>
        <w:r w:rsidRPr="0073721B" w:rsidDel="00575316">
          <w:rPr>
            <w:rPrChange w:id="1750" w:author="Seongeun Woo" w:date="2016-08-31T15:38:00Z">
              <w:rPr>
                <w:rStyle w:val="af8"/>
                <w:rFonts w:cs="Times New Roman"/>
                <w:spacing w:val="0"/>
                <w:sz w:val="40"/>
                <w:szCs w:val="24"/>
                <w:lang w:eastAsia="ko-KR"/>
              </w:rPr>
            </w:rPrChange>
          </w:rPr>
          <w:delText>RuleBuilder</w:delText>
        </w:r>
        <w:r w:rsidRPr="0073721B" w:rsidDel="00575316">
          <w:rPr>
            <w:rFonts w:hint="eastAsia"/>
            <w:rPrChange w:id="1751" w:author="Seongeun Woo" w:date="2016-08-31T15:38:00Z">
              <w:rPr>
                <w:rStyle w:val="af8"/>
                <w:rFonts w:cs="Times New Roman" w:hint="eastAsia"/>
                <w:spacing w:val="0"/>
                <w:sz w:val="40"/>
                <w:szCs w:val="24"/>
                <w:lang w:eastAsia="ko-KR"/>
              </w:rPr>
            </w:rPrChange>
          </w:rPr>
          <w:delText>での</w:delText>
        </w:r>
        <w:r w:rsidRPr="0073721B" w:rsidDel="00575316">
          <w:rPr>
            <w:rPrChange w:id="1752" w:author="Seongeun Woo" w:date="2016-08-31T15:38:00Z">
              <w:rPr>
                <w:rStyle w:val="af8"/>
                <w:rFonts w:cs="Times New Roman"/>
                <w:spacing w:val="0"/>
                <w:sz w:val="40"/>
                <w:szCs w:val="24"/>
                <w:lang w:eastAsia="ko-KR"/>
              </w:rPr>
            </w:rPrChange>
          </w:rPr>
          <w:delText>SQL</w:delText>
        </w:r>
        <w:r w:rsidRPr="0073721B" w:rsidDel="00575316">
          <w:rPr>
            <w:rFonts w:hint="eastAsia"/>
            <w:rPrChange w:id="1753" w:author="Seongeun Woo" w:date="2016-08-31T15:38:00Z">
              <w:rPr>
                <w:rStyle w:val="af8"/>
                <w:rFonts w:cs="Times New Roman" w:hint="eastAsia"/>
                <w:spacing w:val="0"/>
                <w:sz w:val="40"/>
                <w:szCs w:val="24"/>
                <w:lang w:eastAsia="ko-KR"/>
              </w:rPr>
            </w:rPrChange>
          </w:rPr>
          <w:delText>の作成</w:delText>
        </w:r>
        <w:r w:rsidRPr="0073721B" w:rsidDel="00575316">
          <w:rPr>
            <w:webHidden/>
          </w:rPr>
          <w:tab/>
          <w:delText>53</w:delText>
        </w:r>
      </w:del>
    </w:p>
    <w:p w14:paraId="3400FCA9" w14:textId="5A0DA226" w:rsidR="00AA0B5D" w:rsidRPr="00ED175E" w:rsidRDefault="009007A6">
      <w:pPr>
        <w:pStyle w:val="Contents"/>
        <w:tabs>
          <w:tab w:val="left" w:pos="588"/>
          <w:tab w:val="center" w:pos="4860"/>
        </w:tabs>
        <w:ind w:left="0" w:firstLine="0"/>
        <w:jc w:val="left"/>
        <w:rPr>
          <w:rFonts w:ascii="Arial" w:eastAsiaTheme="minorEastAsia" w:hAnsi="Arial" w:cs="Arial"/>
          <w:sz w:val="22"/>
          <w:szCs w:val="22"/>
        </w:rPr>
      </w:pPr>
      <w:r w:rsidRPr="008707C4">
        <w:rPr>
          <w:rFonts w:ascii="Arial" w:eastAsiaTheme="minorEastAsia" w:hAnsi="Arial" w:cs="Arial"/>
          <w:sz w:val="22"/>
          <w:szCs w:val="22"/>
        </w:rPr>
        <w:fldChar w:fldCharType="end"/>
      </w:r>
    </w:p>
    <w:p w14:paraId="324BDB82" w14:textId="77777777" w:rsidR="005576D1" w:rsidRPr="00ED175E" w:rsidRDefault="005576D1">
      <w:pPr>
        <w:autoSpaceDE w:val="0"/>
        <w:autoSpaceDN w:val="0"/>
        <w:pPrChange w:id="1754" w:author="Seongeun Woo" w:date="2016-10-13T18:44:00Z">
          <w:pPr/>
        </w:pPrChange>
      </w:pPr>
    </w:p>
    <w:p w14:paraId="17AAE084" w14:textId="77777777" w:rsidR="005576D1" w:rsidRPr="00ED175E" w:rsidRDefault="005576D1">
      <w:pPr>
        <w:autoSpaceDE w:val="0"/>
        <w:autoSpaceDN w:val="0"/>
        <w:pPrChange w:id="1755" w:author="Seongeun Woo" w:date="2016-10-13T18:44:00Z">
          <w:pPr/>
        </w:pPrChange>
      </w:pPr>
    </w:p>
    <w:p w14:paraId="2FA54368" w14:textId="77777777" w:rsidR="005576D1" w:rsidRPr="00ED175E" w:rsidRDefault="005576D1">
      <w:pPr>
        <w:autoSpaceDE w:val="0"/>
        <w:autoSpaceDN w:val="0"/>
        <w:pPrChange w:id="1756" w:author="Seongeun Woo" w:date="2016-10-13T18:44:00Z">
          <w:pPr/>
        </w:pPrChange>
      </w:pPr>
    </w:p>
    <w:p w14:paraId="76F5AE61" w14:textId="77777777" w:rsidR="005576D1" w:rsidRPr="00ED175E" w:rsidRDefault="005576D1">
      <w:pPr>
        <w:autoSpaceDE w:val="0"/>
        <w:autoSpaceDN w:val="0"/>
        <w:pPrChange w:id="1757" w:author="Seongeun Woo" w:date="2016-10-13T18:44:00Z">
          <w:pPr/>
        </w:pPrChange>
      </w:pPr>
    </w:p>
    <w:p w14:paraId="32C64EB7" w14:textId="77777777" w:rsidR="005576D1" w:rsidRPr="00ED175E" w:rsidRDefault="005576D1">
      <w:pPr>
        <w:autoSpaceDE w:val="0"/>
        <w:autoSpaceDN w:val="0"/>
        <w:pPrChange w:id="1758" w:author="Seongeun Woo" w:date="2016-10-13T18:44:00Z">
          <w:pPr/>
        </w:pPrChange>
      </w:pPr>
    </w:p>
    <w:p w14:paraId="7CC6A0F6" w14:textId="77777777" w:rsidR="005576D1" w:rsidRPr="00ED175E" w:rsidRDefault="005576D1">
      <w:pPr>
        <w:autoSpaceDE w:val="0"/>
        <w:autoSpaceDN w:val="0"/>
        <w:pPrChange w:id="1759" w:author="Seongeun Woo" w:date="2016-10-13T18:44:00Z">
          <w:pPr/>
        </w:pPrChange>
      </w:pPr>
    </w:p>
    <w:p w14:paraId="6B19FF71" w14:textId="77777777" w:rsidR="005576D1" w:rsidRPr="00ED175E" w:rsidRDefault="005576D1">
      <w:pPr>
        <w:autoSpaceDE w:val="0"/>
        <w:autoSpaceDN w:val="0"/>
        <w:pPrChange w:id="1760" w:author="Seongeun Woo" w:date="2016-10-13T18:44:00Z">
          <w:pPr/>
        </w:pPrChange>
      </w:pPr>
    </w:p>
    <w:p w14:paraId="5F69787A" w14:textId="77777777" w:rsidR="005576D1" w:rsidRPr="00ED175E" w:rsidRDefault="005576D1">
      <w:pPr>
        <w:autoSpaceDE w:val="0"/>
        <w:autoSpaceDN w:val="0"/>
        <w:pPrChange w:id="1761" w:author="Seongeun Woo" w:date="2016-10-13T18:44:00Z">
          <w:pPr/>
        </w:pPrChange>
      </w:pPr>
    </w:p>
    <w:p w14:paraId="6C3FC5D9" w14:textId="77777777" w:rsidR="005576D1" w:rsidRPr="00ED175E" w:rsidRDefault="005576D1">
      <w:pPr>
        <w:autoSpaceDE w:val="0"/>
        <w:autoSpaceDN w:val="0"/>
        <w:pPrChange w:id="1762" w:author="Seongeun Woo" w:date="2016-10-13T18:44:00Z">
          <w:pPr/>
        </w:pPrChange>
      </w:pPr>
    </w:p>
    <w:p w14:paraId="6595F464" w14:textId="77777777" w:rsidR="005576D1" w:rsidRPr="00ED175E" w:rsidRDefault="005576D1">
      <w:pPr>
        <w:autoSpaceDE w:val="0"/>
        <w:autoSpaceDN w:val="0"/>
        <w:pPrChange w:id="1763" w:author="Seongeun Woo" w:date="2016-10-13T18:44:00Z">
          <w:pPr/>
        </w:pPrChange>
      </w:pPr>
    </w:p>
    <w:p w14:paraId="44CD8329" w14:textId="77777777" w:rsidR="005576D1" w:rsidRPr="00ED175E" w:rsidRDefault="005576D1">
      <w:pPr>
        <w:autoSpaceDE w:val="0"/>
        <w:autoSpaceDN w:val="0"/>
        <w:pPrChange w:id="1764" w:author="Seongeun Woo" w:date="2016-10-13T18:44:00Z">
          <w:pPr/>
        </w:pPrChange>
      </w:pPr>
    </w:p>
    <w:p w14:paraId="1B2D85C7" w14:textId="77777777" w:rsidR="005576D1" w:rsidRPr="00ED175E" w:rsidRDefault="005576D1">
      <w:pPr>
        <w:autoSpaceDE w:val="0"/>
        <w:autoSpaceDN w:val="0"/>
        <w:pPrChange w:id="1765" w:author="Seongeun Woo" w:date="2016-10-13T18:44:00Z">
          <w:pPr/>
        </w:pPrChange>
      </w:pPr>
    </w:p>
    <w:p w14:paraId="3C71DA84" w14:textId="77777777" w:rsidR="005576D1" w:rsidRPr="00ED175E" w:rsidRDefault="005576D1">
      <w:pPr>
        <w:autoSpaceDE w:val="0"/>
        <w:autoSpaceDN w:val="0"/>
        <w:pPrChange w:id="1766" w:author="Seongeun Woo" w:date="2016-10-13T18:44:00Z">
          <w:pPr/>
        </w:pPrChange>
      </w:pPr>
    </w:p>
    <w:p w14:paraId="76D8CEC5" w14:textId="77777777" w:rsidR="005576D1" w:rsidRPr="00ED175E" w:rsidRDefault="005576D1">
      <w:pPr>
        <w:autoSpaceDE w:val="0"/>
        <w:autoSpaceDN w:val="0"/>
        <w:pPrChange w:id="1767" w:author="Seongeun Woo" w:date="2016-10-13T18:44:00Z">
          <w:pPr/>
        </w:pPrChange>
      </w:pPr>
    </w:p>
    <w:p w14:paraId="76814D14" w14:textId="77777777" w:rsidR="005576D1" w:rsidRPr="00ED175E" w:rsidRDefault="005576D1">
      <w:pPr>
        <w:autoSpaceDE w:val="0"/>
        <w:autoSpaceDN w:val="0"/>
        <w:pPrChange w:id="1768" w:author="Seongeun Woo" w:date="2016-10-13T18:44:00Z">
          <w:pPr/>
        </w:pPrChange>
      </w:pPr>
    </w:p>
    <w:p w14:paraId="5976FFA9" w14:textId="77777777" w:rsidR="005576D1" w:rsidRPr="00ED175E" w:rsidDel="00A13D0C" w:rsidRDefault="005576D1">
      <w:pPr>
        <w:autoSpaceDE w:val="0"/>
        <w:autoSpaceDN w:val="0"/>
        <w:rPr>
          <w:del w:id="1769" w:author="Seongeun Woo" w:date="2016-07-07T23:12:00Z"/>
        </w:rPr>
        <w:pPrChange w:id="1770" w:author="Seongeun Woo" w:date="2016-10-13T18:44:00Z">
          <w:pPr/>
        </w:pPrChange>
      </w:pPr>
    </w:p>
    <w:p w14:paraId="453AD8ED" w14:textId="77777777" w:rsidR="005576D1" w:rsidRPr="00ED175E" w:rsidDel="00A13D0C" w:rsidRDefault="005576D1">
      <w:pPr>
        <w:autoSpaceDE w:val="0"/>
        <w:autoSpaceDN w:val="0"/>
        <w:rPr>
          <w:del w:id="1771" w:author="Seongeun Woo" w:date="2016-07-07T23:12:00Z"/>
        </w:rPr>
        <w:pPrChange w:id="1772" w:author="Seongeun Woo" w:date="2016-10-13T18:44:00Z">
          <w:pPr/>
        </w:pPrChange>
      </w:pPr>
    </w:p>
    <w:p w14:paraId="7DA0D077" w14:textId="77777777" w:rsidR="005576D1" w:rsidRPr="00ED175E" w:rsidDel="00A13D0C" w:rsidRDefault="005576D1">
      <w:pPr>
        <w:autoSpaceDE w:val="0"/>
        <w:autoSpaceDN w:val="0"/>
        <w:rPr>
          <w:del w:id="1773" w:author="Seongeun Woo" w:date="2016-07-07T23:12:00Z"/>
        </w:rPr>
        <w:pPrChange w:id="1774" w:author="Seongeun Woo" w:date="2016-10-13T18:44:00Z">
          <w:pPr/>
        </w:pPrChange>
      </w:pPr>
    </w:p>
    <w:p w14:paraId="1D6A534D" w14:textId="77777777" w:rsidR="005576D1" w:rsidRPr="00ED175E" w:rsidDel="00A13D0C" w:rsidRDefault="005576D1">
      <w:pPr>
        <w:autoSpaceDE w:val="0"/>
        <w:autoSpaceDN w:val="0"/>
        <w:rPr>
          <w:del w:id="1775" w:author="Seongeun Woo" w:date="2016-07-07T23:12:00Z"/>
        </w:rPr>
        <w:pPrChange w:id="1776" w:author="Seongeun Woo" w:date="2016-10-13T18:44:00Z">
          <w:pPr/>
        </w:pPrChange>
      </w:pPr>
    </w:p>
    <w:p w14:paraId="130A845F" w14:textId="77777777" w:rsidR="005576D1" w:rsidRPr="00ED175E" w:rsidRDefault="005576D1">
      <w:pPr>
        <w:autoSpaceDE w:val="0"/>
        <w:autoSpaceDN w:val="0"/>
        <w:pPrChange w:id="1777" w:author="Seongeun Woo" w:date="2016-10-13T18:44:00Z">
          <w:pPr/>
        </w:pPrChange>
      </w:pPr>
    </w:p>
    <w:p w14:paraId="4AECE70B" w14:textId="77777777" w:rsidR="005576D1" w:rsidRPr="00ED175E" w:rsidRDefault="005576D1">
      <w:pPr>
        <w:pStyle w:val="afff9"/>
        <w:wordWrap/>
        <w:rPr>
          <w:rFonts w:asciiTheme="majorHAnsi" w:eastAsia="Noto Sans Japanese Black" w:hAnsiTheme="majorHAnsi" w:cstheme="majorHAnsi"/>
          <w:lang w:eastAsia="ja-JP"/>
          <w:rPrChange w:id="1778" w:author="InnoRules" w:date="2016-08-30T14:14:00Z">
            <w:rPr>
              <w:rFonts w:ascii="Noto Sans Japanese Black" w:eastAsia="Noto Sans Japanese Black" w:hAnsi="Noto Sans Japanese Black"/>
            </w:rPr>
          </w:rPrChange>
        </w:rPr>
        <w:pPrChange w:id="1779" w:author="Seongeun Woo" w:date="2016-10-13T18:44:00Z">
          <w:pPr>
            <w:pStyle w:val="afff9"/>
          </w:pPr>
        </w:pPrChange>
      </w:pPr>
      <w:r w:rsidRPr="00ED175E">
        <w:rPr>
          <w:rFonts w:ascii="ＭＳ Ｐゴシック" w:eastAsia="ＭＳ Ｐゴシック" w:hAnsi="ＭＳ Ｐゴシック"/>
          <w:rPrChange w:id="1780" w:author="InnoRules" w:date="2016-08-30T14:14:00Z">
            <w:rPr>
              <w:rFonts w:ascii="Noto Sans Japanese Black" w:eastAsia="Noto Sans Japanese Black" w:hAnsi="Noto Sans Japanese Black"/>
              <w:b w:val="0"/>
              <w:kern w:val="2"/>
              <w:sz w:val="40"/>
              <w:szCs w:val="24"/>
            </w:rPr>
          </w:rPrChange>
        </w:rPr>
        <w:t>図目次</w:t>
      </w:r>
      <w:del w:id="1781" w:author="Ryu" w:date="2016-10-19T20:01:00Z">
        <w:r w:rsidRPr="00ED175E" w:rsidDel="00E06C16">
          <w:rPr>
            <w:rFonts w:asciiTheme="majorHAnsi" w:eastAsia="Noto Sans Japanese Black" w:hAnsiTheme="majorHAnsi" w:cstheme="majorHAnsi"/>
            <w:rPrChange w:id="1782" w:author="InnoRules" w:date="2016-08-30T14:14:00Z">
              <w:rPr>
                <w:rFonts w:ascii="Noto Sans Japanese Black" w:eastAsia="Noto Sans Japanese Black" w:hAnsi="Noto Sans Japanese Black"/>
                <w:b w:val="0"/>
                <w:kern w:val="2"/>
                <w:sz w:val="40"/>
                <w:szCs w:val="24"/>
              </w:rPr>
            </w:rPrChange>
          </w:rPr>
          <w:delText>(Contents)</w:delText>
        </w:r>
      </w:del>
    </w:p>
    <w:p w14:paraId="0E785A00" w14:textId="77777777" w:rsidR="005576D1" w:rsidRPr="00ED175E" w:rsidRDefault="005576D1">
      <w:pPr>
        <w:autoSpaceDE w:val="0"/>
        <w:autoSpaceDN w:val="0"/>
        <w:pPrChange w:id="1783" w:author="Seongeun Woo" w:date="2016-10-13T18:44:00Z">
          <w:pPr/>
        </w:pPrChange>
      </w:pPr>
    </w:p>
    <w:p w14:paraId="4F4A2E61" w14:textId="18D5FEE9" w:rsidR="00390B1A" w:rsidRDefault="000962EA">
      <w:pPr>
        <w:pStyle w:val="af9"/>
        <w:tabs>
          <w:tab w:val="right" w:leader="dot" w:pos="9515"/>
        </w:tabs>
        <w:ind w:left="796" w:hanging="400"/>
        <w:rPr>
          <w:ins w:id="1784" w:author="InnoRules" w:date="2016-10-23T22:21:00Z"/>
          <w:rFonts w:asciiTheme="minorHAnsi" w:eastAsiaTheme="minorEastAsia" w:hAnsiTheme="minorHAnsi"/>
          <w:noProof/>
          <w:spacing w:val="0"/>
          <w:sz w:val="21"/>
          <w:szCs w:val="22"/>
        </w:rPr>
      </w:pPr>
      <w:r w:rsidRPr="0073721B">
        <w:fldChar w:fldCharType="begin"/>
      </w:r>
      <w:r w:rsidRPr="00ED175E">
        <w:instrText xml:space="preserve"> TOC \h \z \c "[</w:instrText>
      </w:r>
      <w:r w:rsidRPr="00ED175E">
        <w:rPr>
          <w:rFonts w:hint="eastAsia"/>
        </w:rPr>
        <w:instrText>図</w:instrText>
      </w:r>
      <w:r w:rsidRPr="00ED175E">
        <w:instrText xml:space="preserve">" </w:instrText>
      </w:r>
      <w:r w:rsidRPr="0073721B">
        <w:fldChar w:fldCharType="separate"/>
      </w:r>
      <w:ins w:id="1785" w:author="InnoRules" w:date="2016-10-23T22:21:00Z">
        <w:r w:rsidR="00390B1A" w:rsidRPr="002B3D37">
          <w:rPr>
            <w:rStyle w:val="af8"/>
            <w:noProof/>
          </w:rPr>
          <w:fldChar w:fldCharType="begin"/>
        </w:r>
        <w:r w:rsidR="00390B1A" w:rsidRPr="002B3D37">
          <w:rPr>
            <w:rStyle w:val="af8"/>
            <w:noProof/>
          </w:rPr>
          <w:instrText xml:space="preserve"> </w:instrText>
        </w:r>
        <w:r w:rsidR="00390B1A">
          <w:rPr>
            <w:noProof/>
          </w:rPr>
          <w:instrText>HYPERLINK \l "_Toc465024687"</w:instrText>
        </w:r>
        <w:r w:rsidR="00390B1A" w:rsidRPr="002B3D37">
          <w:rPr>
            <w:rStyle w:val="af8"/>
            <w:noProof/>
          </w:rPr>
          <w:instrText xml:space="preserve"> </w:instrText>
        </w:r>
        <w:r w:rsidR="00390B1A" w:rsidRPr="002B3D37">
          <w:rPr>
            <w:rStyle w:val="af8"/>
            <w:noProof/>
          </w:rPr>
          <w:fldChar w:fldCharType="separate"/>
        </w:r>
        <w:del w:id="1786" w:author="哲均 宋" w:date="2019-08-16T08:56:00Z">
          <w:r w:rsidR="00390B1A" w:rsidRPr="002B3D37" w:rsidDel="003566B2">
            <w:rPr>
              <w:rStyle w:val="af8"/>
              <w:noProof/>
            </w:rPr>
            <w:delText>[</w:delText>
          </w:r>
          <w:r w:rsidR="00390B1A" w:rsidRPr="002B3D37" w:rsidDel="003566B2">
            <w:rPr>
              <w:rStyle w:val="af8"/>
              <w:rFonts w:hint="eastAsia"/>
              <w:noProof/>
            </w:rPr>
            <w:delText>図</w:delText>
          </w:r>
        </w:del>
      </w:ins>
      <w:ins w:id="1787" w:author="哲均 宋" w:date="2019-08-16T08:56:00Z">
        <w:r w:rsidR="003566B2">
          <w:rPr>
            <w:rStyle w:val="af8"/>
            <w:noProof/>
          </w:rPr>
          <w:t>[Image</w:t>
        </w:r>
      </w:ins>
      <w:ins w:id="1788" w:author="InnoRules" w:date="2016-10-23T22:21:00Z">
        <w:r w:rsidR="00390B1A" w:rsidRPr="002B3D37">
          <w:rPr>
            <w:rStyle w:val="af8"/>
            <w:noProof/>
          </w:rPr>
          <w:t xml:space="preserve"> 1 </w:t>
        </w:r>
        <w:r w:rsidR="00390B1A" w:rsidRPr="002B3D37">
          <w:rPr>
            <w:rStyle w:val="af8"/>
            <w:rFonts w:hint="eastAsia"/>
            <w:noProof/>
          </w:rPr>
          <w:t>管理類型および標準項目関連領域テーブル</w:t>
        </w:r>
        <w:r w:rsidR="00390B1A" w:rsidRPr="002B3D37">
          <w:rPr>
            <w:rStyle w:val="af8"/>
            <w:noProof/>
          </w:rPr>
          <w:t>]</w:t>
        </w:r>
        <w:r w:rsidR="00390B1A">
          <w:rPr>
            <w:noProof/>
            <w:webHidden/>
          </w:rPr>
          <w:tab/>
        </w:r>
        <w:r w:rsidR="00390B1A">
          <w:rPr>
            <w:noProof/>
            <w:webHidden/>
          </w:rPr>
          <w:fldChar w:fldCharType="begin"/>
        </w:r>
        <w:r w:rsidR="00390B1A">
          <w:rPr>
            <w:noProof/>
            <w:webHidden/>
          </w:rPr>
          <w:instrText xml:space="preserve"> PAGEREF _Toc465024687 \h </w:instrText>
        </w:r>
      </w:ins>
      <w:r w:rsidR="00390B1A">
        <w:rPr>
          <w:noProof/>
          <w:webHidden/>
        </w:rPr>
      </w:r>
      <w:r w:rsidR="00390B1A">
        <w:rPr>
          <w:noProof/>
          <w:webHidden/>
        </w:rPr>
        <w:fldChar w:fldCharType="separate"/>
      </w:r>
      <w:ins w:id="1789" w:author="InnoRules" w:date="2016-10-23T22:21:00Z">
        <w:r w:rsidR="00390B1A">
          <w:rPr>
            <w:noProof/>
            <w:webHidden/>
          </w:rPr>
          <w:t>8</w:t>
        </w:r>
        <w:r w:rsidR="00390B1A">
          <w:rPr>
            <w:noProof/>
            <w:webHidden/>
          </w:rPr>
          <w:fldChar w:fldCharType="end"/>
        </w:r>
        <w:r w:rsidR="00390B1A" w:rsidRPr="002B3D37">
          <w:rPr>
            <w:rStyle w:val="af8"/>
            <w:noProof/>
          </w:rPr>
          <w:fldChar w:fldCharType="end"/>
        </w:r>
      </w:ins>
    </w:p>
    <w:p w14:paraId="6BE23014" w14:textId="64A0E2C5" w:rsidR="00390B1A" w:rsidRDefault="00390B1A">
      <w:pPr>
        <w:pStyle w:val="af9"/>
        <w:tabs>
          <w:tab w:val="right" w:leader="dot" w:pos="9515"/>
        </w:tabs>
        <w:ind w:left="796" w:hanging="400"/>
        <w:rPr>
          <w:ins w:id="1790" w:author="InnoRules" w:date="2016-10-23T22:21:00Z"/>
          <w:rFonts w:asciiTheme="minorHAnsi" w:eastAsiaTheme="minorEastAsia" w:hAnsiTheme="minorHAnsi"/>
          <w:noProof/>
          <w:spacing w:val="0"/>
          <w:sz w:val="21"/>
          <w:szCs w:val="22"/>
        </w:rPr>
      </w:pPr>
      <w:ins w:id="1791" w:author="InnoRules" w:date="2016-10-23T22:21:00Z">
        <w:r w:rsidRPr="002B3D37">
          <w:rPr>
            <w:rStyle w:val="af8"/>
            <w:noProof/>
          </w:rPr>
          <w:fldChar w:fldCharType="begin"/>
        </w:r>
        <w:r w:rsidRPr="002B3D37">
          <w:rPr>
            <w:rStyle w:val="af8"/>
            <w:noProof/>
          </w:rPr>
          <w:instrText xml:space="preserve"> </w:instrText>
        </w:r>
        <w:r>
          <w:rPr>
            <w:noProof/>
          </w:rPr>
          <w:instrText>HYPERLINK \l "_Toc465024688"</w:instrText>
        </w:r>
        <w:r w:rsidRPr="002B3D37">
          <w:rPr>
            <w:rStyle w:val="af8"/>
            <w:noProof/>
          </w:rPr>
          <w:instrText xml:space="preserve"> </w:instrText>
        </w:r>
        <w:r w:rsidRPr="002B3D37">
          <w:rPr>
            <w:rStyle w:val="af8"/>
            <w:noProof/>
          </w:rPr>
          <w:fldChar w:fldCharType="separate"/>
        </w:r>
        <w:del w:id="1792" w:author="哲均 宋" w:date="2019-08-16T08:56:00Z">
          <w:r w:rsidRPr="002B3D37" w:rsidDel="003566B2">
            <w:rPr>
              <w:rStyle w:val="af8"/>
              <w:noProof/>
            </w:rPr>
            <w:delText>[</w:delText>
          </w:r>
          <w:r w:rsidRPr="002B3D37" w:rsidDel="003566B2">
            <w:rPr>
              <w:rStyle w:val="af8"/>
              <w:rFonts w:hint="eastAsia"/>
              <w:noProof/>
            </w:rPr>
            <w:delText>図</w:delText>
          </w:r>
        </w:del>
      </w:ins>
      <w:ins w:id="1793" w:author="哲均 宋" w:date="2019-08-16T08:56:00Z">
        <w:r w:rsidR="003566B2">
          <w:rPr>
            <w:rStyle w:val="af8"/>
            <w:noProof/>
          </w:rPr>
          <w:t>[Image</w:t>
        </w:r>
      </w:ins>
      <w:ins w:id="1794" w:author="InnoRules" w:date="2016-10-23T22:21:00Z">
        <w:r w:rsidRPr="002B3D37">
          <w:rPr>
            <w:rStyle w:val="af8"/>
            <w:noProof/>
          </w:rPr>
          <w:t xml:space="preserve"> 2 </w:t>
        </w:r>
        <w:r w:rsidRPr="002B3D37">
          <w:rPr>
            <w:rStyle w:val="af8"/>
            <w:rFonts w:hint="eastAsia"/>
            <w:noProof/>
          </w:rPr>
          <w:t>管理類型の登録／修正画面</w:t>
        </w:r>
        <w:r w:rsidRPr="002B3D37">
          <w:rPr>
            <w:rStyle w:val="af8"/>
            <w:noProof/>
          </w:rPr>
          <w:t>]</w:t>
        </w:r>
        <w:r>
          <w:rPr>
            <w:noProof/>
            <w:webHidden/>
          </w:rPr>
          <w:tab/>
        </w:r>
        <w:r>
          <w:rPr>
            <w:noProof/>
            <w:webHidden/>
          </w:rPr>
          <w:fldChar w:fldCharType="begin"/>
        </w:r>
        <w:r>
          <w:rPr>
            <w:noProof/>
            <w:webHidden/>
          </w:rPr>
          <w:instrText xml:space="preserve"> PAGEREF _Toc465024688 \h </w:instrText>
        </w:r>
      </w:ins>
      <w:r>
        <w:rPr>
          <w:noProof/>
          <w:webHidden/>
        </w:rPr>
      </w:r>
      <w:r>
        <w:rPr>
          <w:noProof/>
          <w:webHidden/>
        </w:rPr>
        <w:fldChar w:fldCharType="separate"/>
      </w:r>
      <w:ins w:id="1795" w:author="InnoRules" w:date="2016-10-23T22:21:00Z">
        <w:r>
          <w:rPr>
            <w:noProof/>
            <w:webHidden/>
          </w:rPr>
          <w:t>10</w:t>
        </w:r>
        <w:r>
          <w:rPr>
            <w:noProof/>
            <w:webHidden/>
          </w:rPr>
          <w:fldChar w:fldCharType="end"/>
        </w:r>
        <w:r w:rsidRPr="002B3D37">
          <w:rPr>
            <w:rStyle w:val="af8"/>
            <w:noProof/>
          </w:rPr>
          <w:fldChar w:fldCharType="end"/>
        </w:r>
      </w:ins>
    </w:p>
    <w:p w14:paraId="5F5B5E3C" w14:textId="0B288D44" w:rsidR="00390B1A" w:rsidRDefault="00390B1A">
      <w:pPr>
        <w:pStyle w:val="af9"/>
        <w:tabs>
          <w:tab w:val="right" w:leader="dot" w:pos="9515"/>
        </w:tabs>
        <w:ind w:left="796" w:hanging="400"/>
        <w:rPr>
          <w:ins w:id="1796" w:author="InnoRules" w:date="2016-10-23T22:21:00Z"/>
          <w:rFonts w:asciiTheme="minorHAnsi" w:eastAsiaTheme="minorEastAsia" w:hAnsiTheme="minorHAnsi"/>
          <w:noProof/>
          <w:spacing w:val="0"/>
          <w:sz w:val="21"/>
          <w:szCs w:val="22"/>
        </w:rPr>
      </w:pPr>
      <w:ins w:id="1797" w:author="InnoRules" w:date="2016-10-23T22:21:00Z">
        <w:r w:rsidRPr="002B3D37">
          <w:rPr>
            <w:rStyle w:val="af8"/>
            <w:noProof/>
          </w:rPr>
          <w:fldChar w:fldCharType="begin"/>
        </w:r>
        <w:r w:rsidRPr="002B3D37">
          <w:rPr>
            <w:rStyle w:val="af8"/>
            <w:noProof/>
          </w:rPr>
          <w:instrText xml:space="preserve"> </w:instrText>
        </w:r>
        <w:r>
          <w:rPr>
            <w:noProof/>
          </w:rPr>
          <w:instrText>HYPERLINK \l "_Toc465024689"</w:instrText>
        </w:r>
        <w:r w:rsidRPr="002B3D37">
          <w:rPr>
            <w:rStyle w:val="af8"/>
            <w:noProof/>
          </w:rPr>
          <w:instrText xml:space="preserve"> </w:instrText>
        </w:r>
        <w:r w:rsidRPr="002B3D37">
          <w:rPr>
            <w:rStyle w:val="af8"/>
            <w:noProof/>
          </w:rPr>
          <w:fldChar w:fldCharType="separate"/>
        </w:r>
        <w:del w:id="1798" w:author="哲均 宋" w:date="2019-08-16T08:56:00Z">
          <w:r w:rsidRPr="002B3D37" w:rsidDel="003566B2">
            <w:rPr>
              <w:rStyle w:val="af8"/>
              <w:noProof/>
            </w:rPr>
            <w:delText>[</w:delText>
          </w:r>
          <w:r w:rsidRPr="002B3D37" w:rsidDel="003566B2">
            <w:rPr>
              <w:rStyle w:val="af8"/>
              <w:rFonts w:hint="eastAsia"/>
              <w:noProof/>
            </w:rPr>
            <w:delText>図</w:delText>
          </w:r>
        </w:del>
      </w:ins>
      <w:ins w:id="1799" w:author="哲均 宋" w:date="2019-08-16T08:56:00Z">
        <w:r w:rsidR="003566B2">
          <w:rPr>
            <w:rStyle w:val="af8"/>
            <w:noProof/>
          </w:rPr>
          <w:t>[Image</w:t>
        </w:r>
      </w:ins>
      <w:ins w:id="1800" w:author="InnoRules" w:date="2016-10-23T22:21:00Z">
        <w:r w:rsidRPr="002B3D37">
          <w:rPr>
            <w:rStyle w:val="af8"/>
            <w:noProof/>
          </w:rPr>
          <w:t xml:space="preserve"> 3 </w:t>
        </w:r>
        <w:del w:id="1801" w:author="shira" w:date="2017-12-21T15:44:00Z">
          <w:r w:rsidRPr="002B3D37" w:rsidDel="00154423">
            <w:rPr>
              <w:rStyle w:val="af8"/>
              <w:rFonts w:hint="eastAsia"/>
              <w:noProof/>
            </w:rPr>
            <w:delText>標準項目登録／修正</w:delText>
          </w:r>
        </w:del>
      </w:ins>
      <w:ins w:id="1802" w:author="shira" w:date="2017-12-21T15:44:00Z">
        <w:r w:rsidR="00154423">
          <w:rPr>
            <w:rStyle w:val="af8"/>
            <w:rFonts w:hint="eastAsia"/>
            <w:noProof/>
          </w:rPr>
          <w:t>標準項目の登録／修正</w:t>
        </w:r>
      </w:ins>
      <w:ins w:id="1803" w:author="InnoRules" w:date="2016-10-23T22:21:00Z">
        <w:r w:rsidRPr="002B3D37">
          <w:rPr>
            <w:rStyle w:val="af8"/>
            <w:noProof/>
          </w:rPr>
          <w:t xml:space="preserve"> – </w:t>
        </w:r>
        <w:r w:rsidRPr="002B3D37">
          <w:rPr>
            <w:rStyle w:val="af8"/>
            <w:rFonts w:hint="eastAsia"/>
            <w:noProof/>
          </w:rPr>
          <w:t>項目グループ管理ポップアップ画面</w:t>
        </w:r>
        <w:r w:rsidRPr="002B3D37">
          <w:rPr>
            <w:rStyle w:val="af8"/>
            <w:noProof/>
          </w:rPr>
          <w:t>]</w:t>
        </w:r>
        <w:r>
          <w:rPr>
            <w:noProof/>
            <w:webHidden/>
          </w:rPr>
          <w:tab/>
        </w:r>
        <w:r>
          <w:rPr>
            <w:noProof/>
            <w:webHidden/>
          </w:rPr>
          <w:fldChar w:fldCharType="begin"/>
        </w:r>
        <w:r>
          <w:rPr>
            <w:noProof/>
            <w:webHidden/>
          </w:rPr>
          <w:instrText xml:space="preserve"> PAGEREF _Toc465024689 \h </w:instrText>
        </w:r>
      </w:ins>
      <w:r>
        <w:rPr>
          <w:noProof/>
          <w:webHidden/>
        </w:rPr>
      </w:r>
      <w:r>
        <w:rPr>
          <w:noProof/>
          <w:webHidden/>
        </w:rPr>
        <w:fldChar w:fldCharType="separate"/>
      </w:r>
      <w:ins w:id="1804" w:author="InnoRules" w:date="2016-10-23T22:21:00Z">
        <w:r>
          <w:rPr>
            <w:noProof/>
            <w:webHidden/>
          </w:rPr>
          <w:t>12</w:t>
        </w:r>
        <w:r>
          <w:rPr>
            <w:noProof/>
            <w:webHidden/>
          </w:rPr>
          <w:fldChar w:fldCharType="end"/>
        </w:r>
        <w:r w:rsidRPr="002B3D37">
          <w:rPr>
            <w:rStyle w:val="af8"/>
            <w:noProof/>
          </w:rPr>
          <w:fldChar w:fldCharType="end"/>
        </w:r>
      </w:ins>
    </w:p>
    <w:p w14:paraId="4F3AFE16" w14:textId="2DC01A2F" w:rsidR="00390B1A" w:rsidRDefault="00390B1A">
      <w:pPr>
        <w:pStyle w:val="af9"/>
        <w:tabs>
          <w:tab w:val="right" w:leader="dot" w:pos="9515"/>
        </w:tabs>
        <w:ind w:left="796" w:hanging="400"/>
        <w:rPr>
          <w:ins w:id="1805" w:author="InnoRules" w:date="2016-10-23T22:21:00Z"/>
          <w:rFonts w:asciiTheme="minorHAnsi" w:eastAsiaTheme="minorEastAsia" w:hAnsiTheme="minorHAnsi"/>
          <w:noProof/>
          <w:spacing w:val="0"/>
          <w:sz w:val="21"/>
          <w:szCs w:val="22"/>
        </w:rPr>
      </w:pPr>
      <w:ins w:id="1806" w:author="InnoRules" w:date="2016-10-23T22:21:00Z">
        <w:r w:rsidRPr="002B3D37">
          <w:rPr>
            <w:rStyle w:val="af8"/>
            <w:noProof/>
          </w:rPr>
          <w:fldChar w:fldCharType="begin"/>
        </w:r>
        <w:r w:rsidRPr="002B3D37">
          <w:rPr>
            <w:rStyle w:val="af8"/>
            <w:noProof/>
          </w:rPr>
          <w:instrText xml:space="preserve"> </w:instrText>
        </w:r>
        <w:r>
          <w:rPr>
            <w:noProof/>
          </w:rPr>
          <w:instrText>HYPERLINK \l "_Toc465024690"</w:instrText>
        </w:r>
        <w:r w:rsidRPr="002B3D37">
          <w:rPr>
            <w:rStyle w:val="af8"/>
            <w:noProof/>
          </w:rPr>
          <w:instrText xml:space="preserve"> </w:instrText>
        </w:r>
        <w:r w:rsidRPr="002B3D37">
          <w:rPr>
            <w:rStyle w:val="af8"/>
            <w:noProof/>
          </w:rPr>
          <w:fldChar w:fldCharType="separate"/>
        </w:r>
        <w:del w:id="1807" w:author="哲均 宋" w:date="2019-08-16T08:56:00Z">
          <w:r w:rsidRPr="002B3D37" w:rsidDel="003566B2">
            <w:rPr>
              <w:rStyle w:val="af8"/>
              <w:noProof/>
              <w:lang w:eastAsia="zh-CN"/>
            </w:rPr>
            <w:delText>[</w:delText>
          </w:r>
          <w:r w:rsidRPr="002B3D37" w:rsidDel="003566B2">
            <w:rPr>
              <w:rStyle w:val="af8"/>
              <w:rFonts w:hint="eastAsia"/>
              <w:noProof/>
              <w:lang w:eastAsia="zh-CN"/>
            </w:rPr>
            <w:delText>図</w:delText>
          </w:r>
        </w:del>
      </w:ins>
      <w:ins w:id="1808" w:author="哲均 宋" w:date="2019-08-16T08:56:00Z">
        <w:r w:rsidR="003566B2">
          <w:rPr>
            <w:rStyle w:val="af8"/>
            <w:noProof/>
            <w:lang w:eastAsia="zh-CN"/>
          </w:rPr>
          <w:t>[Image</w:t>
        </w:r>
      </w:ins>
      <w:ins w:id="1809" w:author="InnoRules" w:date="2016-10-23T22:21:00Z">
        <w:r w:rsidRPr="002B3D37">
          <w:rPr>
            <w:rStyle w:val="af8"/>
            <w:noProof/>
            <w:lang w:eastAsia="zh-CN"/>
          </w:rPr>
          <w:t xml:space="preserve"> 4 </w:t>
        </w:r>
        <w:del w:id="1810" w:author="shira" w:date="2017-12-21T15:44:00Z">
          <w:r w:rsidRPr="002B3D37" w:rsidDel="00154423">
            <w:rPr>
              <w:rStyle w:val="af8"/>
              <w:rFonts w:hint="eastAsia"/>
              <w:noProof/>
              <w:lang w:eastAsia="zh-CN"/>
            </w:rPr>
            <w:delText>標準項目登録／修正</w:delText>
          </w:r>
        </w:del>
      </w:ins>
      <w:ins w:id="1811" w:author="shira" w:date="2017-12-21T15:44:00Z">
        <w:r w:rsidR="00154423">
          <w:rPr>
            <w:rStyle w:val="af8"/>
            <w:rFonts w:hint="eastAsia"/>
            <w:noProof/>
            <w:lang w:eastAsia="zh-CN"/>
          </w:rPr>
          <w:t>標準項目の登録／修正</w:t>
        </w:r>
      </w:ins>
      <w:ins w:id="1812" w:author="InnoRules" w:date="2016-10-23T22:21:00Z">
        <w:r w:rsidRPr="002B3D37">
          <w:rPr>
            <w:rStyle w:val="af8"/>
            <w:rFonts w:hint="eastAsia"/>
            <w:noProof/>
            <w:lang w:eastAsia="zh-CN"/>
          </w:rPr>
          <w:t>画面</w:t>
        </w:r>
        <w:r w:rsidRPr="002B3D37">
          <w:rPr>
            <w:rStyle w:val="af8"/>
            <w:noProof/>
            <w:lang w:eastAsia="zh-CN"/>
          </w:rPr>
          <w:t>]</w:t>
        </w:r>
        <w:r>
          <w:rPr>
            <w:noProof/>
            <w:webHidden/>
          </w:rPr>
          <w:tab/>
        </w:r>
        <w:r>
          <w:rPr>
            <w:noProof/>
            <w:webHidden/>
          </w:rPr>
          <w:fldChar w:fldCharType="begin"/>
        </w:r>
        <w:r>
          <w:rPr>
            <w:noProof/>
            <w:webHidden/>
          </w:rPr>
          <w:instrText xml:space="preserve"> PAGEREF _Toc465024690 \h </w:instrText>
        </w:r>
      </w:ins>
      <w:r>
        <w:rPr>
          <w:noProof/>
          <w:webHidden/>
        </w:rPr>
      </w:r>
      <w:r>
        <w:rPr>
          <w:noProof/>
          <w:webHidden/>
        </w:rPr>
        <w:fldChar w:fldCharType="separate"/>
      </w:r>
      <w:ins w:id="1813" w:author="InnoRules" w:date="2016-10-23T22:21:00Z">
        <w:r>
          <w:rPr>
            <w:noProof/>
            <w:webHidden/>
          </w:rPr>
          <w:t>14</w:t>
        </w:r>
        <w:r>
          <w:rPr>
            <w:noProof/>
            <w:webHidden/>
          </w:rPr>
          <w:fldChar w:fldCharType="end"/>
        </w:r>
        <w:r w:rsidRPr="002B3D37">
          <w:rPr>
            <w:rStyle w:val="af8"/>
            <w:noProof/>
          </w:rPr>
          <w:fldChar w:fldCharType="end"/>
        </w:r>
      </w:ins>
    </w:p>
    <w:p w14:paraId="2532671D" w14:textId="3DB9448E" w:rsidR="00390B1A" w:rsidRDefault="00390B1A">
      <w:pPr>
        <w:pStyle w:val="af9"/>
        <w:tabs>
          <w:tab w:val="right" w:leader="dot" w:pos="9515"/>
        </w:tabs>
        <w:ind w:left="796" w:hanging="400"/>
        <w:rPr>
          <w:ins w:id="1814" w:author="InnoRules" w:date="2016-10-23T22:21:00Z"/>
          <w:rFonts w:asciiTheme="minorHAnsi" w:eastAsiaTheme="minorEastAsia" w:hAnsiTheme="minorHAnsi"/>
          <w:noProof/>
          <w:spacing w:val="0"/>
          <w:sz w:val="21"/>
          <w:szCs w:val="22"/>
        </w:rPr>
      </w:pPr>
      <w:ins w:id="1815" w:author="InnoRules" w:date="2016-10-23T22:21:00Z">
        <w:r w:rsidRPr="002B3D37">
          <w:rPr>
            <w:rStyle w:val="af8"/>
            <w:noProof/>
          </w:rPr>
          <w:fldChar w:fldCharType="begin"/>
        </w:r>
        <w:r w:rsidRPr="002B3D37">
          <w:rPr>
            <w:rStyle w:val="af8"/>
            <w:noProof/>
          </w:rPr>
          <w:instrText xml:space="preserve"> </w:instrText>
        </w:r>
        <w:r>
          <w:rPr>
            <w:noProof/>
          </w:rPr>
          <w:instrText>HYPERLINK \l "_Toc465024691"</w:instrText>
        </w:r>
        <w:r w:rsidRPr="002B3D37">
          <w:rPr>
            <w:rStyle w:val="af8"/>
            <w:noProof/>
          </w:rPr>
          <w:instrText xml:space="preserve"> </w:instrText>
        </w:r>
        <w:r w:rsidRPr="002B3D37">
          <w:rPr>
            <w:rStyle w:val="af8"/>
            <w:noProof/>
          </w:rPr>
          <w:fldChar w:fldCharType="separate"/>
        </w:r>
        <w:del w:id="1816" w:author="哲均 宋" w:date="2019-08-16T08:56:00Z">
          <w:r w:rsidRPr="002B3D37" w:rsidDel="003566B2">
            <w:rPr>
              <w:rStyle w:val="af8"/>
              <w:noProof/>
              <w:lang w:eastAsia="zh-CN"/>
            </w:rPr>
            <w:delText>[</w:delText>
          </w:r>
          <w:r w:rsidRPr="002B3D37" w:rsidDel="003566B2">
            <w:rPr>
              <w:rStyle w:val="af8"/>
              <w:rFonts w:hint="eastAsia"/>
              <w:noProof/>
              <w:lang w:eastAsia="zh-CN"/>
            </w:rPr>
            <w:delText>図</w:delText>
          </w:r>
        </w:del>
      </w:ins>
      <w:ins w:id="1817" w:author="哲均 宋" w:date="2019-08-16T08:56:00Z">
        <w:r w:rsidR="003566B2">
          <w:rPr>
            <w:rStyle w:val="af8"/>
            <w:noProof/>
            <w:lang w:eastAsia="zh-CN"/>
          </w:rPr>
          <w:t>[Image</w:t>
        </w:r>
      </w:ins>
      <w:ins w:id="1818" w:author="InnoRules" w:date="2016-10-23T22:21:00Z">
        <w:r w:rsidRPr="002B3D37">
          <w:rPr>
            <w:rStyle w:val="af8"/>
            <w:noProof/>
            <w:lang w:eastAsia="zh-CN"/>
          </w:rPr>
          <w:t xml:space="preserve"> 5 </w:t>
        </w:r>
        <w:del w:id="1819" w:author="shira" w:date="2017-12-21T15:44:00Z">
          <w:r w:rsidRPr="002B3D37" w:rsidDel="00154423">
            <w:rPr>
              <w:rStyle w:val="af8"/>
              <w:rFonts w:hint="eastAsia"/>
              <w:noProof/>
              <w:lang w:eastAsia="zh-CN"/>
            </w:rPr>
            <w:delText>標準項目登録／修正</w:delText>
          </w:r>
        </w:del>
      </w:ins>
      <w:ins w:id="1820" w:author="shira" w:date="2017-12-21T15:44:00Z">
        <w:r w:rsidR="00154423">
          <w:rPr>
            <w:rStyle w:val="af8"/>
            <w:rFonts w:hint="eastAsia"/>
            <w:noProof/>
            <w:lang w:eastAsia="zh-CN"/>
          </w:rPr>
          <w:t>標準項目の登録／修正</w:t>
        </w:r>
      </w:ins>
      <w:ins w:id="1821" w:author="InnoRules" w:date="2016-10-23T22:21:00Z">
        <w:r w:rsidRPr="002B3D37">
          <w:rPr>
            <w:rStyle w:val="af8"/>
            <w:rFonts w:hint="eastAsia"/>
            <w:noProof/>
            <w:lang w:eastAsia="zh-CN"/>
          </w:rPr>
          <w:t>画面</w:t>
        </w:r>
        <w:r w:rsidRPr="002B3D37">
          <w:rPr>
            <w:rStyle w:val="af8"/>
            <w:noProof/>
            <w:lang w:eastAsia="zh-CN"/>
          </w:rPr>
          <w:t>]</w:t>
        </w:r>
        <w:r>
          <w:rPr>
            <w:noProof/>
            <w:webHidden/>
          </w:rPr>
          <w:tab/>
        </w:r>
        <w:r>
          <w:rPr>
            <w:noProof/>
            <w:webHidden/>
          </w:rPr>
          <w:fldChar w:fldCharType="begin"/>
        </w:r>
        <w:r>
          <w:rPr>
            <w:noProof/>
            <w:webHidden/>
          </w:rPr>
          <w:instrText xml:space="preserve"> PAGEREF _Toc465024691 \h </w:instrText>
        </w:r>
      </w:ins>
      <w:r>
        <w:rPr>
          <w:noProof/>
          <w:webHidden/>
        </w:rPr>
      </w:r>
      <w:r>
        <w:rPr>
          <w:noProof/>
          <w:webHidden/>
        </w:rPr>
        <w:fldChar w:fldCharType="separate"/>
      </w:r>
      <w:ins w:id="1822" w:author="InnoRules" w:date="2016-10-23T22:21:00Z">
        <w:r>
          <w:rPr>
            <w:noProof/>
            <w:webHidden/>
          </w:rPr>
          <w:t>17</w:t>
        </w:r>
        <w:r>
          <w:rPr>
            <w:noProof/>
            <w:webHidden/>
          </w:rPr>
          <w:fldChar w:fldCharType="end"/>
        </w:r>
        <w:r w:rsidRPr="002B3D37">
          <w:rPr>
            <w:rStyle w:val="af8"/>
            <w:noProof/>
          </w:rPr>
          <w:fldChar w:fldCharType="end"/>
        </w:r>
      </w:ins>
    </w:p>
    <w:p w14:paraId="19AA8433" w14:textId="0787E05E" w:rsidR="00390B1A" w:rsidRDefault="00390B1A">
      <w:pPr>
        <w:pStyle w:val="af9"/>
        <w:tabs>
          <w:tab w:val="right" w:leader="dot" w:pos="9515"/>
        </w:tabs>
        <w:ind w:left="796" w:hanging="400"/>
        <w:rPr>
          <w:ins w:id="1823" w:author="InnoRules" w:date="2016-10-23T22:21:00Z"/>
          <w:rFonts w:asciiTheme="minorHAnsi" w:eastAsiaTheme="minorEastAsia" w:hAnsiTheme="minorHAnsi"/>
          <w:noProof/>
          <w:spacing w:val="0"/>
          <w:sz w:val="21"/>
          <w:szCs w:val="22"/>
        </w:rPr>
      </w:pPr>
      <w:ins w:id="1824" w:author="InnoRules" w:date="2016-10-23T22:21:00Z">
        <w:r w:rsidRPr="002B3D37">
          <w:rPr>
            <w:rStyle w:val="af8"/>
            <w:noProof/>
          </w:rPr>
          <w:fldChar w:fldCharType="begin"/>
        </w:r>
        <w:r w:rsidRPr="002B3D37">
          <w:rPr>
            <w:rStyle w:val="af8"/>
            <w:noProof/>
          </w:rPr>
          <w:instrText xml:space="preserve"> </w:instrText>
        </w:r>
        <w:r>
          <w:rPr>
            <w:noProof/>
          </w:rPr>
          <w:instrText>HYPERLINK \l "_Toc465024692"</w:instrText>
        </w:r>
        <w:r w:rsidRPr="002B3D37">
          <w:rPr>
            <w:rStyle w:val="af8"/>
            <w:noProof/>
          </w:rPr>
          <w:instrText xml:space="preserve"> </w:instrText>
        </w:r>
        <w:r w:rsidRPr="002B3D37">
          <w:rPr>
            <w:rStyle w:val="af8"/>
            <w:noProof/>
          </w:rPr>
          <w:fldChar w:fldCharType="separate"/>
        </w:r>
        <w:del w:id="1825" w:author="哲均 宋" w:date="2019-08-16T08:56:00Z">
          <w:r w:rsidRPr="002B3D37" w:rsidDel="003566B2">
            <w:rPr>
              <w:rStyle w:val="af8"/>
              <w:noProof/>
              <w:lang w:eastAsia="zh-CN"/>
            </w:rPr>
            <w:delText>[</w:delText>
          </w:r>
          <w:r w:rsidRPr="002B3D37" w:rsidDel="003566B2">
            <w:rPr>
              <w:rStyle w:val="af8"/>
              <w:rFonts w:hint="eastAsia"/>
              <w:noProof/>
              <w:lang w:eastAsia="zh-CN"/>
            </w:rPr>
            <w:delText>図</w:delText>
          </w:r>
        </w:del>
      </w:ins>
      <w:ins w:id="1826" w:author="哲均 宋" w:date="2019-08-16T08:56:00Z">
        <w:r w:rsidR="003566B2">
          <w:rPr>
            <w:rStyle w:val="af8"/>
            <w:noProof/>
            <w:lang w:eastAsia="zh-CN"/>
          </w:rPr>
          <w:t>[Image</w:t>
        </w:r>
      </w:ins>
      <w:ins w:id="1827" w:author="InnoRules" w:date="2016-10-23T22:21:00Z">
        <w:r w:rsidRPr="002B3D37">
          <w:rPr>
            <w:rStyle w:val="af8"/>
            <w:noProof/>
            <w:lang w:eastAsia="zh-CN"/>
          </w:rPr>
          <w:t xml:space="preserve"> 6 </w:t>
        </w:r>
        <w:del w:id="1828" w:author="shira" w:date="2017-12-21T15:44:00Z">
          <w:r w:rsidRPr="002B3D37" w:rsidDel="00154423">
            <w:rPr>
              <w:rStyle w:val="af8"/>
              <w:rFonts w:hint="eastAsia"/>
              <w:noProof/>
              <w:lang w:eastAsia="zh-CN"/>
            </w:rPr>
            <w:delText>標準項目登録／修正</w:delText>
          </w:r>
        </w:del>
      </w:ins>
      <w:ins w:id="1829" w:author="shira" w:date="2017-12-21T15:44:00Z">
        <w:r w:rsidR="00154423">
          <w:rPr>
            <w:rStyle w:val="af8"/>
            <w:rFonts w:hint="eastAsia"/>
            <w:noProof/>
            <w:lang w:eastAsia="zh-CN"/>
          </w:rPr>
          <w:t>標準項目の登録／修正</w:t>
        </w:r>
      </w:ins>
      <w:ins w:id="1830" w:author="InnoRules" w:date="2016-10-23T22:21:00Z">
        <w:r w:rsidRPr="002B3D37">
          <w:rPr>
            <w:rStyle w:val="af8"/>
            <w:noProof/>
            <w:lang w:eastAsia="zh-CN"/>
          </w:rPr>
          <w:t xml:space="preserve"> – </w:t>
        </w:r>
        <w:r w:rsidRPr="002B3D37">
          <w:rPr>
            <w:rStyle w:val="af8"/>
            <w:rFonts w:hint="eastAsia"/>
            <w:noProof/>
            <w:lang w:eastAsia="zh-CN"/>
          </w:rPr>
          <w:t>入力項目画面</w:t>
        </w:r>
        <w:r w:rsidRPr="002B3D37">
          <w:rPr>
            <w:rStyle w:val="af8"/>
            <w:noProof/>
            <w:lang w:eastAsia="zh-CN"/>
          </w:rPr>
          <w:t>]</w:t>
        </w:r>
        <w:r>
          <w:rPr>
            <w:noProof/>
            <w:webHidden/>
          </w:rPr>
          <w:tab/>
        </w:r>
        <w:r>
          <w:rPr>
            <w:noProof/>
            <w:webHidden/>
          </w:rPr>
          <w:fldChar w:fldCharType="begin"/>
        </w:r>
        <w:r>
          <w:rPr>
            <w:noProof/>
            <w:webHidden/>
          </w:rPr>
          <w:instrText xml:space="preserve"> PAGEREF _Toc465024692 \h </w:instrText>
        </w:r>
      </w:ins>
      <w:r>
        <w:rPr>
          <w:noProof/>
          <w:webHidden/>
        </w:rPr>
      </w:r>
      <w:r>
        <w:rPr>
          <w:noProof/>
          <w:webHidden/>
        </w:rPr>
        <w:fldChar w:fldCharType="separate"/>
      </w:r>
      <w:ins w:id="1831" w:author="InnoRules" w:date="2016-10-23T22:21:00Z">
        <w:r>
          <w:rPr>
            <w:noProof/>
            <w:webHidden/>
          </w:rPr>
          <w:t>19</w:t>
        </w:r>
        <w:r>
          <w:rPr>
            <w:noProof/>
            <w:webHidden/>
          </w:rPr>
          <w:fldChar w:fldCharType="end"/>
        </w:r>
        <w:r w:rsidRPr="002B3D37">
          <w:rPr>
            <w:rStyle w:val="af8"/>
            <w:noProof/>
          </w:rPr>
          <w:fldChar w:fldCharType="end"/>
        </w:r>
      </w:ins>
    </w:p>
    <w:p w14:paraId="3D9E6900" w14:textId="02B73564" w:rsidR="00390B1A" w:rsidRDefault="00390B1A">
      <w:pPr>
        <w:pStyle w:val="af9"/>
        <w:tabs>
          <w:tab w:val="right" w:leader="dot" w:pos="9515"/>
        </w:tabs>
        <w:ind w:left="796" w:hanging="400"/>
        <w:rPr>
          <w:ins w:id="1832" w:author="InnoRules" w:date="2016-10-23T22:21:00Z"/>
          <w:rFonts w:asciiTheme="minorHAnsi" w:eastAsiaTheme="minorEastAsia" w:hAnsiTheme="minorHAnsi"/>
          <w:noProof/>
          <w:spacing w:val="0"/>
          <w:sz w:val="21"/>
          <w:szCs w:val="22"/>
        </w:rPr>
      </w:pPr>
      <w:ins w:id="1833" w:author="InnoRules" w:date="2016-10-23T22:21:00Z">
        <w:r w:rsidRPr="002B3D37">
          <w:rPr>
            <w:rStyle w:val="af8"/>
            <w:noProof/>
          </w:rPr>
          <w:fldChar w:fldCharType="begin"/>
        </w:r>
        <w:r w:rsidRPr="002B3D37">
          <w:rPr>
            <w:rStyle w:val="af8"/>
            <w:noProof/>
          </w:rPr>
          <w:instrText xml:space="preserve"> </w:instrText>
        </w:r>
        <w:r>
          <w:rPr>
            <w:noProof/>
          </w:rPr>
          <w:instrText>HYPERLINK \l "_Toc465024693"</w:instrText>
        </w:r>
        <w:r w:rsidRPr="002B3D37">
          <w:rPr>
            <w:rStyle w:val="af8"/>
            <w:noProof/>
          </w:rPr>
          <w:instrText xml:space="preserve"> </w:instrText>
        </w:r>
        <w:r w:rsidRPr="002B3D37">
          <w:rPr>
            <w:rStyle w:val="af8"/>
            <w:noProof/>
          </w:rPr>
          <w:fldChar w:fldCharType="separate"/>
        </w:r>
        <w:del w:id="1834" w:author="哲均 宋" w:date="2019-08-16T08:56:00Z">
          <w:r w:rsidRPr="002B3D37" w:rsidDel="003566B2">
            <w:rPr>
              <w:rStyle w:val="af8"/>
              <w:noProof/>
            </w:rPr>
            <w:delText>[</w:delText>
          </w:r>
          <w:r w:rsidRPr="002B3D37" w:rsidDel="003566B2">
            <w:rPr>
              <w:rStyle w:val="af8"/>
              <w:rFonts w:hint="eastAsia"/>
              <w:noProof/>
            </w:rPr>
            <w:delText>図</w:delText>
          </w:r>
        </w:del>
      </w:ins>
      <w:ins w:id="1835" w:author="哲均 宋" w:date="2019-08-16T08:56:00Z">
        <w:r w:rsidR="003566B2">
          <w:rPr>
            <w:rStyle w:val="af8"/>
            <w:noProof/>
          </w:rPr>
          <w:t>[Image</w:t>
        </w:r>
      </w:ins>
      <w:ins w:id="1836" w:author="InnoRules" w:date="2016-10-23T22:21:00Z">
        <w:r w:rsidRPr="002B3D37">
          <w:rPr>
            <w:rStyle w:val="af8"/>
            <w:noProof/>
          </w:rPr>
          <w:t xml:space="preserve"> 7 </w:t>
        </w:r>
        <w:r w:rsidRPr="002B3D37">
          <w:rPr>
            <w:rStyle w:val="af8"/>
            <w:rFonts w:hint="eastAsia"/>
            <w:noProof/>
          </w:rPr>
          <w:t>オブジェクト・標準項目値・</w:t>
        </w:r>
        <w:del w:id="1837" w:author="shira" w:date="2017-12-21T16:27:00Z">
          <w:r w:rsidRPr="002B3D37" w:rsidDel="00116A9A">
            <w:rPr>
              <w:rStyle w:val="af8"/>
              <w:rFonts w:hint="eastAsia"/>
              <w:noProof/>
            </w:rPr>
            <w:delText>パターン</w:delText>
          </w:r>
        </w:del>
      </w:ins>
      <w:ins w:id="1838" w:author="shira" w:date="2017-12-21T16:27:00Z">
        <w:r w:rsidR="00116A9A">
          <w:rPr>
            <w:rStyle w:val="af8"/>
            <w:rFonts w:hint="eastAsia"/>
            <w:noProof/>
          </w:rPr>
          <w:t>表属性</w:t>
        </w:r>
      </w:ins>
      <w:ins w:id="1839" w:author="InnoRules" w:date="2016-10-23T22:21:00Z">
        <w:r w:rsidRPr="002B3D37">
          <w:rPr>
            <w:rStyle w:val="af8"/>
            <w:rFonts w:hint="eastAsia"/>
            <w:noProof/>
          </w:rPr>
          <w:t>情報関連領域テーブル</w:t>
        </w:r>
        <w:r w:rsidRPr="002B3D37">
          <w:rPr>
            <w:rStyle w:val="af8"/>
            <w:noProof/>
          </w:rPr>
          <w:t>]</w:t>
        </w:r>
        <w:r>
          <w:rPr>
            <w:noProof/>
            <w:webHidden/>
          </w:rPr>
          <w:tab/>
        </w:r>
        <w:r>
          <w:rPr>
            <w:noProof/>
            <w:webHidden/>
          </w:rPr>
          <w:fldChar w:fldCharType="begin"/>
        </w:r>
        <w:r>
          <w:rPr>
            <w:noProof/>
            <w:webHidden/>
          </w:rPr>
          <w:instrText xml:space="preserve"> PAGEREF _Toc465024693 \h </w:instrText>
        </w:r>
      </w:ins>
      <w:r>
        <w:rPr>
          <w:noProof/>
          <w:webHidden/>
        </w:rPr>
      </w:r>
      <w:r>
        <w:rPr>
          <w:noProof/>
          <w:webHidden/>
        </w:rPr>
        <w:fldChar w:fldCharType="separate"/>
      </w:r>
      <w:ins w:id="1840" w:author="InnoRules" w:date="2016-10-23T22:21:00Z">
        <w:r>
          <w:rPr>
            <w:noProof/>
            <w:webHidden/>
          </w:rPr>
          <w:t>20</w:t>
        </w:r>
        <w:r>
          <w:rPr>
            <w:noProof/>
            <w:webHidden/>
          </w:rPr>
          <w:fldChar w:fldCharType="end"/>
        </w:r>
        <w:r w:rsidRPr="002B3D37">
          <w:rPr>
            <w:rStyle w:val="af8"/>
            <w:noProof/>
          </w:rPr>
          <w:fldChar w:fldCharType="end"/>
        </w:r>
      </w:ins>
    </w:p>
    <w:p w14:paraId="012F01FD" w14:textId="4987FC7E" w:rsidR="00390B1A" w:rsidRDefault="00390B1A">
      <w:pPr>
        <w:pStyle w:val="af9"/>
        <w:tabs>
          <w:tab w:val="right" w:leader="dot" w:pos="9515"/>
        </w:tabs>
        <w:ind w:left="796" w:hanging="400"/>
        <w:rPr>
          <w:ins w:id="1841" w:author="InnoRules" w:date="2016-10-23T22:21:00Z"/>
          <w:rFonts w:asciiTheme="minorHAnsi" w:eastAsiaTheme="minorEastAsia" w:hAnsiTheme="minorHAnsi"/>
          <w:noProof/>
          <w:spacing w:val="0"/>
          <w:sz w:val="21"/>
          <w:szCs w:val="22"/>
        </w:rPr>
      </w:pPr>
      <w:ins w:id="1842" w:author="InnoRules" w:date="2016-10-23T22:21:00Z">
        <w:r w:rsidRPr="002B3D37">
          <w:rPr>
            <w:rStyle w:val="af8"/>
            <w:noProof/>
          </w:rPr>
          <w:fldChar w:fldCharType="begin"/>
        </w:r>
        <w:r w:rsidRPr="002B3D37">
          <w:rPr>
            <w:rStyle w:val="af8"/>
            <w:noProof/>
          </w:rPr>
          <w:instrText xml:space="preserve"> </w:instrText>
        </w:r>
        <w:r>
          <w:rPr>
            <w:noProof/>
          </w:rPr>
          <w:instrText>HYPERLINK \l "_Toc465024694"</w:instrText>
        </w:r>
        <w:r w:rsidRPr="002B3D37">
          <w:rPr>
            <w:rStyle w:val="af8"/>
            <w:noProof/>
          </w:rPr>
          <w:instrText xml:space="preserve"> </w:instrText>
        </w:r>
        <w:r w:rsidRPr="002B3D37">
          <w:rPr>
            <w:rStyle w:val="af8"/>
            <w:noProof/>
          </w:rPr>
          <w:fldChar w:fldCharType="separate"/>
        </w:r>
        <w:del w:id="1843" w:author="哲均 宋" w:date="2019-08-16T08:56:00Z">
          <w:r w:rsidRPr="002B3D37" w:rsidDel="003566B2">
            <w:rPr>
              <w:rStyle w:val="af8"/>
              <w:noProof/>
              <w:lang w:eastAsia="zh-CN"/>
            </w:rPr>
            <w:delText>[</w:delText>
          </w:r>
          <w:r w:rsidRPr="002B3D37" w:rsidDel="003566B2">
            <w:rPr>
              <w:rStyle w:val="af8"/>
              <w:rFonts w:hint="eastAsia"/>
              <w:noProof/>
              <w:lang w:eastAsia="zh-CN"/>
            </w:rPr>
            <w:delText>図</w:delText>
          </w:r>
        </w:del>
      </w:ins>
      <w:ins w:id="1844" w:author="哲均 宋" w:date="2019-08-16T08:56:00Z">
        <w:r w:rsidR="003566B2">
          <w:rPr>
            <w:rStyle w:val="af8"/>
            <w:noProof/>
            <w:lang w:eastAsia="zh-CN"/>
          </w:rPr>
          <w:t>[Image</w:t>
        </w:r>
      </w:ins>
      <w:ins w:id="1845" w:author="InnoRules" w:date="2016-10-23T22:21:00Z">
        <w:r w:rsidRPr="002B3D37">
          <w:rPr>
            <w:rStyle w:val="af8"/>
            <w:noProof/>
            <w:lang w:eastAsia="zh-CN"/>
          </w:rPr>
          <w:t xml:space="preserve"> 8 </w:t>
        </w:r>
        <w:del w:id="1846" w:author="shira" w:date="2017-12-21T15:46:00Z">
          <w:r w:rsidRPr="002B3D37" w:rsidDel="0025508E">
            <w:rPr>
              <w:rStyle w:val="af8"/>
              <w:rFonts w:hint="eastAsia"/>
              <w:noProof/>
              <w:lang w:eastAsia="zh-CN"/>
            </w:rPr>
            <w:delText>商品／保険構造登録／修正</w:delText>
          </w:r>
        </w:del>
      </w:ins>
      <w:ins w:id="1847" w:author="shira" w:date="2017-12-21T15:46:00Z">
        <w:r w:rsidR="0025508E">
          <w:rPr>
            <w:rStyle w:val="af8"/>
            <w:rFonts w:hint="eastAsia"/>
            <w:noProof/>
            <w:lang w:eastAsia="zh-CN"/>
          </w:rPr>
          <w:t>商品構造の登録／修正</w:t>
        </w:r>
      </w:ins>
      <w:ins w:id="1848" w:author="InnoRules" w:date="2016-10-23T22:21:00Z">
        <w:r w:rsidRPr="002B3D37">
          <w:rPr>
            <w:rStyle w:val="af8"/>
            <w:rFonts w:hint="eastAsia"/>
            <w:noProof/>
            <w:lang w:eastAsia="zh-CN"/>
          </w:rPr>
          <w:t>画面</w:t>
        </w:r>
        <w:r w:rsidRPr="002B3D37">
          <w:rPr>
            <w:rStyle w:val="af8"/>
            <w:noProof/>
            <w:lang w:eastAsia="zh-CN"/>
          </w:rPr>
          <w:t>]</w:t>
        </w:r>
        <w:r>
          <w:rPr>
            <w:noProof/>
            <w:webHidden/>
          </w:rPr>
          <w:tab/>
        </w:r>
        <w:r>
          <w:rPr>
            <w:noProof/>
            <w:webHidden/>
          </w:rPr>
          <w:fldChar w:fldCharType="begin"/>
        </w:r>
        <w:r>
          <w:rPr>
            <w:noProof/>
            <w:webHidden/>
          </w:rPr>
          <w:instrText xml:space="preserve"> PAGEREF _Toc465024694 \h </w:instrText>
        </w:r>
      </w:ins>
      <w:r>
        <w:rPr>
          <w:noProof/>
          <w:webHidden/>
        </w:rPr>
      </w:r>
      <w:r>
        <w:rPr>
          <w:noProof/>
          <w:webHidden/>
        </w:rPr>
        <w:fldChar w:fldCharType="separate"/>
      </w:r>
      <w:ins w:id="1849" w:author="InnoRules" w:date="2016-10-23T22:21:00Z">
        <w:r>
          <w:rPr>
            <w:noProof/>
            <w:webHidden/>
          </w:rPr>
          <w:t>22</w:t>
        </w:r>
        <w:r>
          <w:rPr>
            <w:noProof/>
            <w:webHidden/>
          </w:rPr>
          <w:fldChar w:fldCharType="end"/>
        </w:r>
        <w:r w:rsidRPr="002B3D37">
          <w:rPr>
            <w:rStyle w:val="af8"/>
            <w:noProof/>
          </w:rPr>
          <w:fldChar w:fldCharType="end"/>
        </w:r>
      </w:ins>
    </w:p>
    <w:p w14:paraId="036C0A5A" w14:textId="00EE4C57" w:rsidR="00390B1A" w:rsidRDefault="00390B1A">
      <w:pPr>
        <w:pStyle w:val="af9"/>
        <w:tabs>
          <w:tab w:val="right" w:leader="dot" w:pos="9515"/>
        </w:tabs>
        <w:ind w:left="796" w:hanging="400"/>
        <w:rPr>
          <w:ins w:id="1850" w:author="InnoRules" w:date="2016-10-23T22:21:00Z"/>
          <w:rFonts w:asciiTheme="minorHAnsi" w:eastAsiaTheme="minorEastAsia" w:hAnsiTheme="minorHAnsi"/>
          <w:noProof/>
          <w:spacing w:val="0"/>
          <w:sz w:val="21"/>
          <w:szCs w:val="22"/>
        </w:rPr>
      </w:pPr>
      <w:ins w:id="1851" w:author="InnoRules" w:date="2016-10-23T22:21:00Z">
        <w:r w:rsidRPr="002B3D37">
          <w:rPr>
            <w:rStyle w:val="af8"/>
            <w:noProof/>
          </w:rPr>
          <w:fldChar w:fldCharType="begin"/>
        </w:r>
        <w:r w:rsidRPr="002B3D37">
          <w:rPr>
            <w:rStyle w:val="af8"/>
            <w:noProof/>
          </w:rPr>
          <w:instrText xml:space="preserve"> </w:instrText>
        </w:r>
        <w:r>
          <w:rPr>
            <w:noProof/>
          </w:rPr>
          <w:instrText>HYPERLINK \l "_Toc465024695"</w:instrText>
        </w:r>
        <w:r w:rsidRPr="002B3D37">
          <w:rPr>
            <w:rStyle w:val="af8"/>
            <w:noProof/>
          </w:rPr>
          <w:instrText xml:space="preserve"> </w:instrText>
        </w:r>
        <w:r w:rsidRPr="002B3D37">
          <w:rPr>
            <w:rStyle w:val="af8"/>
            <w:noProof/>
          </w:rPr>
          <w:fldChar w:fldCharType="separate"/>
        </w:r>
        <w:del w:id="1852" w:author="哲均 宋" w:date="2019-08-16T08:56:00Z">
          <w:r w:rsidRPr="002B3D37" w:rsidDel="003566B2">
            <w:rPr>
              <w:rStyle w:val="af8"/>
              <w:noProof/>
            </w:rPr>
            <w:delText>[</w:delText>
          </w:r>
          <w:r w:rsidRPr="002B3D37" w:rsidDel="003566B2">
            <w:rPr>
              <w:rStyle w:val="af8"/>
              <w:rFonts w:hint="eastAsia"/>
              <w:noProof/>
            </w:rPr>
            <w:delText>図</w:delText>
          </w:r>
        </w:del>
      </w:ins>
      <w:ins w:id="1853" w:author="哲均 宋" w:date="2019-08-16T08:56:00Z">
        <w:r w:rsidR="003566B2">
          <w:rPr>
            <w:rStyle w:val="af8"/>
            <w:noProof/>
          </w:rPr>
          <w:t>[Image</w:t>
        </w:r>
      </w:ins>
      <w:ins w:id="1854" w:author="InnoRules" w:date="2016-10-23T22:21:00Z">
        <w:r w:rsidRPr="002B3D37">
          <w:rPr>
            <w:rStyle w:val="af8"/>
            <w:noProof/>
          </w:rPr>
          <w:t xml:space="preserve"> 9 </w:t>
        </w:r>
        <w:del w:id="1855" w:author="shira" w:date="2017-12-21T15:54:00Z">
          <w:r w:rsidRPr="002B3D37" w:rsidDel="005A7A3A">
            <w:rPr>
              <w:rStyle w:val="af8"/>
              <w:rFonts w:hint="eastAsia"/>
              <w:noProof/>
            </w:rPr>
            <w:delText>商品／保険項目の登録／修正</w:delText>
          </w:r>
        </w:del>
      </w:ins>
      <w:ins w:id="1856" w:author="shira" w:date="2017-12-21T15:54:00Z">
        <w:r w:rsidR="005A7A3A">
          <w:rPr>
            <w:rStyle w:val="af8"/>
            <w:rFonts w:hint="eastAsia"/>
            <w:noProof/>
          </w:rPr>
          <w:t>商品項目の登録／修正</w:t>
        </w:r>
      </w:ins>
      <w:ins w:id="1857" w:author="InnoRules" w:date="2016-10-23T22:21:00Z">
        <w:r w:rsidRPr="002B3D37">
          <w:rPr>
            <w:rStyle w:val="af8"/>
            <w:rFonts w:hint="eastAsia"/>
            <w:noProof/>
          </w:rPr>
          <w:t>画面</w:t>
        </w:r>
        <w:r w:rsidRPr="002B3D37">
          <w:rPr>
            <w:rStyle w:val="af8"/>
            <w:noProof/>
          </w:rPr>
          <w:t>]</w:t>
        </w:r>
        <w:r>
          <w:rPr>
            <w:noProof/>
            <w:webHidden/>
          </w:rPr>
          <w:tab/>
        </w:r>
        <w:r>
          <w:rPr>
            <w:noProof/>
            <w:webHidden/>
          </w:rPr>
          <w:fldChar w:fldCharType="begin"/>
        </w:r>
        <w:r>
          <w:rPr>
            <w:noProof/>
            <w:webHidden/>
          </w:rPr>
          <w:instrText xml:space="preserve"> PAGEREF _Toc465024695 \h </w:instrText>
        </w:r>
      </w:ins>
      <w:r>
        <w:rPr>
          <w:noProof/>
          <w:webHidden/>
        </w:rPr>
      </w:r>
      <w:r>
        <w:rPr>
          <w:noProof/>
          <w:webHidden/>
        </w:rPr>
        <w:fldChar w:fldCharType="separate"/>
      </w:r>
      <w:ins w:id="1858" w:author="InnoRules" w:date="2016-10-23T22:21:00Z">
        <w:r>
          <w:rPr>
            <w:noProof/>
            <w:webHidden/>
          </w:rPr>
          <w:t>24</w:t>
        </w:r>
        <w:r>
          <w:rPr>
            <w:noProof/>
            <w:webHidden/>
          </w:rPr>
          <w:fldChar w:fldCharType="end"/>
        </w:r>
        <w:r w:rsidRPr="002B3D37">
          <w:rPr>
            <w:rStyle w:val="af8"/>
            <w:noProof/>
          </w:rPr>
          <w:fldChar w:fldCharType="end"/>
        </w:r>
      </w:ins>
    </w:p>
    <w:p w14:paraId="62D5BE17" w14:textId="50F35290" w:rsidR="00390B1A" w:rsidRDefault="00390B1A">
      <w:pPr>
        <w:pStyle w:val="af9"/>
        <w:tabs>
          <w:tab w:val="right" w:leader="dot" w:pos="9515"/>
        </w:tabs>
        <w:ind w:left="796" w:hanging="400"/>
        <w:rPr>
          <w:ins w:id="1859" w:author="InnoRules" w:date="2016-10-23T22:21:00Z"/>
          <w:rFonts w:asciiTheme="minorHAnsi" w:eastAsiaTheme="minorEastAsia" w:hAnsiTheme="minorHAnsi"/>
          <w:noProof/>
          <w:spacing w:val="0"/>
          <w:sz w:val="21"/>
          <w:szCs w:val="22"/>
        </w:rPr>
      </w:pPr>
      <w:ins w:id="1860" w:author="InnoRules" w:date="2016-10-23T22:21:00Z">
        <w:r w:rsidRPr="002B3D37">
          <w:rPr>
            <w:rStyle w:val="af8"/>
            <w:noProof/>
          </w:rPr>
          <w:fldChar w:fldCharType="begin"/>
        </w:r>
        <w:r w:rsidRPr="002B3D37">
          <w:rPr>
            <w:rStyle w:val="af8"/>
            <w:noProof/>
          </w:rPr>
          <w:instrText xml:space="preserve"> </w:instrText>
        </w:r>
        <w:r>
          <w:rPr>
            <w:noProof/>
          </w:rPr>
          <w:instrText>HYPERLINK \l "_Toc465024696"</w:instrText>
        </w:r>
        <w:r w:rsidRPr="002B3D37">
          <w:rPr>
            <w:rStyle w:val="af8"/>
            <w:noProof/>
          </w:rPr>
          <w:instrText xml:space="preserve"> </w:instrText>
        </w:r>
        <w:r w:rsidRPr="002B3D37">
          <w:rPr>
            <w:rStyle w:val="af8"/>
            <w:noProof/>
          </w:rPr>
          <w:fldChar w:fldCharType="separate"/>
        </w:r>
        <w:del w:id="1861" w:author="哲均 宋" w:date="2019-08-16T08:56:00Z">
          <w:r w:rsidRPr="002B3D37" w:rsidDel="003566B2">
            <w:rPr>
              <w:rStyle w:val="af8"/>
              <w:noProof/>
            </w:rPr>
            <w:delText>[</w:delText>
          </w:r>
          <w:r w:rsidRPr="002B3D37" w:rsidDel="003566B2">
            <w:rPr>
              <w:rStyle w:val="af8"/>
              <w:rFonts w:hint="eastAsia"/>
              <w:noProof/>
            </w:rPr>
            <w:delText>図</w:delText>
          </w:r>
        </w:del>
      </w:ins>
      <w:ins w:id="1862" w:author="哲均 宋" w:date="2019-08-16T08:56:00Z">
        <w:r w:rsidR="003566B2">
          <w:rPr>
            <w:rStyle w:val="af8"/>
            <w:noProof/>
          </w:rPr>
          <w:t>[Image</w:t>
        </w:r>
      </w:ins>
      <w:ins w:id="1863" w:author="InnoRules" w:date="2016-10-23T22:21:00Z">
        <w:r w:rsidRPr="002B3D37">
          <w:rPr>
            <w:rStyle w:val="af8"/>
            <w:noProof/>
          </w:rPr>
          <w:t xml:space="preserve"> 10 </w:t>
        </w:r>
        <w:del w:id="1864" w:author="shira" w:date="2017-12-21T15:54:00Z">
          <w:r w:rsidRPr="002B3D37" w:rsidDel="005A7A3A">
            <w:rPr>
              <w:rStyle w:val="af8"/>
              <w:rFonts w:hint="eastAsia"/>
              <w:noProof/>
            </w:rPr>
            <w:delText>商品／保険項目の登録／修正</w:delText>
          </w:r>
        </w:del>
      </w:ins>
      <w:ins w:id="1865" w:author="shira" w:date="2017-12-21T15:54:00Z">
        <w:r w:rsidR="005A7A3A">
          <w:rPr>
            <w:rStyle w:val="af8"/>
            <w:rFonts w:hint="eastAsia"/>
            <w:noProof/>
          </w:rPr>
          <w:t>商品項目の登録／修正</w:t>
        </w:r>
      </w:ins>
      <w:ins w:id="1866" w:author="InnoRules" w:date="2016-10-23T22:21:00Z">
        <w:r w:rsidRPr="002B3D37">
          <w:rPr>
            <w:rStyle w:val="af8"/>
            <w:rFonts w:hint="eastAsia"/>
            <w:noProof/>
          </w:rPr>
          <w:t>画面</w:t>
        </w:r>
        <w:r w:rsidRPr="002B3D37">
          <w:rPr>
            <w:rStyle w:val="af8"/>
            <w:noProof/>
          </w:rPr>
          <w:t>]</w:t>
        </w:r>
        <w:r>
          <w:rPr>
            <w:noProof/>
            <w:webHidden/>
          </w:rPr>
          <w:tab/>
        </w:r>
        <w:r>
          <w:rPr>
            <w:noProof/>
            <w:webHidden/>
          </w:rPr>
          <w:fldChar w:fldCharType="begin"/>
        </w:r>
        <w:r>
          <w:rPr>
            <w:noProof/>
            <w:webHidden/>
          </w:rPr>
          <w:instrText xml:space="preserve"> PAGEREF _Toc465024696 \h </w:instrText>
        </w:r>
      </w:ins>
      <w:r>
        <w:rPr>
          <w:noProof/>
          <w:webHidden/>
        </w:rPr>
      </w:r>
      <w:r>
        <w:rPr>
          <w:noProof/>
          <w:webHidden/>
        </w:rPr>
        <w:fldChar w:fldCharType="separate"/>
      </w:r>
      <w:ins w:id="1867" w:author="InnoRules" w:date="2016-10-23T22:21:00Z">
        <w:r>
          <w:rPr>
            <w:noProof/>
            <w:webHidden/>
          </w:rPr>
          <w:t>26</w:t>
        </w:r>
        <w:r>
          <w:rPr>
            <w:noProof/>
            <w:webHidden/>
          </w:rPr>
          <w:fldChar w:fldCharType="end"/>
        </w:r>
        <w:r w:rsidRPr="002B3D37">
          <w:rPr>
            <w:rStyle w:val="af8"/>
            <w:noProof/>
          </w:rPr>
          <w:fldChar w:fldCharType="end"/>
        </w:r>
      </w:ins>
    </w:p>
    <w:p w14:paraId="3CEA61D0" w14:textId="21B3378E" w:rsidR="00390B1A" w:rsidRDefault="00390B1A">
      <w:pPr>
        <w:pStyle w:val="af9"/>
        <w:tabs>
          <w:tab w:val="right" w:leader="dot" w:pos="9515"/>
        </w:tabs>
        <w:ind w:left="796" w:hanging="400"/>
        <w:rPr>
          <w:ins w:id="1868" w:author="InnoRules" w:date="2016-10-23T22:21:00Z"/>
          <w:rFonts w:asciiTheme="minorHAnsi" w:eastAsiaTheme="minorEastAsia" w:hAnsiTheme="minorHAnsi"/>
          <w:noProof/>
          <w:spacing w:val="0"/>
          <w:sz w:val="21"/>
          <w:szCs w:val="22"/>
        </w:rPr>
      </w:pPr>
      <w:ins w:id="1869" w:author="InnoRules" w:date="2016-10-23T22:21:00Z">
        <w:r w:rsidRPr="002B3D37">
          <w:rPr>
            <w:rStyle w:val="af8"/>
            <w:noProof/>
          </w:rPr>
          <w:fldChar w:fldCharType="begin"/>
        </w:r>
        <w:r w:rsidRPr="002B3D37">
          <w:rPr>
            <w:rStyle w:val="af8"/>
            <w:noProof/>
          </w:rPr>
          <w:instrText xml:space="preserve"> </w:instrText>
        </w:r>
        <w:r>
          <w:rPr>
            <w:noProof/>
          </w:rPr>
          <w:instrText>HYPERLINK \l "_Toc465024697"</w:instrText>
        </w:r>
        <w:r w:rsidRPr="002B3D37">
          <w:rPr>
            <w:rStyle w:val="af8"/>
            <w:noProof/>
          </w:rPr>
          <w:instrText xml:space="preserve"> </w:instrText>
        </w:r>
        <w:r w:rsidRPr="002B3D37">
          <w:rPr>
            <w:rStyle w:val="af8"/>
            <w:noProof/>
          </w:rPr>
          <w:fldChar w:fldCharType="separate"/>
        </w:r>
        <w:del w:id="1870" w:author="哲均 宋" w:date="2019-08-16T08:56:00Z">
          <w:r w:rsidRPr="002B3D37" w:rsidDel="003566B2">
            <w:rPr>
              <w:rStyle w:val="af8"/>
              <w:noProof/>
            </w:rPr>
            <w:delText>[</w:delText>
          </w:r>
          <w:r w:rsidRPr="002B3D37" w:rsidDel="003566B2">
            <w:rPr>
              <w:rStyle w:val="af8"/>
              <w:rFonts w:hint="eastAsia"/>
              <w:noProof/>
            </w:rPr>
            <w:delText>図</w:delText>
          </w:r>
        </w:del>
      </w:ins>
      <w:ins w:id="1871" w:author="哲均 宋" w:date="2019-08-16T08:56:00Z">
        <w:r w:rsidR="003566B2">
          <w:rPr>
            <w:rStyle w:val="af8"/>
            <w:noProof/>
          </w:rPr>
          <w:t>[Image</w:t>
        </w:r>
      </w:ins>
      <w:ins w:id="1872" w:author="InnoRules" w:date="2016-10-23T22:21:00Z">
        <w:r w:rsidRPr="002B3D37">
          <w:rPr>
            <w:rStyle w:val="af8"/>
            <w:noProof/>
          </w:rPr>
          <w:t xml:space="preserve"> 11 </w:t>
        </w:r>
        <w:del w:id="1873" w:author="shira" w:date="2017-12-21T15:54:00Z">
          <w:r w:rsidRPr="002B3D37" w:rsidDel="005A7A3A">
            <w:rPr>
              <w:rStyle w:val="af8"/>
              <w:rFonts w:hint="eastAsia"/>
              <w:noProof/>
            </w:rPr>
            <w:delText>商品／保険項目の登録／修正</w:delText>
          </w:r>
        </w:del>
      </w:ins>
      <w:ins w:id="1874" w:author="shira" w:date="2017-12-21T15:54:00Z">
        <w:r w:rsidR="005A7A3A">
          <w:rPr>
            <w:rStyle w:val="af8"/>
            <w:rFonts w:hint="eastAsia"/>
            <w:noProof/>
          </w:rPr>
          <w:t>商品項目の登録／修正</w:t>
        </w:r>
      </w:ins>
      <w:ins w:id="1875" w:author="InnoRules" w:date="2016-10-23T22:21:00Z">
        <w:r w:rsidRPr="002B3D37">
          <w:rPr>
            <w:rStyle w:val="af8"/>
            <w:noProof/>
          </w:rPr>
          <w:t xml:space="preserve"> – </w:t>
        </w:r>
        <w:r w:rsidRPr="002B3D37">
          <w:rPr>
            <w:rStyle w:val="af8"/>
            <w:rFonts w:hint="eastAsia"/>
            <w:noProof/>
          </w:rPr>
          <w:t>マルチ項目値の追加入力部分</w:t>
        </w:r>
        <w:r w:rsidRPr="002B3D37">
          <w:rPr>
            <w:rStyle w:val="af8"/>
            <w:noProof/>
          </w:rPr>
          <w:t>]</w:t>
        </w:r>
        <w:r>
          <w:rPr>
            <w:noProof/>
            <w:webHidden/>
          </w:rPr>
          <w:tab/>
        </w:r>
        <w:r>
          <w:rPr>
            <w:noProof/>
            <w:webHidden/>
          </w:rPr>
          <w:fldChar w:fldCharType="begin"/>
        </w:r>
        <w:r>
          <w:rPr>
            <w:noProof/>
            <w:webHidden/>
          </w:rPr>
          <w:instrText xml:space="preserve"> PAGEREF _Toc465024697 \h </w:instrText>
        </w:r>
      </w:ins>
      <w:r>
        <w:rPr>
          <w:noProof/>
          <w:webHidden/>
        </w:rPr>
      </w:r>
      <w:r>
        <w:rPr>
          <w:noProof/>
          <w:webHidden/>
        </w:rPr>
        <w:fldChar w:fldCharType="separate"/>
      </w:r>
      <w:ins w:id="1876" w:author="InnoRules" w:date="2016-10-23T22:21:00Z">
        <w:r>
          <w:rPr>
            <w:noProof/>
            <w:webHidden/>
          </w:rPr>
          <w:t>28</w:t>
        </w:r>
        <w:r>
          <w:rPr>
            <w:noProof/>
            <w:webHidden/>
          </w:rPr>
          <w:fldChar w:fldCharType="end"/>
        </w:r>
        <w:r w:rsidRPr="002B3D37">
          <w:rPr>
            <w:rStyle w:val="af8"/>
            <w:noProof/>
          </w:rPr>
          <w:fldChar w:fldCharType="end"/>
        </w:r>
      </w:ins>
    </w:p>
    <w:p w14:paraId="06B740E8" w14:textId="73670E56" w:rsidR="00390B1A" w:rsidRDefault="00390B1A">
      <w:pPr>
        <w:pStyle w:val="af9"/>
        <w:tabs>
          <w:tab w:val="right" w:leader="dot" w:pos="9515"/>
        </w:tabs>
        <w:ind w:left="796" w:hanging="400"/>
        <w:rPr>
          <w:ins w:id="1877" w:author="InnoRules" w:date="2016-10-23T22:21:00Z"/>
          <w:rFonts w:asciiTheme="minorHAnsi" w:eastAsiaTheme="minorEastAsia" w:hAnsiTheme="minorHAnsi"/>
          <w:noProof/>
          <w:spacing w:val="0"/>
          <w:sz w:val="21"/>
          <w:szCs w:val="22"/>
        </w:rPr>
      </w:pPr>
      <w:ins w:id="1878" w:author="InnoRules" w:date="2016-10-23T22:21:00Z">
        <w:r w:rsidRPr="002B3D37">
          <w:rPr>
            <w:rStyle w:val="af8"/>
            <w:noProof/>
          </w:rPr>
          <w:fldChar w:fldCharType="begin"/>
        </w:r>
        <w:r w:rsidRPr="002B3D37">
          <w:rPr>
            <w:rStyle w:val="af8"/>
            <w:noProof/>
          </w:rPr>
          <w:instrText xml:space="preserve"> </w:instrText>
        </w:r>
        <w:r>
          <w:rPr>
            <w:noProof/>
          </w:rPr>
          <w:instrText>HYPERLINK \l "_Toc465024698"</w:instrText>
        </w:r>
        <w:r w:rsidRPr="002B3D37">
          <w:rPr>
            <w:rStyle w:val="af8"/>
            <w:noProof/>
          </w:rPr>
          <w:instrText xml:space="preserve"> </w:instrText>
        </w:r>
        <w:r w:rsidRPr="002B3D37">
          <w:rPr>
            <w:rStyle w:val="af8"/>
            <w:noProof/>
          </w:rPr>
          <w:fldChar w:fldCharType="separate"/>
        </w:r>
        <w:del w:id="1879" w:author="哲均 宋" w:date="2019-08-16T08:56:00Z">
          <w:r w:rsidRPr="002B3D37" w:rsidDel="003566B2">
            <w:rPr>
              <w:rStyle w:val="af8"/>
              <w:noProof/>
            </w:rPr>
            <w:delText>[</w:delText>
          </w:r>
          <w:r w:rsidRPr="002B3D37" w:rsidDel="003566B2">
            <w:rPr>
              <w:rStyle w:val="af8"/>
              <w:rFonts w:hint="eastAsia"/>
              <w:noProof/>
            </w:rPr>
            <w:delText>図</w:delText>
          </w:r>
        </w:del>
      </w:ins>
      <w:ins w:id="1880" w:author="哲均 宋" w:date="2019-08-16T08:56:00Z">
        <w:r w:rsidR="003566B2">
          <w:rPr>
            <w:rStyle w:val="af8"/>
            <w:noProof/>
          </w:rPr>
          <w:t>[Image</w:t>
        </w:r>
      </w:ins>
      <w:ins w:id="1881" w:author="InnoRules" w:date="2016-10-23T22:21:00Z">
        <w:r w:rsidRPr="002B3D37">
          <w:rPr>
            <w:rStyle w:val="af8"/>
            <w:noProof/>
          </w:rPr>
          <w:t xml:space="preserve"> 12 </w:t>
        </w:r>
        <w:r w:rsidRPr="002B3D37">
          <w:rPr>
            <w:rStyle w:val="af8"/>
            <w:rFonts w:hint="eastAsia"/>
            <w:noProof/>
          </w:rPr>
          <w:t>関係および関係ルール関連の領域テーブル</w:t>
        </w:r>
        <w:r w:rsidRPr="002B3D37">
          <w:rPr>
            <w:rStyle w:val="af8"/>
            <w:noProof/>
          </w:rPr>
          <w:t>]</w:t>
        </w:r>
        <w:r>
          <w:rPr>
            <w:noProof/>
            <w:webHidden/>
          </w:rPr>
          <w:tab/>
        </w:r>
        <w:r>
          <w:rPr>
            <w:noProof/>
            <w:webHidden/>
          </w:rPr>
          <w:fldChar w:fldCharType="begin"/>
        </w:r>
        <w:r>
          <w:rPr>
            <w:noProof/>
            <w:webHidden/>
          </w:rPr>
          <w:instrText xml:space="preserve"> PAGEREF _Toc465024698 \h </w:instrText>
        </w:r>
      </w:ins>
      <w:r>
        <w:rPr>
          <w:noProof/>
          <w:webHidden/>
        </w:rPr>
      </w:r>
      <w:r>
        <w:rPr>
          <w:noProof/>
          <w:webHidden/>
        </w:rPr>
        <w:fldChar w:fldCharType="separate"/>
      </w:r>
      <w:ins w:id="1882" w:author="InnoRules" w:date="2016-10-23T22:21:00Z">
        <w:r>
          <w:rPr>
            <w:noProof/>
            <w:webHidden/>
          </w:rPr>
          <w:t>29</w:t>
        </w:r>
        <w:r>
          <w:rPr>
            <w:noProof/>
            <w:webHidden/>
          </w:rPr>
          <w:fldChar w:fldCharType="end"/>
        </w:r>
        <w:r w:rsidRPr="002B3D37">
          <w:rPr>
            <w:rStyle w:val="af8"/>
            <w:noProof/>
          </w:rPr>
          <w:fldChar w:fldCharType="end"/>
        </w:r>
      </w:ins>
    </w:p>
    <w:p w14:paraId="3F41BDAD" w14:textId="539DEB95" w:rsidR="00390B1A" w:rsidRDefault="00390B1A">
      <w:pPr>
        <w:pStyle w:val="af9"/>
        <w:tabs>
          <w:tab w:val="right" w:leader="dot" w:pos="9515"/>
        </w:tabs>
        <w:ind w:left="796" w:hanging="400"/>
        <w:rPr>
          <w:ins w:id="1883" w:author="InnoRules" w:date="2016-10-23T22:21:00Z"/>
          <w:rFonts w:asciiTheme="minorHAnsi" w:eastAsiaTheme="minorEastAsia" w:hAnsiTheme="minorHAnsi"/>
          <w:noProof/>
          <w:spacing w:val="0"/>
          <w:sz w:val="21"/>
          <w:szCs w:val="22"/>
        </w:rPr>
      </w:pPr>
      <w:ins w:id="1884" w:author="InnoRules" w:date="2016-10-23T22:21:00Z">
        <w:r w:rsidRPr="002B3D37">
          <w:rPr>
            <w:rStyle w:val="af8"/>
            <w:noProof/>
          </w:rPr>
          <w:fldChar w:fldCharType="begin"/>
        </w:r>
        <w:r w:rsidRPr="002B3D37">
          <w:rPr>
            <w:rStyle w:val="af8"/>
            <w:noProof/>
          </w:rPr>
          <w:instrText xml:space="preserve"> </w:instrText>
        </w:r>
        <w:r>
          <w:rPr>
            <w:noProof/>
          </w:rPr>
          <w:instrText>HYPERLINK \l "_Toc465024699"</w:instrText>
        </w:r>
        <w:r w:rsidRPr="002B3D37">
          <w:rPr>
            <w:rStyle w:val="af8"/>
            <w:noProof/>
          </w:rPr>
          <w:instrText xml:space="preserve"> </w:instrText>
        </w:r>
        <w:r w:rsidRPr="002B3D37">
          <w:rPr>
            <w:rStyle w:val="af8"/>
            <w:noProof/>
          </w:rPr>
          <w:fldChar w:fldCharType="separate"/>
        </w:r>
        <w:del w:id="1885" w:author="哲均 宋" w:date="2019-08-16T08:56:00Z">
          <w:r w:rsidRPr="002B3D37" w:rsidDel="003566B2">
            <w:rPr>
              <w:rStyle w:val="af8"/>
              <w:noProof/>
            </w:rPr>
            <w:delText>[</w:delText>
          </w:r>
          <w:r w:rsidRPr="002B3D37" w:rsidDel="003566B2">
            <w:rPr>
              <w:rStyle w:val="af8"/>
              <w:rFonts w:ascii="New Gulim" w:hAnsi="New Gulim" w:cs="New Gulim" w:hint="eastAsia"/>
              <w:noProof/>
            </w:rPr>
            <w:delText>図</w:delText>
          </w:r>
        </w:del>
      </w:ins>
      <w:ins w:id="1886" w:author="哲均 宋" w:date="2019-08-16T08:56:00Z">
        <w:r w:rsidR="003566B2">
          <w:rPr>
            <w:rStyle w:val="af8"/>
            <w:noProof/>
          </w:rPr>
          <w:t>[Image</w:t>
        </w:r>
      </w:ins>
      <w:ins w:id="1887" w:author="InnoRules" w:date="2016-10-23T22:21:00Z">
        <w:r w:rsidRPr="002B3D37">
          <w:rPr>
            <w:rStyle w:val="af8"/>
            <w:noProof/>
          </w:rPr>
          <w:t xml:space="preserve"> 13 </w:t>
        </w:r>
        <w:del w:id="1888" w:author="shira" w:date="2017-12-21T15:52:00Z">
          <w:r w:rsidRPr="002B3D37" w:rsidDel="005A7A3A">
            <w:rPr>
              <w:rStyle w:val="af8"/>
              <w:rFonts w:hint="eastAsia"/>
              <w:noProof/>
            </w:rPr>
            <w:delText>保険関係の登録／修正</w:delText>
          </w:r>
        </w:del>
      </w:ins>
      <w:ins w:id="1889" w:author="shira" w:date="2017-12-21T15:52:00Z">
        <w:r w:rsidR="005A7A3A">
          <w:rPr>
            <w:rStyle w:val="af8"/>
            <w:rFonts w:hint="eastAsia"/>
            <w:noProof/>
          </w:rPr>
          <w:t>関係ルールの登録／修正</w:t>
        </w:r>
      </w:ins>
      <w:ins w:id="1890" w:author="InnoRules" w:date="2016-10-23T22:21:00Z">
        <w:r w:rsidRPr="002B3D37">
          <w:rPr>
            <w:rStyle w:val="af8"/>
            <w:noProof/>
          </w:rPr>
          <w:t xml:space="preserve"> - </w:t>
        </w:r>
        <w:r w:rsidRPr="002B3D37">
          <w:rPr>
            <w:rStyle w:val="af8"/>
            <w:rFonts w:hint="eastAsia"/>
            <w:noProof/>
          </w:rPr>
          <w:t>関係類型管理ポップアップ画面</w:t>
        </w:r>
        <w:r w:rsidRPr="002B3D37">
          <w:rPr>
            <w:rStyle w:val="af8"/>
            <w:noProof/>
          </w:rPr>
          <w:t>]</w:t>
        </w:r>
        <w:r>
          <w:rPr>
            <w:noProof/>
            <w:webHidden/>
          </w:rPr>
          <w:tab/>
        </w:r>
        <w:r>
          <w:rPr>
            <w:noProof/>
            <w:webHidden/>
          </w:rPr>
          <w:fldChar w:fldCharType="begin"/>
        </w:r>
        <w:r>
          <w:rPr>
            <w:noProof/>
            <w:webHidden/>
          </w:rPr>
          <w:instrText xml:space="preserve"> PAGEREF _Toc465024699 \h </w:instrText>
        </w:r>
      </w:ins>
      <w:r>
        <w:rPr>
          <w:noProof/>
          <w:webHidden/>
        </w:rPr>
      </w:r>
      <w:r>
        <w:rPr>
          <w:noProof/>
          <w:webHidden/>
        </w:rPr>
        <w:fldChar w:fldCharType="separate"/>
      </w:r>
      <w:ins w:id="1891" w:author="InnoRules" w:date="2016-10-23T22:21:00Z">
        <w:r>
          <w:rPr>
            <w:noProof/>
            <w:webHidden/>
          </w:rPr>
          <w:t>30</w:t>
        </w:r>
        <w:r>
          <w:rPr>
            <w:noProof/>
            <w:webHidden/>
          </w:rPr>
          <w:fldChar w:fldCharType="end"/>
        </w:r>
        <w:r w:rsidRPr="002B3D37">
          <w:rPr>
            <w:rStyle w:val="af8"/>
            <w:noProof/>
          </w:rPr>
          <w:fldChar w:fldCharType="end"/>
        </w:r>
      </w:ins>
    </w:p>
    <w:p w14:paraId="581674EE" w14:textId="6C639429" w:rsidR="00390B1A" w:rsidRDefault="00390B1A">
      <w:pPr>
        <w:pStyle w:val="af9"/>
        <w:tabs>
          <w:tab w:val="right" w:leader="dot" w:pos="9515"/>
        </w:tabs>
        <w:ind w:left="796" w:hanging="400"/>
        <w:rPr>
          <w:ins w:id="1892" w:author="InnoRules" w:date="2016-10-23T22:21:00Z"/>
          <w:rFonts w:asciiTheme="minorHAnsi" w:eastAsiaTheme="minorEastAsia" w:hAnsiTheme="minorHAnsi"/>
          <w:noProof/>
          <w:spacing w:val="0"/>
          <w:sz w:val="21"/>
          <w:szCs w:val="22"/>
        </w:rPr>
      </w:pPr>
      <w:ins w:id="1893" w:author="InnoRules" w:date="2016-10-23T22:21:00Z">
        <w:r w:rsidRPr="002B3D37">
          <w:rPr>
            <w:rStyle w:val="af8"/>
            <w:noProof/>
          </w:rPr>
          <w:fldChar w:fldCharType="begin"/>
        </w:r>
        <w:r w:rsidRPr="002B3D37">
          <w:rPr>
            <w:rStyle w:val="af8"/>
            <w:noProof/>
          </w:rPr>
          <w:instrText xml:space="preserve"> </w:instrText>
        </w:r>
        <w:r>
          <w:rPr>
            <w:noProof/>
          </w:rPr>
          <w:instrText>HYPERLINK \l "_Toc465024700"</w:instrText>
        </w:r>
        <w:r w:rsidRPr="002B3D37">
          <w:rPr>
            <w:rStyle w:val="af8"/>
            <w:noProof/>
          </w:rPr>
          <w:instrText xml:space="preserve"> </w:instrText>
        </w:r>
        <w:r w:rsidRPr="002B3D37">
          <w:rPr>
            <w:rStyle w:val="af8"/>
            <w:noProof/>
          </w:rPr>
          <w:fldChar w:fldCharType="separate"/>
        </w:r>
        <w:del w:id="1894" w:author="哲均 宋" w:date="2019-08-16T08:56:00Z">
          <w:r w:rsidRPr="002B3D37" w:rsidDel="003566B2">
            <w:rPr>
              <w:rStyle w:val="af8"/>
              <w:noProof/>
              <w:lang w:eastAsia="zh-CN"/>
            </w:rPr>
            <w:delText>[</w:delText>
          </w:r>
          <w:r w:rsidRPr="002B3D37" w:rsidDel="003566B2">
            <w:rPr>
              <w:rStyle w:val="af8"/>
              <w:rFonts w:hint="eastAsia"/>
              <w:noProof/>
              <w:lang w:eastAsia="zh-CN"/>
            </w:rPr>
            <w:delText>図</w:delText>
          </w:r>
        </w:del>
      </w:ins>
      <w:ins w:id="1895" w:author="哲均 宋" w:date="2019-08-16T08:56:00Z">
        <w:r w:rsidR="003566B2">
          <w:rPr>
            <w:rStyle w:val="af8"/>
            <w:noProof/>
            <w:lang w:eastAsia="zh-CN"/>
          </w:rPr>
          <w:t>[Image</w:t>
        </w:r>
      </w:ins>
      <w:ins w:id="1896" w:author="InnoRules" w:date="2016-10-23T22:21:00Z">
        <w:r w:rsidRPr="002B3D37">
          <w:rPr>
            <w:rStyle w:val="af8"/>
            <w:noProof/>
            <w:lang w:eastAsia="zh-CN"/>
          </w:rPr>
          <w:t xml:space="preserve"> 14 </w:t>
        </w:r>
        <w:del w:id="1897" w:author="shira" w:date="2017-12-21T15:46:00Z">
          <w:r w:rsidRPr="002B3D37" w:rsidDel="0025508E">
            <w:rPr>
              <w:rStyle w:val="af8"/>
              <w:rFonts w:hint="eastAsia"/>
              <w:noProof/>
              <w:lang w:eastAsia="zh-CN"/>
            </w:rPr>
            <w:delText>商品／保険構造登録／修正</w:delText>
          </w:r>
        </w:del>
      </w:ins>
      <w:ins w:id="1898" w:author="shira" w:date="2017-12-21T15:46:00Z">
        <w:r w:rsidR="0025508E">
          <w:rPr>
            <w:rStyle w:val="af8"/>
            <w:rFonts w:hint="eastAsia"/>
            <w:noProof/>
            <w:lang w:eastAsia="zh-CN"/>
          </w:rPr>
          <w:t>商品構造の登録／修正</w:t>
        </w:r>
      </w:ins>
      <w:ins w:id="1899" w:author="InnoRules" w:date="2016-10-23T22:21:00Z">
        <w:r w:rsidRPr="002B3D37">
          <w:rPr>
            <w:rStyle w:val="af8"/>
            <w:rFonts w:hint="eastAsia"/>
            <w:noProof/>
            <w:lang w:eastAsia="zh-CN"/>
          </w:rPr>
          <w:t>画面</w:t>
        </w:r>
        <w:r w:rsidRPr="002B3D37">
          <w:rPr>
            <w:rStyle w:val="af8"/>
            <w:noProof/>
            <w:lang w:eastAsia="zh-CN"/>
          </w:rPr>
          <w:t>]</w:t>
        </w:r>
        <w:r>
          <w:rPr>
            <w:noProof/>
            <w:webHidden/>
          </w:rPr>
          <w:tab/>
        </w:r>
        <w:r>
          <w:rPr>
            <w:noProof/>
            <w:webHidden/>
          </w:rPr>
          <w:fldChar w:fldCharType="begin"/>
        </w:r>
        <w:r>
          <w:rPr>
            <w:noProof/>
            <w:webHidden/>
          </w:rPr>
          <w:instrText xml:space="preserve"> PAGEREF _Toc465024700 \h </w:instrText>
        </w:r>
      </w:ins>
      <w:r>
        <w:rPr>
          <w:noProof/>
          <w:webHidden/>
        </w:rPr>
      </w:r>
      <w:r>
        <w:rPr>
          <w:noProof/>
          <w:webHidden/>
        </w:rPr>
        <w:fldChar w:fldCharType="separate"/>
      </w:r>
      <w:ins w:id="1900" w:author="InnoRules" w:date="2016-10-23T22:21:00Z">
        <w:r>
          <w:rPr>
            <w:noProof/>
            <w:webHidden/>
          </w:rPr>
          <w:t>32</w:t>
        </w:r>
        <w:r>
          <w:rPr>
            <w:noProof/>
            <w:webHidden/>
          </w:rPr>
          <w:fldChar w:fldCharType="end"/>
        </w:r>
        <w:r w:rsidRPr="002B3D37">
          <w:rPr>
            <w:rStyle w:val="af8"/>
            <w:noProof/>
          </w:rPr>
          <w:fldChar w:fldCharType="end"/>
        </w:r>
      </w:ins>
    </w:p>
    <w:p w14:paraId="7090BB8E" w14:textId="4337CB5A" w:rsidR="00390B1A" w:rsidRDefault="00390B1A">
      <w:pPr>
        <w:pStyle w:val="af9"/>
        <w:tabs>
          <w:tab w:val="right" w:leader="dot" w:pos="9515"/>
        </w:tabs>
        <w:ind w:left="796" w:hanging="400"/>
        <w:rPr>
          <w:ins w:id="1901" w:author="InnoRules" w:date="2016-10-23T22:21:00Z"/>
          <w:rFonts w:asciiTheme="minorHAnsi" w:eastAsiaTheme="minorEastAsia" w:hAnsiTheme="minorHAnsi"/>
          <w:noProof/>
          <w:spacing w:val="0"/>
          <w:sz w:val="21"/>
          <w:szCs w:val="22"/>
        </w:rPr>
      </w:pPr>
      <w:ins w:id="1902" w:author="InnoRules" w:date="2016-10-23T22:21:00Z">
        <w:r w:rsidRPr="002B3D37">
          <w:rPr>
            <w:rStyle w:val="af8"/>
            <w:noProof/>
          </w:rPr>
          <w:fldChar w:fldCharType="begin"/>
        </w:r>
        <w:r w:rsidRPr="002B3D37">
          <w:rPr>
            <w:rStyle w:val="af8"/>
            <w:noProof/>
          </w:rPr>
          <w:instrText xml:space="preserve"> </w:instrText>
        </w:r>
        <w:r>
          <w:rPr>
            <w:noProof/>
          </w:rPr>
          <w:instrText>HYPERLINK \l "_Toc465024701"</w:instrText>
        </w:r>
        <w:r w:rsidRPr="002B3D37">
          <w:rPr>
            <w:rStyle w:val="af8"/>
            <w:noProof/>
          </w:rPr>
          <w:instrText xml:space="preserve"> </w:instrText>
        </w:r>
        <w:r w:rsidRPr="002B3D37">
          <w:rPr>
            <w:rStyle w:val="af8"/>
            <w:noProof/>
          </w:rPr>
          <w:fldChar w:fldCharType="separate"/>
        </w:r>
        <w:del w:id="1903" w:author="哲均 宋" w:date="2019-08-16T08:56:00Z">
          <w:r w:rsidRPr="002B3D37" w:rsidDel="003566B2">
            <w:rPr>
              <w:rStyle w:val="af8"/>
              <w:noProof/>
            </w:rPr>
            <w:delText>[</w:delText>
          </w:r>
          <w:r w:rsidRPr="002B3D37" w:rsidDel="003566B2">
            <w:rPr>
              <w:rStyle w:val="af8"/>
              <w:rFonts w:hint="eastAsia"/>
              <w:noProof/>
            </w:rPr>
            <w:delText>図</w:delText>
          </w:r>
        </w:del>
      </w:ins>
      <w:ins w:id="1904" w:author="哲均 宋" w:date="2019-08-16T08:56:00Z">
        <w:r w:rsidR="003566B2">
          <w:rPr>
            <w:rStyle w:val="af8"/>
            <w:noProof/>
          </w:rPr>
          <w:t>[Image</w:t>
        </w:r>
      </w:ins>
      <w:ins w:id="1905" w:author="InnoRules" w:date="2016-10-23T22:21:00Z">
        <w:r w:rsidRPr="002B3D37">
          <w:rPr>
            <w:rStyle w:val="af8"/>
            <w:noProof/>
          </w:rPr>
          <w:t xml:space="preserve"> 15 </w:t>
        </w:r>
        <w:del w:id="1906" w:author="shira" w:date="2017-12-21T15:52:00Z">
          <w:r w:rsidRPr="002B3D37" w:rsidDel="005A7A3A">
            <w:rPr>
              <w:rStyle w:val="af8"/>
              <w:rFonts w:hint="eastAsia"/>
              <w:noProof/>
            </w:rPr>
            <w:delText>保険関係の登録／修正</w:delText>
          </w:r>
        </w:del>
      </w:ins>
      <w:ins w:id="1907" w:author="shira" w:date="2017-12-21T15:52:00Z">
        <w:r w:rsidR="005A7A3A">
          <w:rPr>
            <w:rStyle w:val="af8"/>
            <w:rFonts w:hint="eastAsia"/>
            <w:noProof/>
          </w:rPr>
          <w:t>関係ルールの登録／修正</w:t>
        </w:r>
      </w:ins>
      <w:ins w:id="1908" w:author="InnoRules" w:date="2016-10-23T22:21:00Z">
        <w:r w:rsidRPr="002B3D37">
          <w:rPr>
            <w:rStyle w:val="af8"/>
            <w:rFonts w:hint="eastAsia"/>
            <w:noProof/>
          </w:rPr>
          <w:t>画面</w:t>
        </w:r>
        <w:r w:rsidRPr="002B3D37">
          <w:rPr>
            <w:rStyle w:val="af8"/>
            <w:noProof/>
          </w:rPr>
          <w:t>]</w:t>
        </w:r>
        <w:r>
          <w:rPr>
            <w:noProof/>
            <w:webHidden/>
          </w:rPr>
          <w:tab/>
        </w:r>
        <w:r>
          <w:rPr>
            <w:noProof/>
            <w:webHidden/>
          </w:rPr>
          <w:fldChar w:fldCharType="begin"/>
        </w:r>
        <w:r>
          <w:rPr>
            <w:noProof/>
            <w:webHidden/>
          </w:rPr>
          <w:instrText xml:space="preserve"> PAGEREF _Toc465024701 \h </w:instrText>
        </w:r>
      </w:ins>
      <w:r>
        <w:rPr>
          <w:noProof/>
          <w:webHidden/>
        </w:rPr>
      </w:r>
      <w:r>
        <w:rPr>
          <w:noProof/>
          <w:webHidden/>
        </w:rPr>
        <w:fldChar w:fldCharType="separate"/>
      </w:r>
      <w:ins w:id="1909" w:author="InnoRules" w:date="2016-10-23T22:21:00Z">
        <w:r>
          <w:rPr>
            <w:noProof/>
            <w:webHidden/>
          </w:rPr>
          <w:t>32</w:t>
        </w:r>
        <w:r>
          <w:rPr>
            <w:noProof/>
            <w:webHidden/>
          </w:rPr>
          <w:fldChar w:fldCharType="end"/>
        </w:r>
        <w:r w:rsidRPr="002B3D37">
          <w:rPr>
            <w:rStyle w:val="af8"/>
            <w:noProof/>
          </w:rPr>
          <w:fldChar w:fldCharType="end"/>
        </w:r>
      </w:ins>
    </w:p>
    <w:p w14:paraId="0E07D41B" w14:textId="77777777" w:rsidR="00010390" w:rsidDel="00A63DA7" w:rsidRDefault="00010390">
      <w:pPr>
        <w:pStyle w:val="af9"/>
        <w:tabs>
          <w:tab w:val="right" w:leader="dot" w:pos="9515"/>
        </w:tabs>
        <w:ind w:left="788" w:hanging="392"/>
        <w:rPr>
          <w:ins w:id="1910" w:author="Seongeun Woo" w:date="2016-10-20T17:25:00Z"/>
          <w:del w:id="1911" w:author="InnoRules" w:date="2016-10-23T18:21:00Z"/>
          <w:rFonts w:asciiTheme="minorHAnsi" w:eastAsiaTheme="minorEastAsia" w:hAnsiTheme="minorHAnsi"/>
          <w:noProof/>
          <w:spacing w:val="0"/>
          <w:szCs w:val="22"/>
          <w:lang w:eastAsia="ko-KR"/>
        </w:rPr>
      </w:pPr>
      <w:ins w:id="1912" w:author="Seongeun Woo" w:date="2016-10-20T17:25:00Z">
        <w:del w:id="1913"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1 </w:delText>
          </w:r>
          <w:r w:rsidRPr="00A63DA7" w:rsidDel="00A63DA7">
            <w:rPr>
              <w:rStyle w:val="af8"/>
              <w:rFonts w:hint="eastAsia"/>
              <w:noProof/>
            </w:rPr>
            <w:delText>管理類型および標準項目関連領域テーブル</w:delText>
          </w:r>
          <w:r w:rsidRPr="00A63DA7" w:rsidDel="00A63DA7">
            <w:rPr>
              <w:rStyle w:val="af8"/>
              <w:noProof/>
            </w:rPr>
            <w:delText>]</w:delText>
          </w:r>
          <w:r w:rsidDel="00A63DA7">
            <w:rPr>
              <w:noProof/>
              <w:webHidden/>
            </w:rPr>
            <w:tab/>
            <w:delText>8</w:delText>
          </w:r>
        </w:del>
      </w:ins>
    </w:p>
    <w:p w14:paraId="5D60BAE4" w14:textId="77777777" w:rsidR="00010390" w:rsidDel="00A63DA7" w:rsidRDefault="00010390">
      <w:pPr>
        <w:pStyle w:val="af9"/>
        <w:tabs>
          <w:tab w:val="right" w:leader="dot" w:pos="9515"/>
        </w:tabs>
        <w:ind w:left="788" w:hanging="392"/>
        <w:rPr>
          <w:ins w:id="1914" w:author="Seongeun Woo" w:date="2016-10-20T17:25:00Z"/>
          <w:del w:id="1915" w:author="InnoRules" w:date="2016-10-23T18:21:00Z"/>
          <w:rFonts w:asciiTheme="minorHAnsi" w:eastAsiaTheme="minorEastAsia" w:hAnsiTheme="minorHAnsi"/>
          <w:noProof/>
          <w:spacing w:val="0"/>
          <w:szCs w:val="22"/>
          <w:lang w:eastAsia="ko-KR"/>
        </w:rPr>
      </w:pPr>
      <w:ins w:id="1916" w:author="Seongeun Woo" w:date="2016-10-20T17:25:00Z">
        <w:del w:id="1917"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2 </w:delText>
          </w:r>
          <w:r w:rsidRPr="00A63DA7" w:rsidDel="00A63DA7">
            <w:rPr>
              <w:rStyle w:val="af8"/>
              <w:rFonts w:hint="eastAsia"/>
              <w:noProof/>
            </w:rPr>
            <w:delText>管理類型の登録／修正画面</w:delText>
          </w:r>
          <w:r w:rsidRPr="00A63DA7" w:rsidDel="00A63DA7">
            <w:rPr>
              <w:rStyle w:val="af8"/>
              <w:noProof/>
            </w:rPr>
            <w:delText>]</w:delText>
          </w:r>
          <w:r w:rsidDel="00A63DA7">
            <w:rPr>
              <w:noProof/>
              <w:webHidden/>
            </w:rPr>
            <w:tab/>
            <w:delText>10</w:delText>
          </w:r>
        </w:del>
      </w:ins>
    </w:p>
    <w:p w14:paraId="62EEA7AD" w14:textId="77777777" w:rsidR="00010390" w:rsidDel="00A63DA7" w:rsidRDefault="00010390">
      <w:pPr>
        <w:pStyle w:val="af9"/>
        <w:tabs>
          <w:tab w:val="right" w:leader="dot" w:pos="9515"/>
        </w:tabs>
        <w:ind w:left="788" w:hanging="392"/>
        <w:rPr>
          <w:ins w:id="1918" w:author="Seongeun Woo" w:date="2016-10-20T17:25:00Z"/>
          <w:del w:id="1919" w:author="InnoRules" w:date="2016-10-23T18:21:00Z"/>
          <w:rFonts w:asciiTheme="minorHAnsi" w:eastAsiaTheme="minorEastAsia" w:hAnsiTheme="minorHAnsi"/>
          <w:noProof/>
          <w:spacing w:val="0"/>
          <w:szCs w:val="22"/>
          <w:lang w:eastAsia="ko-KR"/>
        </w:rPr>
      </w:pPr>
      <w:ins w:id="1920" w:author="Seongeun Woo" w:date="2016-10-20T17:25:00Z">
        <w:del w:id="1921"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3 </w:delText>
          </w:r>
          <w:r w:rsidRPr="00A63DA7" w:rsidDel="00A63DA7">
            <w:rPr>
              <w:rStyle w:val="af8"/>
              <w:rFonts w:hint="eastAsia"/>
              <w:noProof/>
            </w:rPr>
            <w:delText>標準項目登録／修正</w:delText>
          </w:r>
          <w:r w:rsidRPr="00A63DA7" w:rsidDel="00A63DA7">
            <w:rPr>
              <w:rStyle w:val="af8"/>
              <w:noProof/>
            </w:rPr>
            <w:delText xml:space="preserve"> – </w:delText>
          </w:r>
          <w:r w:rsidRPr="00A63DA7" w:rsidDel="00A63DA7">
            <w:rPr>
              <w:rStyle w:val="af8"/>
              <w:rFonts w:hint="eastAsia"/>
              <w:noProof/>
            </w:rPr>
            <w:delText>項目グループ管理ポップアップ画面</w:delText>
          </w:r>
          <w:r w:rsidRPr="00A63DA7" w:rsidDel="00A63DA7">
            <w:rPr>
              <w:rStyle w:val="af8"/>
              <w:noProof/>
            </w:rPr>
            <w:delText>]</w:delText>
          </w:r>
          <w:r w:rsidDel="00A63DA7">
            <w:rPr>
              <w:noProof/>
              <w:webHidden/>
            </w:rPr>
            <w:tab/>
            <w:delText>12</w:delText>
          </w:r>
        </w:del>
      </w:ins>
    </w:p>
    <w:p w14:paraId="78A3726F" w14:textId="77777777" w:rsidR="00010390" w:rsidDel="00A63DA7" w:rsidRDefault="00010390">
      <w:pPr>
        <w:pStyle w:val="af9"/>
        <w:tabs>
          <w:tab w:val="right" w:leader="dot" w:pos="9515"/>
        </w:tabs>
        <w:ind w:left="788" w:hanging="392"/>
        <w:rPr>
          <w:ins w:id="1922" w:author="Seongeun Woo" w:date="2016-10-20T17:25:00Z"/>
          <w:del w:id="1923" w:author="InnoRules" w:date="2016-10-23T18:21:00Z"/>
          <w:rFonts w:asciiTheme="minorHAnsi" w:eastAsiaTheme="minorEastAsia" w:hAnsiTheme="minorHAnsi"/>
          <w:noProof/>
          <w:spacing w:val="0"/>
          <w:szCs w:val="22"/>
          <w:lang w:eastAsia="ko-KR"/>
        </w:rPr>
      </w:pPr>
      <w:ins w:id="1924" w:author="Seongeun Woo" w:date="2016-10-20T17:25:00Z">
        <w:del w:id="1925" w:author="InnoRules" w:date="2016-10-23T18:21:00Z">
          <w:r w:rsidRPr="00A63DA7" w:rsidDel="00A63DA7">
            <w:rPr>
              <w:rStyle w:val="af8"/>
              <w:noProof/>
              <w:lang w:eastAsia="zh-CN"/>
            </w:rPr>
            <w:delText>[</w:delText>
          </w:r>
          <w:r w:rsidRPr="00A63DA7" w:rsidDel="00A63DA7">
            <w:rPr>
              <w:rStyle w:val="af8"/>
              <w:rFonts w:hint="eastAsia"/>
              <w:noProof/>
              <w:lang w:eastAsia="zh-CN"/>
            </w:rPr>
            <w:delText>図</w:delText>
          </w:r>
          <w:r w:rsidRPr="00A63DA7" w:rsidDel="00A63DA7">
            <w:rPr>
              <w:rStyle w:val="af8"/>
              <w:noProof/>
              <w:lang w:eastAsia="zh-CN"/>
            </w:rPr>
            <w:delText xml:space="preserve"> 4 </w:delText>
          </w:r>
          <w:r w:rsidRPr="00A63DA7" w:rsidDel="00A63DA7">
            <w:rPr>
              <w:rStyle w:val="af8"/>
              <w:rFonts w:hint="eastAsia"/>
              <w:noProof/>
              <w:lang w:eastAsia="zh-CN"/>
            </w:rPr>
            <w:delText>標準項目登録／修正画面</w:delText>
          </w:r>
          <w:r w:rsidRPr="00A63DA7" w:rsidDel="00A63DA7">
            <w:rPr>
              <w:rStyle w:val="af8"/>
              <w:noProof/>
              <w:lang w:eastAsia="zh-CN"/>
            </w:rPr>
            <w:delText>]</w:delText>
          </w:r>
          <w:r w:rsidDel="00A63DA7">
            <w:rPr>
              <w:noProof/>
              <w:webHidden/>
            </w:rPr>
            <w:tab/>
            <w:delText>14</w:delText>
          </w:r>
        </w:del>
      </w:ins>
    </w:p>
    <w:p w14:paraId="3169FD51" w14:textId="77777777" w:rsidR="00010390" w:rsidDel="00A63DA7" w:rsidRDefault="00010390">
      <w:pPr>
        <w:pStyle w:val="af9"/>
        <w:tabs>
          <w:tab w:val="right" w:leader="dot" w:pos="9515"/>
        </w:tabs>
        <w:ind w:left="788" w:hanging="392"/>
        <w:rPr>
          <w:ins w:id="1926" w:author="Seongeun Woo" w:date="2016-10-20T17:25:00Z"/>
          <w:del w:id="1927" w:author="InnoRules" w:date="2016-10-23T18:21:00Z"/>
          <w:rFonts w:asciiTheme="minorHAnsi" w:eastAsiaTheme="minorEastAsia" w:hAnsiTheme="minorHAnsi"/>
          <w:noProof/>
          <w:spacing w:val="0"/>
          <w:szCs w:val="22"/>
          <w:lang w:eastAsia="ko-KR"/>
        </w:rPr>
      </w:pPr>
      <w:ins w:id="1928" w:author="Seongeun Woo" w:date="2016-10-20T17:25:00Z">
        <w:del w:id="1929" w:author="InnoRules" w:date="2016-10-23T18:21:00Z">
          <w:r w:rsidRPr="00A63DA7" w:rsidDel="00A63DA7">
            <w:rPr>
              <w:rStyle w:val="af8"/>
              <w:noProof/>
              <w:lang w:eastAsia="zh-CN"/>
            </w:rPr>
            <w:delText>[</w:delText>
          </w:r>
          <w:r w:rsidRPr="00A63DA7" w:rsidDel="00A63DA7">
            <w:rPr>
              <w:rStyle w:val="af8"/>
              <w:rFonts w:hint="eastAsia"/>
              <w:noProof/>
              <w:lang w:eastAsia="zh-CN"/>
            </w:rPr>
            <w:delText>図</w:delText>
          </w:r>
          <w:r w:rsidRPr="00A63DA7" w:rsidDel="00A63DA7">
            <w:rPr>
              <w:rStyle w:val="af8"/>
              <w:noProof/>
              <w:lang w:eastAsia="zh-CN"/>
            </w:rPr>
            <w:delText xml:space="preserve"> 5 </w:delText>
          </w:r>
          <w:r w:rsidRPr="00A63DA7" w:rsidDel="00A63DA7">
            <w:rPr>
              <w:rStyle w:val="af8"/>
              <w:rFonts w:hint="eastAsia"/>
              <w:noProof/>
              <w:lang w:eastAsia="zh-CN"/>
            </w:rPr>
            <w:delText>標準項目登録／修正画面</w:delText>
          </w:r>
          <w:r w:rsidRPr="00A63DA7" w:rsidDel="00A63DA7">
            <w:rPr>
              <w:rStyle w:val="af8"/>
              <w:noProof/>
              <w:lang w:eastAsia="zh-CN"/>
            </w:rPr>
            <w:delText>]</w:delText>
          </w:r>
          <w:r w:rsidDel="00A63DA7">
            <w:rPr>
              <w:noProof/>
              <w:webHidden/>
            </w:rPr>
            <w:tab/>
            <w:delText>17</w:delText>
          </w:r>
        </w:del>
      </w:ins>
    </w:p>
    <w:p w14:paraId="4A27E2F8" w14:textId="77777777" w:rsidR="00010390" w:rsidDel="00A63DA7" w:rsidRDefault="00010390">
      <w:pPr>
        <w:pStyle w:val="af9"/>
        <w:tabs>
          <w:tab w:val="right" w:leader="dot" w:pos="9515"/>
        </w:tabs>
        <w:ind w:left="788" w:hanging="392"/>
        <w:rPr>
          <w:ins w:id="1930" w:author="Seongeun Woo" w:date="2016-10-20T17:25:00Z"/>
          <w:del w:id="1931" w:author="InnoRules" w:date="2016-10-23T18:21:00Z"/>
          <w:rFonts w:asciiTheme="minorHAnsi" w:eastAsiaTheme="minorEastAsia" w:hAnsiTheme="minorHAnsi"/>
          <w:noProof/>
          <w:spacing w:val="0"/>
          <w:szCs w:val="22"/>
          <w:lang w:eastAsia="ko-KR"/>
        </w:rPr>
      </w:pPr>
      <w:ins w:id="1932" w:author="Seongeun Woo" w:date="2016-10-20T17:25:00Z">
        <w:del w:id="1933" w:author="InnoRules" w:date="2016-10-23T18:21:00Z">
          <w:r w:rsidRPr="00A63DA7" w:rsidDel="00A63DA7">
            <w:rPr>
              <w:rStyle w:val="af8"/>
              <w:noProof/>
              <w:lang w:eastAsia="zh-CN"/>
            </w:rPr>
            <w:delText>[</w:delText>
          </w:r>
          <w:r w:rsidRPr="00A63DA7" w:rsidDel="00A63DA7">
            <w:rPr>
              <w:rStyle w:val="af8"/>
              <w:rFonts w:hint="eastAsia"/>
              <w:noProof/>
              <w:lang w:eastAsia="zh-CN"/>
            </w:rPr>
            <w:delText>図</w:delText>
          </w:r>
          <w:r w:rsidRPr="00A63DA7" w:rsidDel="00A63DA7">
            <w:rPr>
              <w:rStyle w:val="af8"/>
              <w:noProof/>
              <w:lang w:eastAsia="zh-CN"/>
            </w:rPr>
            <w:delText xml:space="preserve"> 6 </w:delText>
          </w:r>
          <w:r w:rsidRPr="00A63DA7" w:rsidDel="00A63DA7">
            <w:rPr>
              <w:rStyle w:val="af8"/>
              <w:rFonts w:hint="eastAsia"/>
              <w:noProof/>
              <w:lang w:eastAsia="zh-CN"/>
            </w:rPr>
            <w:delText>標準項目登録／修正</w:delText>
          </w:r>
          <w:r w:rsidRPr="00A63DA7" w:rsidDel="00A63DA7">
            <w:rPr>
              <w:rStyle w:val="af8"/>
              <w:noProof/>
              <w:lang w:eastAsia="zh-CN"/>
            </w:rPr>
            <w:delText xml:space="preserve"> – </w:delText>
          </w:r>
          <w:r w:rsidRPr="00A63DA7" w:rsidDel="00A63DA7">
            <w:rPr>
              <w:rStyle w:val="af8"/>
              <w:rFonts w:hint="eastAsia"/>
              <w:noProof/>
              <w:lang w:eastAsia="zh-CN"/>
            </w:rPr>
            <w:delText>入力項目画面</w:delText>
          </w:r>
          <w:r w:rsidRPr="00A63DA7" w:rsidDel="00A63DA7">
            <w:rPr>
              <w:rStyle w:val="af8"/>
              <w:noProof/>
              <w:lang w:eastAsia="zh-CN"/>
            </w:rPr>
            <w:delText>]</w:delText>
          </w:r>
          <w:r w:rsidDel="00A63DA7">
            <w:rPr>
              <w:noProof/>
              <w:webHidden/>
            </w:rPr>
            <w:tab/>
            <w:delText>19</w:delText>
          </w:r>
        </w:del>
      </w:ins>
    </w:p>
    <w:p w14:paraId="773B1610" w14:textId="77777777" w:rsidR="00010390" w:rsidDel="00A63DA7" w:rsidRDefault="00010390">
      <w:pPr>
        <w:pStyle w:val="af9"/>
        <w:tabs>
          <w:tab w:val="right" w:leader="dot" w:pos="9515"/>
        </w:tabs>
        <w:ind w:left="788" w:hanging="392"/>
        <w:rPr>
          <w:ins w:id="1934" w:author="Seongeun Woo" w:date="2016-10-20T17:25:00Z"/>
          <w:del w:id="1935" w:author="InnoRules" w:date="2016-10-23T18:21:00Z"/>
          <w:rFonts w:asciiTheme="minorHAnsi" w:eastAsiaTheme="minorEastAsia" w:hAnsiTheme="minorHAnsi"/>
          <w:noProof/>
          <w:spacing w:val="0"/>
          <w:szCs w:val="22"/>
          <w:lang w:eastAsia="ko-KR"/>
        </w:rPr>
      </w:pPr>
      <w:ins w:id="1936" w:author="Seongeun Woo" w:date="2016-10-20T17:25:00Z">
        <w:del w:id="1937"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7 </w:delText>
          </w:r>
          <w:r w:rsidRPr="00A63DA7" w:rsidDel="00A63DA7">
            <w:rPr>
              <w:rStyle w:val="af8"/>
              <w:rFonts w:hint="eastAsia"/>
              <w:noProof/>
            </w:rPr>
            <w:delText>オブジェクト・標準項目値・パターン情報関連領域テーブル</w:delText>
          </w:r>
          <w:r w:rsidRPr="00A63DA7" w:rsidDel="00A63DA7">
            <w:rPr>
              <w:rStyle w:val="af8"/>
              <w:noProof/>
            </w:rPr>
            <w:delText>]</w:delText>
          </w:r>
          <w:r w:rsidDel="00A63DA7">
            <w:rPr>
              <w:noProof/>
              <w:webHidden/>
            </w:rPr>
            <w:tab/>
            <w:delText>20</w:delText>
          </w:r>
        </w:del>
      </w:ins>
    </w:p>
    <w:p w14:paraId="30CA5914" w14:textId="77777777" w:rsidR="00010390" w:rsidDel="00A63DA7" w:rsidRDefault="00010390">
      <w:pPr>
        <w:pStyle w:val="af9"/>
        <w:tabs>
          <w:tab w:val="right" w:leader="dot" w:pos="9515"/>
        </w:tabs>
        <w:ind w:left="788" w:hanging="392"/>
        <w:rPr>
          <w:ins w:id="1938" w:author="Seongeun Woo" w:date="2016-10-20T17:25:00Z"/>
          <w:del w:id="1939" w:author="InnoRules" w:date="2016-10-23T18:21:00Z"/>
          <w:rFonts w:asciiTheme="minorHAnsi" w:eastAsiaTheme="minorEastAsia" w:hAnsiTheme="minorHAnsi"/>
          <w:noProof/>
          <w:spacing w:val="0"/>
          <w:szCs w:val="22"/>
          <w:lang w:eastAsia="ko-KR"/>
        </w:rPr>
      </w:pPr>
      <w:ins w:id="1940" w:author="Seongeun Woo" w:date="2016-10-20T17:25:00Z">
        <w:del w:id="1941" w:author="InnoRules" w:date="2016-10-23T18:21:00Z">
          <w:r w:rsidRPr="00A63DA7" w:rsidDel="00A63DA7">
            <w:rPr>
              <w:rStyle w:val="af8"/>
              <w:noProof/>
              <w:lang w:eastAsia="zh-CN"/>
            </w:rPr>
            <w:delText>[</w:delText>
          </w:r>
          <w:r w:rsidRPr="00A63DA7" w:rsidDel="00A63DA7">
            <w:rPr>
              <w:rStyle w:val="af8"/>
              <w:rFonts w:hint="eastAsia"/>
              <w:noProof/>
              <w:lang w:eastAsia="zh-CN"/>
            </w:rPr>
            <w:delText>図</w:delText>
          </w:r>
          <w:r w:rsidRPr="00A63DA7" w:rsidDel="00A63DA7">
            <w:rPr>
              <w:rStyle w:val="af8"/>
              <w:noProof/>
              <w:lang w:eastAsia="zh-CN"/>
            </w:rPr>
            <w:delText xml:space="preserve"> 8 </w:delText>
          </w:r>
          <w:r w:rsidRPr="00A63DA7" w:rsidDel="00A63DA7">
            <w:rPr>
              <w:rStyle w:val="af8"/>
              <w:rFonts w:hint="eastAsia"/>
              <w:noProof/>
              <w:lang w:eastAsia="zh-CN"/>
            </w:rPr>
            <w:delText>商品／保険構造登録／修正画面</w:delText>
          </w:r>
          <w:r w:rsidRPr="00A63DA7" w:rsidDel="00A63DA7">
            <w:rPr>
              <w:rStyle w:val="af8"/>
              <w:noProof/>
              <w:lang w:eastAsia="zh-CN"/>
            </w:rPr>
            <w:delText>]</w:delText>
          </w:r>
          <w:r w:rsidDel="00A63DA7">
            <w:rPr>
              <w:noProof/>
              <w:webHidden/>
            </w:rPr>
            <w:tab/>
            <w:delText>22</w:delText>
          </w:r>
        </w:del>
      </w:ins>
    </w:p>
    <w:p w14:paraId="5DC81214" w14:textId="77777777" w:rsidR="00010390" w:rsidDel="00A63DA7" w:rsidRDefault="00010390">
      <w:pPr>
        <w:pStyle w:val="af9"/>
        <w:tabs>
          <w:tab w:val="right" w:leader="dot" w:pos="9515"/>
        </w:tabs>
        <w:ind w:left="788" w:hanging="392"/>
        <w:rPr>
          <w:ins w:id="1942" w:author="Seongeun Woo" w:date="2016-10-20T17:25:00Z"/>
          <w:del w:id="1943" w:author="InnoRules" w:date="2016-10-23T18:21:00Z"/>
          <w:rFonts w:asciiTheme="minorHAnsi" w:eastAsiaTheme="minorEastAsia" w:hAnsiTheme="minorHAnsi"/>
          <w:noProof/>
          <w:spacing w:val="0"/>
          <w:szCs w:val="22"/>
          <w:lang w:eastAsia="ko-KR"/>
        </w:rPr>
      </w:pPr>
      <w:ins w:id="1944" w:author="Seongeun Woo" w:date="2016-10-20T17:25:00Z">
        <w:del w:id="1945"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9 </w:delText>
          </w:r>
          <w:r w:rsidRPr="00A63DA7" w:rsidDel="00A63DA7">
            <w:rPr>
              <w:rStyle w:val="af8"/>
              <w:rFonts w:hint="eastAsia"/>
              <w:noProof/>
            </w:rPr>
            <w:delText>商品／保険項目の登録／修正画面</w:delText>
          </w:r>
          <w:r w:rsidRPr="00A63DA7" w:rsidDel="00A63DA7">
            <w:rPr>
              <w:rStyle w:val="af8"/>
              <w:noProof/>
            </w:rPr>
            <w:delText>]</w:delText>
          </w:r>
          <w:r w:rsidDel="00A63DA7">
            <w:rPr>
              <w:noProof/>
              <w:webHidden/>
            </w:rPr>
            <w:tab/>
            <w:delText>24</w:delText>
          </w:r>
        </w:del>
      </w:ins>
    </w:p>
    <w:p w14:paraId="5F6A83D9" w14:textId="77777777" w:rsidR="00010390" w:rsidDel="00A63DA7" w:rsidRDefault="00010390">
      <w:pPr>
        <w:pStyle w:val="af9"/>
        <w:tabs>
          <w:tab w:val="right" w:leader="dot" w:pos="9515"/>
        </w:tabs>
        <w:ind w:left="788" w:hanging="392"/>
        <w:rPr>
          <w:ins w:id="1946" w:author="Seongeun Woo" w:date="2016-10-20T17:25:00Z"/>
          <w:del w:id="1947" w:author="InnoRules" w:date="2016-10-23T18:21:00Z"/>
          <w:rFonts w:asciiTheme="minorHAnsi" w:eastAsiaTheme="minorEastAsia" w:hAnsiTheme="minorHAnsi"/>
          <w:noProof/>
          <w:spacing w:val="0"/>
          <w:szCs w:val="22"/>
          <w:lang w:eastAsia="ko-KR"/>
        </w:rPr>
      </w:pPr>
      <w:ins w:id="1948" w:author="Seongeun Woo" w:date="2016-10-20T17:25:00Z">
        <w:del w:id="1949"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10 </w:delText>
          </w:r>
          <w:r w:rsidRPr="00A63DA7" w:rsidDel="00A63DA7">
            <w:rPr>
              <w:rStyle w:val="af8"/>
              <w:rFonts w:hint="eastAsia"/>
              <w:noProof/>
            </w:rPr>
            <w:delText>商品／保険項目の登録／修正画面</w:delText>
          </w:r>
          <w:r w:rsidRPr="00A63DA7" w:rsidDel="00A63DA7">
            <w:rPr>
              <w:rStyle w:val="af8"/>
              <w:noProof/>
            </w:rPr>
            <w:delText>]</w:delText>
          </w:r>
          <w:r w:rsidDel="00A63DA7">
            <w:rPr>
              <w:noProof/>
              <w:webHidden/>
            </w:rPr>
            <w:tab/>
            <w:delText>26</w:delText>
          </w:r>
        </w:del>
      </w:ins>
    </w:p>
    <w:p w14:paraId="1450FBF8" w14:textId="77777777" w:rsidR="00010390" w:rsidDel="00A63DA7" w:rsidRDefault="00010390">
      <w:pPr>
        <w:pStyle w:val="af9"/>
        <w:tabs>
          <w:tab w:val="right" w:leader="dot" w:pos="9515"/>
        </w:tabs>
        <w:ind w:left="788" w:hanging="392"/>
        <w:rPr>
          <w:ins w:id="1950" w:author="Seongeun Woo" w:date="2016-10-20T17:25:00Z"/>
          <w:del w:id="1951" w:author="InnoRules" w:date="2016-10-23T18:21:00Z"/>
          <w:rFonts w:asciiTheme="minorHAnsi" w:eastAsiaTheme="minorEastAsia" w:hAnsiTheme="minorHAnsi"/>
          <w:noProof/>
          <w:spacing w:val="0"/>
          <w:szCs w:val="22"/>
          <w:lang w:eastAsia="ko-KR"/>
        </w:rPr>
      </w:pPr>
      <w:ins w:id="1952" w:author="Seongeun Woo" w:date="2016-10-20T17:25:00Z">
        <w:del w:id="1953"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11 </w:delText>
          </w:r>
          <w:r w:rsidRPr="00A63DA7" w:rsidDel="00A63DA7">
            <w:rPr>
              <w:rStyle w:val="af8"/>
              <w:rFonts w:hint="eastAsia"/>
              <w:noProof/>
            </w:rPr>
            <w:delText>商品／保険項目の登録／修正</w:delText>
          </w:r>
          <w:r w:rsidRPr="00A63DA7" w:rsidDel="00A63DA7">
            <w:rPr>
              <w:rStyle w:val="af8"/>
              <w:noProof/>
            </w:rPr>
            <w:delText xml:space="preserve"> – </w:delText>
          </w:r>
          <w:r w:rsidRPr="00A63DA7" w:rsidDel="00A63DA7">
            <w:rPr>
              <w:rStyle w:val="af8"/>
              <w:rFonts w:hint="eastAsia"/>
              <w:noProof/>
            </w:rPr>
            <w:delText>マルチ項目値の追加入力部分</w:delText>
          </w:r>
          <w:r w:rsidRPr="00A63DA7" w:rsidDel="00A63DA7">
            <w:rPr>
              <w:rStyle w:val="af8"/>
              <w:noProof/>
            </w:rPr>
            <w:delText>]</w:delText>
          </w:r>
          <w:r w:rsidDel="00A63DA7">
            <w:rPr>
              <w:noProof/>
              <w:webHidden/>
            </w:rPr>
            <w:tab/>
            <w:delText>28</w:delText>
          </w:r>
        </w:del>
      </w:ins>
    </w:p>
    <w:p w14:paraId="01DF0E4C" w14:textId="77777777" w:rsidR="00010390" w:rsidDel="00A63DA7" w:rsidRDefault="00010390">
      <w:pPr>
        <w:pStyle w:val="af9"/>
        <w:tabs>
          <w:tab w:val="right" w:leader="dot" w:pos="9515"/>
        </w:tabs>
        <w:ind w:left="788" w:hanging="392"/>
        <w:rPr>
          <w:ins w:id="1954" w:author="Seongeun Woo" w:date="2016-10-20T17:25:00Z"/>
          <w:del w:id="1955" w:author="InnoRules" w:date="2016-10-23T18:21:00Z"/>
          <w:rFonts w:asciiTheme="minorHAnsi" w:eastAsiaTheme="minorEastAsia" w:hAnsiTheme="minorHAnsi"/>
          <w:noProof/>
          <w:spacing w:val="0"/>
          <w:szCs w:val="22"/>
          <w:lang w:eastAsia="ko-KR"/>
        </w:rPr>
      </w:pPr>
      <w:ins w:id="1956" w:author="Seongeun Woo" w:date="2016-10-20T17:25:00Z">
        <w:del w:id="1957"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12 </w:delText>
          </w:r>
          <w:r w:rsidRPr="00A63DA7" w:rsidDel="00A63DA7">
            <w:rPr>
              <w:rStyle w:val="af8"/>
              <w:rFonts w:hint="eastAsia"/>
              <w:noProof/>
            </w:rPr>
            <w:delText>関係および関係ルール関連の領域テーブル</w:delText>
          </w:r>
          <w:r w:rsidRPr="00A63DA7" w:rsidDel="00A63DA7">
            <w:rPr>
              <w:rStyle w:val="af8"/>
              <w:noProof/>
            </w:rPr>
            <w:delText>]</w:delText>
          </w:r>
          <w:r w:rsidDel="00A63DA7">
            <w:rPr>
              <w:noProof/>
              <w:webHidden/>
            </w:rPr>
            <w:tab/>
            <w:delText>29</w:delText>
          </w:r>
        </w:del>
      </w:ins>
    </w:p>
    <w:p w14:paraId="65342BBC" w14:textId="77777777" w:rsidR="00010390" w:rsidDel="00A63DA7" w:rsidRDefault="00010390">
      <w:pPr>
        <w:pStyle w:val="af9"/>
        <w:tabs>
          <w:tab w:val="right" w:leader="dot" w:pos="9515"/>
        </w:tabs>
        <w:ind w:left="788" w:hanging="392"/>
        <w:rPr>
          <w:ins w:id="1958" w:author="Seongeun Woo" w:date="2016-10-20T17:25:00Z"/>
          <w:del w:id="1959" w:author="InnoRules" w:date="2016-10-23T18:21:00Z"/>
          <w:rFonts w:asciiTheme="minorHAnsi" w:eastAsiaTheme="minorEastAsia" w:hAnsiTheme="minorHAnsi"/>
          <w:noProof/>
          <w:spacing w:val="0"/>
          <w:szCs w:val="22"/>
          <w:lang w:eastAsia="ko-KR"/>
        </w:rPr>
      </w:pPr>
      <w:ins w:id="1960" w:author="Seongeun Woo" w:date="2016-10-20T17:25:00Z">
        <w:del w:id="1961" w:author="InnoRules" w:date="2016-10-23T18:21:00Z">
          <w:r w:rsidRPr="00A63DA7" w:rsidDel="00A63DA7">
            <w:rPr>
              <w:rStyle w:val="af8"/>
              <w:noProof/>
            </w:rPr>
            <w:delText>[</w:delText>
          </w:r>
          <w:r w:rsidRPr="00A63DA7" w:rsidDel="00A63DA7">
            <w:rPr>
              <w:rStyle w:val="af8"/>
              <w:rFonts w:ascii="New Gulim" w:hAnsi="New Gulim" w:cs="New Gulim" w:hint="eastAsia"/>
              <w:noProof/>
            </w:rPr>
            <w:delText>図</w:delText>
          </w:r>
          <w:r w:rsidRPr="00A63DA7" w:rsidDel="00A63DA7">
            <w:rPr>
              <w:rStyle w:val="af8"/>
              <w:noProof/>
            </w:rPr>
            <w:delText xml:space="preserve"> 13 </w:delText>
          </w:r>
          <w:r w:rsidRPr="00A63DA7" w:rsidDel="00A63DA7">
            <w:rPr>
              <w:rStyle w:val="af8"/>
              <w:rFonts w:hint="eastAsia"/>
              <w:noProof/>
            </w:rPr>
            <w:delText>保険関係の登録／修正</w:delText>
          </w:r>
          <w:r w:rsidRPr="00A63DA7" w:rsidDel="00A63DA7">
            <w:rPr>
              <w:rStyle w:val="af8"/>
              <w:noProof/>
            </w:rPr>
            <w:delText xml:space="preserve"> - </w:delText>
          </w:r>
          <w:r w:rsidRPr="00A63DA7" w:rsidDel="00A63DA7">
            <w:rPr>
              <w:rStyle w:val="af8"/>
              <w:rFonts w:hint="eastAsia"/>
              <w:noProof/>
            </w:rPr>
            <w:delText>関係類型管理ポップアップ画面</w:delText>
          </w:r>
          <w:r w:rsidRPr="00A63DA7" w:rsidDel="00A63DA7">
            <w:rPr>
              <w:rStyle w:val="af8"/>
              <w:noProof/>
            </w:rPr>
            <w:delText>]</w:delText>
          </w:r>
          <w:r w:rsidDel="00A63DA7">
            <w:rPr>
              <w:noProof/>
              <w:webHidden/>
            </w:rPr>
            <w:tab/>
            <w:delText>30</w:delText>
          </w:r>
        </w:del>
      </w:ins>
    </w:p>
    <w:p w14:paraId="1D7EB8FF" w14:textId="77777777" w:rsidR="00010390" w:rsidDel="00A63DA7" w:rsidRDefault="00010390">
      <w:pPr>
        <w:pStyle w:val="af9"/>
        <w:tabs>
          <w:tab w:val="right" w:leader="dot" w:pos="9515"/>
        </w:tabs>
        <w:ind w:left="788" w:hanging="392"/>
        <w:rPr>
          <w:ins w:id="1962" w:author="Seongeun Woo" w:date="2016-10-20T17:25:00Z"/>
          <w:del w:id="1963" w:author="InnoRules" w:date="2016-10-23T18:21:00Z"/>
          <w:rFonts w:asciiTheme="minorHAnsi" w:eastAsiaTheme="minorEastAsia" w:hAnsiTheme="minorHAnsi"/>
          <w:noProof/>
          <w:spacing w:val="0"/>
          <w:szCs w:val="22"/>
          <w:lang w:eastAsia="ko-KR"/>
        </w:rPr>
      </w:pPr>
      <w:ins w:id="1964" w:author="Seongeun Woo" w:date="2016-10-20T17:25:00Z">
        <w:del w:id="1965" w:author="InnoRules" w:date="2016-10-23T18:21:00Z">
          <w:r w:rsidRPr="00A63DA7" w:rsidDel="00A63DA7">
            <w:rPr>
              <w:rStyle w:val="af8"/>
              <w:noProof/>
              <w:lang w:eastAsia="zh-CN"/>
            </w:rPr>
            <w:delText>[</w:delText>
          </w:r>
          <w:r w:rsidRPr="00A63DA7" w:rsidDel="00A63DA7">
            <w:rPr>
              <w:rStyle w:val="af8"/>
              <w:rFonts w:hint="eastAsia"/>
              <w:noProof/>
              <w:lang w:eastAsia="zh-CN"/>
            </w:rPr>
            <w:delText>図</w:delText>
          </w:r>
          <w:r w:rsidRPr="00A63DA7" w:rsidDel="00A63DA7">
            <w:rPr>
              <w:rStyle w:val="af8"/>
              <w:noProof/>
              <w:lang w:eastAsia="zh-CN"/>
            </w:rPr>
            <w:delText xml:space="preserve"> 14 </w:delText>
          </w:r>
          <w:r w:rsidRPr="00A63DA7" w:rsidDel="00A63DA7">
            <w:rPr>
              <w:rStyle w:val="af8"/>
              <w:rFonts w:hint="eastAsia"/>
              <w:noProof/>
              <w:lang w:eastAsia="zh-CN"/>
            </w:rPr>
            <w:delText>商品／保険構造登録／修正画面</w:delText>
          </w:r>
          <w:r w:rsidRPr="00A63DA7" w:rsidDel="00A63DA7">
            <w:rPr>
              <w:rStyle w:val="af8"/>
              <w:noProof/>
              <w:lang w:eastAsia="zh-CN"/>
            </w:rPr>
            <w:delText>]</w:delText>
          </w:r>
          <w:r w:rsidDel="00A63DA7">
            <w:rPr>
              <w:noProof/>
              <w:webHidden/>
            </w:rPr>
            <w:tab/>
            <w:delText>32</w:delText>
          </w:r>
        </w:del>
      </w:ins>
    </w:p>
    <w:p w14:paraId="218BD61F" w14:textId="77777777" w:rsidR="00010390" w:rsidDel="00A63DA7" w:rsidRDefault="00010390">
      <w:pPr>
        <w:pStyle w:val="af9"/>
        <w:tabs>
          <w:tab w:val="right" w:leader="dot" w:pos="9515"/>
        </w:tabs>
        <w:ind w:left="788" w:hanging="392"/>
        <w:rPr>
          <w:ins w:id="1966" w:author="Seongeun Woo" w:date="2016-10-20T17:25:00Z"/>
          <w:del w:id="1967" w:author="InnoRules" w:date="2016-10-23T18:21:00Z"/>
          <w:rFonts w:asciiTheme="minorHAnsi" w:eastAsiaTheme="minorEastAsia" w:hAnsiTheme="minorHAnsi"/>
          <w:noProof/>
          <w:spacing w:val="0"/>
          <w:szCs w:val="22"/>
          <w:lang w:eastAsia="ko-KR"/>
        </w:rPr>
      </w:pPr>
      <w:ins w:id="1968" w:author="Seongeun Woo" w:date="2016-10-20T17:25:00Z">
        <w:del w:id="1969" w:author="InnoRules" w:date="2016-10-23T18:21:00Z">
          <w:r w:rsidRPr="00A63DA7" w:rsidDel="00A63DA7">
            <w:rPr>
              <w:rStyle w:val="af8"/>
              <w:noProof/>
            </w:rPr>
            <w:delText>[</w:delText>
          </w:r>
          <w:r w:rsidRPr="00A63DA7" w:rsidDel="00A63DA7">
            <w:rPr>
              <w:rStyle w:val="af8"/>
              <w:rFonts w:hint="eastAsia"/>
              <w:noProof/>
            </w:rPr>
            <w:delText>図</w:delText>
          </w:r>
          <w:r w:rsidRPr="00A63DA7" w:rsidDel="00A63DA7">
            <w:rPr>
              <w:rStyle w:val="af8"/>
              <w:noProof/>
            </w:rPr>
            <w:delText xml:space="preserve"> 15 </w:delText>
          </w:r>
          <w:r w:rsidRPr="00A63DA7" w:rsidDel="00A63DA7">
            <w:rPr>
              <w:rStyle w:val="af8"/>
              <w:rFonts w:hint="eastAsia"/>
              <w:noProof/>
            </w:rPr>
            <w:delText>保険関係の登録／修正画面</w:delText>
          </w:r>
          <w:r w:rsidRPr="00A63DA7" w:rsidDel="00A63DA7">
            <w:rPr>
              <w:rStyle w:val="af8"/>
              <w:noProof/>
            </w:rPr>
            <w:delText>]</w:delText>
          </w:r>
          <w:r w:rsidDel="00A63DA7">
            <w:rPr>
              <w:noProof/>
              <w:webHidden/>
            </w:rPr>
            <w:tab/>
            <w:delText>32</w:delText>
          </w:r>
        </w:del>
      </w:ins>
    </w:p>
    <w:p w14:paraId="0EECF774" w14:textId="77777777" w:rsidR="00994860" w:rsidDel="00A63DA7" w:rsidRDefault="00994860">
      <w:pPr>
        <w:pStyle w:val="af9"/>
        <w:tabs>
          <w:tab w:val="right" w:leader="dot" w:pos="9515"/>
        </w:tabs>
        <w:ind w:left="788" w:hanging="392"/>
        <w:rPr>
          <w:ins w:id="1970" w:author="user" w:date="2016-10-14T15:45:00Z"/>
          <w:del w:id="1971" w:author="InnoRules" w:date="2016-10-23T18:21:00Z"/>
          <w:rFonts w:asciiTheme="minorHAnsi" w:eastAsiaTheme="minorEastAsia" w:hAnsiTheme="minorHAnsi"/>
          <w:noProof/>
          <w:spacing w:val="0"/>
          <w:sz w:val="21"/>
          <w:szCs w:val="22"/>
        </w:rPr>
      </w:pPr>
      <w:ins w:id="1972" w:author="user" w:date="2016-10-14T15:45:00Z">
        <w:del w:id="1973"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1 </w:delText>
          </w:r>
          <w:r w:rsidRPr="00010390" w:rsidDel="00A63DA7">
            <w:rPr>
              <w:rStyle w:val="af8"/>
              <w:rFonts w:hint="eastAsia"/>
              <w:noProof/>
            </w:rPr>
            <w:delText>管理類型および標準項目関連領域テーブル</w:delText>
          </w:r>
          <w:r w:rsidRPr="00010390" w:rsidDel="00A63DA7">
            <w:rPr>
              <w:rStyle w:val="af8"/>
              <w:noProof/>
            </w:rPr>
            <w:delText>]</w:delText>
          </w:r>
          <w:r w:rsidDel="00A63DA7">
            <w:rPr>
              <w:noProof/>
              <w:webHidden/>
            </w:rPr>
            <w:tab/>
            <w:delText>8</w:delText>
          </w:r>
        </w:del>
      </w:ins>
    </w:p>
    <w:p w14:paraId="33DDC6BA" w14:textId="77777777" w:rsidR="00994860" w:rsidDel="00A63DA7" w:rsidRDefault="00994860">
      <w:pPr>
        <w:pStyle w:val="af9"/>
        <w:tabs>
          <w:tab w:val="right" w:leader="dot" w:pos="9515"/>
        </w:tabs>
        <w:ind w:left="788" w:hanging="392"/>
        <w:rPr>
          <w:ins w:id="1974" w:author="user" w:date="2016-10-14T15:45:00Z"/>
          <w:del w:id="1975" w:author="InnoRules" w:date="2016-10-23T18:21:00Z"/>
          <w:rFonts w:asciiTheme="minorHAnsi" w:eastAsiaTheme="minorEastAsia" w:hAnsiTheme="minorHAnsi"/>
          <w:noProof/>
          <w:spacing w:val="0"/>
          <w:sz w:val="21"/>
          <w:szCs w:val="22"/>
        </w:rPr>
      </w:pPr>
      <w:ins w:id="1976" w:author="user" w:date="2016-10-14T15:45:00Z">
        <w:del w:id="1977"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2 </w:delText>
          </w:r>
          <w:r w:rsidRPr="00010390" w:rsidDel="00A63DA7">
            <w:rPr>
              <w:rStyle w:val="af8"/>
              <w:rFonts w:hint="eastAsia"/>
              <w:noProof/>
            </w:rPr>
            <w:delText>管理類型の登録／修正画面</w:delText>
          </w:r>
          <w:r w:rsidRPr="00010390" w:rsidDel="00A63DA7">
            <w:rPr>
              <w:rStyle w:val="af8"/>
              <w:noProof/>
            </w:rPr>
            <w:delText>]</w:delText>
          </w:r>
          <w:r w:rsidDel="00A63DA7">
            <w:rPr>
              <w:noProof/>
              <w:webHidden/>
            </w:rPr>
            <w:tab/>
            <w:delText>10</w:delText>
          </w:r>
        </w:del>
      </w:ins>
    </w:p>
    <w:p w14:paraId="5E1DA024" w14:textId="77777777" w:rsidR="00994860" w:rsidDel="00A63DA7" w:rsidRDefault="00994860">
      <w:pPr>
        <w:pStyle w:val="af9"/>
        <w:tabs>
          <w:tab w:val="right" w:leader="dot" w:pos="9515"/>
        </w:tabs>
        <w:ind w:left="788" w:hanging="392"/>
        <w:rPr>
          <w:ins w:id="1978" w:author="user" w:date="2016-10-14T15:45:00Z"/>
          <w:del w:id="1979" w:author="InnoRules" w:date="2016-10-23T18:21:00Z"/>
          <w:rFonts w:asciiTheme="minorHAnsi" w:eastAsiaTheme="minorEastAsia" w:hAnsiTheme="minorHAnsi"/>
          <w:noProof/>
          <w:spacing w:val="0"/>
          <w:sz w:val="21"/>
          <w:szCs w:val="22"/>
        </w:rPr>
      </w:pPr>
      <w:ins w:id="1980" w:author="user" w:date="2016-10-14T15:45:00Z">
        <w:del w:id="1981"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3 </w:delText>
          </w:r>
          <w:r w:rsidRPr="00010390" w:rsidDel="00A63DA7">
            <w:rPr>
              <w:rStyle w:val="af8"/>
              <w:rFonts w:hint="eastAsia"/>
              <w:noProof/>
            </w:rPr>
            <w:delText>標準項目登録／修正</w:delText>
          </w:r>
          <w:r w:rsidRPr="00010390" w:rsidDel="00A63DA7">
            <w:rPr>
              <w:rStyle w:val="af8"/>
              <w:noProof/>
            </w:rPr>
            <w:delText xml:space="preserve"> – </w:delText>
          </w:r>
          <w:r w:rsidRPr="00010390" w:rsidDel="00A63DA7">
            <w:rPr>
              <w:rStyle w:val="af8"/>
              <w:rFonts w:hint="eastAsia"/>
              <w:noProof/>
            </w:rPr>
            <w:delText>項目グループ管理ポップアップ画面</w:delText>
          </w:r>
          <w:r w:rsidRPr="00010390" w:rsidDel="00A63DA7">
            <w:rPr>
              <w:rStyle w:val="af8"/>
              <w:noProof/>
            </w:rPr>
            <w:delText>]</w:delText>
          </w:r>
          <w:r w:rsidDel="00A63DA7">
            <w:rPr>
              <w:noProof/>
              <w:webHidden/>
            </w:rPr>
            <w:tab/>
            <w:delText>12</w:delText>
          </w:r>
        </w:del>
      </w:ins>
    </w:p>
    <w:p w14:paraId="3195655D" w14:textId="77777777" w:rsidR="00994860" w:rsidDel="00A63DA7" w:rsidRDefault="00994860">
      <w:pPr>
        <w:pStyle w:val="af9"/>
        <w:tabs>
          <w:tab w:val="right" w:leader="dot" w:pos="9515"/>
        </w:tabs>
        <w:ind w:left="788" w:hanging="392"/>
        <w:rPr>
          <w:ins w:id="1982" w:author="user" w:date="2016-10-14T15:45:00Z"/>
          <w:del w:id="1983" w:author="InnoRules" w:date="2016-10-23T18:21:00Z"/>
          <w:rFonts w:asciiTheme="minorHAnsi" w:eastAsiaTheme="minorEastAsia" w:hAnsiTheme="minorHAnsi"/>
          <w:noProof/>
          <w:spacing w:val="0"/>
          <w:sz w:val="21"/>
          <w:szCs w:val="22"/>
        </w:rPr>
      </w:pPr>
      <w:ins w:id="1984" w:author="user" w:date="2016-10-14T15:45:00Z">
        <w:del w:id="1985"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4 </w:delText>
          </w:r>
          <w:r w:rsidRPr="00010390" w:rsidDel="00A63DA7">
            <w:rPr>
              <w:rStyle w:val="af8"/>
              <w:rFonts w:hint="eastAsia"/>
              <w:noProof/>
            </w:rPr>
            <w:delText>標準項目登録／修正画面</w:delText>
          </w:r>
          <w:r w:rsidRPr="00010390" w:rsidDel="00A63DA7">
            <w:rPr>
              <w:rStyle w:val="af8"/>
              <w:noProof/>
            </w:rPr>
            <w:delText>]</w:delText>
          </w:r>
          <w:r w:rsidDel="00A63DA7">
            <w:rPr>
              <w:noProof/>
              <w:webHidden/>
            </w:rPr>
            <w:tab/>
            <w:delText>14</w:delText>
          </w:r>
        </w:del>
      </w:ins>
    </w:p>
    <w:p w14:paraId="4B5E63EC" w14:textId="77777777" w:rsidR="00994860" w:rsidDel="00A63DA7" w:rsidRDefault="00994860">
      <w:pPr>
        <w:pStyle w:val="af9"/>
        <w:tabs>
          <w:tab w:val="right" w:leader="dot" w:pos="9515"/>
        </w:tabs>
        <w:ind w:left="788" w:hanging="392"/>
        <w:rPr>
          <w:ins w:id="1986" w:author="user" w:date="2016-10-14T15:45:00Z"/>
          <w:del w:id="1987" w:author="InnoRules" w:date="2016-10-23T18:21:00Z"/>
          <w:rFonts w:asciiTheme="minorHAnsi" w:eastAsiaTheme="minorEastAsia" w:hAnsiTheme="minorHAnsi"/>
          <w:noProof/>
          <w:spacing w:val="0"/>
          <w:sz w:val="21"/>
          <w:szCs w:val="22"/>
        </w:rPr>
      </w:pPr>
      <w:ins w:id="1988" w:author="user" w:date="2016-10-14T15:45:00Z">
        <w:del w:id="1989"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5 </w:delText>
          </w:r>
          <w:r w:rsidRPr="00010390" w:rsidDel="00A63DA7">
            <w:rPr>
              <w:rStyle w:val="af8"/>
              <w:rFonts w:hint="eastAsia"/>
              <w:noProof/>
            </w:rPr>
            <w:delText>標準項目登録／修正画面</w:delText>
          </w:r>
          <w:r w:rsidRPr="00010390" w:rsidDel="00A63DA7">
            <w:rPr>
              <w:rStyle w:val="af8"/>
              <w:noProof/>
            </w:rPr>
            <w:delText>]</w:delText>
          </w:r>
          <w:r w:rsidDel="00A63DA7">
            <w:rPr>
              <w:noProof/>
              <w:webHidden/>
            </w:rPr>
            <w:tab/>
            <w:delText>17</w:delText>
          </w:r>
        </w:del>
      </w:ins>
    </w:p>
    <w:p w14:paraId="7F2C24FB" w14:textId="77777777" w:rsidR="00994860" w:rsidDel="00A63DA7" w:rsidRDefault="00994860">
      <w:pPr>
        <w:pStyle w:val="af9"/>
        <w:tabs>
          <w:tab w:val="right" w:leader="dot" w:pos="9515"/>
        </w:tabs>
        <w:ind w:left="788" w:hanging="392"/>
        <w:rPr>
          <w:ins w:id="1990" w:author="user" w:date="2016-10-14T15:45:00Z"/>
          <w:del w:id="1991" w:author="InnoRules" w:date="2016-10-23T18:21:00Z"/>
          <w:rFonts w:asciiTheme="minorHAnsi" w:eastAsiaTheme="minorEastAsia" w:hAnsiTheme="minorHAnsi"/>
          <w:noProof/>
          <w:spacing w:val="0"/>
          <w:sz w:val="21"/>
          <w:szCs w:val="22"/>
        </w:rPr>
      </w:pPr>
      <w:ins w:id="1992" w:author="user" w:date="2016-10-14T15:45:00Z">
        <w:del w:id="1993" w:author="InnoRules" w:date="2016-10-23T18:21:00Z">
          <w:r w:rsidRPr="00010390" w:rsidDel="00A63DA7">
            <w:rPr>
              <w:rStyle w:val="af8"/>
              <w:noProof/>
              <w:lang w:eastAsia="zh-CN"/>
            </w:rPr>
            <w:delText>[</w:delText>
          </w:r>
          <w:r w:rsidRPr="00010390" w:rsidDel="00A63DA7">
            <w:rPr>
              <w:rStyle w:val="af8"/>
              <w:rFonts w:hint="eastAsia"/>
              <w:noProof/>
              <w:lang w:eastAsia="zh-CN"/>
            </w:rPr>
            <w:delText>図</w:delText>
          </w:r>
          <w:r w:rsidRPr="00010390" w:rsidDel="00A63DA7">
            <w:rPr>
              <w:rStyle w:val="af8"/>
              <w:noProof/>
              <w:lang w:eastAsia="zh-CN"/>
            </w:rPr>
            <w:delText xml:space="preserve"> 6 </w:delText>
          </w:r>
          <w:r w:rsidRPr="00010390" w:rsidDel="00A63DA7">
            <w:rPr>
              <w:rStyle w:val="af8"/>
              <w:rFonts w:hint="eastAsia"/>
              <w:noProof/>
              <w:lang w:eastAsia="zh-CN"/>
            </w:rPr>
            <w:delText>標準項目登録／修正</w:delText>
          </w:r>
          <w:r w:rsidRPr="00010390" w:rsidDel="00A63DA7">
            <w:rPr>
              <w:rStyle w:val="af8"/>
              <w:noProof/>
              <w:lang w:eastAsia="zh-CN"/>
            </w:rPr>
            <w:delText xml:space="preserve"> – </w:delText>
          </w:r>
          <w:r w:rsidRPr="00010390" w:rsidDel="00A63DA7">
            <w:rPr>
              <w:rStyle w:val="af8"/>
              <w:rFonts w:hint="eastAsia"/>
              <w:noProof/>
              <w:lang w:eastAsia="zh-CN"/>
            </w:rPr>
            <w:delText>入力項目画面</w:delText>
          </w:r>
          <w:r w:rsidRPr="00010390" w:rsidDel="00A63DA7">
            <w:rPr>
              <w:rStyle w:val="af8"/>
              <w:noProof/>
              <w:lang w:eastAsia="zh-CN"/>
            </w:rPr>
            <w:delText>]</w:delText>
          </w:r>
          <w:r w:rsidDel="00A63DA7">
            <w:rPr>
              <w:noProof/>
              <w:webHidden/>
            </w:rPr>
            <w:tab/>
            <w:delText>19</w:delText>
          </w:r>
        </w:del>
      </w:ins>
    </w:p>
    <w:p w14:paraId="5B939FA0" w14:textId="77777777" w:rsidR="00994860" w:rsidDel="00A63DA7" w:rsidRDefault="00994860">
      <w:pPr>
        <w:pStyle w:val="af9"/>
        <w:tabs>
          <w:tab w:val="right" w:leader="dot" w:pos="9515"/>
        </w:tabs>
        <w:ind w:left="788" w:hanging="392"/>
        <w:rPr>
          <w:ins w:id="1994" w:author="user" w:date="2016-10-14T15:45:00Z"/>
          <w:del w:id="1995" w:author="InnoRules" w:date="2016-10-23T18:21:00Z"/>
          <w:rFonts w:asciiTheme="minorHAnsi" w:eastAsiaTheme="minorEastAsia" w:hAnsiTheme="minorHAnsi"/>
          <w:noProof/>
          <w:spacing w:val="0"/>
          <w:sz w:val="21"/>
          <w:szCs w:val="22"/>
        </w:rPr>
      </w:pPr>
      <w:ins w:id="1996" w:author="user" w:date="2016-10-14T15:45:00Z">
        <w:del w:id="1997"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7 </w:delText>
          </w:r>
          <w:r w:rsidRPr="00010390" w:rsidDel="00A63DA7">
            <w:rPr>
              <w:rStyle w:val="af8"/>
              <w:rFonts w:hint="eastAsia"/>
              <w:noProof/>
            </w:rPr>
            <w:delText>オブジェクト・標準項目値・パターン情報関連領域テーブル</w:delText>
          </w:r>
          <w:r w:rsidRPr="00010390" w:rsidDel="00A63DA7">
            <w:rPr>
              <w:rStyle w:val="af8"/>
              <w:noProof/>
            </w:rPr>
            <w:delText>]</w:delText>
          </w:r>
          <w:r w:rsidDel="00A63DA7">
            <w:rPr>
              <w:noProof/>
              <w:webHidden/>
            </w:rPr>
            <w:tab/>
            <w:delText>20</w:delText>
          </w:r>
        </w:del>
      </w:ins>
    </w:p>
    <w:p w14:paraId="495FB349" w14:textId="77777777" w:rsidR="00994860" w:rsidDel="00A63DA7" w:rsidRDefault="00994860">
      <w:pPr>
        <w:pStyle w:val="af9"/>
        <w:tabs>
          <w:tab w:val="right" w:leader="dot" w:pos="9515"/>
        </w:tabs>
        <w:ind w:left="788" w:hanging="392"/>
        <w:rPr>
          <w:ins w:id="1998" w:author="user" w:date="2016-10-14T15:45:00Z"/>
          <w:del w:id="1999" w:author="InnoRules" w:date="2016-10-23T18:21:00Z"/>
          <w:rFonts w:asciiTheme="minorHAnsi" w:eastAsiaTheme="minorEastAsia" w:hAnsiTheme="minorHAnsi"/>
          <w:noProof/>
          <w:spacing w:val="0"/>
          <w:sz w:val="21"/>
          <w:szCs w:val="22"/>
        </w:rPr>
      </w:pPr>
      <w:ins w:id="2000" w:author="user" w:date="2016-10-14T15:45:00Z">
        <w:del w:id="2001"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8 </w:delText>
          </w:r>
          <w:r w:rsidRPr="00010390" w:rsidDel="00A63DA7">
            <w:rPr>
              <w:rStyle w:val="af8"/>
              <w:rFonts w:hint="eastAsia"/>
              <w:noProof/>
            </w:rPr>
            <w:delText>商品／保険構造登録／修正画面</w:delText>
          </w:r>
          <w:r w:rsidRPr="00010390" w:rsidDel="00A63DA7">
            <w:rPr>
              <w:rStyle w:val="af8"/>
              <w:noProof/>
            </w:rPr>
            <w:delText>]</w:delText>
          </w:r>
          <w:r w:rsidDel="00A63DA7">
            <w:rPr>
              <w:noProof/>
              <w:webHidden/>
            </w:rPr>
            <w:tab/>
            <w:delText>22</w:delText>
          </w:r>
        </w:del>
      </w:ins>
    </w:p>
    <w:p w14:paraId="776DE284" w14:textId="77777777" w:rsidR="00994860" w:rsidDel="00A63DA7" w:rsidRDefault="00994860">
      <w:pPr>
        <w:pStyle w:val="af9"/>
        <w:tabs>
          <w:tab w:val="right" w:leader="dot" w:pos="9515"/>
        </w:tabs>
        <w:ind w:left="788" w:hanging="392"/>
        <w:rPr>
          <w:ins w:id="2002" w:author="user" w:date="2016-10-14T15:45:00Z"/>
          <w:del w:id="2003" w:author="InnoRules" w:date="2016-10-23T18:21:00Z"/>
          <w:rFonts w:asciiTheme="minorHAnsi" w:eastAsiaTheme="minorEastAsia" w:hAnsiTheme="minorHAnsi"/>
          <w:noProof/>
          <w:spacing w:val="0"/>
          <w:sz w:val="21"/>
          <w:szCs w:val="22"/>
        </w:rPr>
      </w:pPr>
      <w:ins w:id="2004" w:author="user" w:date="2016-10-14T15:45:00Z">
        <w:del w:id="2005"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9 </w:delText>
          </w:r>
          <w:r w:rsidRPr="00010390" w:rsidDel="00A63DA7">
            <w:rPr>
              <w:rStyle w:val="af8"/>
              <w:rFonts w:hint="eastAsia"/>
              <w:noProof/>
            </w:rPr>
            <w:delText>商品／保険項目の登録／修正画面</w:delText>
          </w:r>
          <w:r w:rsidRPr="00010390" w:rsidDel="00A63DA7">
            <w:rPr>
              <w:rStyle w:val="af8"/>
              <w:noProof/>
            </w:rPr>
            <w:delText>]</w:delText>
          </w:r>
          <w:r w:rsidDel="00A63DA7">
            <w:rPr>
              <w:noProof/>
              <w:webHidden/>
            </w:rPr>
            <w:tab/>
            <w:delText>24</w:delText>
          </w:r>
        </w:del>
      </w:ins>
    </w:p>
    <w:p w14:paraId="4D97CA7A" w14:textId="77777777" w:rsidR="00994860" w:rsidDel="00A63DA7" w:rsidRDefault="00994860">
      <w:pPr>
        <w:pStyle w:val="af9"/>
        <w:tabs>
          <w:tab w:val="right" w:leader="dot" w:pos="9515"/>
        </w:tabs>
        <w:ind w:left="788" w:hanging="392"/>
        <w:rPr>
          <w:ins w:id="2006" w:author="user" w:date="2016-10-14T15:45:00Z"/>
          <w:del w:id="2007" w:author="InnoRules" w:date="2016-10-23T18:21:00Z"/>
          <w:rFonts w:asciiTheme="minorHAnsi" w:eastAsiaTheme="minorEastAsia" w:hAnsiTheme="minorHAnsi"/>
          <w:noProof/>
          <w:spacing w:val="0"/>
          <w:sz w:val="21"/>
          <w:szCs w:val="22"/>
        </w:rPr>
      </w:pPr>
      <w:ins w:id="2008" w:author="user" w:date="2016-10-14T15:45:00Z">
        <w:del w:id="2009"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10 </w:delText>
          </w:r>
          <w:r w:rsidRPr="00010390" w:rsidDel="00A63DA7">
            <w:rPr>
              <w:rStyle w:val="af8"/>
              <w:rFonts w:hint="eastAsia"/>
              <w:noProof/>
            </w:rPr>
            <w:delText>商品／保険項目の登録／修正画面</w:delText>
          </w:r>
          <w:r w:rsidRPr="00010390" w:rsidDel="00A63DA7">
            <w:rPr>
              <w:rStyle w:val="af8"/>
              <w:noProof/>
            </w:rPr>
            <w:delText>]</w:delText>
          </w:r>
          <w:r w:rsidDel="00A63DA7">
            <w:rPr>
              <w:noProof/>
              <w:webHidden/>
            </w:rPr>
            <w:tab/>
            <w:delText>26</w:delText>
          </w:r>
        </w:del>
      </w:ins>
    </w:p>
    <w:p w14:paraId="533F9325" w14:textId="77777777" w:rsidR="00994860" w:rsidDel="00A63DA7" w:rsidRDefault="00994860">
      <w:pPr>
        <w:pStyle w:val="af9"/>
        <w:tabs>
          <w:tab w:val="right" w:leader="dot" w:pos="9515"/>
        </w:tabs>
        <w:ind w:left="788" w:hanging="392"/>
        <w:rPr>
          <w:ins w:id="2010" w:author="user" w:date="2016-10-14T15:45:00Z"/>
          <w:del w:id="2011" w:author="InnoRules" w:date="2016-10-23T18:21:00Z"/>
          <w:rFonts w:asciiTheme="minorHAnsi" w:eastAsiaTheme="minorEastAsia" w:hAnsiTheme="minorHAnsi"/>
          <w:noProof/>
          <w:spacing w:val="0"/>
          <w:sz w:val="21"/>
          <w:szCs w:val="22"/>
        </w:rPr>
      </w:pPr>
      <w:ins w:id="2012" w:author="user" w:date="2016-10-14T15:45:00Z">
        <w:del w:id="2013"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11 </w:delText>
          </w:r>
          <w:r w:rsidRPr="00010390" w:rsidDel="00A63DA7">
            <w:rPr>
              <w:rStyle w:val="af8"/>
              <w:rFonts w:hint="eastAsia"/>
              <w:noProof/>
            </w:rPr>
            <w:delText>商品／保険項目の登録／修正</w:delText>
          </w:r>
          <w:r w:rsidRPr="00010390" w:rsidDel="00A63DA7">
            <w:rPr>
              <w:rStyle w:val="af8"/>
              <w:noProof/>
            </w:rPr>
            <w:delText xml:space="preserve"> – </w:delText>
          </w:r>
          <w:r w:rsidRPr="00010390" w:rsidDel="00A63DA7">
            <w:rPr>
              <w:rStyle w:val="af8"/>
              <w:rFonts w:hint="eastAsia"/>
              <w:noProof/>
            </w:rPr>
            <w:delText>マルチ項目値の追加入力部分</w:delText>
          </w:r>
          <w:r w:rsidRPr="00010390" w:rsidDel="00A63DA7">
            <w:rPr>
              <w:rStyle w:val="af8"/>
              <w:noProof/>
            </w:rPr>
            <w:delText>]</w:delText>
          </w:r>
          <w:r w:rsidDel="00A63DA7">
            <w:rPr>
              <w:noProof/>
              <w:webHidden/>
            </w:rPr>
            <w:tab/>
            <w:delText>28</w:delText>
          </w:r>
        </w:del>
      </w:ins>
    </w:p>
    <w:p w14:paraId="48FCD0B3" w14:textId="77777777" w:rsidR="00994860" w:rsidDel="00A63DA7" w:rsidRDefault="00994860">
      <w:pPr>
        <w:pStyle w:val="af9"/>
        <w:tabs>
          <w:tab w:val="right" w:leader="dot" w:pos="9515"/>
        </w:tabs>
        <w:ind w:left="788" w:hanging="392"/>
        <w:rPr>
          <w:ins w:id="2014" w:author="user" w:date="2016-10-14T15:45:00Z"/>
          <w:del w:id="2015" w:author="InnoRules" w:date="2016-10-23T18:21:00Z"/>
          <w:rFonts w:asciiTheme="minorHAnsi" w:eastAsiaTheme="minorEastAsia" w:hAnsiTheme="minorHAnsi"/>
          <w:noProof/>
          <w:spacing w:val="0"/>
          <w:sz w:val="21"/>
          <w:szCs w:val="22"/>
        </w:rPr>
      </w:pPr>
      <w:ins w:id="2016" w:author="user" w:date="2016-10-14T15:45:00Z">
        <w:del w:id="2017"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12 </w:delText>
          </w:r>
          <w:r w:rsidRPr="00010390" w:rsidDel="00A63DA7">
            <w:rPr>
              <w:rStyle w:val="af8"/>
              <w:rFonts w:hint="eastAsia"/>
              <w:noProof/>
            </w:rPr>
            <w:delText>関係および関係ルール関連の領域テーブル</w:delText>
          </w:r>
          <w:r w:rsidRPr="00010390" w:rsidDel="00A63DA7">
            <w:rPr>
              <w:rStyle w:val="af8"/>
              <w:noProof/>
            </w:rPr>
            <w:delText>]</w:delText>
          </w:r>
          <w:r w:rsidDel="00A63DA7">
            <w:rPr>
              <w:noProof/>
              <w:webHidden/>
            </w:rPr>
            <w:tab/>
            <w:delText>29</w:delText>
          </w:r>
        </w:del>
      </w:ins>
    </w:p>
    <w:p w14:paraId="25DF5033" w14:textId="77777777" w:rsidR="00994860" w:rsidDel="00A63DA7" w:rsidRDefault="00994860">
      <w:pPr>
        <w:pStyle w:val="af9"/>
        <w:tabs>
          <w:tab w:val="right" w:leader="dot" w:pos="9515"/>
        </w:tabs>
        <w:ind w:left="788" w:hanging="392"/>
        <w:rPr>
          <w:ins w:id="2018" w:author="user" w:date="2016-10-14T15:45:00Z"/>
          <w:del w:id="2019" w:author="InnoRules" w:date="2016-10-23T18:21:00Z"/>
          <w:rFonts w:asciiTheme="minorHAnsi" w:eastAsiaTheme="minorEastAsia" w:hAnsiTheme="minorHAnsi"/>
          <w:noProof/>
          <w:spacing w:val="0"/>
          <w:sz w:val="21"/>
          <w:szCs w:val="22"/>
        </w:rPr>
      </w:pPr>
      <w:ins w:id="2020" w:author="user" w:date="2016-10-14T15:45:00Z">
        <w:del w:id="2021" w:author="InnoRules" w:date="2016-10-23T18:21:00Z">
          <w:r w:rsidRPr="00010390" w:rsidDel="00A63DA7">
            <w:rPr>
              <w:rStyle w:val="af8"/>
              <w:noProof/>
            </w:rPr>
            <w:delText>[</w:delText>
          </w:r>
          <w:r w:rsidRPr="00010390" w:rsidDel="00A63DA7">
            <w:rPr>
              <w:rStyle w:val="af8"/>
              <w:rFonts w:ascii="New Gulim" w:hAnsi="New Gulim" w:cs="New Gulim" w:hint="eastAsia"/>
              <w:noProof/>
            </w:rPr>
            <w:delText>図</w:delText>
          </w:r>
          <w:r w:rsidRPr="00010390" w:rsidDel="00A63DA7">
            <w:rPr>
              <w:rStyle w:val="af8"/>
              <w:noProof/>
            </w:rPr>
            <w:delText xml:space="preserve"> 13 </w:delText>
          </w:r>
          <w:r w:rsidRPr="00010390" w:rsidDel="00A63DA7">
            <w:rPr>
              <w:rStyle w:val="af8"/>
              <w:rFonts w:hint="eastAsia"/>
              <w:noProof/>
            </w:rPr>
            <w:delText>保険関係の登録／修正</w:delText>
          </w:r>
          <w:r w:rsidRPr="00010390" w:rsidDel="00A63DA7">
            <w:rPr>
              <w:rStyle w:val="af8"/>
              <w:noProof/>
            </w:rPr>
            <w:delText xml:space="preserve"> - </w:delText>
          </w:r>
          <w:r w:rsidRPr="00010390" w:rsidDel="00A63DA7">
            <w:rPr>
              <w:rStyle w:val="af8"/>
              <w:rFonts w:hint="eastAsia"/>
              <w:noProof/>
            </w:rPr>
            <w:delText>関係類型管理ポップアップ画面</w:delText>
          </w:r>
          <w:r w:rsidRPr="00010390" w:rsidDel="00A63DA7">
            <w:rPr>
              <w:rStyle w:val="af8"/>
              <w:noProof/>
            </w:rPr>
            <w:delText>]</w:delText>
          </w:r>
          <w:r w:rsidDel="00A63DA7">
            <w:rPr>
              <w:noProof/>
              <w:webHidden/>
            </w:rPr>
            <w:tab/>
            <w:delText>30</w:delText>
          </w:r>
        </w:del>
      </w:ins>
    </w:p>
    <w:p w14:paraId="031480F5" w14:textId="77777777" w:rsidR="00994860" w:rsidDel="00A63DA7" w:rsidRDefault="00994860">
      <w:pPr>
        <w:pStyle w:val="af9"/>
        <w:tabs>
          <w:tab w:val="right" w:leader="dot" w:pos="9515"/>
        </w:tabs>
        <w:ind w:left="788" w:hanging="392"/>
        <w:rPr>
          <w:ins w:id="2022" w:author="user" w:date="2016-10-14T15:45:00Z"/>
          <w:del w:id="2023" w:author="InnoRules" w:date="2016-10-23T18:21:00Z"/>
          <w:rFonts w:asciiTheme="minorHAnsi" w:eastAsiaTheme="minorEastAsia" w:hAnsiTheme="minorHAnsi"/>
          <w:noProof/>
          <w:spacing w:val="0"/>
          <w:sz w:val="21"/>
          <w:szCs w:val="22"/>
        </w:rPr>
      </w:pPr>
      <w:ins w:id="2024" w:author="user" w:date="2016-10-14T15:45:00Z">
        <w:del w:id="2025"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14 </w:delText>
          </w:r>
          <w:r w:rsidRPr="00010390" w:rsidDel="00A63DA7">
            <w:rPr>
              <w:rStyle w:val="af8"/>
              <w:rFonts w:hint="eastAsia"/>
              <w:noProof/>
            </w:rPr>
            <w:delText>商品／保険構造登録／修正画面</w:delText>
          </w:r>
          <w:r w:rsidRPr="00010390" w:rsidDel="00A63DA7">
            <w:rPr>
              <w:rStyle w:val="af8"/>
              <w:noProof/>
            </w:rPr>
            <w:delText>]</w:delText>
          </w:r>
          <w:r w:rsidDel="00A63DA7">
            <w:rPr>
              <w:noProof/>
              <w:webHidden/>
            </w:rPr>
            <w:tab/>
            <w:delText>32</w:delText>
          </w:r>
        </w:del>
      </w:ins>
    </w:p>
    <w:p w14:paraId="44A3F4F8" w14:textId="77777777" w:rsidR="00994860" w:rsidDel="00A63DA7" w:rsidRDefault="00994860">
      <w:pPr>
        <w:pStyle w:val="af9"/>
        <w:tabs>
          <w:tab w:val="right" w:leader="dot" w:pos="9515"/>
        </w:tabs>
        <w:ind w:left="788" w:hanging="392"/>
        <w:rPr>
          <w:ins w:id="2026" w:author="user" w:date="2016-10-14T15:45:00Z"/>
          <w:del w:id="2027" w:author="InnoRules" w:date="2016-10-23T18:21:00Z"/>
          <w:rFonts w:asciiTheme="minorHAnsi" w:eastAsiaTheme="minorEastAsia" w:hAnsiTheme="minorHAnsi"/>
          <w:noProof/>
          <w:spacing w:val="0"/>
          <w:sz w:val="21"/>
          <w:szCs w:val="22"/>
        </w:rPr>
      </w:pPr>
      <w:ins w:id="2028" w:author="user" w:date="2016-10-14T15:45:00Z">
        <w:del w:id="2029" w:author="InnoRules" w:date="2016-10-23T18:21:00Z">
          <w:r w:rsidRPr="00010390" w:rsidDel="00A63DA7">
            <w:rPr>
              <w:rStyle w:val="af8"/>
              <w:noProof/>
            </w:rPr>
            <w:delText>[</w:delText>
          </w:r>
          <w:r w:rsidRPr="00010390" w:rsidDel="00A63DA7">
            <w:rPr>
              <w:rStyle w:val="af8"/>
              <w:rFonts w:hint="eastAsia"/>
              <w:noProof/>
            </w:rPr>
            <w:delText>図</w:delText>
          </w:r>
          <w:r w:rsidRPr="00010390" w:rsidDel="00A63DA7">
            <w:rPr>
              <w:rStyle w:val="af8"/>
              <w:noProof/>
            </w:rPr>
            <w:delText xml:space="preserve"> 15 </w:delText>
          </w:r>
          <w:r w:rsidRPr="00010390" w:rsidDel="00A63DA7">
            <w:rPr>
              <w:rStyle w:val="af8"/>
              <w:rFonts w:hint="eastAsia"/>
              <w:noProof/>
            </w:rPr>
            <w:delText>保険関係の登録／修正画面</w:delText>
          </w:r>
          <w:r w:rsidRPr="00010390" w:rsidDel="00A63DA7">
            <w:rPr>
              <w:rStyle w:val="af8"/>
              <w:noProof/>
            </w:rPr>
            <w:delText>]</w:delText>
          </w:r>
          <w:r w:rsidDel="00A63DA7">
            <w:rPr>
              <w:noProof/>
              <w:webHidden/>
            </w:rPr>
            <w:tab/>
            <w:delText>32</w:delText>
          </w:r>
        </w:del>
      </w:ins>
    </w:p>
    <w:p w14:paraId="4BF17DEA" w14:textId="77777777" w:rsidR="00A23AA8" w:rsidRPr="00ED175E" w:rsidDel="00A63DA7" w:rsidRDefault="00A23AA8">
      <w:pPr>
        <w:pStyle w:val="af9"/>
        <w:tabs>
          <w:tab w:val="right" w:leader="dot" w:pos="9515"/>
        </w:tabs>
        <w:autoSpaceDE w:val="0"/>
        <w:autoSpaceDN w:val="0"/>
        <w:ind w:left="792" w:hanging="396"/>
        <w:rPr>
          <w:del w:id="2030" w:author="InnoRules" w:date="2016-10-23T18:21:00Z"/>
          <w:rFonts w:asciiTheme="minorHAnsi" w:eastAsiaTheme="minorEastAsia" w:hAnsiTheme="minorHAnsi"/>
          <w:noProof/>
          <w:spacing w:val="0"/>
          <w:szCs w:val="22"/>
          <w:lang w:eastAsia="ko-KR"/>
        </w:rPr>
        <w:pPrChange w:id="2031" w:author="Seongeun Woo" w:date="2016-10-13T18:44:00Z">
          <w:pPr>
            <w:pStyle w:val="af9"/>
            <w:tabs>
              <w:tab w:val="right" w:leader="dot" w:pos="9515"/>
            </w:tabs>
            <w:ind w:left="1196" w:hanging="800"/>
          </w:pPr>
        </w:pPrChange>
      </w:pPr>
      <w:del w:id="2032" w:author="InnoRules" w:date="2016-10-23T18:21:00Z">
        <w:r w:rsidRPr="00ED175E" w:rsidDel="00A63DA7">
          <w:rPr>
            <w:rPrChange w:id="2033" w:author="InnoRules" w:date="2016-08-30T14:14:00Z">
              <w:rPr>
                <w:rStyle w:val="af8"/>
                <w:rFonts w:cs="Times New Roman"/>
                <w:noProof/>
                <w:spacing w:val="0"/>
                <w:sz w:val="40"/>
                <w:szCs w:val="24"/>
                <w:lang w:eastAsia="ko-KR"/>
              </w:rPr>
            </w:rPrChange>
          </w:rPr>
          <w:delText>[</w:delText>
        </w:r>
        <w:r w:rsidRPr="00ED175E" w:rsidDel="00A63DA7">
          <w:rPr>
            <w:rFonts w:hint="eastAsia"/>
            <w:rPrChange w:id="2034" w:author="InnoRules" w:date="2016-08-30T14:14:00Z">
              <w:rPr>
                <w:rStyle w:val="af8"/>
                <w:rFonts w:cs="Times New Roman" w:hint="eastAsia"/>
                <w:noProof/>
                <w:spacing w:val="0"/>
                <w:sz w:val="40"/>
                <w:szCs w:val="24"/>
                <w:lang w:eastAsia="ko-KR"/>
              </w:rPr>
            </w:rPrChange>
          </w:rPr>
          <w:delText>図</w:delText>
        </w:r>
        <w:r w:rsidRPr="00ED175E" w:rsidDel="00A63DA7">
          <w:rPr>
            <w:rPrChange w:id="2035" w:author="InnoRules" w:date="2016-08-30T14:14:00Z">
              <w:rPr>
                <w:rStyle w:val="af8"/>
                <w:rFonts w:cs="Times New Roman"/>
                <w:noProof/>
                <w:spacing w:val="0"/>
                <w:sz w:val="40"/>
                <w:szCs w:val="24"/>
                <w:lang w:eastAsia="ko-KR"/>
              </w:rPr>
            </w:rPrChange>
          </w:rPr>
          <w:delText xml:space="preserve"> 1 </w:delText>
        </w:r>
        <w:r w:rsidRPr="00ED175E" w:rsidDel="00A63DA7">
          <w:rPr>
            <w:rFonts w:hint="eastAsia"/>
            <w:rPrChange w:id="2036" w:author="InnoRules" w:date="2016-08-30T14:14:00Z">
              <w:rPr>
                <w:rStyle w:val="af8"/>
                <w:rFonts w:cs="Times New Roman" w:hint="eastAsia"/>
                <w:noProof/>
                <w:spacing w:val="0"/>
                <w:sz w:val="40"/>
                <w:szCs w:val="24"/>
                <w:lang w:eastAsia="ko-KR"/>
              </w:rPr>
            </w:rPrChange>
          </w:rPr>
          <w:delText>管理類型および標準項目関連領域テーブル</w:delText>
        </w:r>
        <w:r w:rsidRPr="00ED175E" w:rsidDel="00A63DA7">
          <w:rPr>
            <w:rPrChange w:id="2037" w:author="InnoRules" w:date="2016-08-30T14:14:00Z">
              <w:rPr>
                <w:rStyle w:val="af8"/>
                <w:rFonts w:cs="Times New Roman"/>
                <w:noProof/>
                <w:spacing w:val="0"/>
                <w:sz w:val="40"/>
                <w:szCs w:val="24"/>
                <w:lang w:eastAsia="ko-KR"/>
              </w:rPr>
            </w:rPrChange>
          </w:rPr>
          <w:delText>]</w:delText>
        </w:r>
        <w:r w:rsidRPr="00ED175E" w:rsidDel="00A63DA7">
          <w:rPr>
            <w:noProof/>
            <w:webHidden/>
          </w:rPr>
          <w:tab/>
          <w:delText>8</w:delText>
        </w:r>
      </w:del>
    </w:p>
    <w:p w14:paraId="0A784E28" w14:textId="77777777" w:rsidR="00A23AA8" w:rsidRPr="00ED175E" w:rsidDel="00A63DA7" w:rsidRDefault="00A23AA8">
      <w:pPr>
        <w:pStyle w:val="af9"/>
        <w:tabs>
          <w:tab w:val="right" w:leader="dot" w:pos="9515"/>
        </w:tabs>
        <w:autoSpaceDE w:val="0"/>
        <w:autoSpaceDN w:val="0"/>
        <w:ind w:left="792" w:hanging="396"/>
        <w:rPr>
          <w:del w:id="2038" w:author="InnoRules" w:date="2016-10-23T18:21:00Z"/>
          <w:rFonts w:asciiTheme="minorHAnsi" w:eastAsiaTheme="minorEastAsia" w:hAnsiTheme="minorHAnsi"/>
          <w:noProof/>
          <w:spacing w:val="0"/>
          <w:szCs w:val="22"/>
          <w:lang w:eastAsia="ko-KR"/>
        </w:rPr>
        <w:pPrChange w:id="2039" w:author="Seongeun Woo" w:date="2016-10-13T18:44:00Z">
          <w:pPr>
            <w:pStyle w:val="af9"/>
            <w:tabs>
              <w:tab w:val="right" w:leader="dot" w:pos="9515"/>
            </w:tabs>
            <w:ind w:left="1196" w:hanging="800"/>
          </w:pPr>
        </w:pPrChange>
      </w:pPr>
      <w:del w:id="2040" w:author="InnoRules" w:date="2016-10-23T18:21:00Z">
        <w:r w:rsidRPr="00ED175E" w:rsidDel="00A63DA7">
          <w:rPr>
            <w:rPrChange w:id="2041" w:author="InnoRules" w:date="2016-08-30T14:14:00Z">
              <w:rPr>
                <w:rStyle w:val="af8"/>
                <w:rFonts w:cs="Times New Roman"/>
                <w:noProof/>
                <w:spacing w:val="0"/>
                <w:sz w:val="40"/>
                <w:szCs w:val="24"/>
                <w:lang w:eastAsia="ko-KR"/>
              </w:rPr>
            </w:rPrChange>
          </w:rPr>
          <w:delText>[</w:delText>
        </w:r>
        <w:r w:rsidRPr="00ED175E" w:rsidDel="00A63DA7">
          <w:rPr>
            <w:rFonts w:hint="eastAsia"/>
            <w:rPrChange w:id="2042" w:author="InnoRules" w:date="2016-08-30T14:14:00Z">
              <w:rPr>
                <w:rStyle w:val="af8"/>
                <w:rFonts w:cs="Times New Roman" w:hint="eastAsia"/>
                <w:noProof/>
                <w:spacing w:val="0"/>
                <w:sz w:val="40"/>
                <w:szCs w:val="24"/>
                <w:lang w:eastAsia="ko-KR"/>
              </w:rPr>
            </w:rPrChange>
          </w:rPr>
          <w:delText>図</w:delText>
        </w:r>
        <w:r w:rsidRPr="00ED175E" w:rsidDel="00A63DA7">
          <w:rPr>
            <w:rPrChange w:id="2043" w:author="InnoRules" w:date="2016-08-30T14:14:00Z">
              <w:rPr>
                <w:rStyle w:val="af8"/>
                <w:rFonts w:cs="Times New Roman"/>
                <w:noProof/>
                <w:spacing w:val="0"/>
                <w:sz w:val="40"/>
                <w:szCs w:val="24"/>
                <w:lang w:eastAsia="ko-KR"/>
              </w:rPr>
            </w:rPrChange>
          </w:rPr>
          <w:delText xml:space="preserve"> 2 </w:delText>
        </w:r>
        <w:r w:rsidRPr="00ED175E" w:rsidDel="00A63DA7">
          <w:rPr>
            <w:rFonts w:hint="eastAsia"/>
            <w:rPrChange w:id="2044" w:author="InnoRules" w:date="2016-08-30T14:14:00Z">
              <w:rPr>
                <w:rStyle w:val="af8"/>
                <w:rFonts w:cs="Times New Roman" w:hint="eastAsia"/>
                <w:noProof/>
                <w:spacing w:val="0"/>
                <w:sz w:val="40"/>
                <w:szCs w:val="24"/>
                <w:lang w:eastAsia="ko-KR"/>
              </w:rPr>
            </w:rPrChange>
          </w:rPr>
          <w:delText>管理類型の登録／修正</w:delText>
        </w:r>
        <w:r w:rsidRPr="00ED175E" w:rsidDel="00A63DA7">
          <w:rPr>
            <w:rPrChange w:id="2045" w:author="InnoRules" w:date="2016-08-30T14:14:00Z">
              <w:rPr>
                <w:rStyle w:val="af8"/>
                <w:rFonts w:cs="Times New Roman"/>
                <w:noProof/>
                <w:spacing w:val="0"/>
                <w:sz w:val="40"/>
                <w:szCs w:val="24"/>
                <w:lang w:eastAsia="ko-KR"/>
              </w:rPr>
            </w:rPrChange>
          </w:rPr>
          <w:delText>]</w:delText>
        </w:r>
        <w:r w:rsidRPr="00ED175E" w:rsidDel="00A63DA7">
          <w:rPr>
            <w:noProof/>
            <w:webHidden/>
          </w:rPr>
          <w:tab/>
          <w:delText>10</w:delText>
        </w:r>
      </w:del>
    </w:p>
    <w:p w14:paraId="445B0755" w14:textId="77777777" w:rsidR="00A23AA8" w:rsidRPr="00ED175E" w:rsidDel="00A63DA7" w:rsidRDefault="00A23AA8">
      <w:pPr>
        <w:pStyle w:val="af9"/>
        <w:tabs>
          <w:tab w:val="right" w:leader="dot" w:pos="9515"/>
        </w:tabs>
        <w:autoSpaceDE w:val="0"/>
        <w:autoSpaceDN w:val="0"/>
        <w:ind w:left="792" w:hanging="396"/>
        <w:rPr>
          <w:del w:id="2046" w:author="InnoRules" w:date="2016-10-23T18:21:00Z"/>
          <w:rFonts w:asciiTheme="minorHAnsi" w:eastAsiaTheme="minorEastAsia" w:hAnsiTheme="minorHAnsi"/>
          <w:noProof/>
          <w:spacing w:val="0"/>
          <w:szCs w:val="22"/>
          <w:lang w:eastAsia="ko-KR"/>
        </w:rPr>
        <w:pPrChange w:id="2047" w:author="Seongeun Woo" w:date="2016-10-13T18:44:00Z">
          <w:pPr>
            <w:pStyle w:val="af9"/>
            <w:tabs>
              <w:tab w:val="right" w:leader="dot" w:pos="9515"/>
            </w:tabs>
            <w:ind w:left="1196" w:hanging="800"/>
          </w:pPr>
        </w:pPrChange>
      </w:pPr>
      <w:del w:id="2048" w:author="InnoRules" w:date="2016-10-23T18:21:00Z">
        <w:r w:rsidRPr="00ED175E" w:rsidDel="00A63DA7">
          <w:rPr>
            <w:rPrChange w:id="2049" w:author="InnoRules" w:date="2016-08-30T14:14:00Z">
              <w:rPr>
                <w:rStyle w:val="af8"/>
                <w:rFonts w:cs="Times New Roman"/>
                <w:noProof/>
                <w:spacing w:val="0"/>
                <w:sz w:val="40"/>
                <w:szCs w:val="24"/>
                <w:lang w:eastAsia="ko-KR"/>
              </w:rPr>
            </w:rPrChange>
          </w:rPr>
          <w:delText>[</w:delText>
        </w:r>
        <w:r w:rsidRPr="00ED175E" w:rsidDel="00A63DA7">
          <w:rPr>
            <w:rFonts w:hint="eastAsia"/>
            <w:rPrChange w:id="2050" w:author="InnoRules" w:date="2016-08-30T14:14:00Z">
              <w:rPr>
                <w:rStyle w:val="af8"/>
                <w:rFonts w:cs="Times New Roman" w:hint="eastAsia"/>
                <w:noProof/>
                <w:spacing w:val="0"/>
                <w:sz w:val="40"/>
                <w:szCs w:val="24"/>
                <w:lang w:eastAsia="ko-KR"/>
              </w:rPr>
            </w:rPrChange>
          </w:rPr>
          <w:delText>図</w:delText>
        </w:r>
        <w:r w:rsidRPr="00ED175E" w:rsidDel="00A63DA7">
          <w:rPr>
            <w:rPrChange w:id="2051" w:author="InnoRules" w:date="2016-08-30T14:14:00Z">
              <w:rPr>
                <w:rStyle w:val="af8"/>
                <w:rFonts w:cs="Times New Roman"/>
                <w:noProof/>
                <w:spacing w:val="0"/>
                <w:sz w:val="40"/>
                <w:szCs w:val="24"/>
                <w:lang w:eastAsia="ko-KR"/>
              </w:rPr>
            </w:rPrChange>
          </w:rPr>
          <w:delText xml:space="preserve"> 3 </w:delText>
        </w:r>
        <w:r w:rsidRPr="00ED175E" w:rsidDel="00A63DA7">
          <w:rPr>
            <w:rFonts w:hint="eastAsia"/>
            <w:rPrChange w:id="2052" w:author="InnoRules" w:date="2016-08-30T14:14:00Z">
              <w:rPr>
                <w:rStyle w:val="af8"/>
                <w:rFonts w:cs="Times New Roman" w:hint="eastAsia"/>
                <w:noProof/>
                <w:spacing w:val="0"/>
                <w:sz w:val="40"/>
                <w:szCs w:val="24"/>
                <w:lang w:eastAsia="ko-KR"/>
              </w:rPr>
            </w:rPrChange>
          </w:rPr>
          <w:delText>標準項目の登録／修正</w:delText>
        </w:r>
        <w:r w:rsidRPr="00ED175E" w:rsidDel="00A63DA7">
          <w:rPr>
            <w:rPrChange w:id="2053" w:author="InnoRules" w:date="2016-08-30T14:14:00Z">
              <w:rPr>
                <w:rStyle w:val="af8"/>
                <w:rFonts w:cs="Times New Roman"/>
                <w:noProof/>
                <w:spacing w:val="0"/>
                <w:sz w:val="40"/>
                <w:szCs w:val="24"/>
                <w:lang w:eastAsia="ko-KR"/>
              </w:rPr>
            </w:rPrChange>
          </w:rPr>
          <w:delText xml:space="preserve"> – </w:delText>
        </w:r>
        <w:r w:rsidRPr="00ED175E" w:rsidDel="00A63DA7">
          <w:rPr>
            <w:rFonts w:hint="eastAsia"/>
            <w:rPrChange w:id="2054" w:author="InnoRules" w:date="2016-08-30T14:14:00Z">
              <w:rPr>
                <w:rStyle w:val="af8"/>
                <w:rFonts w:cs="Times New Roman" w:hint="eastAsia"/>
                <w:noProof/>
                <w:spacing w:val="0"/>
                <w:sz w:val="40"/>
                <w:szCs w:val="24"/>
                <w:lang w:eastAsia="ko-KR"/>
              </w:rPr>
            </w:rPrChange>
          </w:rPr>
          <w:delText>項目グループ管理ポップアップ画面</w:delText>
        </w:r>
        <w:r w:rsidRPr="00ED175E" w:rsidDel="00A63DA7">
          <w:rPr>
            <w:rPrChange w:id="2055" w:author="InnoRules" w:date="2016-08-30T14:14:00Z">
              <w:rPr>
                <w:rStyle w:val="af8"/>
                <w:rFonts w:cs="Times New Roman"/>
                <w:noProof/>
                <w:spacing w:val="0"/>
                <w:sz w:val="40"/>
                <w:szCs w:val="24"/>
                <w:lang w:eastAsia="ko-KR"/>
              </w:rPr>
            </w:rPrChange>
          </w:rPr>
          <w:delText>]</w:delText>
        </w:r>
        <w:r w:rsidRPr="00ED175E" w:rsidDel="00A63DA7">
          <w:rPr>
            <w:noProof/>
            <w:webHidden/>
          </w:rPr>
          <w:tab/>
          <w:delText>12</w:delText>
        </w:r>
      </w:del>
    </w:p>
    <w:p w14:paraId="7335278F" w14:textId="77777777" w:rsidR="00A23AA8" w:rsidRPr="00ED175E" w:rsidDel="00A63DA7" w:rsidRDefault="00A23AA8">
      <w:pPr>
        <w:pStyle w:val="af9"/>
        <w:tabs>
          <w:tab w:val="right" w:leader="dot" w:pos="9515"/>
        </w:tabs>
        <w:autoSpaceDE w:val="0"/>
        <w:autoSpaceDN w:val="0"/>
        <w:ind w:left="792" w:hanging="396"/>
        <w:rPr>
          <w:del w:id="2056" w:author="InnoRules" w:date="2016-10-23T18:21:00Z"/>
          <w:rFonts w:asciiTheme="minorHAnsi" w:eastAsiaTheme="minorEastAsia" w:hAnsiTheme="minorHAnsi"/>
          <w:noProof/>
          <w:spacing w:val="0"/>
          <w:szCs w:val="22"/>
          <w:lang w:eastAsia="ko-KR"/>
        </w:rPr>
        <w:pPrChange w:id="2057" w:author="Seongeun Woo" w:date="2016-10-13T18:44:00Z">
          <w:pPr>
            <w:pStyle w:val="af9"/>
            <w:tabs>
              <w:tab w:val="right" w:leader="dot" w:pos="9515"/>
            </w:tabs>
            <w:ind w:left="1196" w:hanging="800"/>
          </w:pPr>
        </w:pPrChange>
      </w:pPr>
      <w:del w:id="2058" w:author="InnoRules" w:date="2016-10-23T18:21:00Z">
        <w:r w:rsidRPr="00ED175E" w:rsidDel="00A63DA7">
          <w:rPr>
            <w:rPrChange w:id="2059" w:author="InnoRules" w:date="2016-08-30T14:14:00Z">
              <w:rPr>
                <w:rStyle w:val="af8"/>
                <w:rFonts w:cs="Times New Roman"/>
                <w:noProof/>
                <w:spacing w:val="0"/>
                <w:sz w:val="40"/>
                <w:szCs w:val="24"/>
                <w:lang w:eastAsia="ko-KR"/>
              </w:rPr>
            </w:rPrChange>
          </w:rPr>
          <w:delText>[</w:delText>
        </w:r>
        <w:r w:rsidRPr="00ED175E" w:rsidDel="00A63DA7">
          <w:rPr>
            <w:rFonts w:hint="eastAsia"/>
            <w:rPrChange w:id="2060" w:author="InnoRules" w:date="2016-08-30T14:14:00Z">
              <w:rPr>
                <w:rStyle w:val="af8"/>
                <w:rFonts w:cs="Times New Roman" w:hint="eastAsia"/>
                <w:noProof/>
                <w:spacing w:val="0"/>
                <w:sz w:val="40"/>
                <w:szCs w:val="24"/>
                <w:lang w:eastAsia="ko-KR"/>
              </w:rPr>
            </w:rPrChange>
          </w:rPr>
          <w:delText>図</w:delText>
        </w:r>
        <w:r w:rsidRPr="00ED175E" w:rsidDel="00A63DA7">
          <w:rPr>
            <w:rPrChange w:id="2061" w:author="InnoRules" w:date="2016-08-30T14:14:00Z">
              <w:rPr>
                <w:rStyle w:val="af8"/>
                <w:rFonts w:cs="Times New Roman"/>
                <w:noProof/>
                <w:spacing w:val="0"/>
                <w:sz w:val="40"/>
                <w:szCs w:val="24"/>
                <w:lang w:eastAsia="ko-KR"/>
              </w:rPr>
            </w:rPrChange>
          </w:rPr>
          <w:delText xml:space="preserve"> 4 </w:delText>
        </w:r>
        <w:r w:rsidRPr="00ED175E" w:rsidDel="00A63DA7">
          <w:rPr>
            <w:rFonts w:hint="eastAsia"/>
            <w:rPrChange w:id="2062" w:author="InnoRules" w:date="2016-08-30T14:14:00Z">
              <w:rPr>
                <w:rStyle w:val="af8"/>
                <w:rFonts w:cs="Times New Roman" w:hint="eastAsia"/>
                <w:noProof/>
                <w:spacing w:val="0"/>
                <w:sz w:val="40"/>
                <w:szCs w:val="24"/>
                <w:lang w:eastAsia="ko-KR"/>
              </w:rPr>
            </w:rPrChange>
          </w:rPr>
          <w:delText>標準項目の登録／修正</w:delText>
        </w:r>
        <w:r w:rsidRPr="00ED175E" w:rsidDel="00A63DA7">
          <w:rPr>
            <w:rPrChange w:id="2063" w:author="InnoRules" w:date="2016-08-30T14:14:00Z">
              <w:rPr>
                <w:rStyle w:val="af8"/>
                <w:rFonts w:cs="Times New Roman"/>
                <w:noProof/>
                <w:spacing w:val="0"/>
                <w:sz w:val="40"/>
                <w:szCs w:val="24"/>
                <w:lang w:eastAsia="ko-KR"/>
              </w:rPr>
            </w:rPrChange>
          </w:rPr>
          <w:delText>]</w:delText>
        </w:r>
        <w:r w:rsidRPr="00ED175E" w:rsidDel="00A63DA7">
          <w:rPr>
            <w:noProof/>
            <w:webHidden/>
          </w:rPr>
          <w:tab/>
          <w:delText>14</w:delText>
        </w:r>
      </w:del>
    </w:p>
    <w:p w14:paraId="593B976D" w14:textId="77777777" w:rsidR="00A23AA8" w:rsidRPr="00ED175E" w:rsidDel="00A63DA7" w:rsidRDefault="00A23AA8">
      <w:pPr>
        <w:pStyle w:val="af9"/>
        <w:tabs>
          <w:tab w:val="right" w:leader="dot" w:pos="9515"/>
        </w:tabs>
        <w:autoSpaceDE w:val="0"/>
        <w:autoSpaceDN w:val="0"/>
        <w:ind w:left="792" w:hanging="396"/>
        <w:rPr>
          <w:del w:id="2064" w:author="InnoRules" w:date="2016-10-23T18:21:00Z"/>
          <w:rFonts w:asciiTheme="minorHAnsi" w:eastAsiaTheme="minorEastAsia" w:hAnsiTheme="minorHAnsi"/>
          <w:noProof/>
          <w:spacing w:val="0"/>
          <w:szCs w:val="22"/>
          <w:lang w:eastAsia="ko-KR"/>
        </w:rPr>
        <w:pPrChange w:id="2065" w:author="Seongeun Woo" w:date="2016-10-13T18:44:00Z">
          <w:pPr>
            <w:pStyle w:val="af9"/>
            <w:tabs>
              <w:tab w:val="right" w:leader="dot" w:pos="9515"/>
            </w:tabs>
            <w:ind w:left="1196" w:hanging="800"/>
          </w:pPr>
        </w:pPrChange>
      </w:pPr>
      <w:del w:id="2066" w:author="InnoRules" w:date="2016-10-23T18:21:00Z">
        <w:r w:rsidRPr="00ED175E" w:rsidDel="00A63DA7">
          <w:rPr>
            <w:rPrChange w:id="2067" w:author="InnoRules" w:date="2016-08-30T14:14:00Z">
              <w:rPr>
                <w:rStyle w:val="af8"/>
                <w:rFonts w:cs="Times New Roman"/>
                <w:noProof/>
                <w:spacing w:val="0"/>
                <w:sz w:val="40"/>
                <w:szCs w:val="24"/>
                <w:lang w:eastAsia="ko-KR"/>
              </w:rPr>
            </w:rPrChange>
          </w:rPr>
          <w:delText>[</w:delText>
        </w:r>
        <w:r w:rsidRPr="00ED175E" w:rsidDel="00A63DA7">
          <w:rPr>
            <w:rFonts w:hint="eastAsia"/>
            <w:rPrChange w:id="2068" w:author="InnoRules" w:date="2016-08-30T14:14:00Z">
              <w:rPr>
                <w:rStyle w:val="af8"/>
                <w:rFonts w:cs="Times New Roman" w:hint="eastAsia"/>
                <w:noProof/>
                <w:spacing w:val="0"/>
                <w:sz w:val="40"/>
                <w:szCs w:val="24"/>
                <w:lang w:eastAsia="ko-KR"/>
              </w:rPr>
            </w:rPrChange>
          </w:rPr>
          <w:delText>図</w:delText>
        </w:r>
        <w:r w:rsidRPr="00ED175E" w:rsidDel="00A63DA7">
          <w:rPr>
            <w:rPrChange w:id="2069" w:author="InnoRules" w:date="2016-08-30T14:14:00Z">
              <w:rPr>
                <w:rStyle w:val="af8"/>
                <w:rFonts w:cs="Times New Roman"/>
                <w:noProof/>
                <w:spacing w:val="0"/>
                <w:sz w:val="40"/>
                <w:szCs w:val="24"/>
                <w:lang w:eastAsia="ko-KR"/>
              </w:rPr>
            </w:rPrChange>
          </w:rPr>
          <w:delText xml:space="preserve"> 5 </w:delText>
        </w:r>
        <w:r w:rsidRPr="00ED175E" w:rsidDel="00A63DA7">
          <w:rPr>
            <w:rFonts w:hint="eastAsia"/>
            <w:rPrChange w:id="2070" w:author="InnoRules" w:date="2016-08-30T14:14:00Z">
              <w:rPr>
                <w:rStyle w:val="af8"/>
                <w:rFonts w:cs="Times New Roman" w:hint="eastAsia"/>
                <w:noProof/>
                <w:spacing w:val="0"/>
                <w:sz w:val="40"/>
                <w:szCs w:val="24"/>
                <w:lang w:eastAsia="ko-KR"/>
              </w:rPr>
            </w:rPrChange>
          </w:rPr>
          <w:delText>標準項目の登録／修正</w:delText>
        </w:r>
        <w:r w:rsidRPr="00ED175E" w:rsidDel="00A63DA7">
          <w:rPr>
            <w:rPrChange w:id="2071" w:author="InnoRules" w:date="2016-08-30T14:14:00Z">
              <w:rPr>
                <w:rStyle w:val="af8"/>
                <w:rFonts w:cs="Times New Roman"/>
                <w:noProof/>
                <w:spacing w:val="0"/>
                <w:sz w:val="40"/>
                <w:szCs w:val="24"/>
                <w:lang w:eastAsia="ko-KR"/>
              </w:rPr>
            </w:rPrChange>
          </w:rPr>
          <w:delText>]</w:delText>
        </w:r>
        <w:r w:rsidRPr="00ED175E" w:rsidDel="00A63DA7">
          <w:rPr>
            <w:noProof/>
            <w:webHidden/>
          </w:rPr>
          <w:tab/>
          <w:delText>17</w:delText>
        </w:r>
      </w:del>
    </w:p>
    <w:p w14:paraId="5E2D21D0" w14:textId="77777777" w:rsidR="00A23AA8" w:rsidRPr="00ED175E" w:rsidDel="00A63DA7" w:rsidRDefault="00A23AA8">
      <w:pPr>
        <w:pStyle w:val="af9"/>
        <w:tabs>
          <w:tab w:val="right" w:leader="dot" w:pos="9515"/>
        </w:tabs>
        <w:autoSpaceDE w:val="0"/>
        <w:autoSpaceDN w:val="0"/>
        <w:ind w:left="792" w:hanging="396"/>
        <w:rPr>
          <w:del w:id="2072" w:author="InnoRules" w:date="2016-10-23T18:21:00Z"/>
          <w:rFonts w:asciiTheme="minorHAnsi" w:eastAsiaTheme="minorEastAsia" w:hAnsiTheme="minorHAnsi"/>
          <w:noProof/>
          <w:spacing w:val="0"/>
          <w:szCs w:val="22"/>
          <w:lang w:eastAsia="ko-KR"/>
        </w:rPr>
        <w:pPrChange w:id="2073" w:author="Seongeun Woo" w:date="2016-10-13T18:44:00Z">
          <w:pPr>
            <w:pStyle w:val="af9"/>
            <w:tabs>
              <w:tab w:val="right" w:leader="dot" w:pos="9515"/>
            </w:tabs>
            <w:ind w:left="1196" w:hanging="800"/>
          </w:pPr>
        </w:pPrChange>
      </w:pPr>
      <w:del w:id="2074" w:author="InnoRules" w:date="2016-10-23T18:21:00Z">
        <w:r w:rsidRPr="00ED175E" w:rsidDel="00A63DA7">
          <w:rPr>
            <w:rPrChange w:id="2075" w:author="InnoRules" w:date="2016-08-30T14:14:00Z">
              <w:rPr>
                <w:rStyle w:val="af8"/>
                <w:rFonts w:cs="Times New Roman"/>
                <w:noProof/>
                <w:spacing w:val="0"/>
                <w:sz w:val="40"/>
                <w:szCs w:val="24"/>
                <w:lang w:eastAsia="ko-KR"/>
              </w:rPr>
            </w:rPrChange>
          </w:rPr>
          <w:delText>[</w:delText>
        </w:r>
        <w:r w:rsidRPr="00ED175E" w:rsidDel="00A63DA7">
          <w:rPr>
            <w:rFonts w:hint="eastAsia"/>
            <w:rPrChange w:id="2076" w:author="InnoRules" w:date="2016-08-30T14:14:00Z">
              <w:rPr>
                <w:rStyle w:val="af8"/>
                <w:rFonts w:cs="Times New Roman" w:hint="eastAsia"/>
                <w:noProof/>
                <w:spacing w:val="0"/>
                <w:sz w:val="40"/>
                <w:szCs w:val="24"/>
                <w:lang w:eastAsia="ko-KR"/>
              </w:rPr>
            </w:rPrChange>
          </w:rPr>
          <w:delText>図</w:delText>
        </w:r>
        <w:r w:rsidRPr="00ED175E" w:rsidDel="00A63DA7">
          <w:rPr>
            <w:rPrChange w:id="2077" w:author="InnoRules" w:date="2016-08-30T14:14:00Z">
              <w:rPr>
                <w:rStyle w:val="af8"/>
                <w:rFonts w:cs="Times New Roman"/>
                <w:noProof/>
                <w:spacing w:val="0"/>
                <w:sz w:val="40"/>
                <w:szCs w:val="24"/>
                <w:lang w:eastAsia="ko-KR"/>
              </w:rPr>
            </w:rPrChange>
          </w:rPr>
          <w:delText xml:space="preserve"> 6 </w:delText>
        </w:r>
        <w:r w:rsidRPr="00ED175E" w:rsidDel="00A63DA7">
          <w:rPr>
            <w:rFonts w:hint="eastAsia"/>
            <w:rPrChange w:id="2078" w:author="InnoRules" w:date="2016-08-30T14:14:00Z">
              <w:rPr>
                <w:rStyle w:val="af8"/>
                <w:rFonts w:cs="Times New Roman" w:hint="eastAsia"/>
                <w:noProof/>
                <w:spacing w:val="0"/>
                <w:sz w:val="40"/>
                <w:szCs w:val="24"/>
                <w:lang w:eastAsia="ko-KR"/>
              </w:rPr>
            </w:rPrChange>
          </w:rPr>
          <w:delText>標準項目の登録／修正</w:delText>
        </w:r>
        <w:r w:rsidRPr="00ED175E" w:rsidDel="00A63DA7">
          <w:rPr>
            <w:rPrChange w:id="2079" w:author="InnoRules" w:date="2016-08-30T14:14:00Z">
              <w:rPr>
                <w:rStyle w:val="af8"/>
                <w:rFonts w:cs="Times New Roman"/>
                <w:noProof/>
                <w:spacing w:val="0"/>
                <w:sz w:val="40"/>
                <w:szCs w:val="24"/>
                <w:lang w:eastAsia="ko-KR"/>
              </w:rPr>
            </w:rPrChange>
          </w:rPr>
          <w:delText xml:space="preserve"> – </w:delText>
        </w:r>
        <w:r w:rsidRPr="00ED175E" w:rsidDel="00A63DA7">
          <w:rPr>
            <w:rFonts w:hint="eastAsia"/>
            <w:rPrChange w:id="2080" w:author="InnoRules" w:date="2016-08-30T14:14:00Z">
              <w:rPr>
                <w:rStyle w:val="af8"/>
                <w:rFonts w:cs="Times New Roman" w:hint="eastAsia"/>
                <w:noProof/>
                <w:spacing w:val="0"/>
                <w:sz w:val="40"/>
                <w:szCs w:val="24"/>
                <w:lang w:eastAsia="ko-KR"/>
              </w:rPr>
            </w:rPrChange>
          </w:rPr>
          <w:delText>入力項目ポップアップ画面</w:delText>
        </w:r>
        <w:r w:rsidRPr="00ED175E" w:rsidDel="00A63DA7">
          <w:rPr>
            <w:rPrChange w:id="2081" w:author="InnoRules" w:date="2016-08-30T14:14:00Z">
              <w:rPr>
                <w:rStyle w:val="af8"/>
                <w:rFonts w:cs="Times New Roman"/>
                <w:noProof/>
                <w:spacing w:val="0"/>
                <w:sz w:val="40"/>
                <w:szCs w:val="24"/>
                <w:lang w:eastAsia="ko-KR"/>
              </w:rPr>
            </w:rPrChange>
          </w:rPr>
          <w:delText>]</w:delText>
        </w:r>
        <w:r w:rsidRPr="00ED175E" w:rsidDel="00A63DA7">
          <w:rPr>
            <w:noProof/>
            <w:webHidden/>
          </w:rPr>
          <w:tab/>
          <w:delText>19</w:delText>
        </w:r>
      </w:del>
    </w:p>
    <w:p w14:paraId="04771403" w14:textId="0A492572" w:rsidR="00A23AA8" w:rsidRPr="00ED175E" w:rsidDel="00A63DA7" w:rsidRDefault="00A23AA8">
      <w:pPr>
        <w:pStyle w:val="af9"/>
        <w:tabs>
          <w:tab w:val="right" w:leader="dot" w:pos="9515"/>
        </w:tabs>
        <w:autoSpaceDE w:val="0"/>
        <w:autoSpaceDN w:val="0"/>
        <w:ind w:left="792" w:hanging="396"/>
        <w:rPr>
          <w:del w:id="2082" w:author="InnoRules" w:date="2016-10-23T18:21:00Z"/>
          <w:rFonts w:asciiTheme="minorHAnsi" w:eastAsiaTheme="minorEastAsia" w:hAnsiTheme="minorHAnsi"/>
          <w:noProof/>
          <w:spacing w:val="0"/>
          <w:szCs w:val="22"/>
          <w:lang w:eastAsia="ko-KR"/>
        </w:rPr>
        <w:pPrChange w:id="2083" w:author="Seongeun Woo" w:date="2016-10-13T18:44:00Z">
          <w:pPr>
            <w:pStyle w:val="af9"/>
            <w:tabs>
              <w:tab w:val="right" w:leader="dot" w:pos="9515"/>
            </w:tabs>
            <w:ind w:left="1196" w:hanging="800"/>
          </w:pPr>
        </w:pPrChange>
      </w:pPr>
      <w:del w:id="2084" w:author="InnoRules" w:date="2016-10-23T18:21:00Z">
        <w:r w:rsidRPr="00ED175E" w:rsidDel="00A63DA7">
          <w:rPr>
            <w:rPrChange w:id="2085" w:author="InnoRules" w:date="2016-08-30T14:14:00Z">
              <w:rPr>
                <w:rStyle w:val="af8"/>
                <w:rFonts w:cs="Times New Roman"/>
                <w:noProof/>
                <w:spacing w:val="0"/>
                <w:sz w:val="40"/>
                <w:szCs w:val="24"/>
                <w:lang w:eastAsia="ko-KR"/>
              </w:rPr>
            </w:rPrChange>
          </w:rPr>
          <w:delText>[</w:delText>
        </w:r>
        <w:r w:rsidRPr="00ED175E" w:rsidDel="00A63DA7">
          <w:rPr>
            <w:rFonts w:hint="eastAsia"/>
            <w:rPrChange w:id="2086" w:author="InnoRules" w:date="2016-08-30T14:14:00Z">
              <w:rPr>
                <w:rStyle w:val="af8"/>
                <w:rFonts w:cs="Times New Roman" w:hint="eastAsia"/>
                <w:noProof/>
                <w:spacing w:val="0"/>
                <w:sz w:val="40"/>
                <w:szCs w:val="24"/>
                <w:lang w:eastAsia="ko-KR"/>
              </w:rPr>
            </w:rPrChange>
          </w:rPr>
          <w:delText>図</w:delText>
        </w:r>
        <w:r w:rsidRPr="00ED175E" w:rsidDel="00A63DA7">
          <w:rPr>
            <w:rPrChange w:id="2087" w:author="InnoRules" w:date="2016-08-30T14:14:00Z">
              <w:rPr>
                <w:rStyle w:val="af8"/>
                <w:rFonts w:cs="Times New Roman"/>
                <w:noProof/>
                <w:spacing w:val="0"/>
                <w:sz w:val="40"/>
                <w:szCs w:val="24"/>
                <w:lang w:eastAsia="ko-KR"/>
              </w:rPr>
            </w:rPrChange>
          </w:rPr>
          <w:delText xml:space="preserve"> 7 </w:delText>
        </w:r>
        <w:r w:rsidRPr="00ED175E" w:rsidDel="00A63DA7">
          <w:rPr>
            <w:rFonts w:hint="eastAsia"/>
            <w:rPrChange w:id="2088" w:author="InnoRules" w:date="2016-08-30T14:14:00Z">
              <w:rPr>
                <w:rStyle w:val="af8"/>
                <w:rFonts w:cs="Times New Roman" w:hint="eastAsia"/>
                <w:noProof/>
                <w:spacing w:val="0"/>
                <w:sz w:val="40"/>
                <w:szCs w:val="24"/>
                <w:lang w:eastAsia="ko-KR"/>
              </w:rPr>
            </w:rPrChange>
          </w:rPr>
          <w:delText>エンティティ・標準項目値・パターン情報関連領域テーブル</w:delText>
        </w:r>
        <w:r w:rsidRPr="00ED175E" w:rsidDel="00A63DA7">
          <w:rPr>
            <w:rPrChange w:id="2089" w:author="InnoRules" w:date="2016-08-30T14:14:00Z">
              <w:rPr>
                <w:rStyle w:val="af8"/>
                <w:rFonts w:cs="Times New Roman"/>
                <w:noProof/>
                <w:spacing w:val="0"/>
                <w:sz w:val="40"/>
                <w:szCs w:val="24"/>
                <w:lang w:eastAsia="ko-KR"/>
              </w:rPr>
            </w:rPrChange>
          </w:rPr>
          <w:delText>]</w:delText>
        </w:r>
        <w:r w:rsidRPr="00ED175E" w:rsidDel="00A63DA7">
          <w:rPr>
            <w:noProof/>
            <w:webHidden/>
          </w:rPr>
          <w:tab/>
          <w:delText>20</w:delText>
        </w:r>
      </w:del>
    </w:p>
    <w:p w14:paraId="67477CB2" w14:textId="77777777" w:rsidR="00A23AA8" w:rsidRPr="00ED175E" w:rsidDel="00A63DA7" w:rsidRDefault="00A23AA8">
      <w:pPr>
        <w:pStyle w:val="af9"/>
        <w:tabs>
          <w:tab w:val="right" w:leader="dot" w:pos="9515"/>
        </w:tabs>
        <w:autoSpaceDE w:val="0"/>
        <w:autoSpaceDN w:val="0"/>
        <w:ind w:left="792" w:hanging="396"/>
        <w:rPr>
          <w:del w:id="2090" w:author="InnoRules" w:date="2016-10-23T18:21:00Z"/>
          <w:rFonts w:asciiTheme="minorHAnsi" w:eastAsiaTheme="minorEastAsia" w:hAnsiTheme="minorHAnsi"/>
          <w:noProof/>
          <w:spacing w:val="0"/>
          <w:szCs w:val="22"/>
          <w:lang w:eastAsia="ko-KR"/>
        </w:rPr>
        <w:pPrChange w:id="2091" w:author="Seongeun Woo" w:date="2016-10-13T18:44:00Z">
          <w:pPr>
            <w:pStyle w:val="af9"/>
            <w:tabs>
              <w:tab w:val="right" w:leader="dot" w:pos="9515"/>
            </w:tabs>
            <w:ind w:left="1196" w:hanging="800"/>
          </w:pPr>
        </w:pPrChange>
      </w:pPr>
      <w:del w:id="2092" w:author="InnoRules" w:date="2016-10-23T18:21:00Z">
        <w:r w:rsidRPr="00ED175E" w:rsidDel="00A63DA7">
          <w:rPr>
            <w:rPrChange w:id="2093" w:author="InnoRules" w:date="2016-08-30T14:14:00Z">
              <w:rPr>
                <w:rStyle w:val="af8"/>
                <w:rFonts w:cs="Times New Roman"/>
                <w:noProof/>
                <w:spacing w:val="0"/>
                <w:sz w:val="40"/>
                <w:szCs w:val="24"/>
                <w:lang w:eastAsia="ko-KR"/>
              </w:rPr>
            </w:rPrChange>
          </w:rPr>
          <w:delText>[</w:delText>
        </w:r>
        <w:r w:rsidRPr="00ED175E" w:rsidDel="00A63DA7">
          <w:rPr>
            <w:rFonts w:hint="eastAsia"/>
            <w:rPrChange w:id="2094" w:author="InnoRules" w:date="2016-08-30T14:14:00Z">
              <w:rPr>
                <w:rStyle w:val="af8"/>
                <w:rFonts w:cs="Times New Roman" w:hint="eastAsia"/>
                <w:noProof/>
                <w:spacing w:val="0"/>
                <w:sz w:val="40"/>
                <w:szCs w:val="24"/>
                <w:lang w:eastAsia="ko-KR"/>
              </w:rPr>
            </w:rPrChange>
          </w:rPr>
          <w:delText>図</w:delText>
        </w:r>
        <w:r w:rsidRPr="00ED175E" w:rsidDel="00A63DA7">
          <w:rPr>
            <w:rPrChange w:id="2095" w:author="InnoRules" w:date="2016-08-30T14:14:00Z">
              <w:rPr>
                <w:rStyle w:val="af8"/>
                <w:rFonts w:cs="Times New Roman"/>
                <w:noProof/>
                <w:spacing w:val="0"/>
                <w:sz w:val="40"/>
                <w:szCs w:val="24"/>
                <w:lang w:eastAsia="ko-KR"/>
              </w:rPr>
            </w:rPrChange>
          </w:rPr>
          <w:delText xml:space="preserve"> 8 </w:delText>
        </w:r>
        <w:r w:rsidRPr="00ED175E" w:rsidDel="00A63DA7">
          <w:rPr>
            <w:rFonts w:hint="eastAsia"/>
            <w:rPrChange w:id="2096" w:author="InnoRules" w:date="2016-08-30T14:14:00Z">
              <w:rPr>
                <w:rStyle w:val="af8"/>
                <w:rFonts w:cs="Times New Roman" w:hint="eastAsia"/>
                <w:noProof/>
                <w:spacing w:val="0"/>
                <w:sz w:val="40"/>
                <w:szCs w:val="24"/>
                <w:lang w:eastAsia="ko-KR"/>
              </w:rPr>
            </w:rPrChange>
          </w:rPr>
          <w:delText>商品／保険構造の登録／修正</w:delText>
        </w:r>
        <w:r w:rsidRPr="00ED175E" w:rsidDel="00A63DA7">
          <w:rPr>
            <w:rPrChange w:id="2097" w:author="InnoRules" w:date="2016-08-30T14:14:00Z">
              <w:rPr>
                <w:rStyle w:val="af8"/>
                <w:rFonts w:cs="Times New Roman"/>
                <w:noProof/>
                <w:spacing w:val="0"/>
                <w:sz w:val="40"/>
                <w:szCs w:val="24"/>
                <w:lang w:eastAsia="ko-KR"/>
              </w:rPr>
            </w:rPrChange>
          </w:rPr>
          <w:delText>]</w:delText>
        </w:r>
        <w:r w:rsidRPr="00ED175E" w:rsidDel="00A63DA7">
          <w:rPr>
            <w:noProof/>
            <w:webHidden/>
          </w:rPr>
          <w:tab/>
          <w:delText>22</w:delText>
        </w:r>
      </w:del>
    </w:p>
    <w:p w14:paraId="3C87AF0D" w14:textId="77777777" w:rsidR="00A23AA8" w:rsidRPr="00ED175E" w:rsidDel="00A63DA7" w:rsidRDefault="00A23AA8">
      <w:pPr>
        <w:pStyle w:val="af9"/>
        <w:tabs>
          <w:tab w:val="right" w:leader="dot" w:pos="9515"/>
        </w:tabs>
        <w:autoSpaceDE w:val="0"/>
        <w:autoSpaceDN w:val="0"/>
        <w:ind w:left="792" w:hanging="396"/>
        <w:rPr>
          <w:del w:id="2098" w:author="InnoRules" w:date="2016-10-23T18:21:00Z"/>
          <w:rFonts w:asciiTheme="minorHAnsi" w:eastAsiaTheme="minorEastAsia" w:hAnsiTheme="minorHAnsi"/>
          <w:noProof/>
          <w:spacing w:val="0"/>
          <w:szCs w:val="22"/>
          <w:lang w:eastAsia="ko-KR"/>
        </w:rPr>
        <w:pPrChange w:id="2099" w:author="Seongeun Woo" w:date="2016-10-13T18:44:00Z">
          <w:pPr>
            <w:pStyle w:val="af9"/>
            <w:tabs>
              <w:tab w:val="right" w:leader="dot" w:pos="9515"/>
            </w:tabs>
            <w:ind w:left="1196" w:hanging="800"/>
          </w:pPr>
        </w:pPrChange>
      </w:pPr>
      <w:del w:id="2100" w:author="InnoRules" w:date="2016-10-23T18:21:00Z">
        <w:r w:rsidRPr="00ED175E" w:rsidDel="00A63DA7">
          <w:rPr>
            <w:rPrChange w:id="2101" w:author="InnoRules" w:date="2016-08-30T14:14:00Z">
              <w:rPr>
                <w:rStyle w:val="af8"/>
                <w:rFonts w:cs="Times New Roman"/>
                <w:noProof/>
                <w:spacing w:val="0"/>
                <w:sz w:val="40"/>
                <w:szCs w:val="24"/>
                <w:lang w:eastAsia="ko-KR"/>
              </w:rPr>
            </w:rPrChange>
          </w:rPr>
          <w:delText>[</w:delText>
        </w:r>
        <w:r w:rsidRPr="00ED175E" w:rsidDel="00A63DA7">
          <w:rPr>
            <w:rFonts w:hint="eastAsia"/>
            <w:rPrChange w:id="2102" w:author="InnoRules" w:date="2016-08-30T14:14:00Z">
              <w:rPr>
                <w:rStyle w:val="af8"/>
                <w:rFonts w:cs="Times New Roman" w:hint="eastAsia"/>
                <w:noProof/>
                <w:spacing w:val="0"/>
                <w:sz w:val="40"/>
                <w:szCs w:val="24"/>
                <w:lang w:eastAsia="ko-KR"/>
              </w:rPr>
            </w:rPrChange>
          </w:rPr>
          <w:delText>図</w:delText>
        </w:r>
        <w:r w:rsidRPr="00ED175E" w:rsidDel="00A63DA7">
          <w:rPr>
            <w:rPrChange w:id="2103" w:author="InnoRules" w:date="2016-08-30T14:14:00Z">
              <w:rPr>
                <w:rStyle w:val="af8"/>
                <w:rFonts w:cs="Times New Roman"/>
                <w:noProof/>
                <w:spacing w:val="0"/>
                <w:sz w:val="40"/>
                <w:szCs w:val="24"/>
                <w:lang w:eastAsia="ko-KR"/>
              </w:rPr>
            </w:rPrChange>
          </w:rPr>
          <w:delText xml:space="preserve"> 9 </w:delText>
        </w:r>
        <w:r w:rsidRPr="00ED175E" w:rsidDel="00A63DA7">
          <w:rPr>
            <w:rFonts w:hint="eastAsia"/>
            <w:rPrChange w:id="2104" w:author="InnoRules" w:date="2016-08-30T14:14:00Z">
              <w:rPr>
                <w:rStyle w:val="af8"/>
                <w:rFonts w:cs="Times New Roman" w:hint="eastAsia"/>
                <w:noProof/>
                <w:spacing w:val="0"/>
                <w:sz w:val="40"/>
                <w:szCs w:val="24"/>
                <w:lang w:eastAsia="ko-KR"/>
              </w:rPr>
            </w:rPrChange>
          </w:rPr>
          <w:delText>商品／保険項目の登録／修正</w:delText>
        </w:r>
        <w:r w:rsidRPr="00ED175E" w:rsidDel="00A63DA7">
          <w:rPr>
            <w:rPrChange w:id="2105" w:author="InnoRules" w:date="2016-08-30T14:14:00Z">
              <w:rPr>
                <w:rStyle w:val="af8"/>
                <w:rFonts w:cs="Times New Roman"/>
                <w:noProof/>
                <w:spacing w:val="0"/>
                <w:sz w:val="40"/>
                <w:szCs w:val="24"/>
                <w:lang w:eastAsia="ko-KR"/>
              </w:rPr>
            </w:rPrChange>
          </w:rPr>
          <w:delText>]</w:delText>
        </w:r>
        <w:r w:rsidRPr="00ED175E" w:rsidDel="00A63DA7">
          <w:rPr>
            <w:noProof/>
            <w:webHidden/>
          </w:rPr>
          <w:tab/>
          <w:delText>24</w:delText>
        </w:r>
      </w:del>
    </w:p>
    <w:p w14:paraId="3C535F43" w14:textId="77777777" w:rsidR="00A23AA8" w:rsidRPr="00ED175E" w:rsidDel="00A63DA7" w:rsidRDefault="00A23AA8">
      <w:pPr>
        <w:pStyle w:val="af9"/>
        <w:tabs>
          <w:tab w:val="right" w:leader="dot" w:pos="9515"/>
        </w:tabs>
        <w:autoSpaceDE w:val="0"/>
        <w:autoSpaceDN w:val="0"/>
        <w:ind w:left="792" w:hanging="396"/>
        <w:rPr>
          <w:del w:id="2106" w:author="InnoRules" w:date="2016-10-23T18:21:00Z"/>
          <w:rFonts w:asciiTheme="minorHAnsi" w:eastAsiaTheme="minorEastAsia" w:hAnsiTheme="minorHAnsi"/>
          <w:noProof/>
          <w:spacing w:val="0"/>
          <w:szCs w:val="22"/>
          <w:lang w:eastAsia="ko-KR"/>
        </w:rPr>
        <w:pPrChange w:id="2107" w:author="Seongeun Woo" w:date="2016-10-13T18:44:00Z">
          <w:pPr>
            <w:pStyle w:val="af9"/>
            <w:tabs>
              <w:tab w:val="right" w:leader="dot" w:pos="9515"/>
            </w:tabs>
            <w:ind w:left="1196" w:hanging="800"/>
          </w:pPr>
        </w:pPrChange>
      </w:pPr>
      <w:del w:id="2108" w:author="InnoRules" w:date="2016-10-23T18:21:00Z">
        <w:r w:rsidRPr="00ED175E" w:rsidDel="00A63DA7">
          <w:rPr>
            <w:rPrChange w:id="2109" w:author="InnoRules" w:date="2016-08-30T14:14:00Z">
              <w:rPr>
                <w:rStyle w:val="af8"/>
                <w:rFonts w:cs="Times New Roman"/>
                <w:noProof/>
                <w:spacing w:val="0"/>
                <w:sz w:val="40"/>
                <w:szCs w:val="24"/>
                <w:lang w:eastAsia="ko-KR"/>
              </w:rPr>
            </w:rPrChange>
          </w:rPr>
          <w:delText>[</w:delText>
        </w:r>
        <w:r w:rsidRPr="00ED175E" w:rsidDel="00A63DA7">
          <w:rPr>
            <w:rFonts w:hint="eastAsia"/>
            <w:rPrChange w:id="2110" w:author="InnoRules" w:date="2016-08-30T14:14:00Z">
              <w:rPr>
                <w:rStyle w:val="af8"/>
                <w:rFonts w:cs="Times New Roman" w:hint="eastAsia"/>
                <w:noProof/>
                <w:spacing w:val="0"/>
                <w:sz w:val="40"/>
                <w:szCs w:val="24"/>
                <w:lang w:eastAsia="ko-KR"/>
              </w:rPr>
            </w:rPrChange>
          </w:rPr>
          <w:delText>図</w:delText>
        </w:r>
        <w:r w:rsidRPr="00ED175E" w:rsidDel="00A63DA7">
          <w:rPr>
            <w:rPrChange w:id="2111" w:author="InnoRules" w:date="2016-08-30T14:14:00Z">
              <w:rPr>
                <w:rStyle w:val="af8"/>
                <w:rFonts w:cs="Times New Roman"/>
                <w:noProof/>
                <w:spacing w:val="0"/>
                <w:sz w:val="40"/>
                <w:szCs w:val="24"/>
                <w:lang w:eastAsia="ko-KR"/>
              </w:rPr>
            </w:rPrChange>
          </w:rPr>
          <w:delText xml:space="preserve"> 10 </w:delText>
        </w:r>
        <w:r w:rsidRPr="00ED175E" w:rsidDel="00A63DA7">
          <w:rPr>
            <w:rFonts w:hint="eastAsia"/>
            <w:rPrChange w:id="2112" w:author="InnoRules" w:date="2016-08-30T14:14:00Z">
              <w:rPr>
                <w:rStyle w:val="af8"/>
                <w:rFonts w:cs="Times New Roman" w:hint="eastAsia"/>
                <w:noProof/>
                <w:spacing w:val="0"/>
                <w:sz w:val="40"/>
                <w:szCs w:val="24"/>
                <w:lang w:eastAsia="ko-KR"/>
              </w:rPr>
            </w:rPrChange>
          </w:rPr>
          <w:delText>商品／保険項目の登録／修正</w:delText>
        </w:r>
        <w:r w:rsidRPr="00ED175E" w:rsidDel="00A63DA7">
          <w:rPr>
            <w:rPrChange w:id="2113" w:author="InnoRules" w:date="2016-08-30T14:14:00Z">
              <w:rPr>
                <w:rStyle w:val="af8"/>
                <w:rFonts w:cs="Times New Roman"/>
                <w:noProof/>
                <w:spacing w:val="0"/>
                <w:sz w:val="40"/>
                <w:szCs w:val="24"/>
                <w:lang w:eastAsia="ko-KR"/>
              </w:rPr>
            </w:rPrChange>
          </w:rPr>
          <w:delText>]</w:delText>
        </w:r>
        <w:r w:rsidRPr="00ED175E" w:rsidDel="00A63DA7">
          <w:rPr>
            <w:noProof/>
            <w:webHidden/>
          </w:rPr>
          <w:tab/>
          <w:delText>26</w:delText>
        </w:r>
      </w:del>
    </w:p>
    <w:p w14:paraId="657A6980" w14:textId="77777777" w:rsidR="00A23AA8" w:rsidRPr="00ED175E" w:rsidDel="00A63DA7" w:rsidRDefault="00A23AA8">
      <w:pPr>
        <w:pStyle w:val="af9"/>
        <w:tabs>
          <w:tab w:val="right" w:leader="dot" w:pos="9515"/>
        </w:tabs>
        <w:autoSpaceDE w:val="0"/>
        <w:autoSpaceDN w:val="0"/>
        <w:ind w:left="792" w:hanging="396"/>
        <w:rPr>
          <w:del w:id="2114" w:author="InnoRules" w:date="2016-10-23T18:21:00Z"/>
          <w:rFonts w:asciiTheme="minorHAnsi" w:eastAsiaTheme="minorEastAsia" w:hAnsiTheme="minorHAnsi"/>
          <w:noProof/>
          <w:spacing w:val="0"/>
          <w:szCs w:val="22"/>
          <w:lang w:eastAsia="ko-KR"/>
        </w:rPr>
        <w:pPrChange w:id="2115" w:author="Seongeun Woo" w:date="2016-10-13T18:44:00Z">
          <w:pPr>
            <w:pStyle w:val="af9"/>
            <w:tabs>
              <w:tab w:val="right" w:leader="dot" w:pos="9515"/>
            </w:tabs>
            <w:ind w:left="1196" w:hanging="800"/>
          </w:pPr>
        </w:pPrChange>
      </w:pPr>
      <w:del w:id="2116" w:author="InnoRules" w:date="2016-10-23T18:21:00Z">
        <w:r w:rsidRPr="00ED175E" w:rsidDel="00A63DA7">
          <w:rPr>
            <w:rPrChange w:id="2117" w:author="InnoRules" w:date="2016-08-30T14:14:00Z">
              <w:rPr>
                <w:rStyle w:val="af8"/>
                <w:rFonts w:cs="Times New Roman"/>
                <w:noProof/>
                <w:spacing w:val="0"/>
                <w:sz w:val="40"/>
                <w:szCs w:val="24"/>
                <w:lang w:eastAsia="ko-KR"/>
              </w:rPr>
            </w:rPrChange>
          </w:rPr>
          <w:delText>[</w:delText>
        </w:r>
        <w:r w:rsidRPr="00ED175E" w:rsidDel="00A63DA7">
          <w:rPr>
            <w:rFonts w:hint="eastAsia"/>
            <w:rPrChange w:id="2118" w:author="InnoRules" w:date="2016-08-30T14:14:00Z">
              <w:rPr>
                <w:rStyle w:val="af8"/>
                <w:rFonts w:cs="Times New Roman" w:hint="eastAsia"/>
                <w:noProof/>
                <w:spacing w:val="0"/>
                <w:sz w:val="40"/>
                <w:szCs w:val="24"/>
                <w:lang w:eastAsia="ko-KR"/>
              </w:rPr>
            </w:rPrChange>
          </w:rPr>
          <w:delText>図</w:delText>
        </w:r>
        <w:r w:rsidRPr="00ED175E" w:rsidDel="00A63DA7">
          <w:rPr>
            <w:rPrChange w:id="2119" w:author="InnoRules" w:date="2016-08-30T14:14:00Z">
              <w:rPr>
                <w:rStyle w:val="af8"/>
                <w:rFonts w:cs="Times New Roman"/>
                <w:noProof/>
                <w:spacing w:val="0"/>
                <w:sz w:val="40"/>
                <w:szCs w:val="24"/>
                <w:lang w:eastAsia="ko-KR"/>
              </w:rPr>
            </w:rPrChange>
          </w:rPr>
          <w:delText xml:space="preserve"> 11 </w:delText>
        </w:r>
        <w:r w:rsidRPr="00ED175E" w:rsidDel="00A63DA7">
          <w:rPr>
            <w:rFonts w:hint="eastAsia"/>
            <w:rPrChange w:id="2120" w:author="InnoRules" w:date="2016-08-30T14:14:00Z">
              <w:rPr>
                <w:rStyle w:val="af8"/>
                <w:rFonts w:cs="Times New Roman" w:hint="eastAsia"/>
                <w:noProof/>
                <w:spacing w:val="0"/>
                <w:sz w:val="40"/>
                <w:szCs w:val="24"/>
                <w:lang w:eastAsia="ko-KR"/>
              </w:rPr>
            </w:rPrChange>
          </w:rPr>
          <w:delText>商品／保険項目の登録／修正</w:delText>
        </w:r>
        <w:r w:rsidRPr="00ED175E" w:rsidDel="00A63DA7">
          <w:rPr>
            <w:rPrChange w:id="2121" w:author="InnoRules" w:date="2016-08-30T14:14:00Z">
              <w:rPr>
                <w:rStyle w:val="af8"/>
                <w:rFonts w:cs="Times New Roman"/>
                <w:noProof/>
                <w:spacing w:val="0"/>
                <w:sz w:val="40"/>
                <w:szCs w:val="24"/>
                <w:lang w:eastAsia="ko-KR"/>
              </w:rPr>
            </w:rPrChange>
          </w:rPr>
          <w:delText xml:space="preserve"> – </w:delText>
        </w:r>
        <w:r w:rsidRPr="00ED175E" w:rsidDel="00A63DA7">
          <w:rPr>
            <w:rFonts w:hint="eastAsia"/>
            <w:rPrChange w:id="2122" w:author="InnoRules" w:date="2016-08-30T14:14:00Z">
              <w:rPr>
                <w:rStyle w:val="af8"/>
                <w:rFonts w:cs="Times New Roman" w:hint="eastAsia"/>
                <w:noProof/>
                <w:spacing w:val="0"/>
                <w:sz w:val="40"/>
                <w:szCs w:val="24"/>
                <w:lang w:eastAsia="ko-KR"/>
              </w:rPr>
            </w:rPrChange>
          </w:rPr>
          <w:delText>マルチ項目値の追加入力部分</w:delText>
        </w:r>
        <w:r w:rsidRPr="00ED175E" w:rsidDel="00A63DA7">
          <w:rPr>
            <w:rPrChange w:id="2123" w:author="InnoRules" w:date="2016-08-30T14:14:00Z">
              <w:rPr>
                <w:rStyle w:val="af8"/>
                <w:rFonts w:cs="Times New Roman"/>
                <w:noProof/>
                <w:spacing w:val="0"/>
                <w:sz w:val="40"/>
                <w:szCs w:val="24"/>
                <w:lang w:eastAsia="ko-KR"/>
              </w:rPr>
            </w:rPrChange>
          </w:rPr>
          <w:delText>]</w:delText>
        </w:r>
        <w:r w:rsidRPr="00ED175E" w:rsidDel="00A63DA7">
          <w:rPr>
            <w:noProof/>
            <w:webHidden/>
          </w:rPr>
          <w:tab/>
          <w:delText>28</w:delText>
        </w:r>
      </w:del>
    </w:p>
    <w:p w14:paraId="242E3D60" w14:textId="77777777" w:rsidR="00A23AA8" w:rsidRPr="00ED175E" w:rsidDel="00A63DA7" w:rsidRDefault="00A23AA8">
      <w:pPr>
        <w:pStyle w:val="af9"/>
        <w:tabs>
          <w:tab w:val="right" w:leader="dot" w:pos="9515"/>
        </w:tabs>
        <w:autoSpaceDE w:val="0"/>
        <w:autoSpaceDN w:val="0"/>
        <w:ind w:left="792" w:hanging="396"/>
        <w:rPr>
          <w:del w:id="2124" w:author="InnoRules" w:date="2016-10-23T18:21:00Z"/>
          <w:rFonts w:asciiTheme="minorHAnsi" w:eastAsiaTheme="minorEastAsia" w:hAnsiTheme="minorHAnsi"/>
          <w:noProof/>
          <w:spacing w:val="0"/>
          <w:szCs w:val="22"/>
          <w:lang w:eastAsia="ko-KR"/>
        </w:rPr>
        <w:pPrChange w:id="2125" w:author="Seongeun Woo" w:date="2016-10-13T18:44:00Z">
          <w:pPr>
            <w:pStyle w:val="af9"/>
            <w:tabs>
              <w:tab w:val="right" w:leader="dot" w:pos="9515"/>
            </w:tabs>
            <w:ind w:left="1196" w:hanging="800"/>
          </w:pPr>
        </w:pPrChange>
      </w:pPr>
      <w:del w:id="2126" w:author="InnoRules" w:date="2016-10-23T18:21:00Z">
        <w:r w:rsidRPr="00ED175E" w:rsidDel="00A63DA7">
          <w:rPr>
            <w:rPrChange w:id="2127" w:author="InnoRules" w:date="2016-08-30T14:14:00Z">
              <w:rPr>
                <w:rStyle w:val="af8"/>
                <w:rFonts w:cs="Times New Roman"/>
                <w:noProof/>
                <w:spacing w:val="0"/>
                <w:sz w:val="40"/>
                <w:szCs w:val="24"/>
                <w:lang w:eastAsia="ko-KR"/>
              </w:rPr>
            </w:rPrChange>
          </w:rPr>
          <w:delText>[</w:delText>
        </w:r>
        <w:r w:rsidRPr="00ED175E" w:rsidDel="00A63DA7">
          <w:rPr>
            <w:rFonts w:hint="eastAsia"/>
            <w:rPrChange w:id="2128" w:author="InnoRules" w:date="2016-08-30T14:14:00Z">
              <w:rPr>
                <w:rStyle w:val="af8"/>
                <w:rFonts w:cs="Times New Roman" w:hint="eastAsia"/>
                <w:noProof/>
                <w:spacing w:val="0"/>
                <w:sz w:val="40"/>
                <w:szCs w:val="24"/>
                <w:lang w:eastAsia="ko-KR"/>
              </w:rPr>
            </w:rPrChange>
          </w:rPr>
          <w:delText>図</w:delText>
        </w:r>
        <w:r w:rsidRPr="00ED175E" w:rsidDel="00A63DA7">
          <w:rPr>
            <w:rPrChange w:id="2129" w:author="InnoRules" w:date="2016-08-30T14:14:00Z">
              <w:rPr>
                <w:rStyle w:val="af8"/>
                <w:rFonts w:cs="Times New Roman"/>
                <w:noProof/>
                <w:spacing w:val="0"/>
                <w:sz w:val="40"/>
                <w:szCs w:val="24"/>
                <w:lang w:eastAsia="ko-KR"/>
              </w:rPr>
            </w:rPrChange>
          </w:rPr>
          <w:delText xml:space="preserve"> 12 </w:delText>
        </w:r>
        <w:r w:rsidRPr="00ED175E" w:rsidDel="00A63DA7">
          <w:rPr>
            <w:rFonts w:hint="eastAsia"/>
            <w:rPrChange w:id="2130" w:author="InnoRules" w:date="2016-08-30T14:14:00Z">
              <w:rPr>
                <w:rStyle w:val="af8"/>
                <w:rFonts w:cs="Times New Roman" w:hint="eastAsia"/>
                <w:noProof/>
                <w:spacing w:val="0"/>
                <w:sz w:val="40"/>
                <w:szCs w:val="24"/>
                <w:lang w:eastAsia="ko-KR"/>
              </w:rPr>
            </w:rPrChange>
          </w:rPr>
          <w:delText>関係および関係ルール関連領域テーブル</w:delText>
        </w:r>
        <w:r w:rsidRPr="00ED175E" w:rsidDel="00A63DA7">
          <w:rPr>
            <w:rPrChange w:id="2131" w:author="InnoRules" w:date="2016-08-30T14:14:00Z">
              <w:rPr>
                <w:rStyle w:val="af8"/>
                <w:rFonts w:cs="Times New Roman"/>
                <w:noProof/>
                <w:spacing w:val="0"/>
                <w:sz w:val="40"/>
                <w:szCs w:val="24"/>
                <w:lang w:eastAsia="ko-KR"/>
              </w:rPr>
            </w:rPrChange>
          </w:rPr>
          <w:delText>]</w:delText>
        </w:r>
        <w:r w:rsidRPr="00ED175E" w:rsidDel="00A63DA7">
          <w:rPr>
            <w:noProof/>
            <w:webHidden/>
          </w:rPr>
          <w:tab/>
          <w:delText>29</w:delText>
        </w:r>
      </w:del>
    </w:p>
    <w:p w14:paraId="1CF5589B" w14:textId="77777777" w:rsidR="00A23AA8" w:rsidRPr="00ED175E" w:rsidDel="00A63DA7" w:rsidRDefault="00A23AA8">
      <w:pPr>
        <w:pStyle w:val="af9"/>
        <w:tabs>
          <w:tab w:val="right" w:leader="dot" w:pos="9515"/>
        </w:tabs>
        <w:autoSpaceDE w:val="0"/>
        <w:autoSpaceDN w:val="0"/>
        <w:ind w:left="792" w:hanging="396"/>
        <w:rPr>
          <w:del w:id="2132" w:author="InnoRules" w:date="2016-10-23T18:21:00Z"/>
          <w:rFonts w:asciiTheme="minorHAnsi" w:eastAsiaTheme="minorEastAsia" w:hAnsiTheme="minorHAnsi"/>
          <w:noProof/>
          <w:spacing w:val="0"/>
          <w:szCs w:val="22"/>
          <w:lang w:eastAsia="ko-KR"/>
        </w:rPr>
        <w:pPrChange w:id="2133" w:author="Seongeun Woo" w:date="2016-10-13T18:44:00Z">
          <w:pPr>
            <w:pStyle w:val="af9"/>
            <w:tabs>
              <w:tab w:val="right" w:leader="dot" w:pos="9515"/>
            </w:tabs>
            <w:ind w:left="1196" w:hanging="800"/>
          </w:pPr>
        </w:pPrChange>
      </w:pPr>
      <w:del w:id="2134" w:author="InnoRules" w:date="2016-10-23T18:21:00Z">
        <w:r w:rsidRPr="00ED175E" w:rsidDel="00A63DA7">
          <w:rPr>
            <w:rPrChange w:id="2135" w:author="InnoRules" w:date="2016-08-30T14:14:00Z">
              <w:rPr>
                <w:rStyle w:val="af8"/>
                <w:rFonts w:cs="Times New Roman"/>
                <w:noProof/>
                <w:spacing w:val="0"/>
                <w:sz w:val="40"/>
                <w:szCs w:val="24"/>
                <w:lang w:eastAsia="ko-KR"/>
              </w:rPr>
            </w:rPrChange>
          </w:rPr>
          <w:delText>[</w:delText>
        </w:r>
        <w:r w:rsidRPr="00ED175E" w:rsidDel="00A63DA7">
          <w:rPr>
            <w:rFonts w:hint="eastAsia"/>
            <w:rPrChange w:id="2136" w:author="InnoRules" w:date="2016-08-30T14:14:00Z">
              <w:rPr>
                <w:rStyle w:val="af8"/>
                <w:rFonts w:ascii="New Gulim" w:hAnsi="New Gulim" w:cs="New Gulim" w:hint="eastAsia"/>
                <w:noProof/>
                <w:spacing w:val="0"/>
                <w:sz w:val="40"/>
                <w:szCs w:val="24"/>
                <w:lang w:eastAsia="ko-KR"/>
              </w:rPr>
            </w:rPrChange>
          </w:rPr>
          <w:delText>図</w:delText>
        </w:r>
        <w:r w:rsidRPr="00ED175E" w:rsidDel="00A63DA7">
          <w:rPr>
            <w:rPrChange w:id="2137" w:author="InnoRules" w:date="2016-08-30T14:14:00Z">
              <w:rPr>
                <w:rStyle w:val="af8"/>
                <w:rFonts w:cs="Times New Roman"/>
                <w:noProof/>
                <w:spacing w:val="0"/>
                <w:sz w:val="40"/>
                <w:szCs w:val="24"/>
                <w:lang w:eastAsia="ko-KR"/>
              </w:rPr>
            </w:rPrChange>
          </w:rPr>
          <w:delText xml:space="preserve"> 13 </w:delText>
        </w:r>
        <w:r w:rsidRPr="00ED175E" w:rsidDel="00A63DA7">
          <w:rPr>
            <w:rFonts w:hint="eastAsia"/>
            <w:rPrChange w:id="2138" w:author="InnoRules" w:date="2016-08-30T14:14:00Z">
              <w:rPr>
                <w:rStyle w:val="af8"/>
                <w:rFonts w:cs="Times New Roman" w:hint="eastAsia"/>
                <w:noProof/>
                <w:spacing w:val="0"/>
                <w:sz w:val="40"/>
                <w:szCs w:val="24"/>
                <w:lang w:eastAsia="ko-KR"/>
              </w:rPr>
            </w:rPrChange>
          </w:rPr>
          <w:delText>保険関係の登録／修正</w:delText>
        </w:r>
        <w:r w:rsidRPr="00ED175E" w:rsidDel="00A63DA7">
          <w:rPr>
            <w:rPrChange w:id="2139" w:author="InnoRules" w:date="2016-08-30T14:14:00Z">
              <w:rPr>
                <w:rStyle w:val="af8"/>
                <w:rFonts w:cs="Times New Roman"/>
                <w:noProof/>
                <w:spacing w:val="0"/>
                <w:sz w:val="40"/>
                <w:szCs w:val="24"/>
                <w:lang w:eastAsia="ko-KR"/>
              </w:rPr>
            </w:rPrChange>
          </w:rPr>
          <w:delText xml:space="preserve"> - </w:delText>
        </w:r>
        <w:r w:rsidRPr="00ED175E" w:rsidDel="00A63DA7">
          <w:rPr>
            <w:rFonts w:hint="eastAsia"/>
            <w:rPrChange w:id="2140" w:author="InnoRules" w:date="2016-08-30T14:14:00Z">
              <w:rPr>
                <w:rStyle w:val="af8"/>
                <w:rFonts w:cs="Times New Roman" w:hint="eastAsia"/>
                <w:noProof/>
                <w:spacing w:val="0"/>
                <w:sz w:val="40"/>
                <w:szCs w:val="24"/>
                <w:lang w:eastAsia="ko-KR"/>
              </w:rPr>
            </w:rPrChange>
          </w:rPr>
          <w:delText>関係類型管理ポップアップ画面</w:delText>
        </w:r>
        <w:r w:rsidRPr="00ED175E" w:rsidDel="00A63DA7">
          <w:rPr>
            <w:rPrChange w:id="2141" w:author="InnoRules" w:date="2016-08-30T14:14:00Z">
              <w:rPr>
                <w:rStyle w:val="af8"/>
                <w:rFonts w:cs="Times New Roman"/>
                <w:noProof/>
                <w:spacing w:val="0"/>
                <w:sz w:val="40"/>
                <w:szCs w:val="24"/>
                <w:lang w:eastAsia="ko-KR"/>
              </w:rPr>
            </w:rPrChange>
          </w:rPr>
          <w:delText>]</w:delText>
        </w:r>
        <w:r w:rsidRPr="00ED175E" w:rsidDel="00A63DA7">
          <w:rPr>
            <w:noProof/>
            <w:webHidden/>
          </w:rPr>
          <w:tab/>
          <w:delText>30</w:delText>
        </w:r>
      </w:del>
    </w:p>
    <w:p w14:paraId="0B54E5CA" w14:textId="77777777" w:rsidR="00A23AA8" w:rsidRPr="00ED175E" w:rsidDel="00A63DA7" w:rsidRDefault="00A23AA8">
      <w:pPr>
        <w:pStyle w:val="af9"/>
        <w:tabs>
          <w:tab w:val="right" w:leader="dot" w:pos="9515"/>
        </w:tabs>
        <w:autoSpaceDE w:val="0"/>
        <w:autoSpaceDN w:val="0"/>
        <w:ind w:left="792" w:hanging="396"/>
        <w:rPr>
          <w:del w:id="2142" w:author="InnoRules" w:date="2016-10-23T18:21:00Z"/>
          <w:rFonts w:asciiTheme="minorHAnsi" w:eastAsiaTheme="minorEastAsia" w:hAnsiTheme="minorHAnsi"/>
          <w:noProof/>
          <w:spacing w:val="0"/>
          <w:szCs w:val="22"/>
          <w:lang w:eastAsia="ko-KR"/>
        </w:rPr>
        <w:pPrChange w:id="2143" w:author="Seongeun Woo" w:date="2016-10-13T18:44:00Z">
          <w:pPr>
            <w:pStyle w:val="af9"/>
            <w:tabs>
              <w:tab w:val="right" w:leader="dot" w:pos="9515"/>
            </w:tabs>
            <w:ind w:left="1196" w:hanging="800"/>
          </w:pPr>
        </w:pPrChange>
      </w:pPr>
      <w:del w:id="2144" w:author="InnoRules" w:date="2016-10-23T18:21:00Z">
        <w:r w:rsidRPr="00ED175E" w:rsidDel="00A63DA7">
          <w:rPr>
            <w:rPrChange w:id="2145" w:author="InnoRules" w:date="2016-08-30T14:14:00Z">
              <w:rPr>
                <w:rStyle w:val="af8"/>
                <w:rFonts w:cs="Times New Roman"/>
                <w:noProof/>
                <w:spacing w:val="0"/>
                <w:sz w:val="40"/>
                <w:szCs w:val="24"/>
                <w:lang w:eastAsia="ko-KR"/>
              </w:rPr>
            </w:rPrChange>
          </w:rPr>
          <w:delText>[</w:delText>
        </w:r>
        <w:r w:rsidRPr="00ED175E" w:rsidDel="00A63DA7">
          <w:rPr>
            <w:rFonts w:hint="eastAsia"/>
            <w:rPrChange w:id="2146" w:author="InnoRules" w:date="2016-08-30T14:14:00Z">
              <w:rPr>
                <w:rStyle w:val="af8"/>
                <w:rFonts w:cs="Times New Roman" w:hint="eastAsia"/>
                <w:noProof/>
                <w:spacing w:val="0"/>
                <w:sz w:val="40"/>
                <w:szCs w:val="24"/>
                <w:lang w:eastAsia="ko-KR"/>
              </w:rPr>
            </w:rPrChange>
          </w:rPr>
          <w:delText>図</w:delText>
        </w:r>
        <w:r w:rsidRPr="00ED175E" w:rsidDel="00A63DA7">
          <w:rPr>
            <w:rPrChange w:id="2147" w:author="InnoRules" w:date="2016-08-30T14:14:00Z">
              <w:rPr>
                <w:rStyle w:val="af8"/>
                <w:rFonts w:cs="Times New Roman"/>
                <w:noProof/>
                <w:spacing w:val="0"/>
                <w:sz w:val="40"/>
                <w:szCs w:val="24"/>
                <w:lang w:eastAsia="ko-KR"/>
              </w:rPr>
            </w:rPrChange>
          </w:rPr>
          <w:delText xml:space="preserve"> 14 </w:delText>
        </w:r>
        <w:r w:rsidRPr="00ED175E" w:rsidDel="00A63DA7">
          <w:rPr>
            <w:rFonts w:hint="eastAsia"/>
            <w:rPrChange w:id="2148" w:author="InnoRules" w:date="2016-08-30T14:14:00Z">
              <w:rPr>
                <w:rStyle w:val="af8"/>
                <w:rFonts w:cs="Times New Roman" w:hint="eastAsia"/>
                <w:noProof/>
                <w:spacing w:val="0"/>
                <w:sz w:val="40"/>
                <w:szCs w:val="24"/>
                <w:lang w:eastAsia="ko-KR"/>
              </w:rPr>
            </w:rPrChange>
          </w:rPr>
          <w:delText>商品／保険構造の登録／修正</w:delText>
        </w:r>
        <w:r w:rsidRPr="00ED175E" w:rsidDel="00A63DA7">
          <w:rPr>
            <w:rPrChange w:id="2149" w:author="InnoRules" w:date="2016-08-30T14:14:00Z">
              <w:rPr>
                <w:rStyle w:val="af8"/>
                <w:rFonts w:cs="Times New Roman"/>
                <w:noProof/>
                <w:spacing w:val="0"/>
                <w:sz w:val="40"/>
                <w:szCs w:val="24"/>
                <w:lang w:eastAsia="ko-KR"/>
              </w:rPr>
            </w:rPrChange>
          </w:rPr>
          <w:delText>]</w:delText>
        </w:r>
        <w:r w:rsidRPr="00ED175E" w:rsidDel="00A63DA7">
          <w:rPr>
            <w:noProof/>
            <w:webHidden/>
          </w:rPr>
          <w:tab/>
          <w:delText>32</w:delText>
        </w:r>
      </w:del>
    </w:p>
    <w:p w14:paraId="530021B1" w14:textId="77777777" w:rsidR="00A23AA8" w:rsidRPr="00ED175E" w:rsidDel="00A63DA7" w:rsidRDefault="00A23AA8">
      <w:pPr>
        <w:pStyle w:val="af9"/>
        <w:tabs>
          <w:tab w:val="right" w:leader="dot" w:pos="9515"/>
        </w:tabs>
        <w:autoSpaceDE w:val="0"/>
        <w:autoSpaceDN w:val="0"/>
        <w:ind w:left="792" w:hanging="396"/>
        <w:rPr>
          <w:del w:id="2150" w:author="InnoRules" w:date="2016-10-23T18:21:00Z"/>
          <w:rFonts w:asciiTheme="minorHAnsi" w:eastAsiaTheme="minorEastAsia" w:hAnsiTheme="minorHAnsi"/>
          <w:noProof/>
          <w:spacing w:val="0"/>
          <w:szCs w:val="22"/>
          <w:lang w:eastAsia="ko-KR"/>
        </w:rPr>
        <w:pPrChange w:id="2151" w:author="Seongeun Woo" w:date="2016-10-13T18:44:00Z">
          <w:pPr>
            <w:pStyle w:val="af9"/>
            <w:tabs>
              <w:tab w:val="right" w:leader="dot" w:pos="9515"/>
            </w:tabs>
            <w:ind w:left="1196" w:hanging="800"/>
          </w:pPr>
        </w:pPrChange>
      </w:pPr>
      <w:del w:id="2152" w:author="InnoRules" w:date="2016-10-23T18:21:00Z">
        <w:r w:rsidRPr="00ED175E" w:rsidDel="00A63DA7">
          <w:rPr>
            <w:rPrChange w:id="2153" w:author="InnoRules" w:date="2016-08-30T14:14:00Z">
              <w:rPr>
                <w:rStyle w:val="af8"/>
                <w:rFonts w:cs="Times New Roman"/>
                <w:noProof/>
                <w:spacing w:val="0"/>
                <w:sz w:val="40"/>
                <w:szCs w:val="24"/>
                <w:lang w:eastAsia="ko-KR"/>
              </w:rPr>
            </w:rPrChange>
          </w:rPr>
          <w:delText>[</w:delText>
        </w:r>
        <w:r w:rsidRPr="00ED175E" w:rsidDel="00A63DA7">
          <w:rPr>
            <w:rFonts w:hint="eastAsia"/>
            <w:rPrChange w:id="2154" w:author="InnoRules" w:date="2016-08-30T14:14:00Z">
              <w:rPr>
                <w:rStyle w:val="af8"/>
                <w:rFonts w:cs="Times New Roman" w:hint="eastAsia"/>
                <w:noProof/>
                <w:spacing w:val="0"/>
                <w:sz w:val="40"/>
                <w:szCs w:val="24"/>
                <w:lang w:eastAsia="ko-KR"/>
              </w:rPr>
            </w:rPrChange>
          </w:rPr>
          <w:delText>図</w:delText>
        </w:r>
        <w:r w:rsidRPr="00ED175E" w:rsidDel="00A63DA7">
          <w:rPr>
            <w:rPrChange w:id="2155" w:author="InnoRules" w:date="2016-08-30T14:14:00Z">
              <w:rPr>
                <w:rStyle w:val="af8"/>
                <w:rFonts w:cs="Times New Roman"/>
                <w:noProof/>
                <w:spacing w:val="0"/>
                <w:sz w:val="40"/>
                <w:szCs w:val="24"/>
                <w:lang w:eastAsia="ko-KR"/>
              </w:rPr>
            </w:rPrChange>
          </w:rPr>
          <w:delText xml:space="preserve"> 15 </w:delText>
        </w:r>
        <w:r w:rsidRPr="00ED175E" w:rsidDel="00A63DA7">
          <w:rPr>
            <w:rFonts w:hint="eastAsia"/>
            <w:rPrChange w:id="2156" w:author="InnoRules" w:date="2016-08-30T14:14:00Z">
              <w:rPr>
                <w:rStyle w:val="af8"/>
                <w:rFonts w:cs="Times New Roman" w:hint="eastAsia"/>
                <w:noProof/>
                <w:spacing w:val="0"/>
                <w:sz w:val="40"/>
                <w:szCs w:val="24"/>
                <w:lang w:eastAsia="ko-KR"/>
              </w:rPr>
            </w:rPrChange>
          </w:rPr>
          <w:delText>保険関係の登録／修正</w:delText>
        </w:r>
        <w:r w:rsidRPr="00ED175E" w:rsidDel="00A63DA7">
          <w:rPr>
            <w:rPrChange w:id="2157" w:author="InnoRules" w:date="2016-08-30T14:14:00Z">
              <w:rPr>
                <w:rStyle w:val="af8"/>
                <w:rFonts w:cs="Times New Roman"/>
                <w:noProof/>
                <w:spacing w:val="0"/>
                <w:sz w:val="40"/>
                <w:szCs w:val="24"/>
                <w:lang w:eastAsia="ko-KR"/>
              </w:rPr>
            </w:rPrChange>
          </w:rPr>
          <w:delText>]</w:delText>
        </w:r>
        <w:r w:rsidRPr="00ED175E" w:rsidDel="00A63DA7">
          <w:rPr>
            <w:noProof/>
            <w:webHidden/>
          </w:rPr>
          <w:tab/>
          <w:delText>32</w:delText>
        </w:r>
      </w:del>
    </w:p>
    <w:p w14:paraId="686867CA" w14:textId="77777777" w:rsidR="005576D1" w:rsidRPr="00ED175E" w:rsidRDefault="000962EA">
      <w:pPr>
        <w:autoSpaceDE w:val="0"/>
        <w:autoSpaceDN w:val="0"/>
        <w:pPrChange w:id="2158" w:author="Seongeun Woo" w:date="2016-10-13T18:44:00Z">
          <w:pPr/>
        </w:pPrChange>
      </w:pPr>
      <w:r w:rsidRPr="0073721B">
        <w:fldChar w:fldCharType="end"/>
      </w:r>
    </w:p>
    <w:p w14:paraId="19E7FD51" w14:textId="77777777" w:rsidR="005576D1" w:rsidRPr="00ED175E" w:rsidRDefault="005576D1">
      <w:pPr>
        <w:autoSpaceDE w:val="0"/>
        <w:autoSpaceDN w:val="0"/>
        <w:pPrChange w:id="2159" w:author="Seongeun Woo" w:date="2016-10-13T18:44:00Z">
          <w:pPr/>
        </w:pPrChange>
      </w:pPr>
    </w:p>
    <w:p w14:paraId="0D28E62D" w14:textId="77777777" w:rsidR="005576D1" w:rsidRPr="00ED175E" w:rsidRDefault="005576D1">
      <w:pPr>
        <w:autoSpaceDE w:val="0"/>
        <w:autoSpaceDN w:val="0"/>
        <w:pPrChange w:id="2160" w:author="Seongeun Woo" w:date="2016-10-13T18:44:00Z">
          <w:pPr/>
        </w:pPrChange>
      </w:pPr>
    </w:p>
    <w:p w14:paraId="3CEAB334" w14:textId="77777777" w:rsidR="005576D1" w:rsidRPr="00ED175E" w:rsidRDefault="005576D1">
      <w:pPr>
        <w:autoSpaceDE w:val="0"/>
        <w:autoSpaceDN w:val="0"/>
        <w:pPrChange w:id="2161" w:author="Seongeun Woo" w:date="2016-10-13T18:44:00Z">
          <w:pPr/>
        </w:pPrChange>
      </w:pPr>
    </w:p>
    <w:p w14:paraId="22B177EF" w14:textId="77777777" w:rsidR="005576D1" w:rsidRPr="00ED175E" w:rsidRDefault="005576D1">
      <w:pPr>
        <w:autoSpaceDE w:val="0"/>
        <w:autoSpaceDN w:val="0"/>
        <w:pPrChange w:id="2162" w:author="Seongeun Woo" w:date="2016-10-13T18:44:00Z">
          <w:pPr/>
        </w:pPrChange>
      </w:pPr>
    </w:p>
    <w:p w14:paraId="69074E47" w14:textId="77777777" w:rsidR="005576D1" w:rsidRPr="00ED175E" w:rsidRDefault="005576D1">
      <w:pPr>
        <w:autoSpaceDE w:val="0"/>
        <w:autoSpaceDN w:val="0"/>
        <w:pPrChange w:id="2163" w:author="Seongeun Woo" w:date="2016-10-13T18:44:00Z">
          <w:pPr/>
        </w:pPrChange>
      </w:pPr>
    </w:p>
    <w:p w14:paraId="52B58D6A" w14:textId="77777777" w:rsidR="005576D1" w:rsidRPr="00ED175E" w:rsidRDefault="005576D1">
      <w:pPr>
        <w:autoSpaceDE w:val="0"/>
        <w:autoSpaceDN w:val="0"/>
        <w:pPrChange w:id="2164" w:author="Seongeun Woo" w:date="2016-10-13T18:44:00Z">
          <w:pPr/>
        </w:pPrChange>
      </w:pPr>
    </w:p>
    <w:p w14:paraId="526E44A0" w14:textId="77777777" w:rsidR="005576D1" w:rsidRPr="00ED175E" w:rsidRDefault="005576D1">
      <w:pPr>
        <w:autoSpaceDE w:val="0"/>
        <w:autoSpaceDN w:val="0"/>
        <w:pPrChange w:id="2165" w:author="Seongeun Woo" w:date="2016-10-13T18:44:00Z">
          <w:pPr/>
        </w:pPrChange>
      </w:pPr>
    </w:p>
    <w:p w14:paraId="2DF99532" w14:textId="77777777" w:rsidR="005576D1" w:rsidRPr="00ED175E" w:rsidRDefault="005576D1">
      <w:pPr>
        <w:autoSpaceDE w:val="0"/>
        <w:autoSpaceDN w:val="0"/>
        <w:pPrChange w:id="2166" w:author="Seongeun Woo" w:date="2016-10-13T18:44:00Z">
          <w:pPr/>
        </w:pPrChange>
      </w:pPr>
    </w:p>
    <w:p w14:paraId="53513008" w14:textId="77777777" w:rsidR="005576D1" w:rsidRPr="00ED175E" w:rsidRDefault="005576D1">
      <w:pPr>
        <w:autoSpaceDE w:val="0"/>
        <w:autoSpaceDN w:val="0"/>
        <w:pPrChange w:id="2167" w:author="Seongeun Woo" w:date="2016-10-13T18:44:00Z">
          <w:pPr/>
        </w:pPrChange>
      </w:pPr>
    </w:p>
    <w:p w14:paraId="77E4032E" w14:textId="77777777" w:rsidR="005576D1" w:rsidRPr="00ED175E" w:rsidRDefault="005576D1">
      <w:pPr>
        <w:autoSpaceDE w:val="0"/>
        <w:autoSpaceDN w:val="0"/>
        <w:pPrChange w:id="2168" w:author="Seongeun Woo" w:date="2016-10-13T18:44:00Z">
          <w:pPr/>
        </w:pPrChange>
      </w:pPr>
    </w:p>
    <w:p w14:paraId="01EBB574" w14:textId="77777777" w:rsidR="005576D1" w:rsidRPr="00ED175E" w:rsidRDefault="005576D1">
      <w:pPr>
        <w:autoSpaceDE w:val="0"/>
        <w:autoSpaceDN w:val="0"/>
        <w:pPrChange w:id="2169" w:author="Seongeun Woo" w:date="2016-10-13T18:44:00Z">
          <w:pPr/>
        </w:pPrChange>
      </w:pPr>
    </w:p>
    <w:p w14:paraId="4913E043" w14:textId="77777777" w:rsidR="005576D1" w:rsidRPr="00ED175E" w:rsidRDefault="005576D1">
      <w:pPr>
        <w:autoSpaceDE w:val="0"/>
        <w:autoSpaceDN w:val="0"/>
        <w:pPrChange w:id="2170" w:author="Seongeun Woo" w:date="2016-10-13T18:44:00Z">
          <w:pPr/>
        </w:pPrChange>
      </w:pPr>
    </w:p>
    <w:p w14:paraId="160B76D8" w14:textId="77777777" w:rsidR="005576D1" w:rsidRPr="00ED175E" w:rsidRDefault="005576D1">
      <w:pPr>
        <w:autoSpaceDE w:val="0"/>
        <w:autoSpaceDN w:val="0"/>
        <w:sectPr w:rsidR="005576D1" w:rsidRPr="00ED175E" w:rsidSect="002C2BBB">
          <w:type w:val="continuous"/>
          <w:pgSz w:w="11906" w:h="16838" w:code="9"/>
          <w:pgMar w:top="1418" w:right="1134" w:bottom="1418" w:left="1247" w:header="567" w:footer="567" w:gutter="0"/>
          <w:cols w:space="425"/>
          <w:docGrid w:type="linesAndChars" w:linePitch="360"/>
        </w:sectPr>
        <w:pPrChange w:id="2171" w:author="Seongeun Woo" w:date="2016-10-13T18:44:00Z">
          <w:pPr/>
        </w:pPrChange>
      </w:pPr>
    </w:p>
    <w:p w14:paraId="36463A34" w14:textId="7A37FA8B" w:rsidR="0096549F" w:rsidRPr="008009F4" w:rsidRDefault="008009F4" w:rsidP="008009F4">
      <w:pPr>
        <w:pStyle w:val="st1"/>
        <w:rPr>
          <w:rPrChange w:id="2172" w:author="哲均 宋" w:date="2019-08-15T14:21:00Z">
            <w:rPr/>
          </w:rPrChange>
        </w:rPr>
        <w:pPrChange w:id="2173" w:author="哲均 宋" w:date="2019-08-15T14:21:00Z">
          <w:pPr>
            <w:pStyle w:val="st1"/>
          </w:pPr>
        </w:pPrChange>
      </w:pPr>
      <w:bookmarkStart w:id="2174" w:name="_Toc434858338"/>
      <w:bookmarkStart w:id="2175" w:name="_Toc445716725"/>
      <w:bookmarkStart w:id="2176" w:name="_Toc17112072"/>
      <w:ins w:id="2177" w:author="哲均 宋" w:date="2019-08-15T14:22:00Z">
        <w:r>
          <w:rPr>
            <w:rFonts w:hint="eastAsia"/>
          </w:rPr>
          <w:t>Overview</w:t>
        </w:r>
      </w:ins>
      <w:bookmarkEnd w:id="2176"/>
      <w:del w:id="2178" w:author="哲均 宋" w:date="2019-08-15T14:22:00Z">
        <w:r w:rsidRPr="008009F4" w:rsidDel="008009F4">
          <w:rPr>
            <w:rFonts w:hint="eastAsia"/>
            <w:rPrChange w:id="2179" w:author="哲均 宋" w:date="2019-08-15T14:21:00Z">
              <w:rPr>
                <w:rFonts w:hint="eastAsia"/>
              </w:rPr>
            </w:rPrChange>
          </w:rPr>
          <w:delText>概要</w:delText>
        </w:r>
      </w:del>
      <w:bookmarkEnd w:id="2174"/>
      <w:bookmarkEnd w:id="2175"/>
    </w:p>
    <w:p w14:paraId="3AAA7949" w14:textId="5AEC6321" w:rsidR="0096549F" w:rsidRPr="00ED175E" w:rsidDel="008009F4" w:rsidRDefault="0096549F">
      <w:pPr>
        <w:autoSpaceDE w:val="0"/>
        <w:autoSpaceDN w:val="0"/>
        <w:rPr>
          <w:del w:id="2180" w:author="哲均 宋" w:date="2019-08-15T14:28:00Z"/>
        </w:rPr>
        <w:pPrChange w:id="2181" w:author="Seongeun Woo" w:date="2016-10-13T18:44:00Z">
          <w:pPr/>
        </w:pPrChange>
      </w:pPr>
      <w:del w:id="2182" w:author="哲均 宋" w:date="2019-08-15T14:28:00Z">
        <w:r w:rsidRPr="00ED175E" w:rsidDel="008009F4">
          <w:rPr>
            <w:rFonts w:hint="eastAsia"/>
          </w:rPr>
          <w:delText>本書には、商品情報ルールサービスを開発するための事前知識として商品リポジトリの物理モデルに関する情報および、それを</w:delText>
        </w:r>
        <w:r w:rsidRPr="00ED175E" w:rsidDel="008009F4">
          <w:rPr>
            <w:rFonts w:ascii="Batang" w:eastAsia="Batang" w:hAnsi="Batang" w:cs="Batang" w:hint="eastAsia"/>
          </w:rPr>
          <w:delText>利用</w:delText>
        </w:r>
      </w:del>
      <w:ins w:id="2183" w:author="Seongeun Woo" w:date="2016-07-06T11:03:00Z">
        <w:del w:id="2184" w:author="哲均 宋" w:date="2019-08-15T14:28:00Z">
          <w:r w:rsidR="008325E5" w:rsidRPr="00ED175E" w:rsidDel="008009F4">
            <w:rPr>
              <w:rFonts w:ascii="ＭＳ Ｐゴシック" w:hAnsi="ＭＳ Ｐゴシック" w:cs="Malgun Gothic" w:hint="eastAsia"/>
              <w:rPrChange w:id="2185" w:author="InnoRules" w:date="2016-08-30T14:14:00Z">
                <w:rPr>
                  <w:rFonts w:ascii="Malgun Gothic" w:eastAsiaTheme="minorEastAsia" w:hAnsi="Malgun Gothic" w:cs="Malgun Gothic" w:hint="eastAsia"/>
                  <w:spacing w:val="0"/>
                  <w:sz w:val="40"/>
                  <w:szCs w:val="24"/>
                  <w:lang w:eastAsia="ko-KR"/>
                </w:rPr>
              </w:rPrChange>
            </w:rPr>
            <w:delText>使用</w:delText>
          </w:r>
        </w:del>
      </w:ins>
      <w:del w:id="2186" w:author="哲均 宋" w:date="2019-08-15T14:28:00Z">
        <w:r w:rsidRPr="00ED175E" w:rsidDel="008009F4">
          <w:rPr>
            <w:rFonts w:hint="eastAsia"/>
          </w:rPr>
          <w:delText>したルールサービス開発</w:delText>
        </w:r>
      </w:del>
      <w:ins w:id="2187" w:author="InnoRules" w:date="2016-08-11T14:45:00Z">
        <w:del w:id="2188" w:author="哲均 宋" w:date="2019-08-15T14:28:00Z">
          <w:r w:rsidR="00C71C45" w:rsidRPr="00ED175E" w:rsidDel="008009F4">
            <w:rPr>
              <w:rFonts w:hint="eastAsia"/>
            </w:rPr>
            <w:delText>の内容である。</w:delText>
          </w:r>
        </w:del>
      </w:ins>
      <w:del w:id="2189" w:author="哲均 宋" w:date="2019-08-15T14:28:00Z">
        <w:r w:rsidRPr="00ED175E" w:rsidDel="008009F4">
          <w:rPr>
            <w:rFonts w:hint="eastAsia"/>
          </w:rPr>
          <w:delText>の基本的な内容が含まれてい</w:delText>
        </w:r>
      </w:del>
      <w:ins w:id="2190" w:author="Seongeun Woo" w:date="2016-07-06T11:03:00Z">
        <w:del w:id="2191" w:author="哲均 宋" w:date="2019-08-15T14:28:00Z">
          <w:r w:rsidR="008325E5" w:rsidRPr="00ED175E" w:rsidDel="008009F4">
            <w:rPr>
              <w:rFonts w:hint="eastAsia"/>
            </w:rPr>
            <w:delText>であ</w:delText>
          </w:r>
        </w:del>
      </w:ins>
      <w:del w:id="2192" w:author="哲均 宋" w:date="2019-08-15T14:28:00Z">
        <w:r w:rsidRPr="00ED175E" w:rsidDel="008009F4">
          <w:rPr>
            <w:rFonts w:hint="eastAsia"/>
          </w:rPr>
          <w:delText>る。</w:delText>
        </w:r>
      </w:del>
    </w:p>
    <w:p w14:paraId="38FBBCE3" w14:textId="39A3D4D0" w:rsidR="0096549F" w:rsidRPr="00ED175E" w:rsidDel="008009F4" w:rsidRDefault="0096549F">
      <w:pPr>
        <w:autoSpaceDE w:val="0"/>
        <w:autoSpaceDN w:val="0"/>
        <w:rPr>
          <w:del w:id="2193" w:author="哲均 宋" w:date="2019-08-15T14:28:00Z"/>
        </w:rPr>
        <w:pPrChange w:id="2194" w:author="Seongeun Woo" w:date="2016-10-13T18:44:00Z">
          <w:pPr/>
        </w:pPrChange>
      </w:pPr>
    </w:p>
    <w:p w14:paraId="1DDC0561" w14:textId="3B0A7529" w:rsidR="008009F4" w:rsidRDefault="0096549F" w:rsidP="008009F4">
      <w:pPr>
        <w:autoSpaceDE w:val="0"/>
        <w:autoSpaceDN w:val="0"/>
        <w:rPr>
          <w:ins w:id="2195" w:author="哲均 宋" w:date="2019-08-15T14:24:00Z"/>
        </w:rPr>
      </w:pPr>
      <w:del w:id="2196" w:author="哲均 宋" w:date="2019-08-15T14:28:00Z">
        <w:r w:rsidRPr="00ED175E" w:rsidDel="008009F4">
          <w:rPr>
            <w:rFonts w:hint="eastAsia"/>
          </w:rPr>
          <w:delText>商品情報ルールサービスとは、</w:delText>
        </w:r>
        <w:r w:rsidRPr="00ED175E" w:rsidDel="008009F4">
          <w:delText>InnoProduct</w:delText>
        </w:r>
        <w:r w:rsidRPr="00ED175E" w:rsidDel="008009F4">
          <w:rPr>
            <w:rFonts w:hint="eastAsia"/>
          </w:rPr>
          <w:delText>において</w:delText>
        </w:r>
      </w:del>
      <w:ins w:id="2197" w:author="Seongeun Woo" w:date="2016-07-06T11:03:00Z">
        <w:del w:id="2198" w:author="哲均 宋" w:date="2019-08-15T14:28:00Z">
          <w:r w:rsidR="008325E5" w:rsidRPr="00ED175E" w:rsidDel="008009F4">
            <w:rPr>
              <w:rFonts w:hint="eastAsia"/>
            </w:rPr>
            <w:delText>の</w:delText>
          </w:r>
        </w:del>
      </w:ins>
      <w:del w:id="2199" w:author="哲均 宋" w:date="2019-08-15T14:28:00Z">
        <w:r w:rsidRPr="00ED175E" w:rsidDel="008009F4">
          <w:rPr>
            <w:rFonts w:hint="eastAsia"/>
          </w:rPr>
          <w:delText>商品リポジトリで</w:delText>
        </w:r>
      </w:del>
      <w:ins w:id="2200" w:author="Seongeun Woo" w:date="2016-07-06T11:04:00Z">
        <w:del w:id="2201" w:author="哲均 宋" w:date="2019-08-15T14:28:00Z">
          <w:r w:rsidR="008325E5" w:rsidRPr="00ED175E" w:rsidDel="008009F4">
            <w:rPr>
              <w:rFonts w:hint="eastAsia"/>
            </w:rPr>
            <w:delText>に</w:delText>
          </w:r>
        </w:del>
      </w:ins>
      <w:del w:id="2202" w:author="哲均 宋" w:date="2019-08-15T14:28:00Z">
        <w:r w:rsidRPr="00ED175E" w:rsidDel="008009F4">
          <w:rPr>
            <w:rFonts w:hint="eastAsia"/>
          </w:rPr>
          <w:delText>管理している</w:delText>
        </w:r>
      </w:del>
      <w:ins w:id="2203" w:author="Seongeun Woo" w:date="2016-07-06T11:04:00Z">
        <w:del w:id="2204" w:author="哲均 宋" w:date="2019-08-15T14:28:00Z">
          <w:r w:rsidR="008325E5" w:rsidRPr="00ED175E" w:rsidDel="008009F4">
            <w:rPr>
              <w:rFonts w:hint="eastAsia"/>
            </w:rPr>
            <w:delText>保存</w:delText>
          </w:r>
        </w:del>
      </w:ins>
      <w:ins w:id="2205" w:author="Seongeun Woo" w:date="2016-07-06T11:05:00Z">
        <w:del w:id="2206" w:author="哲均 宋" w:date="2019-08-15T14:28:00Z">
          <w:r w:rsidR="008325E5" w:rsidRPr="00ED175E" w:rsidDel="008009F4">
            <w:rPr>
              <w:rFonts w:hint="eastAsia"/>
            </w:rPr>
            <w:delText>された</w:delText>
          </w:r>
        </w:del>
      </w:ins>
      <w:del w:id="2207" w:author="哲均 宋" w:date="2019-08-15T14:28:00Z">
        <w:r w:rsidRPr="00ED175E" w:rsidDel="008009F4">
          <w:rPr>
            <w:rFonts w:hint="eastAsia"/>
          </w:rPr>
          <w:delText>商品情報</w:delText>
        </w:r>
        <w:r w:rsidRPr="00ED175E" w:rsidDel="008009F4">
          <w:delText>(</w:delText>
        </w:r>
        <w:r w:rsidRPr="00ED175E" w:rsidDel="008009F4">
          <w:rPr>
            <w:rFonts w:hint="eastAsia"/>
          </w:rPr>
          <w:delText>構造、関係、関係ルール</w:delText>
        </w:r>
      </w:del>
      <w:ins w:id="2208" w:author="InnoRules" w:date="2016-08-19T10:29:00Z">
        <w:del w:id="2209" w:author="哲均 宋" w:date="2019-08-15T14:28:00Z">
          <w:r w:rsidR="002138EE" w:rsidRPr="00ED175E" w:rsidDel="008009F4">
            <w:rPr>
              <w:rFonts w:hint="eastAsia"/>
            </w:rPr>
            <w:delText>ルール</w:delText>
          </w:r>
        </w:del>
      </w:ins>
      <w:ins w:id="2210" w:author="Seongeun Woo" w:date="2016-07-07T20:59:00Z">
        <w:del w:id="2211" w:author="哲均 宋" w:date="2019-08-15T14:28:00Z">
          <w:r w:rsidR="007B59F1" w:rsidRPr="00ED175E" w:rsidDel="008009F4">
            <w:rPr>
              <w:rFonts w:hint="eastAsia"/>
            </w:rPr>
            <w:delText>規則</w:delText>
          </w:r>
        </w:del>
      </w:ins>
      <w:del w:id="2212" w:author="哲均 宋" w:date="2019-08-15T14:28:00Z">
        <w:r w:rsidRPr="00ED175E" w:rsidDel="008009F4">
          <w:rPr>
            <w:rFonts w:hint="eastAsia"/>
          </w:rPr>
          <w:delText>、標準項目・標準項目値、パターン</w:delText>
        </w:r>
      </w:del>
      <w:ins w:id="2213" w:author="shira" w:date="2017-12-21T16:27:00Z">
        <w:del w:id="2214" w:author="哲均 宋" w:date="2019-08-15T14:28:00Z">
          <w:r w:rsidR="00116A9A" w:rsidDel="008009F4">
            <w:rPr>
              <w:rFonts w:hint="eastAsia"/>
            </w:rPr>
            <w:delText>表属性</w:delText>
          </w:r>
        </w:del>
      </w:ins>
      <w:del w:id="2215" w:author="哲均 宋" w:date="2019-08-15T14:28:00Z">
        <w:r w:rsidRPr="00ED175E" w:rsidDel="008009F4">
          <w:rPr>
            <w:rFonts w:hint="eastAsia"/>
          </w:rPr>
          <w:delText>など</w:delText>
        </w:r>
        <w:r w:rsidRPr="00ED175E" w:rsidDel="008009F4">
          <w:delText>)</w:delText>
        </w:r>
        <w:r w:rsidRPr="00ED175E" w:rsidDel="008009F4">
          <w:rPr>
            <w:rFonts w:hint="eastAsia"/>
          </w:rPr>
          <w:delText>をアプリケーションに提供するために作成されるルールである。このサービスでは、データベース照会ルールを利用</w:delText>
        </w:r>
      </w:del>
      <w:ins w:id="2216" w:author="Seongeun Woo" w:date="2016-07-06T11:05:00Z">
        <w:del w:id="2217" w:author="哲均 宋" w:date="2019-08-15T14:28:00Z">
          <w:r w:rsidR="008325E5" w:rsidRPr="00ED175E" w:rsidDel="008009F4">
            <w:rPr>
              <w:rFonts w:hint="eastAsia"/>
            </w:rPr>
            <w:delText>使用</w:delText>
          </w:r>
        </w:del>
      </w:ins>
      <w:del w:id="2218" w:author="哲均 宋" w:date="2019-08-15T14:28:00Z">
        <w:r w:rsidRPr="00ED175E" w:rsidDel="008009F4">
          <w:rPr>
            <w:rFonts w:hint="eastAsia"/>
          </w:rPr>
          <w:delText>して</w:delText>
        </w:r>
      </w:del>
      <w:ins w:id="2219" w:author="Seongeun Woo" w:date="2016-07-06T11:06:00Z">
        <w:del w:id="2220" w:author="哲均 宋" w:date="2019-08-15T14:28:00Z">
          <w:r w:rsidR="008325E5" w:rsidRPr="00ED175E" w:rsidDel="008009F4">
            <w:rPr>
              <w:rFonts w:hint="eastAsia"/>
            </w:rPr>
            <w:delText>商品</w:delText>
          </w:r>
        </w:del>
      </w:ins>
      <w:del w:id="2221" w:author="哲均 宋" w:date="2019-08-15T14:28:00Z">
        <w:r w:rsidRPr="00ED175E" w:rsidDel="008009F4">
          <w:rPr>
            <w:rFonts w:hint="eastAsia"/>
          </w:rPr>
          <w:delText>リポジトリのテーブルを照会し、該当の結果を加工してアプリケーションに提供する。</w:delText>
        </w:r>
      </w:del>
      <w:ins w:id="2222" w:author="哲均 宋" w:date="2019-08-15T14:24:00Z">
        <w:r w:rsidR="008009F4">
          <w:t>This document contains information on the physical model of the product repository for developing the product information rule service, and the contents of rule service development using it.</w:t>
        </w:r>
      </w:ins>
    </w:p>
    <w:p w14:paraId="1CC727F1" w14:textId="77777777" w:rsidR="008009F4" w:rsidRDefault="008009F4" w:rsidP="008009F4">
      <w:pPr>
        <w:autoSpaceDE w:val="0"/>
        <w:autoSpaceDN w:val="0"/>
        <w:rPr>
          <w:ins w:id="2223" w:author="哲均 宋" w:date="2019-08-15T14:24:00Z"/>
        </w:rPr>
      </w:pPr>
    </w:p>
    <w:p w14:paraId="2835D73E" w14:textId="51C0ECD1" w:rsidR="008009F4" w:rsidRPr="00ED175E" w:rsidRDefault="008009F4" w:rsidP="008009F4">
      <w:pPr>
        <w:autoSpaceDE w:val="0"/>
        <w:autoSpaceDN w:val="0"/>
        <w:rPr>
          <w:rFonts w:hint="eastAsia"/>
        </w:rPr>
        <w:pPrChange w:id="2224" w:author="Seongeun Woo" w:date="2016-10-13T18:44:00Z">
          <w:pPr/>
        </w:pPrChange>
      </w:pPr>
      <w:ins w:id="2225" w:author="哲均 宋" w:date="2019-08-15T14:24:00Z">
        <w:r>
          <w:t xml:space="preserve">The product information rule service is a rule created to provide application information (structure, relation, relation rule, </w:t>
        </w:r>
      </w:ins>
      <w:ins w:id="2226" w:author="哲均 宋" w:date="2019-08-15T14:27:00Z">
        <w:r>
          <w:t>attribute</w:t>
        </w:r>
      </w:ins>
      <w:ins w:id="2227" w:author="哲均 宋" w:date="2019-08-15T14:24:00Z">
        <w:r>
          <w:t xml:space="preserve"> / </w:t>
        </w:r>
      </w:ins>
      <w:ins w:id="2228" w:author="哲均 宋" w:date="2019-08-15T14:27:00Z">
        <w:r>
          <w:t>attribute</w:t>
        </w:r>
      </w:ins>
      <w:ins w:id="2229" w:author="哲均 宋" w:date="2019-08-15T14:24:00Z">
        <w:r>
          <w:t xml:space="preserve"> value, table </w:t>
        </w:r>
      </w:ins>
      <w:ins w:id="2230" w:author="哲均 宋" w:date="2019-08-15T14:27:00Z">
        <w:r>
          <w:t>property</w:t>
        </w:r>
      </w:ins>
      <w:ins w:id="2231" w:author="哲均 宋" w:date="2019-08-15T14:24:00Z">
        <w:r>
          <w:t xml:space="preserve">, etc.) stored in the product repository of </w:t>
        </w:r>
        <w:proofErr w:type="spellStart"/>
        <w:r>
          <w:t>InnoProduct</w:t>
        </w:r>
        <w:proofErr w:type="spellEnd"/>
        <w:r>
          <w:t xml:space="preserve"> to the application. The service uses a database rule to query the product repository, process the relevant results, and provide them to the application.</w:t>
        </w:r>
      </w:ins>
    </w:p>
    <w:p w14:paraId="4A5511B7" w14:textId="77777777" w:rsidR="0096549F" w:rsidRPr="00ED175E" w:rsidRDefault="0096549F">
      <w:pPr>
        <w:autoSpaceDE w:val="0"/>
        <w:autoSpaceDN w:val="0"/>
        <w:pPrChange w:id="2232" w:author="Seongeun Woo" w:date="2016-10-13T18:44:00Z">
          <w:pPr/>
        </w:pPrChange>
      </w:pPr>
    </w:p>
    <w:p w14:paraId="33589B9C" w14:textId="1095527A" w:rsidR="008009F4" w:rsidRPr="00ED175E" w:rsidRDefault="00C67C07">
      <w:pPr>
        <w:autoSpaceDE w:val="0"/>
        <w:autoSpaceDN w:val="0"/>
        <w:jc w:val="left"/>
        <w:rPr>
          <w:rFonts w:hint="eastAsia"/>
        </w:rPr>
        <w:pPrChange w:id="2233" w:author="Seongeun Woo" w:date="2016-10-13T18:44:00Z">
          <w:pPr/>
        </w:pPrChange>
      </w:pPr>
      <w:ins w:id="2234" w:author="류종우" w:date="2016-08-09T17:00:00Z">
        <w:del w:id="2235" w:author="哲均 宋" w:date="2019-08-15T14:29:00Z">
          <w:r w:rsidRPr="00ED175E" w:rsidDel="008009F4">
            <w:rPr>
              <w:rFonts w:hint="eastAsia"/>
            </w:rPr>
            <w:delText>以下は</w:delText>
          </w:r>
        </w:del>
      </w:ins>
      <w:ins w:id="2236" w:author="InnoRules" w:date="2016-08-11T14:21:00Z">
        <w:del w:id="2237" w:author="哲均 宋" w:date="2019-08-15T14:29:00Z">
          <w:r w:rsidR="00FC7242" w:rsidRPr="00ED175E" w:rsidDel="008009F4">
            <w:rPr>
              <w:rFonts w:hint="eastAsia"/>
            </w:rPr>
            <w:delText>、</w:delText>
          </w:r>
        </w:del>
      </w:ins>
      <w:del w:id="2238" w:author="哲均 宋" w:date="2019-08-15T14:29:00Z">
        <w:r w:rsidR="0096549F" w:rsidRPr="00ED175E" w:rsidDel="008009F4">
          <w:rPr>
            <w:rFonts w:hint="eastAsia"/>
          </w:rPr>
          <w:delText>本書で使用される</w:delText>
        </w:r>
      </w:del>
      <w:ins w:id="2239" w:author="Seongeun Woo" w:date="2016-07-06T11:06:00Z">
        <w:del w:id="2240" w:author="哲均 宋" w:date="2019-08-15T14:29:00Z">
          <w:r w:rsidR="008325E5" w:rsidRPr="00ED175E" w:rsidDel="008009F4">
            <w:rPr>
              <w:rFonts w:hint="eastAsia"/>
            </w:rPr>
            <w:delText>する</w:delText>
          </w:r>
        </w:del>
      </w:ins>
      <w:del w:id="2241" w:author="哲均 宋" w:date="2019-08-15T14:29:00Z">
        <w:r w:rsidR="0096549F" w:rsidRPr="00ED175E" w:rsidDel="008009F4">
          <w:rPr>
            <w:rFonts w:hint="eastAsia"/>
          </w:rPr>
          <w:delText>各用語の意味は、次の通りである。</w:delText>
        </w:r>
      </w:del>
      <w:ins w:id="2242" w:author="哲均 宋" w:date="2019-08-15T14:29:00Z">
        <w:r w:rsidR="008009F4" w:rsidRPr="008009F4">
          <w:t>The following terms are used in this document.</w:t>
        </w:r>
      </w:ins>
    </w:p>
    <w:p w14:paraId="4E9DC9A1" w14:textId="1B7473D8" w:rsidR="0096549F" w:rsidRPr="00ED175E" w:rsidRDefault="0096549F">
      <w:pPr>
        <w:pStyle w:val="-00"/>
        <w:wordWrap/>
        <w:rPr>
          <w:lang w:eastAsia="ja-JP"/>
        </w:rPr>
        <w:pPrChange w:id="2243" w:author="Seongeun Woo" w:date="2016-10-13T18:44:00Z">
          <w:pPr>
            <w:pStyle w:val="-00"/>
          </w:pPr>
        </w:pPrChange>
      </w:pPr>
    </w:p>
    <w:p w14:paraId="4A693479" w14:textId="54D70151" w:rsidR="008643B5" w:rsidRPr="008643B5" w:rsidRDefault="008009F4">
      <w:pPr>
        <w:pStyle w:val="11"/>
        <w:rPr>
          <w:lang w:eastAsia="ja-JP"/>
          <w:rPrChange w:id="2244" w:author="user" w:date="2016-10-14T13:22:00Z">
            <w:rPr>
              <w:rFonts w:eastAsia="Malgun Gothic"/>
              <w:lang w:eastAsia="ja-JP"/>
            </w:rPr>
          </w:rPrChange>
        </w:rPr>
      </w:pPr>
      <w:bookmarkStart w:id="2245" w:name="_Toc434858339"/>
      <w:bookmarkStart w:id="2246" w:name="_Toc445716726"/>
      <w:bookmarkStart w:id="2247" w:name="_Toc17112073"/>
      <w:ins w:id="2248" w:author="哲均 宋" w:date="2019-08-15T14:29:00Z">
        <w:r>
          <w:rPr>
            <w:rFonts w:hint="eastAsia"/>
            <w:lang w:eastAsia="ja-JP"/>
          </w:rPr>
          <w:t>O</w:t>
        </w:r>
        <w:r>
          <w:rPr>
            <w:lang w:eastAsia="ja-JP"/>
          </w:rPr>
          <w:t>bject</w:t>
        </w:r>
      </w:ins>
      <w:ins w:id="2249" w:author="哲均 宋" w:date="2019-08-15T14:30:00Z">
        <w:r>
          <w:rPr>
            <w:lang w:eastAsia="ja-JP"/>
          </w:rPr>
          <w:t xml:space="preserve"> Type/Type</w:t>
        </w:r>
      </w:ins>
      <w:bookmarkEnd w:id="2247"/>
      <w:ins w:id="2250" w:author="Seongeun Woo" w:date="2016-07-06T11:18:00Z">
        <w:del w:id="2251" w:author="user" w:date="2016-10-14T13:21:00Z">
          <w:r w:rsidR="00036622" w:rsidRPr="00ED175E" w:rsidDel="008643B5">
            <w:rPr>
              <w:rFonts w:hint="eastAsia"/>
              <w:lang w:eastAsia="ja-JP"/>
            </w:rPr>
            <w:delText>オブジェクト</w:delText>
          </w:r>
        </w:del>
      </w:ins>
      <w:del w:id="2252" w:author="user" w:date="2016-10-14T13:21:00Z">
        <w:r w:rsidR="0096549F" w:rsidRPr="00ED175E" w:rsidDel="008643B5">
          <w:rPr>
            <w:rFonts w:hint="eastAsia"/>
            <w:lang w:eastAsia="ja-JP"/>
          </w:rPr>
          <w:delText>管理類型・類型</w:delText>
        </w:r>
      </w:del>
      <w:bookmarkEnd w:id="2245"/>
      <w:bookmarkEnd w:id="2246"/>
      <w:ins w:id="2253" w:author="user" w:date="2016-10-14T13:21:00Z">
        <w:del w:id="2254" w:author="哲均 宋" w:date="2019-08-15T14:30:00Z">
          <w:r w:rsidR="008643B5" w:rsidRPr="00ED175E" w:rsidDel="008009F4">
            <w:rPr>
              <w:rFonts w:hint="eastAsia"/>
              <w:lang w:eastAsia="ja-JP"/>
            </w:rPr>
            <w:delText>オブジェクト管理類型・類型</w:delText>
          </w:r>
        </w:del>
      </w:ins>
    </w:p>
    <w:p w14:paraId="66F19AAC" w14:textId="218C84AA" w:rsidR="008009F4" w:rsidRPr="006B5658" w:rsidRDefault="0096549F">
      <w:pPr>
        <w:autoSpaceDE w:val="0"/>
        <w:autoSpaceDN w:val="0"/>
        <w:jc w:val="left"/>
        <w:rPr>
          <w:rFonts w:eastAsiaTheme="minorEastAsia"/>
          <w:rPrChange w:id="2255" w:author="InnoRules" w:date="2016-09-08T10:44:00Z">
            <w:rPr/>
          </w:rPrChange>
        </w:rPr>
        <w:pPrChange w:id="2256" w:author="Seongeun Woo" w:date="2016-10-13T18:44:00Z">
          <w:pPr/>
        </w:pPrChange>
      </w:pPr>
      <w:del w:id="2257" w:author="哲均 宋" w:date="2019-08-15T14:38:00Z">
        <w:r w:rsidRPr="00ED175E" w:rsidDel="00DA297B">
          <w:delText>InnoProduct</w:delText>
        </w:r>
        <w:r w:rsidRPr="00ED175E" w:rsidDel="00DA297B">
          <w:rPr>
            <w:rFonts w:hint="eastAsia"/>
          </w:rPr>
          <w:delText>において各種の基準情報を管理する類型である。保険会社基準では、商品</w:delText>
        </w:r>
        <w:r w:rsidRPr="006B5658" w:rsidDel="00DA297B">
          <w:rPr>
            <w:rFonts w:hint="eastAsia"/>
          </w:rPr>
          <w:delText>、保険、商品保険、担保</w:delText>
        </w:r>
      </w:del>
      <w:ins w:id="2258" w:author="Seongeun Woo" w:date="2016-07-06T11:07:00Z">
        <w:del w:id="2259" w:author="哲均 宋" w:date="2019-08-15T14:38:00Z">
          <w:r w:rsidR="008325E5" w:rsidRPr="006B5658" w:rsidDel="00DA297B">
            <w:rPr>
              <w:rFonts w:hint="eastAsia"/>
            </w:rPr>
            <w:delText>、</w:delText>
          </w:r>
        </w:del>
      </w:ins>
      <w:ins w:id="2260" w:author="Seongeun Woo" w:date="2016-07-06T11:08:00Z">
        <w:del w:id="2261" w:author="哲均 宋" w:date="2019-08-15T14:38:00Z">
          <w:r w:rsidR="008325E5" w:rsidRPr="006B5658" w:rsidDel="00DA297B">
            <w:rPr>
              <w:rFonts w:hint="eastAsia"/>
            </w:rPr>
            <w:delText>補償担保などの</w:delText>
          </w:r>
        </w:del>
      </w:ins>
      <w:del w:id="2262" w:author="哲均 宋" w:date="2019-08-15T14:38:00Z">
        <w:r w:rsidRPr="006B5658" w:rsidDel="00DA297B">
          <w:rPr>
            <w:rFonts w:hint="eastAsia"/>
          </w:rPr>
          <w:delText>という名前の管理類型が存在し、このような管理類型は再び詳細類型に分類される。</w:delText>
        </w:r>
      </w:del>
      <w:ins w:id="2263" w:author="Seongeun Woo" w:date="2016-07-06T11:09:00Z">
        <w:del w:id="2264" w:author="哲均 宋" w:date="2019-08-15T14:38:00Z">
          <w:r w:rsidR="008325E5" w:rsidRPr="006B5658" w:rsidDel="00DA297B">
            <w:rPr>
              <w:rFonts w:hint="eastAsia"/>
            </w:rPr>
            <w:delText>ある。</w:delText>
          </w:r>
        </w:del>
      </w:ins>
      <w:del w:id="2265" w:author="哲均 宋" w:date="2019-08-15T14:38:00Z">
        <w:r w:rsidRPr="006B5658" w:rsidDel="00DA297B">
          <w:rPr>
            <w:rFonts w:hint="eastAsia"/>
          </w:rPr>
          <w:delText>パターン</w:delText>
        </w:r>
      </w:del>
      <w:ins w:id="2266" w:author="shira" w:date="2017-12-21T16:27:00Z">
        <w:del w:id="2267" w:author="哲均 宋" w:date="2019-08-15T14:38:00Z">
          <w:r w:rsidR="00116A9A" w:rsidDel="00DA297B">
            <w:rPr>
              <w:rFonts w:hint="eastAsia"/>
            </w:rPr>
            <w:delText>表属性</w:delText>
          </w:r>
        </w:del>
      </w:ins>
      <w:del w:id="2268" w:author="哲均 宋" w:date="2019-08-15T14:38:00Z">
        <w:r w:rsidRPr="006B5658" w:rsidDel="00DA297B">
          <w:rPr>
            <w:rFonts w:hint="eastAsia"/>
          </w:rPr>
          <w:delText>とサービスビューの基準情報を管理するために、パターン</w:delText>
        </w:r>
      </w:del>
      <w:ins w:id="2269" w:author="shira" w:date="2017-12-21T16:27:00Z">
        <w:del w:id="2270" w:author="哲均 宋" w:date="2019-08-15T14:38:00Z">
          <w:r w:rsidR="00116A9A" w:rsidDel="00DA297B">
            <w:rPr>
              <w:rFonts w:hint="eastAsia"/>
            </w:rPr>
            <w:delText>表属性</w:delText>
          </w:r>
        </w:del>
      </w:ins>
      <w:del w:id="2271" w:author="哲均 宋" w:date="2019-08-15T14:38:00Z">
        <w:r w:rsidRPr="006B5658" w:rsidDel="00DA297B">
          <w:rPr>
            <w:rFonts w:hint="eastAsia"/>
          </w:rPr>
          <w:delText>類型とサービスビュー類型</w:delText>
        </w:r>
      </w:del>
      <w:ins w:id="2272" w:author="InnoRules" w:date="2016-09-08T10:44:00Z">
        <w:del w:id="2273" w:author="哲均 宋" w:date="2019-08-15T14:38:00Z">
          <w:r w:rsidR="006B5658" w:rsidRPr="006B5658" w:rsidDel="00DA297B">
            <w:rPr>
              <w:rFonts w:hint="eastAsia"/>
              <w:rPrChange w:id="2274" w:author="InnoRules" w:date="2016-09-08T10:44:00Z">
                <w:rPr>
                  <w:rFonts w:eastAsiaTheme="minorEastAsia" w:cs="Times New Roman" w:hint="eastAsia"/>
                  <w:spacing w:val="0"/>
                  <w:sz w:val="40"/>
                  <w:szCs w:val="24"/>
                  <w:lang w:eastAsia="ko-KR"/>
                </w:rPr>
              </w:rPrChange>
            </w:rPr>
            <w:delText>も</w:delText>
          </w:r>
        </w:del>
      </w:ins>
      <w:ins w:id="2275" w:author="류종우" w:date="2016-08-09T17:15:00Z">
        <w:del w:id="2276" w:author="哲均 宋" w:date="2019-08-15T14:38:00Z">
          <w:r w:rsidR="00374D8D" w:rsidRPr="006B5658" w:rsidDel="00DA297B">
            <w:rPr>
              <w:rFonts w:hint="eastAsia"/>
            </w:rPr>
            <w:delText>が</w:delText>
          </w:r>
        </w:del>
      </w:ins>
      <w:del w:id="2277" w:author="哲均 宋" w:date="2019-08-15T14:38:00Z">
        <w:r w:rsidRPr="006B5658" w:rsidDel="00DA297B">
          <w:rPr>
            <w:rFonts w:hint="eastAsia"/>
          </w:rPr>
          <w:delText>も含まれ</w:delText>
        </w:r>
      </w:del>
      <w:ins w:id="2278" w:author="Seongeun Woo" w:date="2016-07-06T11:10:00Z">
        <w:del w:id="2279" w:author="哲均 宋" w:date="2019-08-15T14:38:00Z">
          <w:r w:rsidR="008325E5" w:rsidRPr="006B5658" w:rsidDel="00DA297B">
            <w:rPr>
              <w:rFonts w:hint="eastAsia"/>
            </w:rPr>
            <w:delText>あ</w:delText>
          </w:r>
        </w:del>
      </w:ins>
      <w:del w:id="2280" w:author="哲均 宋" w:date="2019-08-15T14:38:00Z">
        <w:r w:rsidRPr="006B5658" w:rsidDel="00DA297B">
          <w:rPr>
            <w:rFonts w:hint="eastAsia"/>
          </w:rPr>
          <w:delText>る。</w:delText>
        </w:r>
      </w:del>
      <w:ins w:id="2281" w:author="Seongeun Woo" w:date="2016-07-06T11:10:00Z">
        <w:del w:id="2282" w:author="哲均 宋" w:date="2019-08-15T14:38:00Z">
          <w:r w:rsidR="008325E5" w:rsidRPr="006B5658" w:rsidDel="00DA297B">
            <w:delText>(</w:delText>
          </w:r>
          <w:r w:rsidR="008325E5" w:rsidRPr="006B5658" w:rsidDel="00DA297B">
            <w:rPr>
              <w:rFonts w:hint="eastAsia"/>
            </w:rPr>
            <w:delText>以下</w:delText>
          </w:r>
        </w:del>
      </w:ins>
      <w:ins w:id="2283" w:author="Seongeun Woo" w:date="2016-07-06T12:28:00Z">
        <w:del w:id="2284" w:author="哲均 宋" w:date="2019-08-15T14:38:00Z">
          <w:r w:rsidR="00B11FC7" w:rsidRPr="006B5658" w:rsidDel="00DA297B">
            <w:rPr>
              <w:rFonts w:hint="eastAsia"/>
            </w:rPr>
            <w:delText>、</w:delText>
          </w:r>
        </w:del>
      </w:ins>
      <w:ins w:id="2285" w:author="InnoRules" w:date="2016-09-08T10:44:00Z">
        <w:del w:id="2286" w:author="哲均 宋" w:date="2019-08-15T14:38:00Z">
          <w:r w:rsidR="006B5658" w:rsidDel="00DA297B">
            <w:rPr>
              <w:rFonts w:hint="eastAsia"/>
            </w:rPr>
            <w:delText>オブジェクト省略</w:delText>
          </w:r>
        </w:del>
      </w:ins>
      <w:ins w:id="2287" w:author="Seongeun Woo" w:date="2016-07-06T12:28:00Z">
        <w:del w:id="2288" w:author="哲均 宋" w:date="2019-08-15T14:38:00Z">
          <w:r w:rsidR="00B11FC7" w:rsidRPr="00ED175E" w:rsidDel="00DA297B">
            <w:rPr>
              <w:rFonts w:hint="eastAsia"/>
            </w:rPr>
            <w:delText>管理類型・類型という</w:delText>
          </w:r>
        </w:del>
      </w:ins>
      <w:ins w:id="2289" w:author="Seongeun Woo" w:date="2016-07-06T11:10:00Z">
        <w:del w:id="2290" w:author="哲均 宋" w:date="2019-08-15T14:38:00Z">
          <w:r w:rsidR="008325E5" w:rsidRPr="00ED175E" w:rsidDel="00DA297B">
            <w:delText>)</w:delText>
          </w:r>
        </w:del>
      </w:ins>
      <w:ins w:id="2291" w:author="哲均 宋" w:date="2019-08-15T14:34:00Z">
        <w:r w:rsidR="00DA297B" w:rsidRPr="00DA297B">
          <w:rPr>
            <w:rFonts w:eastAsiaTheme="minorEastAsia"/>
          </w:rPr>
          <w:t>A type is an abstraction of real objects.</w:t>
        </w:r>
      </w:ins>
      <w:ins w:id="2292" w:author="哲均 宋" w:date="2019-08-15T14:38:00Z">
        <w:r w:rsidR="00DA297B">
          <w:rPr>
            <w:rFonts w:eastAsiaTheme="minorEastAsia"/>
          </w:rPr>
          <w:t xml:space="preserve"> </w:t>
        </w:r>
      </w:ins>
      <w:ins w:id="2293" w:author="哲均 宋" w:date="2019-08-15T14:30:00Z">
        <w:r w:rsidR="008009F4" w:rsidRPr="008009F4">
          <w:rPr>
            <w:rFonts w:eastAsiaTheme="minorEastAsia"/>
          </w:rPr>
          <w:t xml:space="preserve">There are also table </w:t>
        </w:r>
      </w:ins>
      <w:ins w:id="2294" w:author="哲均 宋" w:date="2019-08-15T14:38:00Z">
        <w:r w:rsidR="00DA297B">
          <w:rPr>
            <w:rFonts w:eastAsiaTheme="minorEastAsia"/>
          </w:rPr>
          <w:t>property</w:t>
        </w:r>
      </w:ins>
      <w:ins w:id="2295" w:author="哲均 宋" w:date="2019-08-15T14:30:00Z">
        <w:r w:rsidR="008009F4" w:rsidRPr="008009F4">
          <w:rPr>
            <w:rFonts w:eastAsiaTheme="minorEastAsia"/>
          </w:rPr>
          <w:t xml:space="preserve"> types and service view types to manage table </w:t>
        </w:r>
      </w:ins>
      <w:ins w:id="2296" w:author="哲均 宋" w:date="2019-08-15T14:38:00Z">
        <w:r w:rsidR="00DA297B">
          <w:rPr>
            <w:rFonts w:eastAsiaTheme="minorEastAsia"/>
          </w:rPr>
          <w:t>property</w:t>
        </w:r>
      </w:ins>
      <w:ins w:id="2297" w:author="哲均 宋" w:date="2019-08-15T14:30:00Z">
        <w:r w:rsidR="008009F4" w:rsidRPr="008009F4">
          <w:rPr>
            <w:rFonts w:eastAsiaTheme="minorEastAsia"/>
          </w:rPr>
          <w:t xml:space="preserve"> and service view information. (Hereafter, object omitted)</w:t>
        </w:r>
      </w:ins>
    </w:p>
    <w:p w14:paraId="34D61DF5" w14:textId="77777777" w:rsidR="0096549F" w:rsidRPr="00ED175E" w:rsidRDefault="0096549F">
      <w:pPr>
        <w:pStyle w:val="-00"/>
        <w:wordWrap/>
        <w:rPr>
          <w:lang w:eastAsia="ja-JP"/>
        </w:rPr>
        <w:pPrChange w:id="2298" w:author="Seongeun Woo" w:date="2016-10-13T18:44:00Z">
          <w:pPr>
            <w:pStyle w:val="-00"/>
          </w:pPr>
        </w:pPrChange>
      </w:pPr>
    </w:p>
    <w:p w14:paraId="15480910" w14:textId="23A2DB12" w:rsidR="0096549F" w:rsidRPr="00ED175E" w:rsidRDefault="00DA297B">
      <w:pPr>
        <w:pStyle w:val="11"/>
      </w:pPr>
      <w:bookmarkStart w:id="2299" w:name="_Toc434858340"/>
      <w:bookmarkStart w:id="2300" w:name="_Toc445716727"/>
      <w:bookmarkStart w:id="2301" w:name="_Toc17112074"/>
      <w:ins w:id="2302" w:author="哲均 宋" w:date="2019-08-15T14:38:00Z">
        <w:r>
          <w:rPr>
            <w:rFonts w:hint="eastAsia"/>
            <w:lang w:eastAsia="ja-JP"/>
          </w:rPr>
          <w:t>O</w:t>
        </w:r>
        <w:r>
          <w:rPr>
            <w:lang w:eastAsia="ja-JP"/>
          </w:rPr>
          <w:t>bject semi</w:t>
        </w:r>
      </w:ins>
      <w:ins w:id="2303" w:author="哲均 宋" w:date="2019-08-15T14:39:00Z">
        <w:r>
          <w:rPr>
            <w:lang w:eastAsia="ja-JP"/>
          </w:rPr>
          <w:t>-Type</w:t>
        </w:r>
      </w:ins>
      <w:bookmarkEnd w:id="2301"/>
      <w:ins w:id="2304" w:author="Seongeun Woo" w:date="2016-07-06T12:32:00Z">
        <w:del w:id="2305" w:author="哲均 宋" w:date="2019-08-15T14:39:00Z">
          <w:r w:rsidR="00242E35" w:rsidRPr="00ED175E" w:rsidDel="00DA297B">
            <w:rPr>
              <w:rFonts w:hint="eastAsia"/>
            </w:rPr>
            <w:delText>オブジェクト</w:delText>
          </w:r>
        </w:del>
      </w:ins>
      <w:del w:id="2306" w:author="哲均 宋" w:date="2019-08-15T14:39:00Z">
        <w:r w:rsidR="0096549F" w:rsidRPr="00ED175E" w:rsidDel="00DA297B">
          <w:rPr>
            <w:rFonts w:hint="eastAsia"/>
          </w:rPr>
          <w:delText>詳細類型</w:delText>
        </w:r>
      </w:del>
      <w:bookmarkEnd w:id="2299"/>
      <w:bookmarkEnd w:id="2300"/>
    </w:p>
    <w:p w14:paraId="5F67C1E8" w14:textId="52B269AA" w:rsidR="00B305A4" w:rsidRPr="00ED175E" w:rsidRDefault="0096549F">
      <w:pPr>
        <w:autoSpaceDE w:val="0"/>
        <w:autoSpaceDN w:val="0"/>
        <w:jc w:val="left"/>
        <w:rPr>
          <w:rFonts w:eastAsia="Malgun Gothic"/>
          <w:rPrChange w:id="2307" w:author="InnoRules" w:date="2016-08-30T14:14:00Z">
            <w:rPr/>
          </w:rPrChange>
        </w:rPr>
        <w:pPrChange w:id="2308" w:author="Seongeun Woo" w:date="2016-10-13T18:44:00Z">
          <w:pPr/>
        </w:pPrChange>
      </w:pPr>
      <w:del w:id="2309" w:author="哲均 宋" w:date="2019-08-15T15:01:00Z">
        <w:r w:rsidRPr="00ED175E" w:rsidDel="00B305A4">
          <w:rPr>
            <w:rFonts w:hint="eastAsia"/>
          </w:rPr>
          <w:delText>管理類型を</w:delText>
        </w:r>
      </w:del>
      <w:ins w:id="2310" w:author="user" w:date="2016-10-14T14:21:00Z">
        <w:del w:id="2311" w:author="哲均 宋" w:date="2019-08-15T15:01:00Z">
          <w:r w:rsidR="00454570" w:rsidDel="00B305A4">
            <w:rPr>
              <w:rFonts w:hint="eastAsia"/>
            </w:rPr>
            <w:delText>更に</w:delText>
          </w:r>
        </w:del>
      </w:ins>
      <w:ins w:id="2312" w:author="류종우" w:date="2016-08-09T17:15:00Z">
        <w:del w:id="2313" w:author="哲均 宋" w:date="2019-08-15T15:01:00Z">
          <w:r w:rsidR="00374D8D" w:rsidRPr="00ED175E" w:rsidDel="00B305A4">
            <w:rPr>
              <w:rFonts w:hint="eastAsia"/>
            </w:rPr>
            <w:delText>改めて</w:delText>
          </w:r>
        </w:del>
      </w:ins>
      <w:ins w:id="2314" w:author="Seongeun Woo" w:date="2016-07-06T12:29:00Z">
        <w:del w:id="2315" w:author="哲均 宋" w:date="2019-08-15T15:01:00Z">
          <w:r w:rsidR="00B11FC7" w:rsidRPr="00ED175E" w:rsidDel="00B305A4">
            <w:rPr>
              <w:rFonts w:hint="eastAsia"/>
            </w:rPr>
            <w:delText>また</w:delText>
          </w:r>
        </w:del>
      </w:ins>
      <w:del w:id="2316" w:author="哲均 宋" w:date="2019-08-15T15:01:00Z">
        <w:r w:rsidRPr="00ED175E" w:rsidDel="00B305A4">
          <w:rPr>
            <w:rFonts w:hint="eastAsia"/>
          </w:rPr>
          <w:delText>細分化して</w:delText>
        </w:r>
      </w:del>
      <w:ins w:id="2317" w:author="류종우" w:date="2016-08-09T17:15:00Z">
        <w:del w:id="2318" w:author="哲均 宋" w:date="2019-08-15T15:01:00Z">
          <w:r w:rsidR="00374D8D" w:rsidRPr="00ED175E" w:rsidDel="00B305A4">
            <w:rPr>
              <w:rFonts w:hint="eastAsia"/>
            </w:rPr>
            <w:delText>、</w:delText>
          </w:r>
        </w:del>
      </w:ins>
      <w:del w:id="2319" w:author="哲均 宋" w:date="2019-08-15T15:01:00Z">
        <w:r w:rsidRPr="00ED175E" w:rsidDel="00B305A4">
          <w:rPr>
            <w:rFonts w:hint="eastAsia"/>
          </w:rPr>
          <w:delText>分類した類型である。管理類型別にそれぞれの詳細類型を登録でき、損害保険会社基準で</w:delText>
        </w:r>
      </w:del>
      <w:ins w:id="2320" w:author="InnoRules" w:date="2016-10-21T16:40:00Z">
        <w:del w:id="2321" w:author="哲均 宋" w:date="2019-08-15T15:01:00Z">
          <w:r w:rsidR="004C13B6" w:rsidDel="00B305A4">
            <w:rPr>
              <w:rFonts w:hint="eastAsia"/>
            </w:rPr>
            <w:delText>傷害</w:delText>
          </w:r>
        </w:del>
      </w:ins>
      <w:ins w:id="2322" w:author="Seongeun Woo" w:date="2016-07-06T12:31:00Z">
        <w:del w:id="2323" w:author="哲均 宋" w:date="2019-08-15T15:01:00Z">
          <w:r w:rsidR="00242E35" w:rsidRPr="00ED175E" w:rsidDel="00B305A4">
            <w:rPr>
              <w:rFonts w:hint="eastAsia"/>
            </w:rPr>
            <w:delText>障害、火災、</w:delText>
          </w:r>
        </w:del>
      </w:ins>
      <w:del w:id="2324" w:author="哲均 宋" w:date="2019-08-15T15:01:00Z">
        <w:r w:rsidRPr="00ED175E" w:rsidDel="00B305A4">
          <w:rPr>
            <w:rFonts w:hint="eastAsia"/>
          </w:rPr>
          <w:delText>は一般、自動車、長期などの詳細類型がある。このように</w:delText>
        </w:r>
        <w:r w:rsidRPr="00ED175E" w:rsidDel="00B305A4">
          <w:delText>InnoProduct</w:delText>
        </w:r>
        <w:r w:rsidRPr="00ED175E" w:rsidDel="00B305A4">
          <w:rPr>
            <w:rFonts w:hint="eastAsia"/>
          </w:rPr>
          <w:delText>では、詳細類型別に、</w:delText>
        </w:r>
        <w:r w:rsidRPr="00ED175E" w:rsidDel="00B305A4">
          <w:delText xml:space="preserve"> </w:delText>
        </w:r>
        <w:r w:rsidRPr="00ED175E" w:rsidDel="00B305A4">
          <w:rPr>
            <w:rFonts w:hint="eastAsia"/>
          </w:rPr>
          <w:delText>実際のエンティティが生成される。</w:delText>
        </w:r>
      </w:del>
      <w:ins w:id="2325" w:author="Seongeun Woo" w:date="2016-07-06T12:31:00Z">
        <w:del w:id="2326" w:author="哲均 宋" w:date="2019-08-15T15:01:00Z">
          <w:r w:rsidR="00242E35" w:rsidRPr="00ED175E" w:rsidDel="00B305A4">
            <w:delText>(</w:delText>
          </w:r>
        </w:del>
      </w:ins>
      <w:ins w:id="2327" w:author="Seongeun Woo" w:date="2016-07-06T12:32:00Z">
        <w:del w:id="2328" w:author="哲均 宋" w:date="2019-08-15T15:01:00Z">
          <w:r w:rsidR="00242E35" w:rsidRPr="00ED175E" w:rsidDel="00B305A4">
            <w:rPr>
              <w:rFonts w:hint="eastAsia"/>
            </w:rPr>
            <w:delText>以下、</w:delText>
          </w:r>
        </w:del>
      </w:ins>
      <w:ins w:id="2329" w:author="InnoRules" w:date="2016-09-08T10:45:00Z">
        <w:del w:id="2330" w:author="哲均 宋" w:date="2019-08-15T15:01:00Z">
          <w:r w:rsidR="00FF4561" w:rsidDel="00B305A4">
            <w:rPr>
              <w:rFonts w:hint="eastAsia"/>
            </w:rPr>
            <w:delText>オブジェクト省略</w:delText>
          </w:r>
        </w:del>
      </w:ins>
      <w:ins w:id="2331" w:author="Seongeun Woo" w:date="2016-07-06T12:32:00Z">
        <w:del w:id="2332" w:author="哲均 宋" w:date="2019-08-15T15:01:00Z">
          <w:r w:rsidR="00242E35" w:rsidRPr="00ED175E" w:rsidDel="00B305A4">
            <w:rPr>
              <w:rFonts w:hint="eastAsia"/>
            </w:rPr>
            <w:delText>詳細類型という</w:delText>
          </w:r>
        </w:del>
      </w:ins>
      <w:ins w:id="2333" w:author="Seongeun Woo" w:date="2016-07-06T12:31:00Z">
        <w:del w:id="2334" w:author="哲均 宋" w:date="2019-08-15T15:01:00Z">
          <w:r w:rsidR="00242E35" w:rsidRPr="00ED175E" w:rsidDel="00B305A4">
            <w:delText>)</w:delText>
          </w:r>
        </w:del>
      </w:ins>
      <w:ins w:id="2335" w:author="哲均 宋" w:date="2019-08-15T15:01:00Z">
        <w:r w:rsidR="00B305A4" w:rsidRPr="00B305A4">
          <w:rPr>
            <w:rFonts w:eastAsia="Malgun Gothic"/>
          </w:rPr>
          <w:t>More specific than type, more abstract than object. (Hereafter, object omitted)</w:t>
        </w:r>
      </w:ins>
    </w:p>
    <w:p w14:paraId="4910A7F5" w14:textId="77777777" w:rsidR="0096549F" w:rsidRPr="00ED175E" w:rsidRDefault="0096549F">
      <w:pPr>
        <w:pStyle w:val="-00"/>
        <w:wordWrap/>
        <w:rPr>
          <w:lang w:eastAsia="ja-JP"/>
        </w:rPr>
        <w:pPrChange w:id="2336" w:author="Seongeun Woo" w:date="2016-10-13T18:44:00Z">
          <w:pPr>
            <w:pStyle w:val="-00"/>
          </w:pPr>
        </w:pPrChange>
      </w:pPr>
    </w:p>
    <w:p w14:paraId="1F084F67" w14:textId="4BFF9D17" w:rsidR="0096549F" w:rsidRPr="00ED175E" w:rsidRDefault="0096549F">
      <w:pPr>
        <w:pStyle w:val="11"/>
        <w:rPr>
          <w:lang w:eastAsia="ja-JP"/>
        </w:rPr>
      </w:pPr>
      <w:bookmarkStart w:id="2337" w:name="_Toc434858341"/>
      <w:bookmarkStart w:id="2338" w:name="_Toc445716728"/>
      <w:del w:id="2339" w:author="Seongeun Woo" w:date="2016-07-06T11:18:00Z">
        <w:r w:rsidRPr="00ED175E" w:rsidDel="00036622">
          <w:rPr>
            <w:rFonts w:hint="eastAsia"/>
            <w:lang w:eastAsia="ja-JP"/>
          </w:rPr>
          <w:delText>エンティティ</w:delText>
        </w:r>
      </w:del>
      <w:bookmarkEnd w:id="2337"/>
      <w:bookmarkEnd w:id="2338"/>
      <w:ins w:id="2340" w:author="Seongeun Woo" w:date="2016-07-06T11:18:00Z">
        <w:del w:id="2341" w:author="哲均 宋" w:date="2019-08-15T14:58:00Z">
          <w:r w:rsidR="00036622" w:rsidRPr="00ED175E" w:rsidDel="00B305A4">
            <w:rPr>
              <w:rFonts w:hint="eastAsia"/>
              <w:lang w:eastAsia="ja-JP"/>
            </w:rPr>
            <w:delText>オブジェクト</w:delText>
          </w:r>
        </w:del>
      </w:ins>
      <w:bookmarkStart w:id="2342" w:name="_Toc17112075"/>
      <w:ins w:id="2343" w:author="哲均 宋" w:date="2019-08-15T14:57:00Z">
        <w:r w:rsidR="00B305A4">
          <w:rPr>
            <w:lang w:eastAsia="ja-JP"/>
          </w:rPr>
          <w:t>Object</w:t>
        </w:r>
      </w:ins>
      <w:bookmarkEnd w:id="2342"/>
    </w:p>
    <w:p w14:paraId="1CDADD64" w14:textId="57824EC5" w:rsidR="0096549F" w:rsidRPr="00ED175E" w:rsidDel="00055025" w:rsidRDefault="0096549F">
      <w:pPr>
        <w:autoSpaceDE w:val="0"/>
        <w:autoSpaceDN w:val="0"/>
        <w:jc w:val="left"/>
        <w:rPr>
          <w:del w:id="2344" w:author="哲均 宋" w:date="2019-08-15T15:09:00Z"/>
        </w:rPr>
        <w:pPrChange w:id="2345" w:author="Seongeun Woo" w:date="2016-10-13T18:44:00Z">
          <w:pPr/>
        </w:pPrChange>
      </w:pPr>
      <w:del w:id="2346" w:author="哲均 宋" w:date="2019-08-15T15:09:00Z">
        <w:r w:rsidRPr="00ED175E" w:rsidDel="00055025">
          <w:delText>InnoProduct</w:delText>
        </w:r>
        <w:r w:rsidRPr="00ED175E" w:rsidDel="00055025">
          <w:rPr>
            <w:rFonts w:hint="eastAsia"/>
          </w:rPr>
          <w:delText>において、</w:delText>
        </w:r>
      </w:del>
      <w:ins w:id="2347" w:author="Seongeun Woo" w:date="2016-07-06T12:26:00Z">
        <w:del w:id="2348" w:author="哲均 宋" w:date="2019-08-15T15:09:00Z">
          <w:r w:rsidR="00B11FC7" w:rsidRPr="00ED175E" w:rsidDel="00055025">
            <w:rPr>
              <w:rFonts w:hint="eastAsia"/>
            </w:rPr>
            <w:delText>詳細類型別に</w:delText>
          </w:r>
        </w:del>
      </w:ins>
      <w:del w:id="2349" w:author="哲均 宋" w:date="2019-08-15T15:09:00Z">
        <w:r w:rsidRPr="00ED175E" w:rsidDel="00055025">
          <w:rPr>
            <w:rFonts w:hint="eastAsia"/>
          </w:rPr>
          <w:delText>コードを</w:delText>
        </w:r>
      </w:del>
      <w:ins w:id="2350" w:author="Seongeun Woo" w:date="2016-07-06T12:26:00Z">
        <w:del w:id="2351" w:author="哲均 宋" w:date="2019-08-15T15:09:00Z">
          <w:r w:rsidR="00B11FC7" w:rsidRPr="00ED175E" w:rsidDel="00055025">
            <w:rPr>
              <w:rFonts w:hint="eastAsia"/>
            </w:rPr>
            <w:delText>基準</w:delText>
          </w:r>
        </w:del>
      </w:ins>
      <w:del w:id="2352" w:author="哲均 宋" w:date="2019-08-15T15:09:00Z">
        <w:r w:rsidRPr="00ED175E" w:rsidDel="00055025">
          <w:rPr>
            <w:rFonts w:hint="eastAsia"/>
          </w:rPr>
          <w:delText>基に生成され</w:delText>
        </w:r>
      </w:del>
      <w:ins w:id="2353" w:author="Seongeun Woo" w:date="2016-07-06T12:26:00Z">
        <w:del w:id="2354" w:author="哲均 宋" w:date="2019-08-15T15:09:00Z">
          <w:r w:rsidR="00B11FC7" w:rsidRPr="00ED175E" w:rsidDel="00055025">
            <w:rPr>
              <w:rFonts w:hint="eastAsia"/>
            </w:rPr>
            <w:delText>す</w:delText>
          </w:r>
        </w:del>
      </w:ins>
      <w:del w:id="2355" w:author="哲均 宋" w:date="2019-08-15T15:09:00Z">
        <w:r w:rsidRPr="00ED175E" w:rsidDel="00055025">
          <w:rPr>
            <w:rFonts w:hint="eastAsia"/>
          </w:rPr>
          <w:delText>る</w:delText>
        </w:r>
      </w:del>
      <w:ins w:id="2356" w:author="Seongeun Woo" w:date="2016-07-06T12:26:00Z">
        <w:del w:id="2357" w:author="哲均 宋" w:date="2019-08-15T15:09:00Z">
          <w:r w:rsidR="00B11FC7" w:rsidRPr="00ED175E" w:rsidDel="00055025">
            <w:rPr>
              <w:rFonts w:hint="eastAsia"/>
            </w:rPr>
            <w:delText>それぞれの</w:delText>
          </w:r>
        </w:del>
      </w:ins>
      <w:del w:id="2358" w:author="哲均 宋" w:date="2019-08-15T15:09:00Z">
        <w:r w:rsidRPr="00ED175E" w:rsidDel="00055025">
          <w:rPr>
            <w:rFonts w:hint="eastAsia"/>
          </w:rPr>
          <w:delText>商品、</w:delText>
        </w:r>
      </w:del>
      <w:ins w:id="2359" w:author="Seongeun Woo" w:date="2016-07-06T12:27:00Z">
        <w:del w:id="2360" w:author="哲均 宋" w:date="2019-08-15T15:09:00Z">
          <w:r w:rsidR="00B11FC7" w:rsidRPr="00ED175E" w:rsidDel="00055025">
            <w:rPr>
              <w:rFonts w:hint="eastAsia"/>
            </w:rPr>
            <w:delText>担保、</w:delText>
          </w:r>
        </w:del>
      </w:ins>
      <w:del w:id="2361" w:author="哲均 宋" w:date="2019-08-15T15:09:00Z">
        <w:r w:rsidRPr="00ED175E" w:rsidDel="00055025">
          <w:rPr>
            <w:rFonts w:hint="eastAsia"/>
          </w:rPr>
          <w:delText>保険、</w:delText>
        </w:r>
        <w:r w:rsidR="00B11FC7" w:rsidRPr="00ED175E" w:rsidDel="00055025">
          <w:rPr>
            <w:rFonts w:hint="eastAsia"/>
          </w:rPr>
          <w:delText>商品保険</w:delText>
        </w:r>
      </w:del>
      <w:ins w:id="2362" w:author="Seongeun Woo" w:date="2016-07-06T12:27:00Z">
        <w:del w:id="2363" w:author="哲均 宋" w:date="2019-08-15T15:09:00Z">
          <w:r w:rsidR="00B11FC7" w:rsidRPr="00ED175E" w:rsidDel="00055025">
            <w:rPr>
              <w:rFonts w:hint="eastAsia"/>
            </w:rPr>
            <w:delText>補償担保</w:delText>
          </w:r>
        </w:del>
      </w:ins>
      <w:del w:id="2364" w:author="哲均 宋" w:date="2019-08-15T15:09:00Z">
        <w:r w:rsidRPr="00ED175E" w:rsidDel="00055025">
          <w:rPr>
            <w:rFonts w:hint="eastAsia"/>
          </w:rPr>
          <w:delText>のことである。</w:delText>
        </w:r>
        <w:r w:rsidRPr="00ED175E" w:rsidDel="00055025">
          <w:delText>(</w:delText>
        </w:r>
        <w:r w:rsidRPr="00ED175E" w:rsidDel="00055025">
          <w:rPr>
            <w:rFonts w:hint="eastAsia"/>
          </w:rPr>
          <w:delText>例：</w:delText>
        </w:r>
        <w:r w:rsidRPr="00ED175E" w:rsidDel="00055025">
          <w:delText>P2001</w:delText>
        </w:r>
      </w:del>
      <w:ins w:id="2365" w:author="류종우" w:date="2016-08-09T17:20:00Z">
        <w:del w:id="2366" w:author="哲均 宋" w:date="2019-08-15T15:09:00Z">
          <w:r w:rsidR="00374D8D" w:rsidRPr="00ED175E" w:rsidDel="00055025">
            <w:rPr>
              <w:rFonts w:hint="eastAsia"/>
            </w:rPr>
            <w:delText>＝</w:delText>
          </w:r>
        </w:del>
      </w:ins>
      <w:del w:id="2367" w:author="哲均 宋" w:date="2019-08-15T15:09:00Z">
        <w:r w:rsidRPr="00ED175E" w:rsidDel="00055025">
          <w:rPr>
            <w:rFonts w:hint="eastAsia"/>
          </w:rPr>
          <w:delText>個人用自動車保険、</w:delText>
        </w:r>
        <w:r w:rsidRPr="00ED175E" w:rsidDel="00055025">
          <w:delText>I2001</w:delText>
        </w:r>
      </w:del>
      <w:ins w:id="2368" w:author="류종우" w:date="2016-08-09T17:20:00Z">
        <w:del w:id="2369" w:author="哲均 宋" w:date="2019-08-15T15:09:00Z">
          <w:r w:rsidR="00374D8D" w:rsidRPr="00ED175E" w:rsidDel="00055025">
            <w:rPr>
              <w:rFonts w:hint="eastAsia"/>
            </w:rPr>
            <w:delText>＝</w:delText>
          </w:r>
        </w:del>
      </w:ins>
      <w:del w:id="2370" w:author="哲均 宋" w:date="2019-08-15T15:09:00Z">
        <w:r w:rsidRPr="00ED175E" w:rsidDel="00055025">
          <w:rPr>
            <w:rFonts w:hint="eastAsia"/>
          </w:rPr>
          <w:delText>刑事合意支援金担保特約など</w:delText>
        </w:r>
        <w:r w:rsidRPr="00ED175E" w:rsidDel="00055025">
          <w:delText>)</w:delText>
        </w:r>
      </w:del>
    </w:p>
    <w:p w14:paraId="136BF6EF" w14:textId="0B07B077" w:rsidR="0096549F" w:rsidRPr="00ED175E" w:rsidRDefault="0096549F">
      <w:pPr>
        <w:autoSpaceDE w:val="0"/>
        <w:autoSpaceDN w:val="0"/>
        <w:jc w:val="left"/>
        <w:rPr>
          <w:rFonts w:eastAsiaTheme="minorEastAsia"/>
          <w:rPrChange w:id="2371" w:author="InnoRules" w:date="2016-08-30T14:14:00Z">
            <w:rPr/>
          </w:rPrChange>
        </w:rPr>
        <w:pPrChange w:id="2372" w:author="Seongeun Woo" w:date="2016-10-13T18:44:00Z">
          <w:pPr/>
        </w:pPrChange>
      </w:pPr>
      <w:del w:id="2373" w:author="哲均 宋" w:date="2019-08-15T15:09:00Z">
        <w:r w:rsidRPr="00ED175E" w:rsidDel="00055025">
          <w:rPr>
            <w:rFonts w:hint="eastAsia"/>
          </w:rPr>
          <w:delText>このようなエンティティ</w:delText>
        </w:r>
      </w:del>
      <w:ins w:id="2374" w:author="Seongeun Woo" w:date="2016-07-06T11:18:00Z">
        <w:del w:id="2375" w:author="哲均 宋" w:date="2019-08-15T15:09:00Z">
          <w:r w:rsidR="00036622" w:rsidRPr="00ED175E" w:rsidDel="00055025">
            <w:rPr>
              <w:rFonts w:hint="eastAsia"/>
            </w:rPr>
            <w:delText>オブジェクト</w:delText>
          </w:r>
        </w:del>
      </w:ins>
      <w:del w:id="2376" w:author="哲均 宋" w:date="2019-08-15T15:09:00Z">
        <w:r w:rsidRPr="00ED175E" w:rsidDel="00055025">
          <w:rPr>
            <w:rFonts w:hint="eastAsia"/>
          </w:rPr>
          <w:delText>別に標準項目値、エンティティ</w:delText>
        </w:r>
      </w:del>
      <w:ins w:id="2377" w:author="Seongeun Woo" w:date="2016-07-06T11:18:00Z">
        <w:del w:id="2378" w:author="哲均 宋" w:date="2019-08-15T15:09:00Z">
          <w:r w:rsidR="00036622" w:rsidRPr="00ED175E" w:rsidDel="00055025">
            <w:rPr>
              <w:rFonts w:hint="eastAsia"/>
            </w:rPr>
            <w:delText>オブジェクト</w:delText>
          </w:r>
        </w:del>
      </w:ins>
      <w:del w:id="2379" w:author="哲均 宋" w:date="2019-08-15T15:09:00Z">
        <w:r w:rsidRPr="00ED175E" w:rsidDel="00055025">
          <w:rPr>
            <w:rFonts w:hint="eastAsia"/>
          </w:rPr>
          <w:delText>とエンティティ</w:delText>
        </w:r>
      </w:del>
      <w:ins w:id="2380" w:author="Seongeun Woo" w:date="2016-07-06T11:18:00Z">
        <w:del w:id="2381" w:author="哲均 宋" w:date="2019-08-15T15:09:00Z">
          <w:r w:rsidR="00036622" w:rsidRPr="00ED175E" w:rsidDel="00055025">
            <w:rPr>
              <w:rFonts w:hint="eastAsia"/>
            </w:rPr>
            <w:delText>オブジェクト</w:delText>
          </w:r>
        </w:del>
      </w:ins>
      <w:del w:id="2382" w:author="哲均 宋" w:date="2019-08-15T15:09:00Z">
        <w:r w:rsidRPr="00ED175E" w:rsidDel="00055025">
          <w:rPr>
            <w:rFonts w:hint="eastAsia"/>
          </w:rPr>
          <w:delText>との関係、関係ルール</w:delText>
        </w:r>
      </w:del>
      <w:ins w:id="2383" w:author="InnoRules" w:date="2016-08-19T10:29:00Z">
        <w:del w:id="2384" w:author="哲均 宋" w:date="2019-08-15T15:09:00Z">
          <w:r w:rsidR="002138EE" w:rsidRPr="00ED175E" w:rsidDel="00055025">
            <w:rPr>
              <w:rFonts w:hint="eastAsia"/>
            </w:rPr>
            <w:delText>ルール</w:delText>
          </w:r>
        </w:del>
      </w:ins>
      <w:ins w:id="2385" w:author="Seongeun Woo" w:date="2016-07-06T12:25:00Z">
        <w:del w:id="2386" w:author="哲均 宋" w:date="2019-08-15T15:09:00Z">
          <w:r w:rsidR="00B11FC7" w:rsidRPr="00ED175E" w:rsidDel="00055025">
            <w:rPr>
              <w:rFonts w:hint="eastAsia"/>
            </w:rPr>
            <w:delText>規則</w:delText>
          </w:r>
        </w:del>
      </w:ins>
      <w:del w:id="2387" w:author="哲均 宋" w:date="2019-08-15T15:09:00Z">
        <w:r w:rsidRPr="00ED175E" w:rsidDel="00055025">
          <w:rPr>
            <w:rFonts w:hint="eastAsia"/>
          </w:rPr>
          <w:delText>などの基準情報が管理できる。</w:delText>
        </w:r>
      </w:del>
      <w:ins w:id="2388" w:author="哲均 宋" w:date="2019-08-15T15:08:00Z">
        <w:r w:rsidR="00B305A4" w:rsidRPr="00B305A4">
          <w:t xml:space="preserve">Real thing. Among </w:t>
        </w:r>
        <w:r w:rsidR="00055025">
          <w:t>T</w:t>
        </w:r>
        <w:r w:rsidR="00B305A4" w:rsidRPr="00B305A4">
          <w:t xml:space="preserve">ype, </w:t>
        </w:r>
        <w:r w:rsidR="00055025">
          <w:t>semi-Typ</w:t>
        </w:r>
      </w:ins>
      <w:ins w:id="2389" w:author="哲均 宋" w:date="2019-08-15T15:09:00Z">
        <w:r w:rsidR="00055025">
          <w:t>e,</w:t>
        </w:r>
      </w:ins>
      <w:ins w:id="2390" w:author="哲均 宋" w:date="2019-08-15T15:08:00Z">
        <w:r w:rsidR="00B305A4" w:rsidRPr="00B305A4">
          <w:t xml:space="preserve"> and object, the most specific.</w:t>
        </w:r>
      </w:ins>
      <w:ins w:id="2391" w:author="哲均 宋" w:date="2019-08-15T15:12:00Z">
        <w:r w:rsidR="00055025">
          <w:t xml:space="preserve"> It has attributes.</w:t>
        </w:r>
      </w:ins>
    </w:p>
    <w:p w14:paraId="2FECEBBE" w14:textId="77777777" w:rsidR="0096549F" w:rsidRPr="00ED175E" w:rsidRDefault="0096549F">
      <w:pPr>
        <w:pStyle w:val="-00"/>
        <w:wordWrap/>
        <w:rPr>
          <w:lang w:eastAsia="ja-JP"/>
        </w:rPr>
        <w:pPrChange w:id="2392" w:author="Seongeun Woo" w:date="2016-10-13T18:44:00Z">
          <w:pPr>
            <w:pStyle w:val="-00"/>
          </w:pPr>
        </w:pPrChange>
      </w:pPr>
    </w:p>
    <w:p w14:paraId="2F1CA55A" w14:textId="7BDF4126" w:rsidR="0096549F" w:rsidRPr="00ED175E" w:rsidRDefault="00055025">
      <w:pPr>
        <w:pStyle w:val="11"/>
      </w:pPr>
      <w:bookmarkStart w:id="2393" w:name="_Toc434858342"/>
      <w:bookmarkStart w:id="2394" w:name="_Toc445716729"/>
      <w:bookmarkStart w:id="2395" w:name="_Toc17112076"/>
      <w:ins w:id="2396" w:author="哲均 宋" w:date="2019-08-15T15:10:00Z">
        <w:r>
          <w:rPr>
            <w:rFonts w:eastAsiaTheme="minorEastAsia" w:hint="eastAsia"/>
            <w:lang w:eastAsia="ja-JP"/>
          </w:rPr>
          <w:t>R</w:t>
        </w:r>
        <w:r>
          <w:rPr>
            <w:rFonts w:eastAsiaTheme="minorEastAsia"/>
            <w:lang w:eastAsia="ja-JP"/>
          </w:rPr>
          <w:t>elation</w:t>
        </w:r>
      </w:ins>
      <w:bookmarkEnd w:id="2395"/>
      <w:del w:id="2397" w:author="哲均 宋" w:date="2019-08-15T15:10:00Z">
        <w:r w:rsidR="0096549F" w:rsidRPr="00ED175E" w:rsidDel="00055025">
          <w:rPr>
            <w:rFonts w:hint="eastAsia"/>
          </w:rPr>
          <w:delText>関係</w:delText>
        </w:r>
      </w:del>
      <w:bookmarkEnd w:id="2393"/>
      <w:bookmarkEnd w:id="2394"/>
    </w:p>
    <w:p w14:paraId="7900328D" w14:textId="005E248B" w:rsidR="0096549F" w:rsidRPr="00ED175E" w:rsidRDefault="0096549F">
      <w:pPr>
        <w:autoSpaceDE w:val="0"/>
        <w:autoSpaceDN w:val="0"/>
        <w:jc w:val="left"/>
        <w:pPrChange w:id="2398" w:author="Seongeun Woo" w:date="2016-10-13T18:44:00Z">
          <w:pPr/>
        </w:pPrChange>
      </w:pPr>
      <w:del w:id="2399" w:author="Seongeun Woo" w:date="2016-07-06T11:18:00Z">
        <w:r w:rsidRPr="00ED175E" w:rsidDel="00036622">
          <w:rPr>
            <w:rFonts w:hint="eastAsia"/>
          </w:rPr>
          <w:delText>エンティティ</w:delText>
        </w:r>
      </w:del>
      <w:ins w:id="2400" w:author="Seongeun Woo" w:date="2016-07-06T11:18:00Z">
        <w:del w:id="2401" w:author="哲均 宋" w:date="2019-08-15T15:10:00Z">
          <w:r w:rsidR="00036622" w:rsidRPr="00ED175E" w:rsidDel="00055025">
            <w:rPr>
              <w:rFonts w:hint="eastAsia"/>
            </w:rPr>
            <w:delText>オブジェクト</w:delText>
          </w:r>
        </w:del>
      </w:ins>
      <w:del w:id="2402" w:author="哲均 宋" w:date="2019-08-15T15:10:00Z">
        <w:r w:rsidRPr="00ED175E" w:rsidDel="00055025">
          <w:rPr>
            <w:rFonts w:hint="eastAsia"/>
          </w:rPr>
          <w:delText>とエンティティ</w:delText>
        </w:r>
      </w:del>
      <w:ins w:id="2403" w:author="Seongeun Woo" w:date="2016-07-06T11:18:00Z">
        <w:del w:id="2404" w:author="哲均 宋" w:date="2019-08-15T15:10:00Z">
          <w:r w:rsidR="00036622" w:rsidRPr="00ED175E" w:rsidDel="00055025">
            <w:rPr>
              <w:rFonts w:hint="eastAsia"/>
            </w:rPr>
            <w:delText>オブジェクト</w:delText>
          </w:r>
        </w:del>
      </w:ins>
      <w:del w:id="2405" w:author="哲均 宋" w:date="2019-08-15T15:10:00Z">
        <w:r w:rsidRPr="00ED175E" w:rsidDel="00055025">
          <w:rPr>
            <w:rFonts w:hint="eastAsia"/>
          </w:rPr>
          <w:delText>との上位・下位構造を意味する。</w:delText>
        </w:r>
      </w:del>
      <w:ins w:id="2406" w:author="哲均 宋" w:date="2019-08-15T15:10:00Z">
        <w:r w:rsidR="00055025" w:rsidRPr="00055025">
          <w:t>It means the upper / lower structure of objects.</w:t>
        </w:r>
      </w:ins>
    </w:p>
    <w:p w14:paraId="17A048A8" w14:textId="77777777" w:rsidR="0096549F" w:rsidRPr="00ED175E" w:rsidRDefault="0096549F">
      <w:pPr>
        <w:pStyle w:val="-00"/>
        <w:wordWrap/>
        <w:rPr>
          <w:lang w:eastAsia="ja-JP"/>
        </w:rPr>
        <w:pPrChange w:id="2407" w:author="Seongeun Woo" w:date="2016-10-13T18:44:00Z">
          <w:pPr>
            <w:pStyle w:val="-00"/>
          </w:pPr>
        </w:pPrChange>
      </w:pPr>
    </w:p>
    <w:p w14:paraId="7B100B33" w14:textId="155C5573" w:rsidR="0096549F" w:rsidRPr="00ED175E" w:rsidRDefault="00F71A28">
      <w:pPr>
        <w:pStyle w:val="11"/>
      </w:pPr>
      <w:bookmarkStart w:id="2408" w:name="_Toc434858343"/>
      <w:bookmarkStart w:id="2409" w:name="_Toc445716730"/>
      <w:bookmarkStart w:id="2410" w:name="_Toc17112077"/>
      <w:ins w:id="2411" w:author="哲均 宋" w:date="2019-08-15T15:19:00Z">
        <w:r>
          <w:rPr>
            <w:rFonts w:hint="eastAsia"/>
            <w:lang w:eastAsia="ja-JP"/>
          </w:rPr>
          <w:t>Relation Object</w:t>
        </w:r>
      </w:ins>
      <w:bookmarkEnd w:id="2410"/>
      <w:del w:id="2412" w:author="哲均 宋" w:date="2019-08-15T15:19:00Z">
        <w:r w:rsidRPr="00ED175E" w:rsidDel="00F71A28">
          <w:rPr>
            <w:rFonts w:hint="eastAsia"/>
          </w:rPr>
          <w:delText>関係エンティティ</w:delText>
        </w:r>
      </w:del>
      <w:bookmarkEnd w:id="2408"/>
      <w:bookmarkEnd w:id="2409"/>
      <w:ins w:id="2413" w:author="Seongeun Woo" w:date="2016-07-06T11:18:00Z">
        <w:del w:id="2414" w:author="哲均 宋" w:date="2019-08-15T15:19:00Z">
          <w:r w:rsidRPr="00ED175E" w:rsidDel="00F71A28">
            <w:rPr>
              <w:rFonts w:hint="eastAsia"/>
            </w:rPr>
            <w:delText>オブジェクト</w:delText>
          </w:r>
        </w:del>
      </w:ins>
    </w:p>
    <w:p w14:paraId="2296B2DE" w14:textId="23B6BA40" w:rsidR="00055025" w:rsidRPr="00ED175E" w:rsidRDefault="0096549F" w:rsidP="00F71A28">
      <w:pPr>
        <w:autoSpaceDE w:val="0"/>
        <w:autoSpaceDN w:val="0"/>
        <w:jc w:val="left"/>
        <w:rPr>
          <w:rFonts w:hint="eastAsia"/>
        </w:rPr>
        <w:pPrChange w:id="2415" w:author="哲均 宋" w:date="2019-08-15T15:19:00Z">
          <w:pPr/>
        </w:pPrChange>
      </w:pPr>
      <w:del w:id="2416" w:author="哲均 宋" w:date="2019-08-15T15:19:00Z">
        <w:r w:rsidRPr="00ED175E" w:rsidDel="00F71A28">
          <w:rPr>
            <w:rFonts w:hint="eastAsia"/>
          </w:rPr>
          <w:delText>上位・下位構造で生成された</w:delText>
        </w:r>
      </w:del>
      <w:ins w:id="2417" w:author="Seongeun Woo" w:date="2016-07-06T12:01:00Z">
        <w:del w:id="2418" w:author="哲均 宋" w:date="2019-08-15T15:19:00Z">
          <w:r w:rsidR="00D91A4E" w:rsidRPr="00ED175E" w:rsidDel="00F71A28">
            <w:rPr>
              <w:rFonts w:hint="eastAsia"/>
            </w:rPr>
            <w:delText>した</w:delText>
          </w:r>
        </w:del>
      </w:ins>
      <w:del w:id="2419" w:author="哲均 宋" w:date="2019-08-15T15:19:00Z">
        <w:r w:rsidRPr="00ED175E" w:rsidDel="00F71A28">
          <w:rPr>
            <w:rFonts w:hint="eastAsia"/>
          </w:rPr>
          <w:delText>関係でかつ管理すべき標準項目が存在す</w:delText>
        </w:r>
      </w:del>
      <w:ins w:id="2420" w:author="Seongeun Woo" w:date="2016-07-06T12:00:00Z">
        <w:del w:id="2421" w:author="哲均 宋" w:date="2019-08-15T15:19:00Z">
          <w:r w:rsidR="00D91A4E" w:rsidRPr="00ED175E" w:rsidDel="00F71A28">
            <w:rPr>
              <w:rFonts w:hint="eastAsia"/>
            </w:rPr>
            <w:delText>あ</w:delText>
          </w:r>
        </w:del>
      </w:ins>
      <w:del w:id="2422" w:author="哲均 宋" w:date="2019-08-15T15:19:00Z">
        <w:r w:rsidRPr="00ED175E" w:rsidDel="00F71A28">
          <w:rPr>
            <w:rFonts w:hint="eastAsia"/>
          </w:rPr>
          <w:delText>る場合に、上位エンティティ</w:delText>
        </w:r>
      </w:del>
      <w:ins w:id="2423" w:author="Seongeun Woo" w:date="2016-07-06T11:18:00Z">
        <w:del w:id="2424" w:author="哲均 宋" w:date="2019-08-15T15:19:00Z">
          <w:r w:rsidR="00036622" w:rsidRPr="00ED175E" w:rsidDel="00F71A28">
            <w:rPr>
              <w:rFonts w:hint="eastAsia"/>
            </w:rPr>
            <w:delText>オブジェクト</w:delText>
          </w:r>
        </w:del>
      </w:ins>
      <w:del w:id="2425" w:author="哲均 宋" w:date="2019-08-15T15:19:00Z">
        <w:r w:rsidRPr="00ED175E" w:rsidDel="00F71A28">
          <w:rPr>
            <w:rFonts w:hint="eastAsia"/>
          </w:rPr>
          <w:delText>＋下位エンティティ</w:delText>
        </w:r>
      </w:del>
      <w:ins w:id="2426" w:author="Seongeun Woo" w:date="2016-07-06T11:18:00Z">
        <w:del w:id="2427" w:author="哲均 宋" w:date="2019-08-15T15:19:00Z">
          <w:r w:rsidR="00036622" w:rsidRPr="00ED175E" w:rsidDel="00F71A28">
            <w:rPr>
              <w:rFonts w:hint="eastAsia"/>
            </w:rPr>
            <w:delText>オブジェクト</w:delText>
          </w:r>
        </w:del>
      </w:ins>
      <w:del w:id="2428" w:author="哲均 宋" w:date="2019-08-15T15:19:00Z">
        <w:r w:rsidRPr="00ED175E" w:rsidDel="00F71A28">
          <w:rPr>
            <w:rFonts w:hint="eastAsia"/>
          </w:rPr>
          <w:delText>のコードで生成されるエンティティ</w:delText>
        </w:r>
      </w:del>
      <w:ins w:id="2429" w:author="Seongeun Woo" w:date="2016-07-06T11:18:00Z">
        <w:del w:id="2430" w:author="哲均 宋" w:date="2019-08-15T15:19:00Z">
          <w:r w:rsidR="00036622" w:rsidRPr="00ED175E" w:rsidDel="00F71A28">
            <w:rPr>
              <w:rFonts w:hint="eastAsia"/>
            </w:rPr>
            <w:delText>オブジェクト</w:delText>
          </w:r>
        </w:del>
      </w:ins>
      <w:ins w:id="2431" w:author="Seongeun Woo" w:date="2016-07-06T12:01:00Z">
        <w:del w:id="2432" w:author="哲均 宋" w:date="2019-08-15T15:19:00Z">
          <w:r w:rsidR="00D91A4E" w:rsidRPr="00ED175E" w:rsidDel="00F71A28">
            <w:rPr>
              <w:rFonts w:hint="eastAsia"/>
            </w:rPr>
            <w:delText>を</w:delText>
          </w:r>
        </w:del>
      </w:ins>
      <w:ins w:id="2433" w:author="Seongeun Woo" w:date="2016-07-06T12:00:00Z">
        <w:del w:id="2434" w:author="哲均 宋" w:date="2019-08-15T15:19:00Z">
          <w:r w:rsidR="00D91A4E" w:rsidRPr="00ED175E" w:rsidDel="00F71A28">
            <w:rPr>
              <w:rFonts w:hint="eastAsia"/>
            </w:rPr>
            <w:delText>生成</w:delText>
          </w:r>
        </w:del>
      </w:ins>
      <w:del w:id="2435" w:author="哲均 宋" w:date="2019-08-15T15:19:00Z">
        <w:r w:rsidRPr="00ED175E" w:rsidDel="00F71A28">
          <w:rPr>
            <w:rFonts w:hint="eastAsia"/>
          </w:rPr>
          <w:delText>を意味する。商品や保険</w:delText>
        </w:r>
      </w:del>
      <w:ins w:id="2436" w:author="Seongeun Woo" w:date="2016-07-06T12:02:00Z">
        <w:del w:id="2437" w:author="哲均 宋" w:date="2019-08-15T15:19:00Z">
          <w:r w:rsidR="00D91A4E" w:rsidRPr="00ED175E" w:rsidDel="00F71A28">
            <w:rPr>
              <w:rFonts w:hint="eastAsia"/>
            </w:rPr>
            <w:delText>一般</w:delText>
          </w:r>
        </w:del>
      </w:ins>
      <w:del w:id="2438" w:author="哲均 宋" w:date="2019-08-15T15:19:00Z">
        <w:r w:rsidRPr="00ED175E" w:rsidDel="00F71A28">
          <w:rPr>
            <w:rFonts w:hint="eastAsia"/>
          </w:rPr>
          <w:delText>エンティティ</w:delText>
        </w:r>
      </w:del>
      <w:ins w:id="2439" w:author="Seongeun Woo" w:date="2016-07-06T11:18:00Z">
        <w:del w:id="2440" w:author="哲均 宋" w:date="2019-08-15T15:19:00Z">
          <w:r w:rsidR="00036622" w:rsidRPr="00ED175E" w:rsidDel="00F71A28">
            <w:rPr>
              <w:rFonts w:hint="eastAsia"/>
            </w:rPr>
            <w:delText>オブジェクト</w:delText>
          </w:r>
        </w:del>
      </w:ins>
      <w:del w:id="2441" w:author="哲均 宋" w:date="2019-08-15T15:19:00Z">
        <w:r w:rsidRPr="00ED175E" w:rsidDel="00F71A28">
          <w:rPr>
            <w:rFonts w:hint="eastAsia"/>
          </w:rPr>
          <w:delText>と同様に標準項目の情報を定義し、エンティティ別に標準項目値が</w:delText>
        </w:r>
      </w:del>
      <w:ins w:id="2442" w:author="Seongeun Woo" w:date="2016-07-06T12:14:00Z">
        <w:del w:id="2443" w:author="哲均 宋" w:date="2019-08-15T15:19:00Z">
          <w:r w:rsidR="00B557C1" w:rsidRPr="00ED175E" w:rsidDel="00F71A28">
            <w:rPr>
              <w:rFonts w:hint="eastAsia"/>
            </w:rPr>
            <w:delText>を</w:delText>
          </w:r>
        </w:del>
      </w:ins>
      <w:del w:id="2444" w:author="哲均 宋" w:date="2019-08-15T15:19:00Z">
        <w:r w:rsidRPr="00ED175E" w:rsidDel="00F71A28">
          <w:rPr>
            <w:rFonts w:hint="eastAsia"/>
          </w:rPr>
          <w:delText>保存できる。</w:delText>
        </w:r>
      </w:del>
      <w:proofErr w:type="spellStart"/>
      <w:ins w:id="2445" w:author="哲均 宋" w:date="2019-08-15T15:17:00Z">
        <w:r w:rsidR="00055025" w:rsidRPr="00055025">
          <w:t>InnoProduct</w:t>
        </w:r>
        <w:proofErr w:type="spellEnd"/>
        <w:r w:rsidR="00055025" w:rsidRPr="00055025">
          <w:t xml:space="preserve"> creates a new object that represents the relation itself when linking objects in a vertical relation.</w:t>
        </w:r>
      </w:ins>
      <w:ins w:id="2446" w:author="哲均 宋" w:date="2019-08-15T15:18:00Z">
        <w:r w:rsidR="00055025">
          <w:rPr>
            <w:rFonts w:hint="eastAsia"/>
          </w:rPr>
          <w:t xml:space="preserve">　</w:t>
        </w:r>
        <w:r w:rsidR="00055025">
          <w:rPr>
            <w:rFonts w:hint="eastAsia"/>
          </w:rPr>
          <w:t>It has also attributes.</w:t>
        </w:r>
      </w:ins>
      <w:ins w:id="2447" w:author="哲均 宋" w:date="2019-08-15T15:17:00Z">
        <w:r w:rsidR="00055025" w:rsidRPr="00055025">
          <w:t xml:space="preserve"> </w:t>
        </w:r>
      </w:ins>
    </w:p>
    <w:p w14:paraId="04308487" w14:textId="77777777" w:rsidR="0019306E" w:rsidRPr="00ED175E" w:rsidRDefault="0019306E">
      <w:pPr>
        <w:autoSpaceDE w:val="0"/>
        <w:autoSpaceDN w:val="0"/>
        <w:pPrChange w:id="2448" w:author="Seongeun Woo" w:date="2016-10-13T18:44:00Z">
          <w:pPr/>
        </w:pPrChange>
      </w:pPr>
    </w:p>
    <w:p w14:paraId="3881AEE9" w14:textId="6CF72C29" w:rsidR="0096549F" w:rsidRPr="00ED175E" w:rsidRDefault="0096549F">
      <w:pPr>
        <w:pStyle w:val="11"/>
      </w:pPr>
      <w:bookmarkStart w:id="2449" w:name="_Toc434858344"/>
      <w:bookmarkStart w:id="2450" w:name="_Toc445716731"/>
      <w:del w:id="2451" w:author="哲均 宋" w:date="2019-08-15T15:22:00Z">
        <w:r w:rsidRPr="00ED175E" w:rsidDel="00F71A28">
          <w:rPr>
            <w:rFonts w:hint="eastAsia"/>
          </w:rPr>
          <w:delText>関係類型</w:delText>
        </w:r>
      </w:del>
      <w:bookmarkStart w:id="2452" w:name="_Toc17112078"/>
      <w:bookmarkEnd w:id="2449"/>
      <w:bookmarkEnd w:id="2450"/>
      <w:ins w:id="2453" w:author="哲均 宋" w:date="2019-08-15T15:21:00Z">
        <w:r w:rsidR="00F71A28">
          <w:rPr>
            <w:rFonts w:hint="eastAsia"/>
            <w:lang w:eastAsia="ja-JP"/>
          </w:rPr>
          <w:t>R</w:t>
        </w:r>
        <w:r w:rsidR="00F71A28">
          <w:rPr>
            <w:lang w:eastAsia="ja-JP"/>
          </w:rPr>
          <w:t xml:space="preserve">elation </w:t>
        </w:r>
      </w:ins>
      <w:ins w:id="2454" w:author="哲均 宋" w:date="2019-08-15T15:22:00Z">
        <w:r w:rsidR="00F71A28">
          <w:rPr>
            <w:lang w:eastAsia="ja-JP"/>
          </w:rPr>
          <w:t>Type</w:t>
        </w:r>
      </w:ins>
      <w:bookmarkEnd w:id="2452"/>
    </w:p>
    <w:p w14:paraId="6452180A" w14:textId="5507F838" w:rsidR="00242E35" w:rsidRPr="00ED175E" w:rsidRDefault="0096549F">
      <w:pPr>
        <w:autoSpaceDE w:val="0"/>
        <w:autoSpaceDN w:val="0"/>
        <w:jc w:val="left"/>
        <w:rPr>
          <w:ins w:id="2455" w:author="Seongeun Woo" w:date="2016-07-06T12:32:00Z"/>
        </w:rPr>
        <w:pPrChange w:id="2456" w:author="Seongeun Woo" w:date="2016-10-13T18:44:00Z">
          <w:pPr/>
        </w:pPrChange>
      </w:pPr>
      <w:del w:id="2457" w:author="Seongeun Woo" w:date="2016-07-06T11:59:00Z">
        <w:r w:rsidRPr="00ED175E" w:rsidDel="00DF736C">
          <w:delText>InnoProduct</w:delText>
        </w:r>
        <w:r w:rsidRPr="00ED175E" w:rsidDel="00DF736C">
          <w:rPr>
            <w:rFonts w:hint="eastAsia"/>
          </w:rPr>
          <w:delText>で定義される上位・下位</w:delText>
        </w:r>
      </w:del>
      <w:del w:id="2458" w:author="Seongeun Woo" w:date="2016-07-06T11:18:00Z">
        <w:r w:rsidRPr="00ED175E" w:rsidDel="00036622">
          <w:rPr>
            <w:rFonts w:hint="eastAsia"/>
          </w:rPr>
          <w:delText>エンティティ</w:delText>
        </w:r>
      </w:del>
      <w:del w:id="2459" w:author="Seongeun Woo" w:date="2016-07-06T11:59:00Z">
        <w:r w:rsidRPr="00ED175E" w:rsidDel="00DF736C">
          <w:rPr>
            <w:rFonts w:hint="eastAsia"/>
          </w:rPr>
          <w:delText>との関係類型を意味する。単純な</w:delText>
        </w:r>
      </w:del>
      <w:del w:id="2460" w:author="哲均 宋" w:date="2019-08-15T15:22:00Z">
        <w:r w:rsidRPr="00ED175E" w:rsidDel="00F71A28">
          <w:rPr>
            <w:rFonts w:hint="eastAsia"/>
          </w:rPr>
          <w:delText>上位・下位</w:delText>
        </w:r>
      </w:del>
      <w:ins w:id="2461" w:author="Seongeun Woo" w:date="2016-07-06T11:59:00Z">
        <w:del w:id="2462" w:author="哲均 宋" w:date="2019-08-15T15:22:00Z">
          <w:r w:rsidR="00DF736C" w:rsidRPr="00ED175E" w:rsidDel="00F71A28">
            <w:rPr>
              <w:rFonts w:hint="eastAsia"/>
            </w:rPr>
            <w:delText>で定義する詳細類型間の</w:delText>
          </w:r>
        </w:del>
      </w:ins>
      <w:ins w:id="2463" w:author="user" w:date="2016-09-30T03:43:00Z">
        <w:del w:id="2464" w:author="哲均 宋" w:date="2019-08-15T15:22:00Z">
          <w:r w:rsidR="00006CA7" w:rsidRPr="00ED175E" w:rsidDel="00F71A28">
            <w:rPr>
              <w:rFonts w:hint="eastAsia"/>
            </w:rPr>
            <w:delText>基本</w:delText>
          </w:r>
        </w:del>
      </w:ins>
      <w:del w:id="2465" w:author="哲均 宋" w:date="2019-08-15T15:22:00Z">
        <w:r w:rsidRPr="00ED175E" w:rsidDel="00F71A28">
          <w:rPr>
            <w:rFonts w:hint="eastAsia"/>
          </w:rPr>
          <w:delText>の関係である基本</w:delText>
        </w:r>
      </w:del>
      <w:ins w:id="2466" w:author="Seongeun Woo" w:date="2016-07-06T11:59:00Z">
        <w:del w:id="2467" w:author="哲均 宋" w:date="2019-08-15T15:22:00Z">
          <w:r w:rsidR="00D91A4E" w:rsidRPr="00ED175E" w:rsidDel="00F71A28">
            <w:rPr>
              <w:rFonts w:hint="eastAsia"/>
            </w:rPr>
            <w:delText>である。</w:delText>
          </w:r>
        </w:del>
      </w:ins>
      <w:ins w:id="2468" w:author="哲均 宋" w:date="2019-08-15T15:22:00Z">
        <w:r w:rsidR="00F71A28" w:rsidRPr="00F71A28">
          <w:t xml:space="preserve">Means the vertical relationship between </w:t>
        </w:r>
        <w:r w:rsidR="00F71A28">
          <w:t>semi-Types.</w:t>
        </w:r>
      </w:ins>
    </w:p>
    <w:p w14:paraId="621FF5E9" w14:textId="3C712A6C" w:rsidR="0096549F" w:rsidRPr="00ED175E" w:rsidDel="00D91A4E" w:rsidRDefault="0096549F">
      <w:pPr>
        <w:autoSpaceDE w:val="0"/>
        <w:autoSpaceDN w:val="0"/>
        <w:rPr>
          <w:del w:id="2469" w:author="Seongeun Woo" w:date="2016-07-06T11:59:00Z"/>
        </w:rPr>
        <w:pPrChange w:id="2470" w:author="Seongeun Woo" w:date="2016-10-13T18:44:00Z">
          <w:pPr/>
        </w:pPrChange>
      </w:pPr>
      <w:del w:id="2471" w:author="Seongeun Woo" w:date="2016-07-06T11:59:00Z">
        <w:r w:rsidRPr="00ED175E" w:rsidDel="00D91A4E">
          <w:rPr>
            <w:rFonts w:hint="eastAsia"/>
          </w:rPr>
          <w:delText>関係情報と、上位と下位</w:delText>
        </w:r>
      </w:del>
      <w:del w:id="2472" w:author="Seongeun Woo" w:date="2016-07-06T11:18:00Z">
        <w:r w:rsidRPr="00ED175E" w:rsidDel="00036622">
          <w:rPr>
            <w:rFonts w:hint="eastAsia"/>
          </w:rPr>
          <w:delText>エンティティ</w:delText>
        </w:r>
      </w:del>
      <w:del w:id="2473" w:author="Seongeun Woo" w:date="2016-07-06T11:59:00Z">
        <w:r w:rsidRPr="00ED175E" w:rsidDel="00D91A4E">
          <w:rPr>
            <w:rFonts w:hint="eastAsia"/>
          </w:rPr>
          <w:delText>との規則で保存する関係ルールがある。</w:delText>
        </w:r>
      </w:del>
    </w:p>
    <w:p w14:paraId="049D3318" w14:textId="663134A4" w:rsidR="0096549F" w:rsidRPr="00ED175E" w:rsidRDefault="0096549F">
      <w:pPr>
        <w:autoSpaceDE w:val="0"/>
        <w:autoSpaceDN w:val="0"/>
        <w:rPr>
          <w:rFonts w:eastAsia="Malgun Gothic"/>
        </w:rPr>
        <w:pPrChange w:id="2474" w:author="Seongeun Woo" w:date="2016-10-13T18:44:00Z">
          <w:pPr/>
        </w:pPrChange>
      </w:pPr>
    </w:p>
    <w:p w14:paraId="622F2A2E" w14:textId="7DBBB45C" w:rsidR="0096549F" w:rsidRPr="00ED175E" w:rsidRDefault="0096549F">
      <w:pPr>
        <w:pStyle w:val="11"/>
        <w:rPr>
          <w:lang w:eastAsia="ja-JP"/>
        </w:rPr>
      </w:pPr>
      <w:bookmarkStart w:id="2475" w:name="_Toc434858345"/>
      <w:bookmarkStart w:id="2476" w:name="_Toc445716732"/>
      <w:del w:id="2477" w:author="InnoRules" w:date="2016-08-18T11:34:00Z">
        <w:r w:rsidRPr="00ED175E" w:rsidDel="00B45CD1">
          <w:rPr>
            <w:rFonts w:hint="eastAsia"/>
            <w:lang w:eastAsia="ja-JP"/>
          </w:rPr>
          <w:delText>関係</w:delText>
        </w:r>
      </w:del>
      <w:ins w:id="2478" w:author="Seongeun Woo" w:date="2016-07-06T12:07:00Z">
        <w:del w:id="2479" w:author="InnoRules" w:date="2016-08-18T11:34:00Z">
          <w:r w:rsidR="00D91A4E" w:rsidRPr="00ED175E" w:rsidDel="00B45CD1">
            <w:rPr>
              <w:rFonts w:hint="eastAsia"/>
              <w:lang w:eastAsia="ja-JP"/>
            </w:rPr>
            <w:delText>規則</w:delText>
          </w:r>
        </w:del>
      </w:ins>
      <w:ins w:id="2480" w:author="InnoRules" w:date="2016-08-18T11:34:00Z">
        <w:del w:id="2481" w:author="哲均 宋" w:date="2019-08-15T15:22:00Z">
          <w:r w:rsidR="00B45CD1" w:rsidRPr="00ED175E" w:rsidDel="00F71A28">
            <w:rPr>
              <w:rFonts w:hint="eastAsia"/>
              <w:lang w:eastAsia="ja-JP"/>
            </w:rPr>
            <w:delText>関係ルール</w:delText>
          </w:r>
        </w:del>
      </w:ins>
      <w:bookmarkStart w:id="2482" w:name="_Toc17112079"/>
      <w:ins w:id="2483" w:author="哲均 宋" w:date="2019-08-15T15:22:00Z">
        <w:r w:rsidR="00F71A28">
          <w:rPr>
            <w:rFonts w:hint="eastAsia"/>
            <w:lang w:eastAsia="ja-JP"/>
          </w:rPr>
          <w:t>R</w:t>
        </w:r>
        <w:r w:rsidR="00F71A28">
          <w:rPr>
            <w:lang w:eastAsia="ja-JP"/>
          </w:rPr>
          <w:t>elation Rule</w:t>
        </w:r>
      </w:ins>
      <w:bookmarkEnd w:id="2482"/>
      <w:del w:id="2484" w:author="Seongeun Woo" w:date="2016-07-06T12:07:00Z">
        <w:r w:rsidRPr="00ED175E" w:rsidDel="00D91A4E">
          <w:rPr>
            <w:rFonts w:hint="eastAsia"/>
            <w:lang w:eastAsia="ja-JP"/>
          </w:rPr>
          <w:delText>ルール</w:delText>
        </w:r>
      </w:del>
      <w:bookmarkEnd w:id="2475"/>
      <w:bookmarkEnd w:id="2476"/>
    </w:p>
    <w:p w14:paraId="4672208B" w14:textId="4A51C739" w:rsidR="0096549F" w:rsidRPr="00ED175E" w:rsidRDefault="0096549F">
      <w:pPr>
        <w:autoSpaceDE w:val="0"/>
        <w:autoSpaceDN w:val="0"/>
        <w:jc w:val="left"/>
        <w:pPrChange w:id="2485" w:author="Seongeun Woo" w:date="2016-10-13T18:44:00Z">
          <w:pPr/>
        </w:pPrChange>
      </w:pPr>
      <w:del w:id="2486" w:author="Seongeun Woo" w:date="2016-07-06T11:57:00Z">
        <w:r w:rsidRPr="00ED175E" w:rsidDel="00DF736C">
          <w:delText>ProductBuilder</w:delText>
        </w:r>
        <w:r w:rsidRPr="00ED175E" w:rsidDel="00DF736C">
          <w:rPr>
            <w:rFonts w:hint="eastAsia"/>
          </w:rPr>
          <w:delText>の</w:delText>
        </w:r>
        <w:r w:rsidRPr="00ED175E" w:rsidDel="00DF736C">
          <w:delText>[</w:delText>
        </w:r>
        <w:r w:rsidRPr="00ED175E" w:rsidDel="00DF736C">
          <w:rPr>
            <w:rFonts w:hint="eastAsia"/>
          </w:rPr>
          <w:delText>保険</w:delText>
        </w:r>
      </w:del>
      <w:del w:id="2487" w:author="哲均 宋" w:date="2019-08-15T15:24:00Z">
        <w:r w:rsidRPr="00ED175E" w:rsidDel="00F71A28">
          <w:rPr>
            <w:rFonts w:hint="eastAsia"/>
          </w:rPr>
          <w:delText>関係</w:delText>
        </w:r>
      </w:del>
      <w:ins w:id="2488" w:author="Seongeun Woo" w:date="2016-07-06T11:57:00Z">
        <w:del w:id="2489" w:author="哲均 宋" w:date="2019-08-15T15:24:00Z">
          <w:r w:rsidR="00DF736C" w:rsidRPr="00ED175E" w:rsidDel="00F71A28">
            <w:rPr>
              <w:rFonts w:hint="eastAsia"/>
            </w:rPr>
            <w:delText>類型で定義</w:delText>
          </w:r>
        </w:del>
      </w:ins>
      <w:ins w:id="2490" w:author="Seongeun Woo" w:date="2016-07-06T11:58:00Z">
        <w:del w:id="2491" w:author="哲均 宋" w:date="2019-08-15T15:24:00Z">
          <w:r w:rsidR="00DF736C" w:rsidRPr="00ED175E" w:rsidDel="00F71A28">
            <w:rPr>
              <w:rFonts w:hint="eastAsia"/>
            </w:rPr>
            <w:delText>した下位オブジェクト間の規則である。</w:delText>
          </w:r>
        </w:del>
      </w:ins>
      <w:ins w:id="2492" w:author="哲均 宋" w:date="2019-08-15T15:24:00Z">
        <w:r w:rsidR="00F71A28" w:rsidRPr="00F71A28">
          <w:t>This is a restriction / limitation between objects located in the lower level.</w:t>
        </w:r>
      </w:ins>
      <w:del w:id="2493" w:author="Seongeun Woo" w:date="2016-07-06T11:58:00Z">
        <w:r w:rsidRPr="00ED175E" w:rsidDel="00DF736C">
          <w:rPr>
            <w:rFonts w:hint="eastAsia"/>
          </w:rPr>
          <w:delText>の登録・修正</w:delText>
        </w:r>
        <w:r w:rsidRPr="00ED175E" w:rsidDel="00DF736C">
          <w:delText>]</w:delText>
        </w:r>
        <w:r w:rsidRPr="00ED175E" w:rsidDel="00DF736C">
          <w:rPr>
            <w:rFonts w:hint="eastAsia"/>
          </w:rPr>
          <w:delText>画面で入力する関係ルールを意味する。</w:delText>
        </w:r>
      </w:del>
    </w:p>
    <w:p w14:paraId="23575BAD" w14:textId="1304E31E" w:rsidR="0096549F" w:rsidRPr="00ED175E" w:rsidRDefault="000A23BA">
      <w:pPr>
        <w:pStyle w:val="-00"/>
        <w:tabs>
          <w:tab w:val="left" w:pos="7790"/>
        </w:tabs>
        <w:wordWrap/>
        <w:rPr>
          <w:lang w:eastAsia="ja-JP"/>
        </w:rPr>
        <w:pPrChange w:id="2494" w:author="Seongeun Woo" w:date="2016-10-13T18:44:00Z">
          <w:pPr>
            <w:pStyle w:val="-00"/>
          </w:pPr>
        </w:pPrChange>
      </w:pPr>
      <w:ins w:id="2495" w:author="Seongeun Woo" w:date="2016-09-23T10:48:00Z">
        <w:r>
          <w:rPr>
            <w:lang w:eastAsia="ja-JP"/>
          </w:rPr>
          <w:tab/>
        </w:r>
      </w:ins>
    </w:p>
    <w:p w14:paraId="6964B3E4" w14:textId="0EEDDFC2" w:rsidR="0096549F" w:rsidRPr="00ED175E" w:rsidRDefault="0096549F">
      <w:pPr>
        <w:pStyle w:val="11"/>
        <w:rPr>
          <w:lang w:eastAsia="ja-JP"/>
        </w:rPr>
      </w:pPr>
      <w:bookmarkStart w:id="2496" w:name="_Toc434858346"/>
      <w:bookmarkStart w:id="2497" w:name="_Toc445716733"/>
      <w:del w:id="2498" w:author="哲均 宋" w:date="2019-08-15T15:27:00Z">
        <w:r w:rsidRPr="00ED175E" w:rsidDel="00F71A28">
          <w:rPr>
            <w:rFonts w:hint="eastAsia"/>
            <w:lang w:eastAsia="ja-JP"/>
          </w:rPr>
          <w:delText>関係</w:delText>
        </w:r>
      </w:del>
      <w:ins w:id="2499" w:author="InnoRules" w:date="2016-08-19T10:29:00Z">
        <w:del w:id="2500" w:author="哲均 宋" w:date="2019-08-15T15:27:00Z">
          <w:r w:rsidR="002138EE" w:rsidRPr="00ED175E" w:rsidDel="00F71A28">
            <w:rPr>
              <w:rFonts w:hint="eastAsia"/>
              <w:lang w:eastAsia="ja-JP"/>
            </w:rPr>
            <w:delText>ルール</w:delText>
          </w:r>
        </w:del>
      </w:ins>
      <w:del w:id="2501" w:author="哲均 宋" w:date="2019-08-15T15:27:00Z">
        <w:r w:rsidRPr="00ED175E" w:rsidDel="00F71A28">
          <w:rPr>
            <w:rFonts w:hint="eastAsia"/>
            <w:lang w:eastAsia="ja-JP"/>
          </w:rPr>
          <w:delText>ルール</w:delText>
        </w:r>
      </w:del>
      <w:ins w:id="2502" w:author="Seongeun Woo" w:date="2016-07-06T12:07:00Z">
        <w:del w:id="2503" w:author="哲均 宋" w:date="2019-08-15T15:27:00Z">
          <w:r w:rsidR="00D91A4E" w:rsidRPr="00ED175E" w:rsidDel="00F71A28">
            <w:rPr>
              <w:rFonts w:hint="eastAsia"/>
              <w:lang w:eastAsia="ja-JP"/>
            </w:rPr>
            <w:delText>規則の</w:delText>
          </w:r>
        </w:del>
      </w:ins>
      <w:del w:id="2504" w:author="哲均 宋" w:date="2019-08-15T15:27:00Z">
        <w:r w:rsidRPr="00ED175E" w:rsidDel="00F71A28">
          <w:rPr>
            <w:rFonts w:hint="eastAsia"/>
            <w:lang w:eastAsia="ja-JP"/>
          </w:rPr>
          <w:delText>類型</w:delText>
        </w:r>
      </w:del>
      <w:bookmarkStart w:id="2505" w:name="_Toc17112080"/>
      <w:bookmarkEnd w:id="2496"/>
      <w:bookmarkEnd w:id="2497"/>
      <w:ins w:id="2506" w:author="哲均 宋" w:date="2019-08-15T15:25:00Z">
        <w:r w:rsidR="00F71A28">
          <w:rPr>
            <w:rFonts w:hint="eastAsia"/>
            <w:lang w:eastAsia="ja-JP"/>
          </w:rPr>
          <w:t>R</w:t>
        </w:r>
        <w:r w:rsidR="00F71A28">
          <w:rPr>
            <w:lang w:eastAsia="ja-JP"/>
          </w:rPr>
          <w:t>elation Condition</w:t>
        </w:r>
      </w:ins>
      <w:bookmarkEnd w:id="2505"/>
    </w:p>
    <w:p w14:paraId="57562CEF" w14:textId="7CD3E782" w:rsidR="0096549F" w:rsidRPr="00ED175E" w:rsidRDefault="0096549F">
      <w:pPr>
        <w:autoSpaceDE w:val="0"/>
        <w:autoSpaceDN w:val="0"/>
        <w:jc w:val="left"/>
        <w:pPrChange w:id="2507" w:author="Seongeun Woo" w:date="2016-10-13T18:44:00Z">
          <w:pPr/>
        </w:pPrChange>
      </w:pPr>
      <w:del w:id="2508" w:author="哲均 宋" w:date="2019-08-15T15:27:00Z">
        <w:r w:rsidRPr="00ED175E" w:rsidDel="00F71A28">
          <w:rPr>
            <w:rFonts w:hint="eastAsia"/>
          </w:rPr>
          <w:delText>関係</w:delText>
        </w:r>
      </w:del>
      <w:ins w:id="2509" w:author="InnoRules" w:date="2016-08-19T10:29:00Z">
        <w:del w:id="2510" w:author="哲均 宋" w:date="2019-08-15T15:27:00Z">
          <w:r w:rsidR="002138EE" w:rsidRPr="00ED175E" w:rsidDel="00F71A28">
            <w:rPr>
              <w:rFonts w:hint="eastAsia"/>
            </w:rPr>
            <w:delText>ルール</w:delText>
          </w:r>
        </w:del>
      </w:ins>
      <w:del w:id="2511" w:author="哲均 宋" w:date="2019-08-15T15:27:00Z">
        <w:r w:rsidRPr="00ED175E" w:rsidDel="00F71A28">
          <w:rPr>
            <w:rFonts w:hint="eastAsia"/>
          </w:rPr>
          <w:delText>ルール</w:delText>
        </w:r>
      </w:del>
      <w:ins w:id="2512" w:author="Seongeun Woo" w:date="2016-07-06T12:10:00Z">
        <w:del w:id="2513" w:author="哲均 宋" w:date="2019-08-15T15:27:00Z">
          <w:r w:rsidR="00B557C1" w:rsidRPr="00ED175E" w:rsidDel="00F71A28">
            <w:rPr>
              <w:rFonts w:hint="eastAsia"/>
              <w:rPrChange w:id="2514" w:author="InnoRules" w:date="2016-08-30T14:14:00Z">
                <w:rPr>
                  <w:rFonts w:ascii="Noto Sans Japanese Regular" w:eastAsia="Noto Sans Japanese Regular" w:hAnsi="Malgun Gothic" w:cs="Times New Roman" w:hint="eastAsia"/>
                  <w:spacing w:val="0"/>
                  <w:kern w:val="0"/>
                  <w:sz w:val="19"/>
                  <w:highlight w:val="yellow"/>
                  <w:lang w:eastAsia="ko-KR"/>
                </w:rPr>
              </w:rPrChange>
            </w:rPr>
            <w:delText>規則</w:delText>
          </w:r>
        </w:del>
      </w:ins>
      <w:del w:id="2515" w:author="哲均 宋" w:date="2019-08-15T15:27:00Z">
        <w:r w:rsidRPr="00ED175E" w:rsidDel="00F71A28">
          <w:rPr>
            <w:rFonts w:hint="eastAsia"/>
          </w:rPr>
          <w:delText>として</w:delText>
        </w:r>
      </w:del>
      <w:ins w:id="2516" w:author="Seongeun Woo" w:date="2016-07-06T11:57:00Z">
        <w:del w:id="2517" w:author="哲均 宋" w:date="2019-08-15T15:27:00Z">
          <w:r w:rsidR="00DF736C" w:rsidRPr="00ED175E" w:rsidDel="00F71A28">
            <w:rPr>
              <w:rFonts w:hint="eastAsia"/>
            </w:rPr>
            <w:delText>で定義して使用する</w:delText>
          </w:r>
        </w:del>
      </w:ins>
      <w:del w:id="2518" w:author="哲均 宋" w:date="2019-08-15T15:27:00Z">
        <w:r w:rsidRPr="00ED175E" w:rsidDel="00F71A28">
          <w:rPr>
            <w:rFonts w:hint="eastAsia"/>
          </w:rPr>
          <w:delText>保存される類型を意味す</w:delText>
        </w:r>
      </w:del>
      <w:ins w:id="2519" w:author="Seongeun Woo" w:date="2016-07-06T11:57:00Z">
        <w:del w:id="2520" w:author="哲均 宋" w:date="2019-08-15T15:27:00Z">
          <w:r w:rsidR="00DF736C" w:rsidRPr="00ED175E" w:rsidDel="00F71A28">
            <w:rPr>
              <w:rFonts w:hint="eastAsia"/>
            </w:rPr>
            <w:delText>であ</w:delText>
          </w:r>
        </w:del>
      </w:ins>
      <w:del w:id="2521" w:author="哲均 宋" w:date="2019-08-15T15:27:00Z">
        <w:r w:rsidRPr="00ED175E" w:rsidDel="00F71A28">
          <w:rPr>
            <w:rFonts w:hint="eastAsia"/>
          </w:rPr>
          <w:delText>る。</w:delText>
        </w:r>
      </w:del>
      <w:ins w:id="2522" w:author="哲均 宋" w:date="2019-08-15T15:27:00Z">
        <w:r w:rsidR="00F71A28" w:rsidRPr="00F71A28">
          <w:t>When defining constraints / restrictions in relation rules, they are used as expressions that represent constraints / restrictions.</w:t>
        </w:r>
      </w:ins>
    </w:p>
    <w:p w14:paraId="2006B760" w14:textId="41640824" w:rsidR="0096549F" w:rsidRPr="00ED175E" w:rsidDel="00F71A28" w:rsidRDefault="0096549F">
      <w:pPr>
        <w:autoSpaceDE w:val="0"/>
        <w:autoSpaceDN w:val="0"/>
        <w:jc w:val="left"/>
        <w:rPr>
          <w:del w:id="2523" w:author="哲均 宋" w:date="2019-08-15T15:29:00Z"/>
        </w:rPr>
        <w:pPrChange w:id="2524" w:author="Seongeun Woo" w:date="2016-10-13T18:44:00Z">
          <w:pPr/>
        </w:pPrChange>
      </w:pPr>
      <w:del w:id="2525" w:author="哲均 宋" w:date="2019-08-15T15:29:00Z">
        <w:r w:rsidRPr="00ED175E" w:rsidDel="00F71A28">
          <w:rPr>
            <w:rFonts w:hint="eastAsia"/>
          </w:rPr>
          <w:delText>例</w:delText>
        </w:r>
        <w:r w:rsidRPr="00ED175E" w:rsidDel="00F71A28">
          <w:delText>)</w:delText>
        </w:r>
        <w:r w:rsidRPr="00ED175E" w:rsidDel="00F71A28">
          <w:rPr>
            <w:rFonts w:hint="eastAsia"/>
          </w:rPr>
          <w:delText>同時加入、</w:delText>
        </w:r>
      </w:del>
      <w:ins w:id="2526" w:author="Seongeun Woo" w:date="2016-07-06T11:55:00Z">
        <w:del w:id="2527" w:author="哲均 宋" w:date="2019-08-15T15:29:00Z">
          <w:r w:rsidR="00DF736C" w:rsidRPr="00ED175E" w:rsidDel="00F71A28">
            <w:rPr>
              <w:rFonts w:hint="eastAsia"/>
            </w:rPr>
            <w:delText>必須選択加入</w:delText>
          </w:r>
        </w:del>
      </w:ins>
      <w:del w:id="2528" w:author="哲均 宋" w:date="2019-08-15T15:29:00Z">
        <w:r w:rsidRPr="00ED175E" w:rsidDel="00F71A28">
          <w:rPr>
            <w:rFonts w:hint="eastAsia"/>
          </w:rPr>
          <w:delText>排他加入、同時加入不可能など</w:delText>
        </w:r>
      </w:del>
    </w:p>
    <w:p w14:paraId="3CB59C97" w14:textId="77777777" w:rsidR="0096549F" w:rsidRPr="00ED175E" w:rsidRDefault="0096549F">
      <w:pPr>
        <w:pStyle w:val="-00"/>
        <w:wordWrap/>
        <w:rPr>
          <w:lang w:eastAsia="ja-JP"/>
        </w:rPr>
        <w:pPrChange w:id="2529" w:author="Seongeun Woo" w:date="2016-10-13T18:44:00Z">
          <w:pPr>
            <w:pStyle w:val="-00"/>
          </w:pPr>
        </w:pPrChange>
      </w:pPr>
    </w:p>
    <w:p w14:paraId="1E4527F8" w14:textId="16E5F131" w:rsidR="0096549F" w:rsidRPr="00ED175E" w:rsidRDefault="00F71A28">
      <w:pPr>
        <w:pStyle w:val="11"/>
      </w:pPr>
      <w:bookmarkStart w:id="2530" w:name="_Toc434858347"/>
      <w:bookmarkStart w:id="2531" w:name="_Toc445716734"/>
      <w:bookmarkStart w:id="2532" w:name="_Toc17112081"/>
      <w:ins w:id="2533" w:author="哲均 宋" w:date="2019-08-15T15:29:00Z">
        <w:r>
          <w:rPr>
            <w:rFonts w:hint="eastAsia"/>
            <w:lang w:eastAsia="ja-JP"/>
          </w:rPr>
          <w:t>A</w:t>
        </w:r>
        <w:r>
          <w:rPr>
            <w:lang w:eastAsia="ja-JP"/>
          </w:rPr>
          <w:t>ttribute</w:t>
        </w:r>
      </w:ins>
      <w:bookmarkEnd w:id="2532"/>
      <w:del w:id="2534" w:author="哲均 宋" w:date="2019-08-15T15:35:00Z">
        <w:r w:rsidR="0096549F" w:rsidRPr="00ED175E" w:rsidDel="00E33D16">
          <w:rPr>
            <w:rFonts w:hint="eastAsia"/>
          </w:rPr>
          <w:delText>標準項目</w:delText>
        </w:r>
      </w:del>
      <w:bookmarkEnd w:id="2530"/>
      <w:bookmarkEnd w:id="2531"/>
    </w:p>
    <w:p w14:paraId="5E1B2A23" w14:textId="0C6ED91F" w:rsidR="0096549F" w:rsidRPr="00ED175E" w:rsidDel="00E33D16" w:rsidRDefault="0096549F">
      <w:pPr>
        <w:autoSpaceDE w:val="0"/>
        <w:autoSpaceDN w:val="0"/>
        <w:jc w:val="left"/>
        <w:rPr>
          <w:del w:id="2535" w:author="哲均 宋" w:date="2019-08-15T15:35:00Z"/>
        </w:rPr>
        <w:pPrChange w:id="2536" w:author="Seongeun Woo" w:date="2016-10-13T18:44:00Z">
          <w:pPr/>
        </w:pPrChange>
      </w:pPr>
      <w:del w:id="2537" w:author="哲均 宋" w:date="2019-08-15T15:35:00Z">
        <w:r w:rsidRPr="00ED175E" w:rsidDel="00E33D16">
          <w:rPr>
            <w:rFonts w:hint="eastAsia"/>
          </w:rPr>
          <w:delText>詳細類型別に管理</w:delText>
        </w:r>
      </w:del>
      <w:ins w:id="2538" w:author="Seongeun Woo" w:date="2016-07-06T11:55:00Z">
        <w:del w:id="2539" w:author="哲均 宋" w:date="2019-08-15T15:35:00Z">
          <w:r w:rsidR="00DF736C" w:rsidRPr="00ED175E" w:rsidDel="00E33D16">
            <w:rPr>
              <w:rFonts w:hint="eastAsia"/>
            </w:rPr>
            <w:delText>管理</w:delText>
          </w:r>
        </w:del>
      </w:ins>
      <w:del w:id="2540" w:author="哲均 宋" w:date="2019-08-15T15:35:00Z">
        <w:r w:rsidRPr="00ED175E" w:rsidDel="00E33D16">
          <w:rPr>
            <w:rFonts w:hint="eastAsia"/>
          </w:rPr>
          <w:delText>する基準情報である。</w:delText>
        </w:r>
        <w:r w:rsidRPr="00ED175E" w:rsidDel="00E33D16">
          <w:delText xml:space="preserve"> </w:delText>
        </w:r>
      </w:del>
    </w:p>
    <w:p w14:paraId="3A9568BF" w14:textId="276C9689" w:rsidR="00E33D16" w:rsidRPr="00ED175E" w:rsidRDefault="005E3650">
      <w:pPr>
        <w:autoSpaceDE w:val="0"/>
        <w:autoSpaceDN w:val="0"/>
        <w:jc w:val="left"/>
        <w:rPr>
          <w:rFonts w:hint="eastAsia"/>
        </w:rPr>
        <w:pPrChange w:id="2541" w:author="Seongeun Woo" w:date="2016-10-13T18:44:00Z">
          <w:pPr/>
        </w:pPrChange>
      </w:pPr>
      <w:ins w:id="2542" w:author="Seongeun Woo" w:date="2016-07-06T11:26:00Z">
        <w:del w:id="2543" w:author="哲均 宋" w:date="2019-08-15T15:35:00Z">
          <w:r w:rsidRPr="00ED175E" w:rsidDel="00E33D16">
            <w:rPr>
              <w:rFonts w:hint="eastAsia"/>
            </w:rPr>
            <w:delText>詳細類型別に使用する</w:delText>
          </w:r>
        </w:del>
      </w:ins>
      <w:del w:id="2544" w:author="哲均 宋" w:date="2019-08-15T15:35:00Z">
        <w:r w:rsidR="0096549F" w:rsidRPr="00ED175E" w:rsidDel="00E33D16">
          <w:rPr>
            <w:rFonts w:hint="eastAsia"/>
          </w:rPr>
          <w:delText>標準項目</w:delText>
        </w:r>
      </w:del>
      <w:ins w:id="2545" w:author="Seongeun Woo" w:date="2016-07-06T11:26:00Z">
        <w:del w:id="2546" w:author="哲均 宋" w:date="2019-08-15T15:35:00Z">
          <w:r w:rsidRPr="00ED175E" w:rsidDel="00E33D16">
            <w:rPr>
              <w:rFonts w:hint="eastAsia"/>
            </w:rPr>
            <w:delText>の詳細情報</w:delText>
          </w:r>
          <w:r w:rsidRPr="00ED175E" w:rsidDel="00E33D16">
            <w:delText>(</w:delText>
          </w:r>
          <w:r w:rsidRPr="00ED175E" w:rsidDel="00E33D16">
            <w:rPr>
              <w:rFonts w:hint="eastAsia"/>
            </w:rPr>
            <w:delText>項目</w:delText>
          </w:r>
        </w:del>
      </w:ins>
      <w:del w:id="2547" w:author="哲均 宋" w:date="2019-08-15T15:35:00Z">
        <w:r w:rsidR="0096549F" w:rsidRPr="00ED175E" w:rsidDel="00E33D16">
          <w:rPr>
            <w:rFonts w:hint="eastAsia"/>
          </w:rPr>
          <w:delText>グループ、</w:delText>
        </w:r>
      </w:del>
      <w:ins w:id="2548" w:author="Seongeun Woo" w:date="2016-07-06T11:26:00Z">
        <w:del w:id="2549" w:author="哲均 宋" w:date="2019-08-15T15:35:00Z">
          <w:r w:rsidRPr="00ED175E" w:rsidDel="00E33D16">
            <w:rPr>
              <w:rFonts w:hint="eastAsia"/>
            </w:rPr>
            <w:delText>業務区分</w:delText>
          </w:r>
        </w:del>
      </w:ins>
      <w:ins w:id="2550" w:author="Seongeun Woo" w:date="2016-07-06T11:50:00Z">
        <w:del w:id="2551" w:author="哲均 宋" w:date="2019-08-15T15:35:00Z">
          <w:r w:rsidR="00DF736C" w:rsidRPr="00ED175E" w:rsidDel="00E33D16">
            <w:rPr>
              <w:rFonts w:hint="eastAsia"/>
            </w:rPr>
            <w:delText>、データ</w:delText>
          </w:r>
        </w:del>
      </w:ins>
      <w:ins w:id="2552" w:author="Seongeun Woo" w:date="2016-07-06T11:52:00Z">
        <w:del w:id="2553" w:author="哲均 宋" w:date="2019-08-15T15:35:00Z">
          <w:r w:rsidR="00DF736C" w:rsidRPr="00ED175E" w:rsidDel="00E33D16">
            <w:rPr>
              <w:rFonts w:hint="eastAsia"/>
            </w:rPr>
            <w:delText>・画面・値・</w:delText>
          </w:r>
        </w:del>
      </w:ins>
      <w:ins w:id="2554" w:author="Seongeun Woo" w:date="2016-07-06T11:53:00Z">
        <w:del w:id="2555" w:author="哲均 宋" w:date="2019-08-15T15:35:00Z">
          <w:r w:rsidR="00DF736C" w:rsidRPr="00ED175E" w:rsidDel="00E33D16">
            <w:rPr>
              <w:rFonts w:hint="eastAsia"/>
            </w:rPr>
            <w:delText>カラム類型、多重ルール区分など</w:delText>
          </w:r>
          <w:r w:rsidR="00DF736C" w:rsidRPr="00ED175E" w:rsidDel="00E33D16">
            <w:delText>)</w:delText>
          </w:r>
        </w:del>
      </w:ins>
      <w:ins w:id="2556" w:author="Seongeun Woo" w:date="2016-07-06T11:55:00Z">
        <w:del w:id="2557" w:author="哲均 宋" w:date="2019-08-15T15:35:00Z">
          <w:r w:rsidR="00DF736C" w:rsidRPr="00ED175E" w:rsidDel="00E33D16">
            <w:rPr>
              <w:rFonts w:hint="eastAsia"/>
            </w:rPr>
            <w:delText>を</w:delText>
          </w:r>
        </w:del>
      </w:ins>
      <w:ins w:id="2558" w:author="Seongeun Woo" w:date="2016-07-06T11:53:00Z">
        <w:del w:id="2559" w:author="哲均 宋" w:date="2019-08-15T15:35:00Z">
          <w:r w:rsidR="00DF736C" w:rsidRPr="00ED175E" w:rsidDel="00E33D16">
            <w:rPr>
              <w:rFonts w:hint="eastAsia"/>
            </w:rPr>
            <w:delText>定義して管理する。</w:delText>
          </w:r>
          <w:r w:rsidR="00DF736C" w:rsidRPr="00ED175E" w:rsidDel="00E33D16">
            <w:delText xml:space="preserve"> </w:delText>
          </w:r>
        </w:del>
      </w:ins>
      <w:del w:id="2560" w:author="哲均 宋" w:date="2019-08-15T15:35:00Z">
        <w:r w:rsidR="0096549F" w:rsidRPr="00ED175E" w:rsidDel="00E33D16">
          <w:rPr>
            <w:rFonts w:hint="eastAsia"/>
          </w:rPr>
          <w:delText>単一・多重・範囲型の種類、数値型・文字型の種類、画面表示タイプ、画面表示名、英文のエイリアスなどの情報を保存する。</w:delText>
        </w:r>
      </w:del>
      <w:ins w:id="2561" w:author="哲均 宋" w:date="2019-08-15T15:31:00Z">
        <w:r w:rsidR="00E33D16" w:rsidRPr="00E33D16">
          <w:t xml:space="preserve">This is standard information managed </w:t>
        </w:r>
      </w:ins>
      <w:ins w:id="2562" w:author="哲均 宋" w:date="2019-08-15T15:32:00Z">
        <w:r w:rsidR="00E33D16">
          <w:t>per</w:t>
        </w:r>
      </w:ins>
      <w:ins w:id="2563" w:author="哲均 宋" w:date="2019-08-15T15:31:00Z">
        <w:r w:rsidR="00E33D16" w:rsidRPr="00E33D16">
          <w:t xml:space="preserve"> </w:t>
        </w:r>
        <w:r w:rsidR="00E33D16">
          <w:t>semi-Type</w:t>
        </w:r>
        <w:r w:rsidR="00E33D16" w:rsidRPr="00E33D16">
          <w:t xml:space="preserve">. Define and manage detailed information of </w:t>
        </w:r>
      </w:ins>
      <w:ins w:id="2564" w:author="哲均 宋" w:date="2019-08-15T15:32:00Z">
        <w:r w:rsidR="00E33D16">
          <w:t>attributes</w:t>
        </w:r>
      </w:ins>
      <w:ins w:id="2565" w:author="哲均 宋" w:date="2019-08-15T15:31:00Z">
        <w:r w:rsidR="00E33D16" w:rsidRPr="00E33D16">
          <w:t xml:space="preserve"> (</w:t>
        </w:r>
      </w:ins>
      <w:ins w:id="2566" w:author="哲均 宋" w:date="2019-08-15T15:34:00Z">
        <w:r w:rsidR="00E33D16">
          <w:t>attribute</w:t>
        </w:r>
      </w:ins>
      <w:ins w:id="2567" w:author="哲均 宋" w:date="2019-08-15T15:31:00Z">
        <w:r w:rsidR="00E33D16" w:rsidRPr="00E33D16">
          <w:t xml:space="preserve"> group, business category, data / screen / value / column type, multiple rule category, etc.) used for each </w:t>
        </w:r>
      </w:ins>
      <w:ins w:id="2568" w:author="哲均 宋" w:date="2019-08-15T15:32:00Z">
        <w:r w:rsidR="00E33D16">
          <w:t>semi</w:t>
        </w:r>
      </w:ins>
      <w:ins w:id="2569" w:author="哲均 宋" w:date="2019-08-15T15:33:00Z">
        <w:r w:rsidR="00E33D16">
          <w:t>-Type</w:t>
        </w:r>
      </w:ins>
      <w:ins w:id="2570" w:author="哲均 宋" w:date="2019-08-15T15:31:00Z">
        <w:r w:rsidR="00E33D16" w:rsidRPr="00E33D16">
          <w:t>.</w:t>
        </w:r>
      </w:ins>
    </w:p>
    <w:p w14:paraId="68896086" w14:textId="77777777" w:rsidR="0096549F" w:rsidRPr="00506BAD" w:rsidRDefault="0096549F">
      <w:pPr>
        <w:autoSpaceDE w:val="0"/>
        <w:autoSpaceDN w:val="0"/>
        <w:pPrChange w:id="2571" w:author="Seongeun Woo" w:date="2016-10-13T18:44:00Z">
          <w:pPr>
            <w:pStyle w:val="-00"/>
          </w:pPr>
        </w:pPrChange>
      </w:pPr>
    </w:p>
    <w:p w14:paraId="7948D14A" w14:textId="2B5371C2" w:rsidR="0096549F" w:rsidRPr="00ED175E" w:rsidRDefault="0096549F">
      <w:pPr>
        <w:pStyle w:val="11"/>
      </w:pPr>
      <w:bookmarkStart w:id="2572" w:name="_Toc434858348"/>
      <w:bookmarkStart w:id="2573" w:name="_Toc445716619"/>
      <w:bookmarkStart w:id="2574" w:name="_Toc445716735"/>
      <w:del w:id="2575" w:author="shira" w:date="2017-12-21T16:27:00Z">
        <w:r w:rsidRPr="00ED175E" w:rsidDel="00116A9A">
          <w:rPr>
            <w:rFonts w:hint="eastAsia"/>
          </w:rPr>
          <w:delText>パターン</w:delText>
        </w:r>
      </w:del>
      <w:bookmarkStart w:id="2576" w:name="_Toc17112082"/>
      <w:bookmarkEnd w:id="2572"/>
      <w:bookmarkEnd w:id="2573"/>
      <w:bookmarkEnd w:id="2574"/>
      <w:ins w:id="2577" w:author="哲均 宋" w:date="2019-08-15T15:35:00Z">
        <w:r w:rsidR="00E33D16">
          <w:rPr>
            <w:rFonts w:eastAsiaTheme="minorEastAsia" w:hint="eastAsia"/>
            <w:lang w:eastAsia="ja-JP"/>
          </w:rPr>
          <w:t>T</w:t>
        </w:r>
        <w:r w:rsidR="00E33D16">
          <w:rPr>
            <w:rFonts w:eastAsiaTheme="minorEastAsia"/>
            <w:lang w:eastAsia="ja-JP"/>
          </w:rPr>
          <w:t>able Property</w:t>
        </w:r>
      </w:ins>
      <w:bookmarkEnd w:id="2576"/>
      <w:ins w:id="2578" w:author="shira" w:date="2017-12-21T16:27:00Z">
        <w:del w:id="2579" w:author="哲均 宋" w:date="2019-08-15T15:35:00Z">
          <w:r w:rsidR="00116A9A" w:rsidDel="00E33D16">
            <w:rPr>
              <w:rFonts w:hint="eastAsia"/>
            </w:rPr>
            <w:delText>表属性</w:delText>
          </w:r>
        </w:del>
      </w:ins>
    </w:p>
    <w:p w14:paraId="0720AE1F" w14:textId="000057B3" w:rsidR="00E33D16" w:rsidRPr="00ED175E" w:rsidRDefault="00036622">
      <w:pPr>
        <w:autoSpaceDE w:val="0"/>
        <w:autoSpaceDN w:val="0"/>
        <w:jc w:val="left"/>
        <w:rPr>
          <w:rFonts w:eastAsiaTheme="minorEastAsia" w:hint="eastAsia"/>
          <w:rPrChange w:id="2580" w:author="InnoRules" w:date="2016-08-30T14:14:00Z">
            <w:rPr/>
          </w:rPrChange>
        </w:rPr>
        <w:pPrChange w:id="2581" w:author="Seongeun Woo" w:date="2016-10-13T18:44:00Z">
          <w:pPr/>
        </w:pPrChange>
      </w:pPr>
      <w:ins w:id="2582" w:author="Seongeun Woo" w:date="2016-07-06T11:22:00Z">
        <w:del w:id="2583" w:author="哲均 宋" w:date="2019-08-15T15:40:00Z">
          <w:r w:rsidRPr="00ED175E" w:rsidDel="00657874">
            <w:rPr>
              <w:rFonts w:hint="eastAsia"/>
            </w:rPr>
            <w:delText>標準項目</w:delText>
          </w:r>
          <w:r w:rsidR="005E3650" w:rsidRPr="00ED175E" w:rsidDel="00657874">
            <w:rPr>
              <w:rFonts w:hint="eastAsia"/>
            </w:rPr>
            <w:delText>以外に詳細類型</w:delText>
          </w:r>
        </w:del>
      </w:ins>
      <w:ins w:id="2584" w:author="Seongeun Woo" w:date="2016-07-06T11:23:00Z">
        <w:del w:id="2585" w:author="哲均 宋" w:date="2019-08-15T15:40:00Z">
          <w:r w:rsidR="005E3650" w:rsidRPr="00ED175E" w:rsidDel="00657874">
            <w:rPr>
              <w:rFonts w:hint="eastAsia"/>
            </w:rPr>
            <w:delText>別</w:delText>
          </w:r>
        </w:del>
      </w:ins>
      <w:ins w:id="2586" w:author="Seongeun Woo" w:date="2016-07-06T11:24:00Z">
        <w:del w:id="2587" w:author="哲均 宋" w:date="2019-08-15T15:40:00Z">
          <w:r w:rsidR="005E3650" w:rsidRPr="00ED175E" w:rsidDel="00657874">
            <w:rPr>
              <w:rFonts w:hint="eastAsia"/>
            </w:rPr>
            <w:delText>にパターン</w:delText>
          </w:r>
        </w:del>
      </w:ins>
      <w:ins w:id="2588" w:author="shira" w:date="2017-12-21T16:27:00Z">
        <w:del w:id="2589" w:author="哲均 宋" w:date="2019-08-15T15:40:00Z">
          <w:r w:rsidR="00116A9A" w:rsidDel="00657874">
            <w:rPr>
              <w:rFonts w:hint="eastAsia"/>
            </w:rPr>
            <w:delText>表属性</w:delText>
          </w:r>
        </w:del>
      </w:ins>
      <w:ins w:id="2590" w:author="Seongeun Woo" w:date="2016-07-06T11:24:00Z">
        <w:del w:id="2591" w:author="哲均 宋" w:date="2019-08-15T15:40:00Z">
          <w:r w:rsidR="005E3650" w:rsidRPr="00ED175E" w:rsidDel="00657874">
            <w:rPr>
              <w:rFonts w:hint="eastAsia"/>
            </w:rPr>
            <w:delText>化</w:delText>
          </w:r>
        </w:del>
      </w:ins>
      <w:ins w:id="2592" w:author="Seongeun Woo" w:date="2016-07-06T11:25:00Z">
        <w:del w:id="2593" w:author="哲均 宋" w:date="2019-08-15T15:40:00Z">
          <w:r w:rsidR="005E3650" w:rsidRPr="00ED175E" w:rsidDel="00657874">
            <w:rPr>
              <w:rFonts w:hint="eastAsia"/>
            </w:rPr>
            <w:delText>された情報を定義してデータを管理</w:delText>
          </w:r>
          <w:commentRangeStart w:id="2594"/>
          <w:r w:rsidR="005E3650" w:rsidRPr="00ED175E" w:rsidDel="00657874">
            <w:rPr>
              <w:rFonts w:hint="eastAsia"/>
            </w:rPr>
            <w:delText>する</w:delText>
          </w:r>
        </w:del>
      </w:ins>
      <w:commentRangeEnd w:id="2594"/>
      <w:del w:id="2595" w:author="哲均 宋" w:date="2019-08-15T15:40:00Z">
        <w:r w:rsidR="00461C76" w:rsidRPr="00ED175E" w:rsidDel="00657874">
          <w:rPr>
            <w:rStyle w:val="afd"/>
            <w:rFonts w:ascii="Noto Sans Japanese Regular" w:eastAsia="Noto Sans Japanese Regular" w:cs="Times New Roman"/>
          </w:rPr>
          <w:commentReference w:id="2594"/>
        </w:r>
      </w:del>
      <w:ins w:id="2596" w:author="Seongeun Woo" w:date="2016-07-06T11:25:00Z">
        <w:del w:id="2597" w:author="哲均 宋" w:date="2019-08-15T15:40:00Z">
          <w:r w:rsidR="005E3650" w:rsidRPr="00ED175E" w:rsidDel="00657874">
            <w:rPr>
              <w:rFonts w:hint="eastAsia"/>
            </w:rPr>
            <w:delText>。</w:delText>
          </w:r>
          <w:r w:rsidR="005E3650" w:rsidRPr="00ED175E" w:rsidDel="00657874">
            <w:delText xml:space="preserve"> </w:delText>
          </w:r>
        </w:del>
      </w:ins>
      <w:del w:id="2598" w:author="哲均 宋" w:date="2019-08-15T15:40:00Z">
        <w:r w:rsidR="0096549F" w:rsidRPr="00ED175E" w:rsidDel="00657874">
          <w:delText>ProductBuilder</w:delText>
        </w:r>
        <w:r w:rsidR="0096549F" w:rsidRPr="00ED175E" w:rsidDel="00657874">
          <w:rPr>
            <w:rFonts w:hint="eastAsia"/>
          </w:rPr>
          <w:delText>の</w:delText>
        </w:r>
        <w:r w:rsidR="0096549F" w:rsidRPr="00ED175E" w:rsidDel="00657874">
          <w:delText>[</w:delText>
        </w:r>
        <w:r w:rsidR="0096549F" w:rsidRPr="00ED175E" w:rsidDel="00657874">
          <w:rPr>
            <w:rFonts w:hint="eastAsia"/>
          </w:rPr>
          <w:delText>パターンデータの登録・修正</w:delText>
        </w:r>
        <w:r w:rsidR="0096549F" w:rsidRPr="00ED175E" w:rsidDel="00657874">
          <w:delText>]</w:delText>
        </w:r>
        <w:r w:rsidR="0096549F" w:rsidRPr="00ED175E" w:rsidDel="00657874">
          <w:rPr>
            <w:rFonts w:hint="eastAsia"/>
          </w:rPr>
          <w:delText>画面で入力するパターンデータを意味する。</w:delText>
        </w:r>
      </w:del>
      <w:ins w:id="2599" w:author="InnoRules" w:date="2016-08-11T15:27:00Z">
        <w:del w:id="2600" w:author="哲均 宋" w:date="2019-08-15T15:40:00Z">
          <w:r w:rsidR="000253BE" w:rsidRPr="00ED175E" w:rsidDel="00657874">
            <w:rPr>
              <w:rFonts w:hint="eastAsia"/>
            </w:rPr>
            <w:delText>して</w:delText>
          </w:r>
        </w:del>
      </w:ins>
      <w:ins w:id="2601" w:author="InnoRules" w:date="2016-08-11T15:28:00Z">
        <w:del w:id="2602" w:author="哲均 宋" w:date="2019-08-15T15:40:00Z">
          <w:r w:rsidR="000253BE" w:rsidRPr="00ED175E" w:rsidDel="00657874">
            <w:rPr>
              <w:rFonts w:hint="eastAsia"/>
            </w:rPr>
            <w:delText>管理する基準情報である。</w:delText>
          </w:r>
        </w:del>
      </w:ins>
      <w:ins w:id="2603" w:author="哲均 宋" w:date="2019-08-15T15:40:00Z">
        <w:r w:rsidR="00657874" w:rsidRPr="00657874">
          <w:rPr>
            <w:rFonts w:eastAsiaTheme="minorEastAsia"/>
          </w:rPr>
          <w:t xml:space="preserve">In general, </w:t>
        </w:r>
      </w:ins>
      <w:ins w:id="2604" w:author="哲均 宋" w:date="2019-08-19T12:50:00Z">
        <w:r w:rsidR="00EA1D3F">
          <w:rPr>
            <w:rFonts w:eastAsiaTheme="minorEastAsia"/>
          </w:rPr>
          <w:t>att</w:t>
        </w:r>
      </w:ins>
      <w:ins w:id="2605" w:author="哲均 宋" w:date="2019-08-19T12:51:00Z">
        <w:r w:rsidR="00EA1D3F">
          <w:rPr>
            <w:rFonts w:eastAsiaTheme="minorEastAsia"/>
          </w:rPr>
          <w:t>ribute</w:t>
        </w:r>
        <w:r w:rsidR="00FF2CCD">
          <w:rPr>
            <w:rFonts w:eastAsiaTheme="minorEastAsia"/>
          </w:rPr>
          <w:t>s</w:t>
        </w:r>
      </w:ins>
      <w:ins w:id="2606" w:author="哲均 宋" w:date="2019-08-15T15:40:00Z">
        <w:r w:rsidR="00657874" w:rsidRPr="00657874">
          <w:rPr>
            <w:rFonts w:eastAsiaTheme="minorEastAsia"/>
          </w:rPr>
          <w:t xml:space="preserve"> have one item as one semantic unit, but table attribute</w:t>
        </w:r>
        <w:bookmarkStart w:id="2607" w:name="_GoBack"/>
        <w:bookmarkEnd w:id="2607"/>
        <w:r w:rsidR="00657874" w:rsidRPr="00657874">
          <w:rPr>
            <w:rFonts w:eastAsiaTheme="minorEastAsia"/>
          </w:rPr>
          <w:t>s have a set of multiple items as one semantic unit.</w:t>
        </w:r>
      </w:ins>
    </w:p>
    <w:p w14:paraId="6EDF3254" w14:textId="77777777" w:rsidR="0096549F" w:rsidRPr="00657874" w:rsidRDefault="0096549F">
      <w:pPr>
        <w:autoSpaceDE w:val="0"/>
        <w:autoSpaceDN w:val="0"/>
        <w:rPr>
          <w:rPrChange w:id="2608" w:author="哲均 宋" w:date="2019-08-15T15:40:00Z">
            <w:rPr/>
          </w:rPrChange>
        </w:rPr>
        <w:pPrChange w:id="2609" w:author="Seongeun Woo" w:date="2016-10-13T18:44:00Z">
          <w:pPr>
            <w:pStyle w:val="-00"/>
          </w:pPr>
        </w:pPrChange>
      </w:pPr>
    </w:p>
    <w:p w14:paraId="039AA3A6" w14:textId="767584A4" w:rsidR="0096549F" w:rsidRPr="00ED175E" w:rsidRDefault="0096549F">
      <w:pPr>
        <w:pStyle w:val="11"/>
      </w:pPr>
      <w:bookmarkStart w:id="2610" w:name="_Toc434858349"/>
      <w:bookmarkStart w:id="2611" w:name="_Toc445716620"/>
      <w:bookmarkStart w:id="2612" w:name="_Toc445716736"/>
      <w:del w:id="2613" w:author="哲均 宋" w:date="2019-08-15T15:43:00Z">
        <w:r w:rsidRPr="00ED175E" w:rsidDel="00657874">
          <w:rPr>
            <w:rFonts w:hint="eastAsia"/>
          </w:rPr>
          <w:delText>適用期間</w:delText>
        </w:r>
      </w:del>
      <w:bookmarkStart w:id="2614" w:name="_Toc17112083"/>
      <w:bookmarkEnd w:id="2610"/>
      <w:bookmarkEnd w:id="2611"/>
      <w:bookmarkEnd w:id="2612"/>
      <w:ins w:id="2615" w:author="哲均 宋" w:date="2019-08-15T15:42:00Z">
        <w:r w:rsidR="00657874" w:rsidRPr="00657874">
          <w:t>Effective Period</w:t>
        </w:r>
      </w:ins>
      <w:bookmarkEnd w:id="2614"/>
    </w:p>
    <w:p w14:paraId="7F29E09B" w14:textId="4DFD68F0" w:rsidR="0096549F" w:rsidRPr="00ED175E" w:rsidRDefault="0096549F">
      <w:pPr>
        <w:autoSpaceDE w:val="0"/>
        <w:autoSpaceDN w:val="0"/>
        <w:jc w:val="left"/>
        <w:rPr>
          <w:rFonts w:eastAsia="Malgun Gothic"/>
        </w:rPr>
        <w:pPrChange w:id="2616" w:author="Seongeun Woo" w:date="2016-10-13T18:44:00Z">
          <w:pPr/>
        </w:pPrChange>
      </w:pPr>
      <w:del w:id="2617" w:author="Seongeun Woo" w:date="2016-07-06T11:22:00Z">
        <w:r w:rsidRPr="00ED175E" w:rsidDel="00036622">
          <w:delText>ProductBuilder</w:delText>
        </w:r>
        <w:r w:rsidRPr="00ED175E" w:rsidDel="00036622">
          <w:rPr>
            <w:rFonts w:hint="eastAsia"/>
          </w:rPr>
          <w:delText>の</w:delText>
        </w:r>
        <w:r w:rsidRPr="00ED175E" w:rsidDel="00036622">
          <w:delText>[</w:delText>
        </w:r>
        <w:r w:rsidRPr="00ED175E" w:rsidDel="00036622">
          <w:rPr>
            <w:rFonts w:hint="eastAsia"/>
          </w:rPr>
          <w:delText>商品・保険項目の登録・修正</w:delText>
        </w:r>
        <w:r w:rsidRPr="00ED175E" w:rsidDel="00036622">
          <w:delText>]</w:delText>
        </w:r>
        <w:r w:rsidRPr="00ED175E" w:rsidDel="00036622">
          <w:rPr>
            <w:rFonts w:hint="eastAsia"/>
          </w:rPr>
          <w:delText>画面の適用期間管理メニューを利用して管理する、</w:delText>
        </w:r>
      </w:del>
      <w:ins w:id="2618" w:author="Seongeun Woo" w:date="2016-07-06T11:21:00Z">
        <w:del w:id="2619" w:author="哲均 宋" w:date="2019-08-15T15:43:00Z">
          <w:r w:rsidR="00036622" w:rsidRPr="00ED175E" w:rsidDel="00657874">
            <w:rPr>
              <w:rFonts w:hint="eastAsia"/>
            </w:rPr>
            <w:delText>オブジェクト別に</w:delText>
          </w:r>
        </w:del>
      </w:ins>
      <w:ins w:id="2620" w:author="Seongeun Woo" w:date="2016-07-06T11:22:00Z">
        <w:del w:id="2621" w:author="哲均 宋" w:date="2019-08-15T15:43:00Z">
          <w:r w:rsidR="00036622" w:rsidRPr="00ED175E" w:rsidDel="00657874">
            <w:rPr>
              <w:rFonts w:hint="eastAsia"/>
            </w:rPr>
            <w:delText>登録した</w:delText>
          </w:r>
        </w:del>
      </w:ins>
      <w:del w:id="2622" w:author="哲均 宋" w:date="2019-08-15T15:43:00Z">
        <w:r w:rsidRPr="00ED175E" w:rsidDel="00657874">
          <w:rPr>
            <w:rFonts w:hint="eastAsia"/>
          </w:rPr>
          <w:delText>標準項目値</w:delText>
        </w:r>
      </w:del>
      <w:ins w:id="2623" w:author="Seongeun Woo" w:date="2016-07-06T11:22:00Z">
        <w:del w:id="2624" w:author="哲均 宋" w:date="2019-08-15T15:43:00Z">
          <w:r w:rsidR="00036622" w:rsidRPr="00ED175E" w:rsidDel="00657874">
            <w:rPr>
              <w:rFonts w:hint="eastAsia"/>
            </w:rPr>
            <w:delText>が</w:delText>
          </w:r>
        </w:del>
      </w:ins>
      <w:del w:id="2625" w:author="哲均 宋" w:date="2019-08-15T15:43:00Z">
        <w:r w:rsidRPr="00ED175E" w:rsidDel="00657874">
          <w:rPr>
            <w:rFonts w:hint="eastAsia"/>
          </w:rPr>
          <w:delText>の適用</w:delText>
        </w:r>
      </w:del>
      <w:ins w:id="2626" w:author="Seongeun Woo" w:date="2016-07-06T11:22:00Z">
        <w:del w:id="2627" w:author="哲均 宋" w:date="2019-08-15T15:43:00Z">
          <w:r w:rsidR="00036622" w:rsidRPr="00ED175E" w:rsidDel="00657874">
            <w:rPr>
              <w:rFonts w:hint="eastAsia"/>
            </w:rPr>
            <w:delText>される</w:delText>
          </w:r>
        </w:del>
      </w:ins>
      <w:del w:id="2628" w:author="哲均 宋" w:date="2019-08-15T15:43:00Z">
        <w:r w:rsidRPr="00ED175E" w:rsidDel="00657874">
          <w:rPr>
            <w:rFonts w:hint="eastAsia"/>
          </w:rPr>
          <w:delText>期間を意味する</w:delText>
        </w:r>
      </w:del>
      <w:ins w:id="2629" w:author="Seongeun Woo" w:date="2016-07-06T11:22:00Z">
        <w:del w:id="2630" w:author="哲均 宋" w:date="2019-08-15T15:43:00Z">
          <w:r w:rsidR="00036622" w:rsidRPr="00ED175E" w:rsidDel="00657874">
            <w:rPr>
              <w:rFonts w:hint="eastAsia"/>
            </w:rPr>
            <w:delText>である</w:delText>
          </w:r>
        </w:del>
      </w:ins>
      <w:del w:id="2631" w:author="哲均 宋" w:date="2019-08-15T15:43:00Z">
        <w:r w:rsidRPr="00ED175E" w:rsidDel="00657874">
          <w:rPr>
            <w:rFonts w:hint="eastAsia"/>
          </w:rPr>
          <w:delText>。</w:delText>
        </w:r>
      </w:del>
      <w:ins w:id="2632" w:author="哲均 宋" w:date="2019-08-15T15:42:00Z">
        <w:r w:rsidR="00657874" w:rsidRPr="00657874">
          <w:t xml:space="preserve">This is the period during which </w:t>
        </w:r>
      </w:ins>
      <w:ins w:id="2633" w:author="哲均 宋" w:date="2019-08-15T15:43:00Z">
        <w:r w:rsidR="00657874">
          <w:t>attribute</w:t>
        </w:r>
      </w:ins>
      <w:ins w:id="2634" w:author="哲均 宋" w:date="2019-08-15T15:42:00Z">
        <w:r w:rsidR="00657874" w:rsidRPr="00657874">
          <w:t xml:space="preserve"> values registered by object are applied.</w:t>
        </w:r>
      </w:ins>
    </w:p>
    <w:p w14:paraId="3EDF6145" w14:textId="77777777" w:rsidR="00242E35" w:rsidRPr="00ED175E" w:rsidRDefault="00242E35">
      <w:pPr>
        <w:widowControl/>
        <w:autoSpaceDE w:val="0"/>
        <w:autoSpaceDN w:val="0"/>
        <w:jc w:val="left"/>
        <w:rPr>
          <w:ins w:id="2635" w:author="Seongeun Woo" w:date="2016-07-06T12:33:00Z"/>
          <w:rFonts w:eastAsia="Malgun Gothic"/>
        </w:rPr>
        <w:pPrChange w:id="2636" w:author="Seongeun Woo" w:date="2016-10-13T18:44:00Z">
          <w:pPr>
            <w:widowControl/>
            <w:jc w:val="left"/>
          </w:pPr>
        </w:pPrChange>
      </w:pPr>
      <w:ins w:id="2637" w:author="Seongeun Woo" w:date="2016-07-06T12:33:00Z">
        <w:r w:rsidRPr="00ED175E">
          <w:rPr>
            <w:rFonts w:eastAsia="Malgun Gothic"/>
          </w:rPr>
          <w:br w:type="page"/>
        </w:r>
      </w:ins>
    </w:p>
    <w:p w14:paraId="4CD0EED7" w14:textId="3F799E64" w:rsidR="00701DEF" w:rsidRPr="00ED175E" w:rsidDel="00242E35" w:rsidRDefault="0096549F" w:rsidP="008009F4">
      <w:pPr>
        <w:pStyle w:val="st1"/>
        <w:numPr>
          <w:ilvl w:val="0"/>
          <w:numId w:val="179"/>
        </w:numPr>
        <w:rPr>
          <w:del w:id="2638" w:author="Seongeun Woo" w:date="2016-07-06T12:33:00Z"/>
        </w:rPr>
        <w:pPrChange w:id="2639" w:author="哲均 宋" w:date="2019-08-15T14:21:00Z">
          <w:pPr/>
        </w:pPrChange>
      </w:pPr>
      <w:del w:id="2640" w:author="Seongeun Woo" w:date="2016-07-06T12:33:00Z">
        <w:r w:rsidRPr="00ED175E" w:rsidDel="00242E35">
          <w:tab/>
        </w:r>
        <w:bookmarkStart w:id="2641" w:name="_Toc455688152"/>
        <w:bookmarkStart w:id="2642" w:name="_Toc455696333"/>
        <w:bookmarkStart w:id="2643" w:name="_Toc455697636"/>
        <w:bookmarkStart w:id="2644" w:name="_Toc458692796"/>
        <w:bookmarkStart w:id="2645" w:name="_Toc461094424"/>
        <w:bookmarkStart w:id="2646" w:name="_Toc461094514"/>
        <w:bookmarkStart w:id="2647" w:name="_Toc462461146"/>
        <w:bookmarkStart w:id="2648" w:name="_Toc462748914"/>
        <w:bookmarkStart w:id="2649" w:name="_Toc463004804"/>
        <w:bookmarkStart w:id="2650" w:name="_Toc463944354"/>
        <w:bookmarkStart w:id="2651" w:name="_Toc464214993"/>
        <w:bookmarkStart w:id="2652" w:name="_Toc464215483"/>
        <w:bookmarkStart w:id="2653" w:name="_Toc464221726"/>
        <w:bookmarkStart w:id="2654" w:name="_Toc464227444"/>
        <w:bookmarkStart w:id="2655" w:name="_Toc464747678"/>
        <w:bookmarkStart w:id="2656" w:name="_Toc465010201"/>
        <w:bookmarkStart w:id="2657" w:name="_Toc465024605"/>
        <w:bookmarkStart w:id="2658" w:name="_Toc17110268"/>
        <w:bookmarkStart w:id="2659" w:name="_Toc17110451"/>
        <w:bookmarkStart w:id="2660" w:name="_Toc17110665"/>
        <w:bookmarkStart w:id="2661" w:name="_Toc17110758"/>
        <w:bookmarkStart w:id="2662" w:name="_Toc17110852"/>
        <w:bookmarkStart w:id="2663" w:name="_Toc17110946"/>
        <w:bookmarkStart w:id="2664" w:name="_Toc17111041"/>
        <w:bookmarkStart w:id="2665" w:name="_Toc17111136"/>
        <w:bookmarkStart w:id="2666" w:name="_Toc17111233"/>
        <w:bookmarkStart w:id="2667" w:name="_Toc17111332"/>
        <w:bookmarkStart w:id="2668" w:name="_Toc17111426"/>
        <w:bookmarkStart w:id="2669" w:name="_Toc17111521"/>
        <w:bookmarkStart w:id="2670" w:name="_Toc17111711"/>
        <w:bookmarkStart w:id="2671" w:name="_Toc17111806"/>
        <w:bookmarkStart w:id="2672" w:name="_Toc17111900"/>
        <w:bookmarkStart w:id="2673" w:name="_Toc17111993"/>
        <w:bookmarkStart w:id="2674" w:name="_Toc17112084"/>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del>
    </w:p>
    <w:p w14:paraId="7CB11232" w14:textId="37086E7C" w:rsidR="0096549F" w:rsidRPr="00ED175E" w:rsidDel="00242E35" w:rsidRDefault="0096549F" w:rsidP="008009F4">
      <w:pPr>
        <w:pStyle w:val="st1"/>
        <w:rPr>
          <w:del w:id="2675" w:author="Seongeun Woo" w:date="2016-07-06T12:32:00Z"/>
        </w:rPr>
        <w:pPrChange w:id="2676" w:author="哲均 宋" w:date="2019-08-15T14:21:00Z">
          <w:pPr>
            <w:tabs>
              <w:tab w:val="left" w:pos="562"/>
            </w:tabs>
          </w:pPr>
        </w:pPrChange>
      </w:pPr>
      <w:bookmarkStart w:id="2677" w:name="_Toc455688153"/>
      <w:bookmarkStart w:id="2678" w:name="_Toc455696334"/>
      <w:bookmarkStart w:id="2679" w:name="_Toc455697637"/>
      <w:bookmarkStart w:id="2680" w:name="_Toc458692797"/>
      <w:bookmarkStart w:id="2681" w:name="_Toc461094425"/>
      <w:bookmarkStart w:id="2682" w:name="_Toc461094515"/>
      <w:bookmarkStart w:id="2683" w:name="_Toc462461147"/>
      <w:bookmarkStart w:id="2684" w:name="_Toc462748915"/>
      <w:bookmarkStart w:id="2685" w:name="_Toc463004805"/>
      <w:bookmarkStart w:id="2686" w:name="_Toc463944355"/>
      <w:bookmarkStart w:id="2687" w:name="_Toc464214994"/>
      <w:bookmarkStart w:id="2688" w:name="_Toc464215484"/>
      <w:bookmarkStart w:id="2689" w:name="_Toc464221727"/>
      <w:bookmarkStart w:id="2690" w:name="_Toc464227445"/>
      <w:bookmarkStart w:id="2691" w:name="_Toc464747679"/>
      <w:bookmarkStart w:id="2692" w:name="_Toc465010202"/>
      <w:bookmarkStart w:id="2693" w:name="_Toc465024606"/>
      <w:bookmarkStart w:id="2694" w:name="_Toc17110269"/>
      <w:bookmarkStart w:id="2695" w:name="_Toc17110452"/>
      <w:bookmarkStart w:id="2696" w:name="_Toc17110666"/>
      <w:bookmarkStart w:id="2697" w:name="_Toc17110759"/>
      <w:bookmarkStart w:id="2698" w:name="_Toc17110853"/>
      <w:bookmarkStart w:id="2699" w:name="_Toc17110947"/>
      <w:bookmarkStart w:id="2700" w:name="_Toc17111042"/>
      <w:bookmarkStart w:id="2701" w:name="_Toc17111137"/>
      <w:bookmarkStart w:id="2702" w:name="_Toc17111234"/>
      <w:bookmarkStart w:id="2703" w:name="_Toc17111333"/>
      <w:bookmarkStart w:id="2704" w:name="_Toc17111427"/>
      <w:bookmarkStart w:id="2705" w:name="_Toc17111522"/>
      <w:bookmarkStart w:id="2706" w:name="_Toc17111712"/>
      <w:bookmarkStart w:id="2707" w:name="_Toc17111807"/>
      <w:bookmarkStart w:id="2708" w:name="_Toc17111901"/>
      <w:bookmarkStart w:id="2709" w:name="_Toc17111994"/>
      <w:bookmarkStart w:id="2710" w:name="_Toc17112085"/>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p>
    <w:p w14:paraId="30140260" w14:textId="5983675B" w:rsidR="0096549F" w:rsidRPr="00ED175E" w:rsidDel="00242E35" w:rsidRDefault="0096549F" w:rsidP="008009F4">
      <w:pPr>
        <w:pStyle w:val="st1"/>
        <w:rPr>
          <w:del w:id="2711" w:author="Seongeun Woo" w:date="2016-07-06T12:32:00Z"/>
        </w:rPr>
        <w:pPrChange w:id="2712" w:author="哲均 宋" w:date="2019-08-15T14:21:00Z">
          <w:pPr>
            <w:tabs>
              <w:tab w:val="left" w:pos="562"/>
            </w:tabs>
          </w:pPr>
        </w:pPrChange>
      </w:pPr>
      <w:bookmarkStart w:id="2713" w:name="_Toc455688154"/>
      <w:bookmarkStart w:id="2714" w:name="_Toc455696335"/>
      <w:bookmarkStart w:id="2715" w:name="_Toc455697638"/>
      <w:bookmarkStart w:id="2716" w:name="_Toc458692798"/>
      <w:bookmarkStart w:id="2717" w:name="_Toc461094426"/>
      <w:bookmarkStart w:id="2718" w:name="_Toc461094516"/>
      <w:bookmarkStart w:id="2719" w:name="_Toc462461148"/>
      <w:bookmarkStart w:id="2720" w:name="_Toc462748916"/>
      <w:bookmarkStart w:id="2721" w:name="_Toc463004806"/>
      <w:bookmarkStart w:id="2722" w:name="_Toc463944356"/>
      <w:bookmarkStart w:id="2723" w:name="_Toc464214995"/>
      <w:bookmarkStart w:id="2724" w:name="_Toc464215485"/>
      <w:bookmarkStart w:id="2725" w:name="_Toc464221728"/>
      <w:bookmarkStart w:id="2726" w:name="_Toc464227446"/>
      <w:bookmarkStart w:id="2727" w:name="_Toc464747680"/>
      <w:bookmarkStart w:id="2728" w:name="_Toc465010203"/>
      <w:bookmarkStart w:id="2729" w:name="_Toc465024607"/>
      <w:bookmarkStart w:id="2730" w:name="_Toc17110270"/>
      <w:bookmarkStart w:id="2731" w:name="_Toc17110453"/>
      <w:bookmarkStart w:id="2732" w:name="_Toc17110667"/>
      <w:bookmarkStart w:id="2733" w:name="_Toc17110760"/>
      <w:bookmarkStart w:id="2734" w:name="_Toc17110854"/>
      <w:bookmarkStart w:id="2735" w:name="_Toc17110948"/>
      <w:bookmarkStart w:id="2736" w:name="_Toc17111043"/>
      <w:bookmarkStart w:id="2737" w:name="_Toc17111138"/>
      <w:bookmarkStart w:id="2738" w:name="_Toc17111235"/>
      <w:bookmarkStart w:id="2739" w:name="_Toc17111334"/>
      <w:bookmarkStart w:id="2740" w:name="_Toc17111428"/>
      <w:bookmarkStart w:id="2741" w:name="_Toc17111523"/>
      <w:bookmarkStart w:id="2742" w:name="_Toc17111713"/>
      <w:bookmarkStart w:id="2743" w:name="_Toc17111808"/>
      <w:bookmarkStart w:id="2744" w:name="_Toc17111902"/>
      <w:bookmarkStart w:id="2745" w:name="_Toc17111995"/>
      <w:bookmarkStart w:id="2746" w:name="_Toc17112086"/>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p>
    <w:p w14:paraId="0AABDA3F" w14:textId="212105DF" w:rsidR="0096549F" w:rsidRPr="00ED175E" w:rsidDel="00242E35" w:rsidRDefault="0096549F" w:rsidP="008009F4">
      <w:pPr>
        <w:pStyle w:val="st1"/>
        <w:rPr>
          <w:del w:id="2747" w:author="Seongeun Woo" w:date="2016-07-06T12:32:00Z"/>
        </w:rPr>
        <w:pPrChange w:id="2748" w:author="哲均 宋" w:date="2019-08-15T14:21:00Z">
          <w:pPr>
            <w:tabs>
              <w:tab w:val="left" w:pos="562"/>
            </w:tabs>
          </w:pPr>
        </w:pPrChange>
      </w:pPr>
      <w:bookmarkStart w:id="2749" w:name="_Toc455688155"/>
      <w:bookmarkStart w:id="2750" w:name="_Toc455696336"/>
      <w:bookmarkStart w:id="2751" w:name="_Toc455697639"/>
      <w:bookmarkStart w:id="2752" w:name="_Toc458692799"/>
      <w:bookmarkStart w:id="2753" w:name="_Toc461094427"/>
      <w:bookmarkStart w:id="2754" w:name="_Toc461094517"/>
      <w:bookmarkStart w:id="2755" w:name="_Toc462461149"/>
      <w:bookmarkStart w:id="2756" w:name="_Toc462748917"/>
      <w:bookmarkStart w:id="2757" w:name="_Toc463004807"/>
      <w:bookmarkStart w:id="2758" w:name="_Toc463944357"/>
      <w:bookmarkStart w:id="2759" w:name="_Toc464214996"/>
      <w:bookmarkStart w:id="2760" w:name="_Toc464215486"/>
      <w:bookmarkStart w:id="2761" w:name="_Toc464221729"/>
      <w:bookmarkStart w:id="2762" w:name="_Toc464227447"/>
      <w:bookmarkStart w:id="2763" w:name="_Toc464747681"/>
      <w:bookmarkStart w:id="2764" w:name="_Toc465010204"/>
      <w:bookmarkStart w:id="2765" w:name="_Toc465024608"/>
      <w:bookmarkStart w:id="2766" w:name="_Toc17110271"/>
      <w:bookmarkStart w:id="2767" w:name="_Toc17110454"/>
      <w:bookmarkStart w:id="2768" w:name="_Toc17110668"/>
      <w:bookmarkStart w:id="2769" w:name="_Toc17110761"/>
      <w:bookmarkStart w:id="2770" w:name="_Toc17110855"/>
      <w:bookmarkStart w:id="2771" w:name="_Toc17110949"/>
      <w:bookmarkStart w:id="2772" w:name="_Toc17111044"/>
      <w:bookmarkStart w:id="2773" w:name="_Toc17111139"/>
      <w:bookmarkStart w:id="2774" w:name="_Toc17111236"/>
      <w:bookmarkStart w:id="2775" w:name="_Toc17111335"/>
      <w:bookmarkStart w:id="2776" w:name="_Toc17111429"/>
      <w:bookmarkStart w:id="2777" w:name="_Toc17111524"/>
      <w:bookmarkStart w:id="2778" w:name="_Toc17111714"/>
      <w:bookmarkStart w:id="2779" w:name="_Toc17111809"/>
      <w:bookmarkStart w:id="2780" w:name="_Toc17111903"/>
      <w:bookmarkStart w:id="2781" w:name="_Toc17111996"/>
      <w:bookmarkStart w:id="2782" w:name="_Toc17112087"/>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p>
    <w:p w14:paraId="7DE04D4B" w14:textId="0AEB0080" w:rsidR="0096549F" w:rsidRPr="00ED175E" w:rsidDel="00242E35" w:rsidRDefault="0096549F" w:rsidP="008009F4">
      <w:pPr>
        <w:pStyle w:val="st1"/>
        <w:rPr>
          <w:del w:id="2783" w:author="Seongeun Woo" w:date="2016-07-06T12:32:00Z"/>
        </w:rPr>
        <w:pPrChange w:id="2784" w:author="哲均 宋" w:date="2019-08-15T14:21:00Z">
          <w:pPr>
            <w:tabs>
              <w:tab w:val="left" w:pos="562"/>
            </w:tabs>
          </w:pPr>
        </w:pPrChange>
      </w:pPr>
      <w:bookmarkStart w:id="2785" w:name="_Toc455688156"/>
      <w:bookmarkStart w:id="2786" w:name="_Toc455696337"/>
      <w:bookmarkStart w:id="2787" w:name="_Toc455697640"/>
      <w:bookmarkStart w:id="2788" w:name="_Toc458692800"/>
      <w:bookmarkStart w:id="2789" w:name="_Toc461094428"/>
      <w:bookmarkStart w:id="2790" w:name="_Toc461094518"/>
      <w:bookmarkStart w:id="2791" w:name="_Toc462461150"/>
      <w:bookmarkStart w:id="2792" w:name="_Toc462748918"/>
      <w:bookmarkStart w:id="2793" w:name="_Toc463004808"/>
      <w:bookmarkStart w:id="2794" w:name="_Toc463944358"/>
      <w:bookmarkStart w:id="2795" w:name="_Toc464214997"/>
      <w:bookmarkStart w:id="2796" w:name="_Toc464215487"/>
      <w:bookmarkStart w:id="2797" w:name="_Toc464221730"/>
      <w:bookmarkStart w:id="2798" w:name="_Toc464227448"/>
      <w:bookmarkStart w:id="2799" w:name="_Toc464747682"/>
      <w:bookmarkStart w:id="2800" w:name="_Toc465010205"/>
      <w:bookmarkStart w:id="2801" w:name="_Toc465024609"/>
      <w:bookmarkStart w:id="2802" w:name="_Toc17110272"/>
      <w:bookmarkStart w:id="2803" w:name="_Toc17110455"/>
      <w:bookmarkStart w:id="2804" w:name="_Toc17110669"/>
      <w:bookmarkStart w:id="2805" w:name="_Toc17110762"/>
      <w:bookmarkStart w:id="2806" w:name="_Toc17110856"/>
      <w:bookmarkStart w:id="2807" w:name="_Toc17110950"/>
      <w:bookmarkStart w:id="2808" w:name="_Toc17111045"/>
      <w:bookmarkStart w:id="2809" w:name="_Toc17111140"/>
      <w:bookmarkStart w:id="2810" w:name="_Toc17111237"/>
      <w:bookmarkStart w:id="2811" w:name="_Toc17111336"/>
      <w:bookmarkStart w:id="2812" w:name="_Toc17111430"/>
      <w:bookmarkStart w:id="2813" w:name="_Toc17111525"/>
      <w:bookmarkStart w:id="2814" w:name="_Toc17111715"/>
      <w:bookmarkStart w:id="2815" w:name="_Toc17111810"/>
      <w:bookmarkStart w:id="2816" w:name="_Toc17111904"/>
      <w:bookmarkStart w:id="2817" w:name="_Toc17111997"/>
      <w:bookmarkStart w:id="2818" w:name="_Toc17112088"/>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21022F1C" w14:textId="747EE2B9" w:rsidR="0096549F" w:rsidRPr="00ED175E" w:rsidDel="00242E35" w:rsidRDefault="0096549F" w:rsidP="008009F4">
      <w:pPr>
        <w:pStyle w:val="st1"/>
        <w:rPr>
          <w:del w:id="2819" w:author="Seongeun Woo" w:date="2016-07-06T12:32:00Z"/>
        </w:rPr>
        <w:pPrChange w:id="2820" w:author="哲均 宋" w:date="2019-08-15T14:21:00Z">
          <w:pPr>
            <w:tabs>
              <w:tab w:val="left" w:pos="562"/>
            </w:tabs>
          </w:pPr>
        </w:pPrChange>
      </w:pPr>
      <w:bookmarkStart w:id="2821" w:name="_Toc455688157"/>
      <w:bookmarkStart w:id="2822" w:name="_Toc455696338"/>
      <w:bookmarkStart w:id="2823" w:name="_Toc455697641"/>
      <w:bookmarkStart w:id="2824" w:name="_Toc458692801"/>
      <w:bookmarkStart w:id="2825" w:name="_Toc461094429"/>
      <w:bookmarkStart w:id="2826" w:name="_Toc461094519"/>
      <w:bookmarkStart w:id="2827" w:name="_Toc462461151"/>
      <w:bookmarkStart w:id="2828" w:name="_Toc462748919"/>
      <w:bookmarkStart w:id="2829" w:name="_Toc463004809"/>
      <w:bookmarkStart w:id="2830" w:name="_Toc463944359"/>
      <w:bookmarkStart w:id="2831" w:name="_Toc464214998"/>
      <w:bookmarkStart w:id="2832" w:name="_Toc464215488"/>
      <w:bookmarkStart w:id="2833" w:name="_Toc464221731"/>
      <w:bookmarkStart w:id="2834" w:name="_Toc464227449"/>
      <w:bookmarkStart w:id="2835" w:name="_Toc464747683"/>
      <w:bookmarkStart w:id="2836" w:name="_Toc465010206"/>
      <w:bookmarkStart w:id="2837" w:name="_Toc465024610"/>
      <w:bookmarkStart w:id="2838" w:name="_Toc17110273"/>
      <w:bookmarkStart w:id="2839" w:name="_Toc17110456"/>
      <w:bookmarkStart w:id="2840" w:name="_Toc17110670"/>
      <w:bookmarkStart w:id="2841" w:name="_Toc17110763"/>
      <w:bookmarkStart w:id="2842" w:name="_Toc17110857"/>
      <w:bookmarkStart w:id="2843" w:name="_Toc17110951"/>
      <w:bookmarkStart w:id="2844" w:name="_Toc17111046"/>
      <w:bookmarkStart w:id="2845" w:name="_Toc17111141"/>
      <w:bookmarkStart w:id="2846" w:name="_Toc17111238"/>
      <w:bookmarkStart w:id="2847" w:name="_Toc17111337"/>
      <w:bookmarkStart w:id="2848" w:name="_Toc17111431"/>
      <w:bookmarkStart w:id="2849" w:name="_Toc17111526"/>
      <w:bookmarkStart w:id="2850" w:name="_Toc17111716"/>
      <w:bookmarkStart w:id="2851" w:name="_Toc17111811"/>
      <w:bookmarkStart w:id="2852" w:name="_Toc17111905"/>
      <w:bookmarkStart w:id="2853" w:name="_Toc17111998"/>
      <w:bookmarkStart w:id="2854" w:name="_Toc17112089"/>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p>
    <w:p w14:paraId="6BD5F832" w14:textId="42CCC433" w:rsidR="0096549F" w:rsidRPr="00ED175E" w:rsidDel="00242E35" w:rsidRDefault="0096549F" w:rsidP="008009F4">
      <w:pPr>
        <w:pStyle w:val="st1"/>
        <w:rPr>
          <w:del w:id="2855" w:author="Seongeun Woo" w:date="2016-07-06T12:32:00Z"/>
        </w:rPr>
        <w:pPrChange w:id="2856" w:author="哲均 宋" w:date="2019-08-15T14:21:00Z">
          <w:pPr>
            <w:tabs>
              <w:tab w:val="left" w:pos="562"/>
            </w:tabs>
          </w:pPr>
        </w:pPrChange>
      </w:pPr>
      <w:bookmarkStart w:id="2857" w:name="_Toc455688158"/>
      <w:bookmarkStart w:id="2858" w:name="_Toc455696339"/>
      <w:bookmarkStart w:id="2859" w:name="_Toc455697642"/>
      <w:bookmarkStart w:id="2860" w:name="_Toc458692802"/>
      <w:bookmarkStart w:id="2861" w:name="_Toc461094430"/>
      <w:bookmarkStart w:id="2862" w:name="_Toc461094520"/>
      <w:bookmarkStart w:id="2863" w:name="_Toc462461152"/>
      <w:bookmarkStart w:id="2864" w:name="_Toc462748920"/>
      <w:bookmarkStart w:id="2865" w:name="_Toc463004810"/>
      <w:bookmarkStart w:id="2866" w:name="_Toc463944360"/>
      <w:bookmarkStart w:id="2867" w:name="_Toc464214999"/>
      <w:bookmarkStart w:id="2868" w:name="_Toc464215489"/>
      <w:bookmarkStart w:id="2869" w:name="_Toc464221732"/>
      <w:bookmarkStart w:id="2870" w:name="_Toc464227450"/>
      <w:bookmarkStart w:id="2871" w:name="_Toc464747684"/>
      <w:bookmarkStart w:id="2872" w:name="_Toc465010207"/>
      <w:bookmarkStart w:id="2873" w:name="_Toc465024611"/>
      <w:bookmarkStart w:id="2874" w:name="_Toc17110274"/>
      <w:bookmarkStart w:id="2875" w:name="_Toc17110457"/>
      <w:bookmarkStart w:id="2876" w:name="_Toc17110671"/>
      <w:bookmarkStart w:id="2877" w:name="_Toc17110764"/>
      <w:bookmarkStart w:id="2878" w:name="_Toc17110858"/>
      <w:bookmarkStart w:id="2879" w:name="_Toc17110952"/>
      <w:bookmarkStart w:id="2880" w:name="_Toc17111047"/>
      <w:bookmarkStart w:id="2881" w:name="_Toc17111142"/>
      <w:bookmarkStart w:id="2882" w:name="_Toc17111239"/>
      <w:bookmarkStart w:id="2883" w:name="_Toc17111338"/>
      <w:bookmarkStart w:id="2884" w:name="_Toc17111432"/>
      <w:bookmarkStart w:id="2885" w:name="_Toc17111527"/>
      <w:bookmarkStart w:id="2886" w:name="_Toc17111717"/>
      <w:bookmarkStart w:id="2887" w:name="_Toc17111812"/>
      <w:bookmarkStart w:id="2888" w:name="_Toc17111906"/>
      <w:bookmarkStart w:id="2889" w:name="_Toc17111999"/>
      <w:bookmarkStart w:id="2890" w:name="_Toc17112090"/>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p>
    <w:p w14:paraId="0A9F8AC2" w14:textId="448FAF12" w:rsidR="0096549F" w:rsidRPr="00ED175E" w:rsidDel="00242E35" w:rsidRDefault="0096549F" w:rsidP="008009F4">
      <w:pPr>
        <w:pStyle w:val="st1"/>
        <w:rPr>
          <w:del w:id="2891" w:author="Seongeun Woo" w:date="2016-07-06T12:32:00Z"/>
        </w:rPr>
        <w:pPrChange w:id="2892" w:author="哲均 宋" w:date="2019-08-15T14:21:00Z">
          <w:pPr>
            <w:tabs>
              <w:tab w:val="left" w:pos="562"/>
            </w:tabs>
          </w:pPr>
        </w:pPrChange>
      </w:pPr>
      <w:bookmarkStart w:id="2893" w:name="_Toc455688159"/>
      <w:bookmarkStart w:id="2894" w:name="_Toc455696340"/>
      <w:bookmarkStart w:id="2895" w:name="_Toc455697643"/>
      <w:bookmarkStart w:id="2896" w:name="_Toc458692803"/>
      <w:bookmarkStart w:id="2897" w:name="_Toc461094431"/>
      <w:bookmarkStart w:id="2898" w:name="_Toc461094521"/>
      <w:bookmarkStart w:id="2899" w:name="_Toc462461153"/>
      <w:bookmarkStart w:id="2900" w:name="_Toc462748921"/>
      <w:bookmarkStart w:id="2901" w:name="_Toc463004811"/>
      <w:bookmarkStart w:id="2902" w:name="_Toc463944361"/>
      <w:bookmarkStart w:id="2903" w:name="_Toc464215000"/>
      <w:bookmarkStart w:id="2904" w:name="_Toc464215490"/>
      <w:bookmarkStart w:id="2905" w:name="_Toc464221733"/>
      <w:bookmarkStart w:id="2906" w:name="_Toc464227451"/>
      <w:bookmarkStart w:id="2907" w:name="_Toc464747685"/>
      <w:bookmarkStart w:id="2908" w:name="_Toc465010208"/>
      <w:bookmarkStart w:id="2909" w:name="_Toc465024612"/>
      <w:bookmarkStart w:id="2910" w:name="_Toc17110275"/>
      <w:bookmarkStart w:id="2911" w:name="_Toc17110458"/>
      <w:bookmarkStart w:id="2912" w:name="_Toc17110672"/>
      <w:bookmarkStart w:id="2913" w:name="_Toc17110765"/>
      <w:bookmarkStart w:id="2914" w:name="_Toc17110859"/>
      <w:bookmarkStart w:id="2915" w:name="_Toc17110953"/>
      <w:bookmarkStart w:id="2916" w:name="_Toc17111048"/>
      <w:bookmarkStart w:id="2917" w:name="_Toc17111143"/>
      <w:bookmarkStart w:id="2918" w:name="_Toc17111240"/>
      <w:bookmarkStart w:id="2919" w:name="_Toc17111339"/>
      <w:bookmarkStart w:id="2920" w:name="_Toc17111433"/>
      <w:bookmarkStart w:id="2921" w:name="_Toc17111528"/>
      <w:bookmarkStart w:id="2922" w:name="_Toc17111718"/>
      <w:bookmarkStart w:id="2923" w:name="_Toc17111813"/>
      <w:bookmarkStart w:id="2924" w:name="_Toc17111907"/>
      <w:bookmarkStart w:id="2925" w:name="_Toc17112000"/>
      <w:bookmarkStart w:id="2926" w:name="_Toc17112091"/>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p>
    <w:p w14:paraId="259AD9DE" w14:textId="573C1782" w:rsidR="0096549F" w:rsidRPr="00ED175E" w:rsidDel="00242E35" w:rsidRDefault="0096549F" w:rsidP="008009F4">
      <w:pPr>
        <w:pStyle w:val="st1"/>
        <w:rPr>
          <w:del w:id="2927" w:author="Seongeun Woo" w:date="2016-07-06T12:32:00Z"/>
        </w:rPr>
        <w:pPrChange w:id="2928" w:author="哲均 宋" w:date="2019-08-15T14:21:00Z">
          <w:pPr>
            <w:tabs>
              <w:tab w:val="left" w:pos="562"/>
            </w:tabs>
          </w:pPr>
        </w:pPrChange>
      </w:pPr>
      <w:bookmarkStart w:id="2929" w:name="_Toc455688160"/>
      <w:bookmarkStart w:id="2930" w:name="_Toc455696341"/>
      <w:bookmarkStart w:id="2931" w:name="_Toc455697644"/>
      <w:bookmarkStart w:id="2932" w:name="_Toc458692804"/>
      <w:bookmarkStart w:id="2933" w:name="_Toc461094432"/>
      <w:bookmarkStart w:id="2934" w:name="_Toc461094522"/>
      <w:bookmarkStart w:id="2935" w:name="_Toc462461154"/>
      <w:bookmarkStart w:id="2936" w:name="_Toc462748922"/>
      <w:bookmarkStart w:id="2937" w:name="_Toc463004812"/>
      <w:bookmarkStart w:id="2938" w:name="_Toc463944362"/>
      <w:bookmarkStart w:id="2939" w:name="_Toc464215001"/>
      <w:bookmarkStart w:id="2940" w:name="_Toc464215491"/>
      <w:bookmarkStart w:id="2941" w:name="_Toc464221734"/>
      <w:bookmarkStart w:id="2942" w:name="_Toc464227452"/>
      <w:bookmarkStart w:id="2943" w:name="_Toc464747686"/>
      <w:bookmarkStart w:id="2944" w:name="_Toc465010209"/>
      <w:bookmarkStart w:id="2945" w:name="_Toc465024613"/>
      <w:bookmarkStart w:id="2946" w:name="_Toc17110276"/>
      <w:bookmarkStart w:id="2947" w:name="_Toc17110459"/>
      <w:bookmarkStart w:id="2948" w:name="_Toc17110673"/>
      <w:bookmarkStart w:id="2949" w:name="_Toc17110766"/>
      <w:bookmarkStart w:id="2950" w:name="_Toc17110860"/>
      <w:bookmarkStart w:id="2951" w:name="_Toc17110954"/>
      <w:bookmarkStart w:id="2952" w:name="_Toc17111049"/>
      <w:bookmarkStart w:id="2953" w:name="_Toc17111144"/>
      <w:bookmarkStart w:id="2954" w:name="_Toc17111241"/>
      <w:bookmarkStart w:id="2955" w:name="_Toc17111340"/>
      <w:bookmarkStart w:id="2956" w:name="_Toc17111434"/>
      <w:bookmarkStart w:id="2957" w:name="_Toc17111529"/>
      <w:bookmarkStart w:id="2958" w:name="_Toc17111719"/>
      <w:bookmarkStart w:id="2959" w:name="_Toc17111814"/>
      <w:bookmarkStart w:id="2960" w:name="_Toc17111908"/>
      <w:bookmarkStart w:id="2961" w:name="_Toc17112001"/>
      <w:bookmarkStart w:id="2962" w:name="_Toc17112092"/>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p>
    <w:p w14:paraId="40A4E5A0" w14:textId="375ECB7D" w:rsidR="0096549F" w:rsidRPr="00ED175E" w:rsidDel="00242E35" w:rsidRDefault="0096549F" w:rsidP="008009F4">
      <w:pPr>
        <w:pStyle w:val="st1"/>
        <w:rPr>
          <w:del w:id="2963" w:author="Seongeun Woo" w:date="2016-07-06T12:32:00Z"/>
        </w:rPr>
        <w:pPrChange w:id="2964" w:author="哲均 宋" w:date="2019-08-15T14:21:00Z">
          <w:pPr>
            <w:tabs>
              <w:tab w:val="left" w:pos="562"/>
            </w:tabs>
          </w:pPr>
        </w:pPrChange>
      </w:pPr>
      <w:bookmarkStart w:id="2965" w:name="_Toc455688161"/>
      <w:bookmarkStart w:id="2966" w:name="_Toc455696342"/>
      <w:bookmarkStart w:id="2967" w:name="_Toc455697645"/>
      <w:bookmarkStart w:id="2968" w:name="_Toc458692805"/>
      <w:bookmarkStart w:id="2969" w:name="_Toc461094433"/>
      <w:bookmarkStart w:id="2970" w:name="_Toc461094523"/>
      <w:bookmarkStart w:id="2971" w:name="_Toc462461155"/>
      <w:bookmarkStart w:id="2972" w:name="_Toc462748923"/>
      <w:bookmarkStart w:id="2973" w:name="_Toc463004813"/>
      <w:bookmarkStart w:id="2974" w:name="_Toc463944363"/>
      <w:bookmarkStart w:id="2975" w:name="_Toc464215002"/>
      <w:bookmarkStart w:id="2976" w:name="_Toc464215492"/>
      <w:bookmarkStart w:id="2977" w:name="_Toc464221735"/>
      <w:bookmarkStart w:id="2978" w:name="_Toc464227453"/>
      <w:bookmarkStart w:id="2979" w:name="_Toc464747687"/>
      <w:bookmarkStart w:id="2980" w:name="_Toc465010210"/>
      <w:bookmarkStart w:id="2981" w:name="_Toc465024614"/>
      <w:bookmarkStart w:id="2982" w:name="_Toc17110277"/>
      <w:bookmarkStart w:id="2983" w:name="_Toc17110460"/>
      <w:bookmarkStart w:id="2984" w:name="_Toc17110674"/>
      <w:bookmarkStart w:id="2985" w:name="_Toc17110767"/>
      <w:bookmarkStart w:id="2986" w:name="_Toc17110861"/>
      <w:bookmarkStart w:id="2987" w:name="_Toc17110955"/>
      <w:bookmarkStart w:id="2988" w:name="_Toc17111050"/>
      <w:bookmarkStart w:id="2989" w:name="_Toc17111145"/>
      <w:bookmarkStart w:id="2990" w:name="_Toc17111242"/>
      <w:bookmarkStart w:id="2991" w:name="_Toc17111341"/>
      <w:bookmarkStart w:id="2992" w:name="_Toc17111435"/>
      <w:bookmarkStart w:id="2993" w:name="_Toc17111530"/>
      <w:bookmarkStart w:id="2994" w:name="_Toc17111720"/>
      <w:bookmarkStart w:id="2995" w:name="_Toc17111815"/>
      <w:bookmarkStart w:id="2996" w:name="_Toc17111909"/>
      <w:bookmarkStart w:id="2997" w:name="_Toc17112002"/>
      <w:bookmarkStart w:id="2998" w:name="_Toc17112093"/>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p>
    <w:p w14:paraId="110A0C03" w14:textId="4AB15E84" w:rsidR="0096549F" w:rsidRPr="00ED175E" w:rsidDel="00242E35" w:rsidRDefault="0096549F" w:rsidP="008009F4">
      <w:pPr>
        <w:pStyle w:val="st1"/>
        <w:rPr>
          <w:del w:id="2999" w:author="Seongeun Woo" w:date="2016-07-06T12:32:00Z"/>
        </w:rPr>
        <w:pPrChange w:id="3000" w:author="哲均 宋" w:date="2019-08-15T14:21:00Z">
          <w:pPr>
            <w:tabs>
              <w:tab w:val="left" w:pos="562"/>
            </w:tabs>
          </w:pPr>
        </w:pPrChange>
      </w:pPr>
      <w:bookmarkStart w:id="3001" w:name="_Toc455688162"/>
      <w:bookmarkStart w:id="3002" w:name="_Toc455696343"/>
      <w:bookmarkStart w:id="3003" w:name="_Toc455697646"/>
      <w:bookmarkStart w:id="3004" w:name="_Toc458692806"/>
      <w:bookmarkStart w:id="3005" w:name="_Toc461094434"/>
      <w:bookmarkStart w:id="3006" w:name="_Toc461094524"/>
      <w:bookmarkStart w:id="3007" w:name="_Toc462461156"/>
      <w:bookmarkStart w:id="3008" w:name="_Toc462748924"/>
      <w:bookmarkStart w:id="3009" w:name="_Toc463004814"/>
      <w:bookmarkStart w:id="3010" w:name="_Toc463944364"/>
      <w:bookmarkStart w:id="3011" w:name="_Toc464215003"/>
      <w:bookmarkStart w:id="3012" w:name="_Toc464215493"/>
      <w:bookmarkStart w:id="3013" w:name="_Toc464221736"/>
      <w:bookmarkStart w:id="3014" w:name="_Toc464227454"/>
      <w:bookmarkStart w:id="3015" w:name="_Toc464747688"/>
      <w:bookmarkStart w:id="3016" w:name="_Toc465010211"/>
      <w:bookmarkStart w:id="3017" w:name="_Toc465024615"/>
      <w:bookmarkStart w:id="3018" w:name="_Toc17110278"/>
      <w:bookmarkStart w:id="3019" w:name="_Toc17110461"/>
      <w:bookmarkStart w:id="3020" w:name="_Toc17110675"/>
      <w:bookmarkStart w:id="3021" w:name="_Toc17110768"/>
      <w:bookmarkStart w:id="3022" w:name="_Toc17110862"/>
      <w:bookmarkStart w:id="3023" w:name="_Toc17110956"/>
      <w:bookmarkStart w:id="3024" w:name="_Toc17111051"/>
      <w:bookmarkStart w:id="3025" w:name="_Toc17111146"/>
      <w:bookmarkStart w:id="3026" w:name="_Toc17111243"/>
      <w:bookmarkStart w:id="3027" w:name="_Toc17111342"/>
      <w:bookmarkStart w:id="3028" w:name="_Toc17111436"/>
      <w:bookmarkStart w:id="3029" w:name="_Toc17111531"/>
      <w:bookmarkStart w:id="3030" w:name="_Toc17111721"/>
      <w:bookmarkStart w:id="3031" w:name="_Toc17111816"/>
      <w:bookmarkStart w:id="3032" w:name="_Toc17111910"/>
      <w:bookmarkStart w:id="3033" w:name="_Toc17112003"/>
      <w:bookmarkStart w:id="3034" w:name="_Toc17112094"/>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p>
    <w:p w14:paraId="497B7D3F" w14:textId="1183BB35" w:rsidR="0096549F" w:rsidRPr="00ED175E" w:rsidDel="00242E35" w:rsidRDefault="0096549F" w:rsidP="008009F4">
      <w:pPr>
        <w:pStyle w:val="st1"/>
        <w:rPr>
          <w:del w:id="3035" w:author="Seongeun Woo" w:date="2016-07-06T12:32:00Z"/>
        </w:rPr>
        <w:pPrChange w:id="3036" w:author="哲均 宋" w:date="2019-08-15T14:21:00Z">
          <w:pPr>
            <w:tabs>
              <w:tab w:val="left" w:pos="562"/>
            </w:tabs>
          </w:pPr>
        </w:pPrChange>
      </w:pPr>
      <w:bookmarkStart w:id="3037" w:name="_Toc455688163"/>
      <w:bookmarkStart w:id="3038" w:name="_Toc455696344"/>
      <w:bookmarkStart w:id="3039" w:name="_Toc455697647"/>
      <w:bookmarkStart w:id="3040" w:name="_Toc458692807"/>
      <w:bookmarkStart w:id="3041" w:name="_Toc461094435"/>
      <w:bookmarkStart w:id="3042" w:name="_Toc461094525"/>
      <w:bookmarkStart w:id="3043" w:name="_Toc462461157"/>
      <w:bookmarkStart w:id="3044" w:name="_Toc462748925"/>
      <w:bookmarkStart w:id="3045" w:name="_Toc463004815"/>
      <w:bookmarkStart w:id="3046" w:name="_Toc463944365"/>
      <w:bookmarkStart w:id="3047" w:name="_Toc464215004"/>
      <w:bookmarkStart w:id="3048" w:name="_Toc464215494"/>
      <w:bookmarkStart w:id="3049" w:name="_Toc464221737"/>
      <w:bookmarkStart w:id="3050" w:name="_Toc464227455"/>
      <w:bookmarkStart w:id="3051" w:name="_Toc464747689"/>
      <w:bookmarkStart w:id="3052" w:name="_Toc465010212"/>
      <w:bookmarkStart w:id="3053" w:name="_Toc465024616"/>
      <w:bookmarkStart w:id="3054" w:name="_Toc17110279"/>
      <w:bookmarkStart w:id="3055" w:name="_Toc17110462"/>
      <w:bookmarkStart w:id="3056" w:name="_Toc17110676"/>
      <w:bookmarkStart w:id="3057" w:name="_Toc17110769"/>
      <w:bookmarkStart w:id="3058" w:name="_Toc17110863"/>
      <w:bookmarkStart w:id="3059" w:name="_Toc17110957"/>
      <w:bookmarkStart w:id="3060" w:name="_Toc17111052"/>
      <w:bookmarkStart w:id="3061" w:name="_Toc17111147"/>
      <w:bookmarkStart w:id="3062" w:name="_Toc17111244"/>
      <w:bookmarkStart w:id="3063" w:name="_Toc17111343"/>
      <w:bookmarkStart w:id="3064" w:name="_Toc17111437"/>
      <w:bookmarkStart w:id="3065" w:name="_Toc17111532"/>
      <w:bookmarkStart w:id="3066" w:name="_Toc17111722"/>
      <w:bookmarkStart w:id="3067" w:name="_Toc17111817"/>
      <w:bookmarkStart w:id="3068" w:name="_Toc17111911"/>
      <w:bookmarkStart w:id="3069" w:name="_Toc17112004"/>
      <w:bookmarkStart w:id="3070" w:name="_Toc17112095"/>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2180AF88" w14:textId="05B19E26" w:rsidR="0096549F" w:rsidRPr="00ED175E" w:rsidDel="00242E35" w:rsidRDefault="0096549F" w:rsidP="008009F4">
      <w:pPr>
        <w:pStyle w:val="st1"/>
        <w:rPr>
          <w:del w:id="3071" w:author="Seongeun Woo" w:date="2016-07-06T12:32:00Z"/>
        </w:rPr>
        <w:pPrChange w:id="3072" w:author="哲均 宋" w:date="2019-08-15T14:21:00Z">
          <w:pPr>
            <w:tabs>
              <w:tab w:val="left" w:pos="562"/>
            </w:tabs>
          </w:pPr>
        </w:pPrChange>
      </w:pPr>
      <w:bookmarkStart w:id="3073" w:name="_Toc455688164"/>
      <w:bookmarkStart w:id="3074" w:name="_Toc455696345"/>
      <w:bookmarkStart w:id="3075" w:name="_Toc455697648"/>
      <w:bookmarkStart w:id="3076" w:name="_Toc458692808"/>
      <w:bookmarkStart w:id="3077" w:name="_Toc461094436"/>
      <w:bookmarkStart w:id="3078" w:name="_Toc461094526"/>
      <w:bookmarkStart w:id="3079" w:name="_Toc462461158"/>
      <w:bookmarkStart w:id="3080" w:name="_Toc462748926"/>
      <w:bookmarkStart w:id="3081" w:name="_Toc463004816"/>
      <w:bookmarkStart w:id="3082" w:name="_Toc463944366"/>
      <w:bookmarkStart w:id="3083" w:name="_Toc464215005"/>
      <w:bookmarkStart w:id="3084" w:name="_Toc464215495"/>
      <w:bookmarkStart w:id="3085" w:name="_Toc464221738"/>
      <w:bookmarkStart w:id="3086" w:name="_Toc464227456"/>
      <w:bookmarkStart w:id="3087" w:name="_Toc464747690"/>
      <w:bookmarkStart w:id="3088" w:name="_Toc465010213"/>
      <w:bookmarkStart w:id="3089" w:name="_Toc465024617"/>
      <w:bookmarkStart w:id="3090" w:name="_Toc17110280"/>
      <w:bookmarkStart w:id="3091" w:name="_Toc17110463"/>
      <w:bookmarkStart w:id="3092" w:name="_Toc17110677"/>
      <w:bookmarkStart w:id="3093" w:name="_Toc17110770"/>
      <w:bookmarkStart w:id="3094" w:name="_Toc17110864"/>
      <w:bookmarkStart w:id="3095" w:name="_Toc17110958"/>
      <w:bookmarkStart w:id="3096" w:name="_Toc17111053"/>
      <w:bookmarkStart w:id="3097" w:name="_Toc17111148"/>
      <w:bookmarkStart w:id="3098" w:name="_Toc17111245"/>
      <w:bookmarkStart w:id="3099" w:name="_Toc17111344"/>
      <w:bookmarkStart w:id="3100" w:name="_Toc17111438"/>
      <w:bookmarkStart w:id="3101" w:name="_Toc17111533"/>
      <w:bookmarkStart w:id="3102" w:name="_Toc17111723"/>
      <w:bookmarkStart w:id="3103" w:name="_Toc17111818"/>
      <w:bookmarkStart w:id="3104" w:name="_Toc17111912"/>
      <w:bookmarkStart w:id="3105" w:name="_Toc17112005"/>
      <w:bookmarkStart w:id="3106" w:name="_Toc17112096"/>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14:paraId="22AD08FD" w14:textId="3CE3B910" w:rsidR="0096549F" w:rsidRPr="00ED175E" w:rsidRDefault="0096549F" w:rsidP="008009F4">
      <w:pPr>
        <w:pStyle w:val="st1"/>
        <w:pPrChange w:id="3107" w:author="哲均 宋" w:date="2019-08-15T14:21:00Z">
          <w:pPr>
            <w:pStyle w:val="st1"/>
            <w:tabs>
              <w:tab w:val="left" w:pos="993"/>
            </w:tabs>
          </w:pPr>
        </w:pPrChange>
      </w:pPr>
      <w:bookmarkStart w:id="3108" w:name="_Toc434858350"/>
      <w:bookmarkStart w:id="3109" w:name="_Toc445716737"/>
      <w:bookmarkStart w:id="3110" w:name="_Toc17112097"/>
      <w:proofErr w:type="spellStart"/>
      <w:r w:rsidRPr="00ED175E">
        <w:t>InnoProduct</w:t>
      </w:r>
      <w:proofErr w:type="spellEnd"/>
      <w:ins w:id="3111" w:author="哲均 宋" w:date="2019-08-15T15:43:00Z">
        <w:r w:rsidR="00657874">
          <w:rPr>
            <w:rFonts w:hint="eastAsia"/>
          </w:rPr>
          <w:t xml:space="preserve"> </w:t>
        </w:r>
        <w:r w:rsidR="00657874">
          <w:t>Product Repository</w:t>
        </w:r>
      </w:ins>
      <w:bookmarkEnd w:id="3110"/>
      <w:del w:id="3112" w:author="哲均 宋" w:date="2019-08-15T15:43:00Z">
        <w:r w:rsidRPr="00ED175E" w:rsidDel="00657874">
          <w:rPr>
            <w:rFonts w:hint="eastAsia"/>
          </w:rPr>
          <w:delText>商品リポジトリ</w:delText>
        </w:r>
      </w:del>
      <w:bookmarkEnd w:id="3108"/>
      <w:bookmarkEnd w:id="3109"/>
      <w:del w:id="3113" w:author="user" w:date="2016-10-14T13:50:00Z">
        <w:r w:rsidRPr="00ED175E" w:rsidDel="0042089F">
          <w:delText xml:space="preserve"> </w:delText>
        </w:r>
      </w:del>
    </w:p>
    <w:p w14:paraId="4F5BC8BA" w14:textId="43CDFDAB" w:rsidR="00657874" w:rsidRPr="00ED175E" w:rsidDel="00D72E1F" w:rsidRDefault="0096549F">
      <w:pPr>
        <w:autoSpaceDE w:val="0"/>
        <w:autoSpaceDN w:val="0"/>
        <w:jc w:val="left"/>
        <w:rPr>
          <w:del w:id="3114" w:author="哲均 宋" w:date="2019-08-15T15:50:00Z"/>
          <w:rFonts w:hint="eastAsia"/>
        </w:rPr>
        <w:pPrChange w:id="3115" w:author="Seongeun Woo" w:date="2016-10-13T18:44:00Z">
          <w:pPr/>
        </w:pPrChange>
      </w:pPr>
      <w:del w:id="3116" w:author="哲均 宋" w:date="2019-08-15T15:50:00Z">
        <w:r w:rsidRPr="00ED175E" w:rsidDel="00D72E1F">
          <w:delText>InnoProduct</w:delText>
        </w:r>
        <w:r w:rsidRPr="00ED175E" w:rsidDel="00D72E1F">
          <w:rPr>
            <w:rFonts w:hint="eastAsia"/>
          </w:rPr>
          <w:delText>の物理モデルは、特定の業種</w:delText>
        </w:r>
        <w:r w:rsidRPr="00ED175E" w:rsidDel="00D72E1F">
          <w:delText>(</w:delText>
        </w:r>
        <w:r w:rsidRPr="00ED175E" w:rsidDel="00D72E1F">
          <w:rPr>
            <w:rFonts w:hint="eastAsia"/>
          </w:rPr>
          <w:delText>保険、カード、銀行</w:delText>
        </w:r>
        <w:r w:rsidRPr="00ED175E" w:rsidDel="00D72E1F">
          <w:delText>)</w:delText>
        </w:r>
        <w:r w:rsidRPr="00ED175E" w:rsidDel="00D72E1F">
          <w:rPr>
            <w:rFonts w:hint="eastAsia"/>
          </w:rPr>
          <w:delText>に限らず使用できるように設計されている。そのために、先に管理する管理類型</w:delText>
        </w:r>
        <w:r w:rsidRPr="00ED175E" w:rsidDel="00D72E1F">
          <w:delText>(</w:delText>
        </w:r>
        <w:r w:rsidRPr="00ED175E" w:rsidDel="00D72E1F">
          <w:rPr>
            <w:rFonts w:hint="eastAsia"/>
          </w:rPr>
          <w:delText>保険会社基準では商品、保険、担保、特約など</w:delText>
        </w:r>
        <w:r w:rsidRPr="00ED175E" w:rsidDel="00D72E1F">
          <w:delText>)</w:delText>
        </w:r>
        <w:r w:rsidRPr="00ED175E" w:rsidDel="00D72E1F">
          <w:rPr>
            <w:rFonts w:hint="eastAsia"/>
          </w:rPr>
          <w:delText>を登録して、</w:delText>
        </w:r>
        <w:r w:rsidR="00242E35" w:rsidRPr="00ED175E" w:rsidDel="00D72E1F">
          <w:rPr>
            <w:rFonts w:hint="eastAsia"/>
          </w:rPr>
          <w:delText>各類型に合致し</w:delText>
        </w:r>
      </w:del>
      <w:ins w:id="3117" w:author="Seongeun Woo" w:date="2016-07-06T12:36:00Z">
        <w:del w:id="3118" w:author="哲均 宋" w:date="2019-08-15T15:50:00Z">
          <w:r w:rsidR="00242E35" w:rsidRPr="00ED175E" w:rsidDel="00D72E1F">
            <w:rPr>
              <w:rFonts w:hint="eastAsia"/>
            </w:rPr>
            <w:delText>と管理類型間の関係および</w:delText>
          </w:r>
        </w:del>
      </w:ins>
      <w:del w:id="3119" w:author="哲均 宋" w:date="2019-08-15T15:50:00Z">
        <w:r w:rsidRPr="00ED175E" w:rsidDel="00D72E1F">
          <w:rPr>
            <w:rFonts w:hint="eastAsia"/>
          </w:rPr>
          <w:delText>た標準項目を定義する必要がある。該当の情報が</w:delText>
        </w:r>
      </w:del>
      <w:ins w:id="3120" w:author="Seongeun Woo" w:date="2016-07-06T12:39:00Z">
        <w:del w:id="3121" w:author="哲均 宋" w:date="2019-08-15T15:50:00Z">
          <w:r w:rsidR="00242E35" w:rsidRPr="00ED175E" w:rsidDel="00D72E1F">
            <w:rPr>
              <w:rFonts w:hint="eastAsia"/>
            </w:rPr>
            <w:delText>を</w:delText>
          </w:r>
        </w:del>
      </w:ins>
      <w:del w:id="3122" w:author="哲均 宋" w:date="2019-08-15T15:50:00Z">
        <w:r w:rsidRPr="00ED175E" w:rsidDel="00D72E1F">
          <w:rPr>
            <w:rFonts w:hint="eastAsia"/>
          </w:rPr>
          <w:delText>定義され</w:delText>
        </w:r>
      </w:del>
      <w:ins w:id="3123" w:author="Seongeun Woo" w:date="2016-07-06T12:39:00Z">
        <w:del w:id="3124" w:author="哲均 宋" w:date="2019-08-15T15:50:00Z">
          <w:r w:rsidR="00242E35" w:rsidRPr="00ED175E" w:rsidDel="00D72E1F">
            <w:rPr>
              <w:rFonts w:hint="eastAsia"/>
            </w:rPr>
            <w:delText>し</w:delText>
          </w:r>
        </w:del>
      </w:ins>
      <w:del w:id="3125" w:author="哲均 宋" w:date="2019-08-15T15:50:00Z">
        <w:r w:rsidRPr="00ED175E" w:rsidDel="00D72E1F">
          <w:rPr>
            <w:rFonts w:hint="eastAsia"/>
          </w:rPr>
          <w:delText>た後、管理類型</w:delText>
        </w:r>
        <w:r w:rsidRPr="00ED175E" w:rsidDel="00D72E1F">
          <w:delText>(</w:delText>
        </w:r>
        <w:r w:rsidRPr="00ED175E" w:rsidDel="00D72E1F">
          <w:rPr>
            <w:rFonts w:hint="eastAsia"/>
          </w:rPr>
          <w:delText>以下、類型という</w:delText>
        </w:r>
        <w:r w:rsidRPr="00ED175E" w:rsidDel="00D72E1F">
          <w:delText>)</w:delText>
        </w:r>
        <w:r w:rsidRPr="00ED175E" w:rsidDel="00D72E1F">
          <w:rPr>
            <w:rFonts w:hint="eastAsia"/>
          </w:rPr>
          <w:delText>別のエンティティ</w:delText>
        </w:r>
      </w:del>
      <w:ins w:id="3126" w:author="Seongeun Woo" w:date="2016-07-06T11:18:00Z">
        <w:del w:id="3127" w:author="哲均 宋" w:date="2019-08-15T15:50:00Z">
          <w:r w:rsidR="00036622" w:rsidRPr="00ED175E" w:rsidDel="00D72E1F">
            <w:rPr>
              <w:rFonts w:hint="eastAsia"/>
            </w:rPr>
            <w:delText>オブジェクト</w:delText>
          </w:r>
        </w:del>
      </w:ins>
      <w:del w:id="3128" w:author="哲均 宋" w:date="2019-08-15T15:50:00Z">
        <w:r w:rsidRPr="00ED175E" w:rsidDel="00D72E1F">
          <w:rPr>
            <w:rFonts w:hint="eastAsia"/>
          </w:rPr>
          <w:delText>、</w:delText>
        </w:r>
      </w:del>
      <w:ins w:id="3129" w:author="Seongeun Woo" w:date="2016-07-06T12:37:00Z">
        <w:del w:id="3130" w:author="哲均 宋" w:date="2019-08-15T15:50:00Z">
          <w:r w:rsidR="00242E35" w:rsidRPr="00ED175E" w:rsidDel="00D72E1F">
            <w:rPr>
              <w:rFonts w:hint="eastAsia"/>
            </w:rPr>
            <w:delText>オブジェクト</w:delText>
          </w:r>
        </w:del>
      </w:ins>
      <w:ins w:id="3131" w:author="Seongeun Woo" w:date="2016-07-06T12:38:00Z">
        <w:del w:id="3132" w:author="哲均 宋" w:date="2019-08-15T15:50:00Z">
          <w:r w:rsidR="00242E35" w:rsidRPr="00ED175E" w:rsidDel="00D72E1F">
            <w:rPr>
              <w:rFonts w:hint="eastAsia"/>
            </w:rPr>
            <w:delText>間の</w:delText>
          </w:r>
        </w:del>
      </w:ins>
      <w:del w:id="3133" w:author="哲均 宋" w:date="2019-08-15T15:50:00Z">
        <w:r w:rsidRPr="00ED175E" w:rsidDel="00D72E1F">
          <w:rPr>
            <w:rFonts w:hint="eastAsia"/>
          </w:rPr>
          <w:delText>関係または標準項目値などの情報を定義する。</w:delText>
        </w:r>
      </w:del>
    </w:p>
    <w:p w14:paraId="71F188BA" w14:textId="73CF73CF" w:rsidR="0096549F" w:rsidRDefault="002B7B0D">
      <w:pPr>
        <w:autoSpaceDE w:val="0"/>
        <w:autoSpaceDN w:val="0"/>
        <w:jc w:val="left"/>
        <w:rPr>
          <w:ins w:id="3134" w:author="哲均 宋" w:date="2019-08-15T16:01:00Z"/>
        </w:rPr>
      </w:pPr>
      <w:ins w:id="3135" w:author="Seongeun Woo" w:date="2016-07-06T14:12:00Z">
        <w:del w:id="3136" w:author="哲均 宋" w:date="2019-08-15T15:53:00Z">
          <w:r w:rsidRPr="00ED175E" w:rsidDel="00D72E1F">
            <w:rPr>
              <w:rFonts w:hint="eastAsia"/>
            </w:rPr>
            <w:delText>本文書</w:delText>
          </w:r>
        </w:del>
      </w:ins>
      <w:del w:id="3137" w:author="哲均 宋" w:date="2019-08-15T15:53:00Z">
        <w:r w:rsidR="0096549F" w:rsidRPr="00ED175E" w:rsidDel="00D72E1F">
          <w:rPr>
            <w:rFonts w:hint="eastAsia"/>
          </w:rPr>
          <w:delText>本書で</w:delText>
        </w:r>
      </w:del>
      <w:ins w:id="3138" w:author="Seongeun Woo" w:date="2016-07-06T14:12:00Z">
        <w:del w:id="3139" w:author="哲均 宋" w:date="2019-08-15T15:53:00Z">
          <w:r w:rsidRPr="00ED175E" w:rsidDel="00D72E1F">
            <w:rPr>
              <w:rFonts w:hint="eastAsia"/>
            </w:rPr>
            <w:delText>は</w:delText>
          </w:r>
        </w:del>
      </w:ins>
      <w:ins w:id="3140" w:author="InnoRules" w:date="2016-08-11T14:31:00Z">
        <w:del w:id="3141" w:author="哲均 宋" w:date="2019-08-15T15:53:00Z">
          <w:r w:rsidR="002A7ED7" w:rsidRPr="00ED175E" w:rsidDel="00D72E1F">
            <w:rPr>
              <w:rFonts w:hint="eastAsia"/>
            </w:rPr>
            <w:delText>、</w:delText>
          </w:r>
        </w:del>
      </w:ins>
      <w:del w:id="3142" w:author="哲均 宋" w:date="2019-08-15T15:53:00Z">
        <w:r w:rsidR="0096549F" w:rsidRPr="00ED175E" w:rsidDel="00D72E1F">
          <w:rPr>
            <w:rFonts w:hint="eastAsia"/>
          </w:rPr>
          <w:delText>説明するテーブルは、</w:delText>
        </w:r>
        <w:r w:rsidR="0096549F" w:rsidRPr="00ED175E" w:rsidDel="00D72E1F">
          <w:delText>InnoProduct</w:delText>
        </w:r>
        <w:r w:rsidR="0096549F" w:rsidRPr="00ED175E" w:rsidDel="00D72E1F">
          <w:rPr>
            <w:rFonts w:hint="eastAsia"/>
          </w:rPr>
          <w:delText>のすべてのテーブルではなく、ルールサービスの対象になる管理類型、生成された商品・保険エンティティ</w:delText>
        </w:r>
      </w:del>
      <w:ins w:id="3143" w:author="Seongeun Woo" w:date="2016-07-06T11:18:00Z">
        <w:del w:id="3144" w:author="哲均 宋" w:date="2019-08-15T15:53:00Z">
          <w:r w:rsidR="00036622" w:rsidRPr="00ED175E" w:rsidDel="00D72E1F">
            <w:rPr>
              <w:rFonts w:hint="eastAsia"/>
            </w:rPr>
            <w:delText>オブジェクト</w:delText>
          </w:r>
        </w:del>
      </w:ins>
      <w:del w:id="3145" w:author="哲均 宋" w:date="2019-08-15T15:53:00Z">
        <w:r w:rsidR="0096549F" w:rsidRPr="00ED175E" w:rsidDel="00D72E1F">
          <w:rPr>
            <w:rFonts w:hint="eastAsia"/>
          </w:rPr>
          <w:delText>、標準項目、標準項目値、構造、パターン</w:delText>
        </w:r>
      </w:del>
      <w:ins w:id="3146" w:author="shira" w:date="2017-12-21T16:27:00Z">
        <w:del w:id="3147" w:author="哲均 宋" w:date="2019-08-15T15:53:00Z">
          <w:r w:rsidR="00116A9A" w:rsidDel="00D72E1F">
            <w:rPr>
              <w:rFonts w:hint="eastAsia"/>
            </w:rPr>
            <w:delText>表属性</w:delText>
          </w:r>
        </w:del>
      </w:ins>
      <w:del w:id="3148" w:author="哲均 宋" w:date="2019-08-15T15:53:00Z">
        <w:r w:rsidR="0096549F" w:rsidRPr="00ED175E" w:rsidDel="00D72E1F">
          <w:rPr>
            <w:rFonts w:hint="eastAsia"/>
          </w:rPr>
          <w:delText>に関連するテーブル</w:delText>
        </w:r>
      </w:del>
      <w:ins w:id="3149" w:author="Seongeun Woo" w:date="2016-07-06T14:14:00Z">
        <w:del w:id="3150" w:author="哲均 宋" w:date="2019-08-15T15:53:00Z">
          <w:r w:rsidRPr="00ED175E" w:rsidDel="00D72E1F">
            <w:rPr>
              <w:rFonts w:hint="eastAsia"/>
            </w:rPr>
            <w:delText>のみ説明する</w:delText>
          </w:r>
        </w:del>
      </w:ins>
      <w:del w:id="3151" w:author="哲均 宋" w:date="2019-08-15T15:53:00Z">
        <w:r w:rsidR="0096549F" w:rsidRPr="00ED175E" w:rsidDel="00D72E1F">
          <w:rPr>
            <w:rFonts w:hint="eastAsia"/>
          </w:rPr>
          <w:delText>である。</w:delText>
        </w:r>
        <w:r w:rsidR="0096549F" w:rsidRPr="00ED175E" w:rsidDel="00D72E1F">
          <w:delText>InnoProduct</w:delText>
        </w:r>
        <w:r w:rsidR="0096549F" w:rsidRPr="00ED175E" w:rsidDel="00D72E1F">
          <w:rPr>
            <w:rFonts w:hint="eastAsia"/>
          </w:rPr>
          <w:delText>に登録された情報のうち</w:delText>
        </w:r>
      </w:del>
      <w:ins w:id="3152" w:author="Seongeun Woo" w:date="2016-07-06T14:25:00Z">
        <w:del w:id="3153" w:author="哲均 宋" w:date="2019-08-15T15:53:00Z">
          <w:r w:rsidR="00986B4E" w:rsidRPr="00ED175E" w:rsidDel="00D72E1F">
            <w:rPr>
              <w:rFonts w:hint="eastAsia"/>
              <w:rPrChange w:id="3154" w:author="InnoRules" w:date="2016-08-30T14:14:00Z">
                <w:rPr>
                  <w:rFonts w:ascii="BatangChe" w:eastAsiaTheme="minorEastAsia" w:hAnsi="BatangChe" w:cs="BatangChe" w:hint="eastAsia"/>
                  <w:spacing w:val="0"/>
                  <w:kern w:val="0"/>
                  <w:sz w:val="19"/>
                  <w:lang w:eastAsia="ko-KR"/>
                </w:rPr>
              </w:rPrChange>
            </w:rPr>
            <w:delText>で</w:delText>
          </w:r>
        </w:del>
      </w:ins>
      <w:del w:id="3155" w:author="哲均 宋" w:date="2019-08-15T15:53:00Z">
        <w:r w:rsidR="0096549F" w:rsidRPr="00ED175E" w:rsidDel="00D72E1F">
          <w:rPr>
            <w:rFonts w:hint="eastAsia"/>
          </w:rPr>
          <w:delText>ルールサービスを通じて提供</w:delText>
        </w:r>
      </w:del>
      <w:ins w:id="3156" w:author="Seongeun Woo" w:date="2016-07-06T14:25:00Z">
        <w:del w:id="3157" w:author="哲均 宋" w:date="2019-08-15T15:53:00Z">
          <w:r w:rsidR="00986B4E" w:rsidRPr="00ED175E" w:rsidDel="00D72E1F">
            <w:rPr>
              <w:rFonts w:hint="eastAsia"/>
            </w:rPr>
            <w:delText>す</w:delText>
          </w:r>
        </w:del>
      </w:ins>
      <w:ins w:id="3158" w:author="Seongeun Woo" w:date="2016-07-06T14:26:00Z">
        <w:del w:id="3159" w:author="哲均 宋" w:date="2019-08-15T15:53:00Z">
          <w:r w:rsidR="00986B4E" w:rsidRPr="00ED175E" w:rsidDel="00D72E1F">
            <w:rPr>
              <w:rFonts w:hint="eastAsia"/>
            </w:rPr>
            <w:delText>る</w:delText>
          </w:r>
        </w:del>
      </w:ins>
      <w:del w:id="3160" w:author="哲均 宋" w:date="2019-08-15T15:53:00Z">
        <w:r w:rsidR="0096549F" w:rsidRPr="00ED175E" w:rsidDel="00D72E1F">
          <w:rPr>
            <w:rFonts w:hint="eastAsia"/>
          </w:rPr>
          <w:delText>される情報は、次の通りである。</w:delText>
        </w:r>
      </w:del>
      <w:ins w:id="3161" w:author="哲均 宋" w:date="2019-08-15T15:50:00Z">
        <w:r w:rsidR="00D72E1F" w:rsidRPr="00D72E1F">
          <w:t xml:space="preserve">In this document, only tables related to </w:t>
        </w:r>
        <w:r w:rsidR="00D72E1F">
          <w:t>T</w:t>
        </w:r>
        <w:r w:rsidR="00D72E1F" w:rsidRPr="00D72E1F">
          <w:t xml:space="preserve">ypes, objects, </w:t>
        </w:r>
      </w:ins>
      <w:ins w:id="3162" w:author="哲均 宋" w:date="2019-08-15T15:51:00Z">
        <w:r w:rsidR="00D72E1F">
          <w:t>attributes</w:t>
        </w:r>
      </w:ins>
      <w:ins w:id="3163" w:author="哲均 宋" w:date="2019-08-15T15:50:00Z">
        <w:r w:rsidR="00D72E1F" w:rsidRPr="00D72E1F">
          <w:t xml:space="preserve">, </w:t>
        </w:r>
      </w:ins>
      <w:ins w:id="3164" w:author="哲均 宋" w:date="2019-08-15T15:51:00Z">
        <w:r w:rsidR="00D72E1F">
          <w:t>attribute</w:t>
        </w:r>
      </w:ins>
      <w:ins w:id="3165" w:author="哲均 宋" w:date="2019-08-15T15:50:00Z">
        <w:r w:rsidR="00D72E1F" w:rsidRPr="00D72E1F">
          <w:t xml:space="preserve"> values, structures, and table </w:t>
        </w:r>
      </w:ins>
      <w:ins w:id="3166" w:author="哲均 宋" w:date="2019-08-15T15:51:00Z">
        <w:r w:rsidR="00D72E1F">
          <w:t>properties</w:t>
        </w:r>
      </w:ins>
      <w:ins w:id="3167" w:author="哲均 宋" w:date="2019-08-15T15:50:00Z">
        <w:r w:rsidR="00D72E1F" w:rsidRPr="00D72E1F">
          <w:t xml:space="preserve"> </w:t>
        </w:r>
      </w:ins>
      <w:ins w:id="3168" w:author="哲均 宋" w:date="2019-08-15T15:53:00Z">
        <w:r w:rsidR="00D72E1F" w:rsidRPr="00D72E1F">
          <w:t>used by the rule service will be described.</w:t>
        </w:r>
      </w:ins>
      <w:ins w:id="3169" w:author="哲均 宋" w:date="2019-08-15T15:50:00Z">
        <w:r w:rsidR="00D72E1F" w:rsidRPr="00D72E1F">
          <w:t xml:space="preserve"> The information provided by </w:t>
        </w:r>
        <w:proofErr w:type="spellStart"/>
        <w:r w:rsidR="00D72E1F" w:rsidRPr="00D72E1F">
          <w:t>InnoProduct</w:t>
        </w:r>
        <w:proofErr w:type="spellEnd"/>
        <w:r w:rsidR="00D72E1F" w:rsidRPr="00D72E1F">
          <w:t xml:space="preserve"> through the rule service is as follows.</w:t>
        </w:r>
      </w:ins>
    </w:p>
    <w:p w14:paraId="789AD132" w14:textId="77777777" w:rsidR="003B457B" w:rsidRDefault="003B457B">
      <w:pPr>
        <w:autoSpaceDE w:val="0"/>
        <w:autoSpaceDN w:val="0"/>
        <w:jc w:val="left"/>
        <w:rPr>
          <w:ins w:id="3170" w:author="哲均 宋" w:date="2019-08-15T15:52:00Z"/>
        </w:rPr>
      </w:pPr>
    </w:p>
    <w:p w14:paraId="3FA97FEE" w14:textId="7D063FED" w:rsidR="00D72E1F" w:rsidRPr="00ED175E" w:rsidDel="003B457B" w:rsidRDefault="00D72E1F">
      <w:pPr>
        <w:autoSpaceDE w:val="0"/>
        <w:autoSpaceDN w:val="0"/>
        <w:jc w:val="left"/>
        <w:rPr>
          <w:del w:id="3171" w:author="哲均 宋" w:date="2019-08-15T16:01:00Z"/>
          <w:rFonts w:ascii="BatangChe" w:eastAsiaTheme="minorEastAsia" w:hAnsi="BatangChe" w:cs="BatangChe" w:hint="eastAsia"/>
          <w:rPrChange w:id="3172" w:author="InnoRules" w:date="2016-08-30T14:14:00Z">
            <w:rPr>
              <w:del w:id="3173" w:author="哲均 宋" w:date="2019-08-15T16:01:00Z"/>
            </w:rPr>
          </w:rPrChange>
        </w:rPr>
        <w:pPrChange w:id="3174" w:author="Seongeun Woo" w:date="2016-10-13T18:44:00Z">
          <w:pPr/>
        </w:pPrChange>
      </w:pPr>
    </w:p>
    <w:p w14:paraId="5A173F28" w14:textId="6765F870" w:rsidR="0096549F" w:rsidRPr="00ED175E" w:rsidRDefault="0096549F">
      <w:pPr>
        <w:pStyle w:val="50"/>
        <w:wordWrap/>
        <w:ind w:left="601"/>
        <w:jc w:val="left"/>
        <w:pPrChange w:id="3175" w:author="Seongeun Woo" w:date="2016-10-13T18:44:00Z">
          <w:pPr>
            <w:pStyle w:val="50"/>
            <w:ind w:left="601"/>
          </w:pPr>
        </w:pPrChange>
      </w:pPr>
      <w:del w:id="3176" w:author="哲均 宋" w:date="2019-08-15T15:54:00Z">
        <w:r w:rsidRPr="00ED175E" w:rsidDel="00D72E1F">
          <w:rPr>
            <w:rFonts w:hint="eastAsia"/>
          </w:rPr>
          <w:delText>構造</w:delText>
        </w:r>
        <w:r w:rsidRPr="00ED175E" w:rsidDel="00D72E1F">
          <w:delText>(</w:delText>
        </w:r>
        <w:r w:rsidRPr="00ED175E" w:rsidDel="00D72E1F">
          <w:rPr>
            <w:rFonts w:hint="eastAsia"/>
          </w:rPr>
          <w:delText>エンティティ</w:delText>
        </w:r>
      </w:del>
      <w:ins w:id="3177" w:author="Seongeun Woo" w:date="2016-07-06T11:18:00Z">
        <w:del w:id="3178" w:author="哲均 宋" w:date="2019-08-15T15:54:00Z">
          <w:r w:rsidR="00036622" w:rsidRPr="00ED175E" w:rsidDel="00D72E1F">
            <w:rPr>
              <w:rFonts w:hint="eastAsia"/>
            </w:rPr>
            <w:delText>オブジェクト</w:delText>
          </w:r>
        </w:del>
      </w:ins>
      <w:del w:id="3179" w:author="哲均 宋" w:date="2019-08-15T15:54:00Z">
        <w:r w:rsidRPr="00ED175E" w:rsidDel="00D72E1F">
          <w:rPr>
            <w:rFonts w:hint="eastAsia"/>
          </w:rPr>
          <w:delText>、関係、関係</w:delText>
        </w:r>
      </w:del>
      <w:ins w:id="3180" w:author="InnoRules" w:date="2016-08-19T10:29:00Z">
        <w:del w:id="3181" w:author="哲均 宋" w:date="2019-08-15T15:54:00Z">
          <w:r w:rsidR="002138EE" w:rsidRPr="00ED175E" w:rsidDel="00D72E1F">
            <w:rPr>
              <w:rFonts w:hint="eastAsia"/>
            </w:rPr>
            <w:delText>ルール</w:delText>
          </w:r>
        </w:del>
      </w:ins>
      <w:del w:id="3182" w:author="哲均 宋" w:date="2019-08-15T15:54:00Z">
        <w:r w:rsidRPr="00ED175E" w:rsidDel="00D72E1F">
          <w:rPr>
            <w:rFonts w:hint="eastAsia"/>
          </w:rPr>
          <w:delText>ルール</w:delText>
        </w:r>
      </w:del>
      <w:ins w:id="3183" w:author="Seongeun Woo" w:date="2016-07-06T14:18:00Z">
        <w:del w:id="3184" w:author="哲均 宋" w:date="2019-08-15T15:54:00Z">
          <w:r w:rsidR="002B7B0D" w:rsidRPr="00ED175E" w:rsidDel="00D72E1F">
            <w:rPr>
              <w:rFonts w:hint="eastAsia"/>
            </w:rPr>
            <w:delText>規則</w:delText>
          </w:r>
        </w:del>
      </w:ins>
      <w:del w:id="3185" w:author="哲均 宋" w:date="2019-08-15T15:54:00Z">
        <w:r w:rsidRPr="00ED175E" w:rsidDel="00D72E1F">
          <w:rPr>
            <w:rFonts w:hint="eastAsia"/>
          </w:rPr>
          <w:delText>、サービスビュー</w:delText>
        </w:r>
        <w:r w:rsidRPr="00ED175E" w:rsidDel="00D72E1F">
          <w:delText>)</w:delText>
        </w:r>
      </w:del>
      <w:ins w:id="3186" w:author="哲均 宋" w:date="2019-08-15T15:54:00Z">
        <w:r w:rsidR="00D72E1F" w:rsidRPr="00D72E1F">
          <w:t>Structure (object, relation, relation rule, service view)</w:t>
        </w:r>
      </w:ins>
    </w:p>
    <w:p w14:paraId="48DEB779" w14:textId="5A70544A" w:rsidR="0096549F" w:rsidRPr="00ED175E" w:rsidRDefault="00D72E1F">
      <w:pPr>
        <w:pStyle w:val="50"/>
        <w:wordWrap/>
        <w:ind w:left="601"/>
        <w:jc w:val="left"/>
        <w:pPrChange w:id="3187" w:author="Seongeun Woo" w:date="2016-10-13T18:44:00Z">
          <w:pPr>
            <w:pStyle w:val="50"/>
            <w:ind w:left="601"/>
          </w:pPr>
        </w:pPrChange>
      </w:pPr>
      <w:ins w:id="3188" w:author="哲均 宋" w:date="2019-08-15T15:54:00Z">
        <w:r>
          <w:t>Attribute, Attribute values</w:t>
        </w:r>
      </w:ins>
      <w:del w:id="3189" w:author="哲均 宋" w:date="2019-08-15T15:54:00Z">
        <w:r w:rsidR="0096549F" w:rsidRPr="00ED175E" w:rsidDel="00D72E1F">
          <w:rPr>
            <w:rFonts w:hint="eastAsia"/>
          </w:rPr>
          <w:delText>標準項目、標準項目値</w:delText>
        </w:r>
      </w:del>
    </w:p>
    <w:p w14:paraId="233183E9" w14:textId="665854E3" w:rsidR="0096549F" w:rsidRDefault="00D72E1F">
      <w:pPr>
        <w:pStyle w:val="50"/>
        <w:wordWrap/>
        <w:ind w:left="601"/>
        <w:jc w:val="left"/>
        <w:rPr>
          <w:ins w:id="3190" w:author="哲均 宋" w:date="2019-08-15T16:01:00Z"/>
        </w:rPr>
      </w:pPr>
      <w:ins w:id="3191" w:author="哲均 宋" w:date="2019-08-15T15:54:00Z">
        <w:r>
          <w:rPr>
            <w:rFonts w:hint="eastAsia"/>
          </w:rPr>
          <w:t>T</w:t>
        </w:r>
        <w:r>
          <w:t>able property</w:t>
        </w:r>
      </w:ins>
      <w:del w:id="3192" w:author="shira" w:date="2017-12-21T16:27:00Z">
        <w:r w:rsidR="0096549F" w:rsidRPr="00ED175E" w:rsidDel="00116A9A">
          <w:rPr>
            <w:rFonts w:hint="eastAsia"/>
          </w:rPr>
          <w:delText>パターン</w:delText>
        </w:r>
      </w:del>
      <w:ins w:id="3193" w:author="shira" w:date="2017-12-21T16:27:00Z">
        <w:del w:id="3194" w:author="哲均 宋" w:date="2019-08-15T15:54:00Z">
          <w:r w:rsidR="00116A9A" w:rsidDel="00D72E1F">
            <w:rPr>
              <w:rFonts w:hint="eastAsia"/>
            </w:rPr>
            <w:delText>表属性</w:delText>
          </w:r>
        </w:del>
      </w:ins>
    </w:p>
    <w:p w14:paraId="65BD6DB1" w14:textId="77777777" w:rsidR="003B457B" w:rsidRPr="00ED175E" w:rsidRDefault="003B457B" w:rsidP="003B457B">
      <w:pPr>
        <w:pStyle w:val="50"/>
        <w:numPr>
          <w:ilvl w:val="0"/>
          <w:numId w:val="0"/>
        </w:numPr>
        <w:wordWrap/>
        <w:ind w:left="198"/>
        <w:jc w:val="left"/>
        <w:pPrChange w:id="3195" w:author="哲均 宋" w:date="2019-08-15T16:01:00Z">
          <w:pPr>
            <w:pStyle w:val="50"/>
            <w:ind w:left="601"/>
          </w:pPr>
        </w:pPrChange>
      </w:pPr>
    </w:p>
    <w:p w14:paraId="3D9E4B26" w14:textId="28E8DAB8" w:rsidR="0096549F" w:rsidRPr="00ED175E" w:rsidRDefault="0096549F">
      <w:pPr>
        <w:autoSpaceDE w:val="0"/>
        <w:autoSpaceDN w:val="0"/>
        <w:jc w:val="left"/>
        <w:pPrChange w:id="3196" w:author="Seongeun Woo" w:date="2016-10-13T18:44:00Z">
          <w:pPr/>
        </w:pPrChange>
      </w:pPr>
      <w:del w:id="3197" w:author="Seongeun Woo" w:date="2016-07-06T14:15:00Z">
        <w:r w:rsidRPr="00ED175E" w:rsidDel="002B7B0D">
          <w:rPr>
            <w:rFonts w:hint="eastAsia"/>
          </w:rPr>
          <w:delText>本書</w:delText>
        </w:r>
      </w:del>
      <w:ins w:id="3198" w:author="Seongeun Woo" w:date="2016-07-06T14:15:00Z">
        <w:del w:id="3199" w:author="哲均 宋" w:date="2019-08-15T16:00:00Z">
          <w:r w:rsidR="002B7B0D" w:rsidRPr="00ED175E" w:rsidDel="00D72E1F">
            <w:rPr>
              <w:rFonts w:hint="eastAsia"/>
            </w:rPr>
            <w:delText>本文書</w:delText>
          </w:r>
        </w:del>
      </w:ins>
      <w:del w:id="3200" w:author="哲均 宋" w:date="2019-08-15T16:00:00Z">
        <w:r w:rsidRPr="00ED175E" w:rsidDel="00D72E1F">
          <w:rPr>
            <w:rFonts w:hint="eastAsia"/>
          </w:rPr>
          <w:delText>のサンプルデータは、保険会社の業務</w:delText>
        </w:r>
        <w:r w:rsidRPr="00ED175E" w:rsidDel="00D72E1F">
          <w:rPr>
            <w:rFonts w:hint="eastAsia"/>
            <w:rPrChange w:id="3201" w:author="InnoRules" w:date="2016-08-30T14:14:00Z">
              <w:rPr>
                <w:rFonts w:asciiTheme="minorEastAsia" w:eastAsiaTheme="minorEastAsia" w:hAnsiTheme="minorEastAsia" w:cs="Times New Roman" w:hint="eastAsia"/>
                <w:spacing w:val="0"/>
                <w:kern w:val="0"/>
                <w:sz w:val="19"/>
                <w:lang w:eastAsia="ko-KR"/>
              </w:rPr>
            </w:rPrChange>
          </w:rPr>
          <w:delText>を</w:delText>
        </w:r>
      </w:del>
      <w:ins w:id="3202" w:author="Seongeun Woo" w:date="2016-07-06T14:11:00Z">
        <w:del w:id="3203" w:author="哲均 宋" w:date="2019-08-15T16:00:00Z">
          <w:r w:rsidR="002B7B0D" w:rsidRPr="00ED175E" w:rsidDel="00D72E1F">
            <w:rPr>
              <w:rFonts w:hint="eastAsia"/>
              <w:rPrChange w:id="3204" w:author="InnoRules" w:date="2016-08-30T14:14:00Z">
                <w:rPr>
                  <w:rFonts w:asciiTheme="minorEastAsia" w:eastAsiaTheme="minorEastAsia" w:hAnsiTheme="minorEastAsia" w:cs="Times New Roman" w:hint="eastAsia"/>
                  <w:spacing w:val="0"/>
                  <w:kern w:val="0"/>
                  <w:sz w:val="19"/>
                  <w:lang w:eastAsia="ko-KR"/>
                </w:rPr>
              </w:rPrChange>
            </w:rPr>
            <w:delText>が</w:delText>
          </w:r>
        </w:del>
      </w:ins>
      <w:del w:id="3205" w:author="哲均 宋" w:date="2019-08-15T16:00:00Z">
        <w:r w:rsidRPr="00ED175E" w:rsidDel="00D72E1F">
          <w:rPr>
            <w:rFonts w:hint="eastAsia"/>
          </w:rPr>
          <w:delText>基準に登録されてい</w:delText>
        </w:r>
      </w:del>
      <w:ins w:id="3206" w:author="Seongeun Woo" w:date="2016-07-06T14:11:00Z">
        <w:del w:id="3207" w:author="哲均 宋" w:date="2019-08-15T16:00:00Z">
          <w:r w:rsidR="002B7B0D" w:rsidRPr="00ED175E" w:rsidDel="00D72E1F">
            <w:rPr>
              <w:rFonts w:hint="eastAsia"/>
            </w:rPr>
            <w:delText>であ</w:delText>
          </w:r>
        </w:del>
      </w:ins>
      <w:del w:id="3208" w:author="哲均 宋" w:date="2019-08-15T16:00:00Z">
        <w:r w:rsidRPr="00ED175E" w:rsidDel="00D72E1F">
          <w:rPr>
            <w:rFonts w:hint="eastAsia"/>
          </w:rPr>
          <w:delText>る。</w:delText>
        </w:r>
      </w:del>
      <w:ins w:id="3209" w:author="哲均 宋" w:date="2019-08-15T16:00:00Z">
        <w:r w:rsidR="00D72E1F" w:rsidRPr="00D72E1F">
          <w:t>The sample data in this document was prepared assuming insurance business.</w:t>
        </w:r>
      </w:ins>
    </w:p>
    <w:p w14:paraId="7CB5D1E9" w14:textId="293F50AA" w:rsidR="0096549F" w:rsidRPr="00ED175E" w:rsidRDefault="0096549F">
      <w:pPr>
        <w:autoSpaceDE w:val="0"/>
        <w:autoSpaceDN w:val="0"/>
        <w:jc w:val="left"/>
        <w:pPrChange w:id="3210" w:author="Seongeun Woo" w:date="2016-10-13T18:44:00Z">
          <w:pPr/>
        </w:pPrChange>
      </w:pPr>
      <w:del w:id="3211" w:author="哲均 宋" w:date="2019-08-15T16:01:00Z">
        <w:r w:rsidRPr="00ED175E" w:rsidDel="003B457B">
          <w:rPr>
            <w:rFonts w:hint="eastAsia"/>
          </w:rPr>
          <w:delText>説明され</w:delText>
        </w:r>
      </w:del>
      <w:ins w:id="3212" w:author="Seongeun Woo" w:date="2016-07-06T14:11:00Z">
        <w:del w:id="3213" w:author="哲均 宋" w:date="2019-08-15T16:01:00Z">
          <w:r w:rsidR="002B7B0D" w:rsidRPr="00ED175E" w:rsidDel="003B457B">
            <w:rPr>
              <w:rFonts w:hint="eastAsia"/>
            </w:rPr>
            <w:delText>す</w:delText>
          </w:r>
        </w:del>
      </w:ins>
      <w:del w:id="3214" w:author="哲均 宋" w:date="2019-08-15T16:01:00Z">
        <w:r w:rsidRPr="00ED175E" w:rsidDel="003B457B">
          <w:rPr>
            <w:rFonts w:hint="eastAsia"/>
          </w:rPr>
          <w:delText>るテーブルに関する詳細情報は、</w:delText>
        </w:r>
        <w:r w:rsidRPr="00ED175E" w:rsidDel="003B457B">
          <w:delText>InnoProduct Repository Specification</w:delText>
        </w:r>
        <w:r w:rsidRPr="00ED175E" w:rsidDel="003B457B">
          <w:rPr>
            <w:rFonts w:eastAsiaTheme="minorEastAsia"/>
          </w:rPr>
          <w:delText xml:space="preserve"> </w:delText>
        </w:r>
        <w:r w:rsidRPr="00ED175E" w:rsidDel="003B457B">
          <w:rPr>
            <w:rFonts w:hint="eastAsia"/>
          </w:rPr>
          <w:delText>文書を参照する</w:delText>
        </w:r>
      </w:del>
      <w:ins w:id="3215" w:author="user" w:date="2016-10-14T14:22:00Z">
        <w:del w:id="3216" w:author="哲均 宋" w:date="2019-08-15T16:01:00Z">
          <w:r w:rsidR="00454570" w:rsidDel="003B457B">
            <w:rPr>
              <w:rFonts w:hint="eastAsia"/>
            </w:rPr>
            <w:delText>のこと</w:delText>
          </w:r>
        </w:del>
      </w:ins>
      <w:del w:id="3217" w:author="哲均 宋" w:date="2019-08-15T16:01:00Z">
        <w:r w:rsidRPr="00ED175E" w:rsidDel="003B457B">
          <w:rPr>
            <w:rFonts w:hint="eastAsia"/>
          </w:rPr>
          <w:delText>。</w:delText>
        </w:r>
      </w:del>
      <w:ins w:id="3218" w:author="哲均 宋" w:date="2019-08-15T16:00:00Z">
        <w:r w:rsidR="003B457B" w:rsidRPr="003B457B">
          <w:t xml:space="preserve">Refer to </w:t>
        </w:r>
        <w:proofErr w:type="spellStart"/>
        <w:r w:rsidR="003B457B" w:rsidRPr="003B457B">
          <w:t>InnoProduct</w:t>
        </w:r>
        <w:proofErr w:type="spellEnd"/>
        <w:r w:rsidR="003B457B" w:rsidRPr="003B457B">
          <w:t xml:space="preserve"> Repository Specification for detailed information about the tables described.</w:t>
        </w:r>
      </w:ins>
    </w:p>
    <w:p w14:paraId="0C877E0C" w14:textId="77777777" w:rsidR="0096549F" w:rsidRPr="00ED175E" w:rsidRDefault="0096549F">
      <w:pPr>
        <w:tabs>
          <w:tab w:val="left" w:pos="562"/>
        </w:tabs>
        <w:autoSpaceDE w:val="0"/>
        <w:autoSpaceDN w:val="0"/>
        <w:rPr>
          <w:rFonts w:eastAsiaTheme="minorEastAsia"/>
        </w:rPr>
        <w:pPrChange w:id="3219" w:author="Seongeun Woo" w:date="2016-10-13T18:44:00Z">
          <w:pPr>
            <w:tabs>
              <w:tab w:val="left" w:pos="562"/>
            </w:tabs>
          </w:pPr>
        </w:pPrChange>
      </w:pPr>
    </w:p>
    <w:p w14:paraId="6642C111" w14:textId="77777777" w:rsidR="0096549F" w:rsidRPr="00ED175E" w:rsidRDefault="0096549F">
      <w:pPr>
        <w:tabs>
          <w:tab w:val="left" w:pos="562"/>
        </w:tabs>
        <w:autoSpaceDE w:val="0"/>
        <w:autoSpaceDN w:val="0"/>
        <w:rPr>
          <w:rFonts w:eastAsiaTheme="minorEastAsia"/>
        </w:rPr>
        <w:pPrChange w:id="3220" w:author="Seongeun Woo" w:date="2016-10-13T18:44:00Z">
          <w:pPr>
            <w:tabs>
              <w:tab w:val="left" w:pos="562"/>
            </w:tabs>
          </w:pPr>
        </w:pPrChange>
      </w:pPr>
    </w:p>
    <w:p w14:paraId="29F598E5" w14:textId="77777777" w:rsidR="0096549F" w:rsidRPr="00ED175E" w:rsidRDefault="0096549F">
      <w:pPr>
        <w:tabs>
          <w:tab w:val="left" w:pos="562"/>
        </w:tabs>
        <w:autoSpaceDE w:val="0"/>
        <w:autoSpaceDN w:val="0"/>
        <w:rPr>
          <w:rFonts w:eastAsiaTheme="minorEastAsia"/>
        </w:rPr>
        <w:pPrChange w:id="3221" w:author="Seongeun Woo" w:date="2016-10-13T18:44:00Z">
          <w:pPr>
            <w:tabs>
              <w:tab w:val="left" w:pos="562"/>
            </w:tabs>
          </w:pPr>
        </w:pPrChange>
      </w:pPr>
    </w:p>
    <w:p w14:paraId="4DF75C5C" w14:textId="77777777" w:rsidR="0096549F" w:rsidRPr="00ED175E" w:rsidRDefault="0096549F">
      <w:pPr>
        <w:tabs>
          <w:tab w:val="left" w:pos="562"/>
        </w:tabs>
        <w:autoSpaceDE w:val="0"/>
        <w:autoSpaceDN w:val="0"/>
        <w:rPr>
          <w:rFonts w:eastAsiaTheme="minorEastAsia"/>
        </w:rPr>
        <w:pPrChange w:id="3222" w:author="Seongeun Woo" w:date="2016-10-13T18:44:00Z">
          <w:pPr>
            <w:tabs>
              <w:tab w:val="left" w:pos="562"/>
            </w:tabs>
          </w:pPr>
        </w:pPrChange>
      </w:pPr>
    </w:p>
    <w:p w14:paraId="259F2717" w14:textId="77777777" w:rsidR="0096549F" w:rsidRPr="00ED175E" w:rsidRDefault="0096549F">
      <w:pPr>
        <w:tabs>
          <w:tab w:val="left" w:pos="562"/>
        </w:tabs>
        <w:autoSpaceDE w:val="0"/>
        <w:autoSpaceDN w:val="0"/>
        <w:rPr>
          <w:rFonts w:eastAsiaTheme="minorEastAsia"/>
        </w:rPr>
        <w:pPrChange w:id="3223" w:author="Seongeun Woo" w:date="2016-10-13T18:44:00Z">
          <w:pPr>
            <w:tabs>
              <w:tab w:val="left" w:pos="562"/>
            </w:tabs>
          </w:pPr>
        </w:pPrChange>
      </w:pPr>
    </w:p>
    <w:p w14:paraId="65AB65E2" w14:textId="77777777" w:rsidR="0096549F" w:rsidRPr="00ED175E" w:rsidRDefault="0096549F">
      <w:pPr>
        <w:tabs>
          <w:tab w:val="left" w:pos="562"/>
        </w:tabs>
        <w:autoSpaceDE w:val="0"/>
        <w:autoSpaceDN w:val="0"/>
        <w:rPr>
          <w:rFonts w:eastAsiaTheme="minorEastAsia"/>
        </w:rPr>
        <w:pPrChange w:id="3224" w:author="Seongeun Woo" w:date="2016-10-13T18:44:00Z">
          <w:pPr>
            <w:tabs>
              <w:tab w:val="left" w:pos="562"/>
            </w:tabs>
          </w:pPr>
        </w:pPrChange>
      </w:pPr>
    </w:p>
    <w:p w14:paraId="7B7088B5" w14:textId="77777777" w:rsidR="0096549F" w:rsidRPr="00ED175E" w:rsidRDefault="0096549F">
      <w:pPr>
        <w:tabs>
          <w:tab w:val="left" w:pos="562"/>
        </w:tabs>
        <w:autoSpaceDE w:val="0"/>
        <w:autoSpaceDN w:val="0"/>
        <w:rPr>
          <w:rFonts w:eastAsiaTheme="minorEastAsia"/>
        </w:rPr>
        <w:pPrChange w:id="3225" w:author="Seongeun Woo" w:date="2016-10-13T18:44:00Z">
          <w:pPr>
            <w:tabs>
              <w:tab w:val="left" w:pos="562"/>
            </w:tabs>
          </w:pPr>
        </w:pPrChange>
      </w:pPr>
    </w:p>
    <w:p w14:paraId="27398064" w14:textId="77777777" w:rsidR="0096549F" w:rsidRPr="00ED175E" w:rsidRDefault="0096549F">
      <w:pPr>
        <w:tabs>
          <w:tab w:val="left" w:pos="562"/>
        </w:tabs>
        <w:autoSpaceDE w:val="0"/>
        <w:autoSpaceDN w:val="0"/>
        <w:rPr>
          <w:rFonts w:eastAsiaTheme="minorEastAsia"/>
        </w:rPr>
        <w:pPrChange w:id="3226" w:author="Seongeun Woo" w:date="2016-10-13T18:44:00Z">
          <w:pPr>
            <w:tabs>
              <w:tab w:val="left" w:pos="562"/>
            </w:tabs>
          </w:pPr>
        </w:pPrChange>
      </w:pPr>
    </w:p>
    <w:p w14:paraId="63FF40E3" w14:textId="77777777" w:rsidR="0096549F" w:rsidRPr="00ED175E" w:rsidRDefault="0096549F">
      <w:pPr>
        <w:tabs>
          <w:tab w:val="left" w:pos="562"/>
        </w:tabs>
        <w:autoSpaceDE w:val="0"/>
        <w:autoSpaceDN w:val="0"/>
        <w:rPr>
          <w:rFonts w:eastAsiaTheme="minorEastAsia"/>
        </w:rPr>
        <w:pPrChange w:id="3227" w:author="Seongeun Woo" w:date="2016-10-13T18:44:00Z">
          <w:pPr>
            <w:tabs>
              <w:tab w:val="left" w:pos="562"/>
            </w:tabs>
          </w:pPr>
        </w:pPrChange>
      </w:pPr>
    </w:p>
    <w:p w14:paraId="52692605" w14:textId="77777777" w:rsidR="0096549F" w:rsidRPr="00ED175E" w:rsidRDefault="0096549F">
      <w:pPr>
        <w:tabs>
          <w:tab w:val="left" w:pos="562"/>
        </w:tabs>
        <w:autoSpaceDE w:val="0"/>
        <w:autoSpaceDN w:val="0"/>
        <w:rPr>
          <w:rFonts w:eastAsiaTheme="minorEastAsia"/>
        </w:rPr>
        <w:pPrChange w:id="3228" w:author="Seongeun Woo" w:date="2016-10-13T18:44:00Z">
          <w:pPr>
            <w:tabs>
              <w:tab w:val="left" w:pos="562"/>
            </w:tabs>
          </w:pPr>
        </w:pPrChange>
      </w:pPr>
    </w:p>
    <w:p w14:paraId="26E47AB0" w14:textId="77777777" w:rsidR="0096549F" w:rsidRPr="00ED175E" w:rsidRDefault="0096549F">
      <w:pPr>
        <w:tabs>
          <w:tab w:val="left" w:pos="562"/>
        </w:tabs>
        <w:autoSpaceDE w:val="0"/>
        <w:autoSpaceDN w:val="0"/>
        <w:rPr>
          <w:rFonts w:eastAsiaTheme="minorEastAsia"/>
        </w:rPr>
        <w:pPrChange w:id="3229" w:author="Seongeun Woo" w:date="2016-10-13T18:44:00Z">
          <w:pPr>
            <w:tabs>
              <w:tab w:val="left" w:pos="562"/>
            </w:tabs>
          </w:pPr>
        </w:pPrChange>
      </w:pPr>
    </w:p>
    <w:p w14:paraId="264388DB" w14:textId="77777777" w:rsidR="0096549F" w:rsidRPr="00ED175E" w:rsidRDefault="0096549F">
      <w:pPr>
        <w:tabs>
          <w:tab w:val="left" w:pos="562"/>
        </w:tabs>
        <w:autoSpaceDE w:val="0"/>
        <w:autoSpaceDN w:val="0"/>
        <w:rPr>
          <w:rFonts w:eastAsiaTheme="minorEastAsia"/>
        </w:rPr>
        <w:pPrChange w:id="3230" w:author="Seongeun Woo" w:date="2016-10-13T18:44:00Z">
          <w:pPr>
            <w:tabs>
              <w:tab w:val="left" w:pos="562"/>
            </w:tabs>
          </w:pPr>
        </w:pPrChange>
      </w:pPr>
    </w:p>
    <w:p w14:paraId="07E60803" w14:textId="77777777" w:rsidR="0096549F" w:rsidRPr="00ED175E" w:rsidRDefault="0096549F">
      <w:pPr>
        <w:tabs>
          <w:tab w:val="left" w:pos="562"/>
        </w:tabs>
        <w:autoSpaceDE w:val="0"/>
        <w:autoSpaceDN w:val="0"/>
        <w:rPr>
          <w:rFonts w:eastAsiaTheme="minorEastAsia"/>
        </w:rPr>
        <w:pPrChange w:id="3231" w:author="Seongeun Woo" w:date="2016-10-13T18:44:00Z">
          <w:pPr>
            <w:tabs>
              <w:tab w:val="left" w:pos="562"/>
            </w:tabs>
          </w:pPr>
        </w:pPrChange>
      </w:pPr>
    </w:p>
    <w:p w14:paraId="1ECE1563" w14:textId="77777777" w:rsidR="0096549F" w:rsidRPr="00ED175E" w:rsidRDefault="0096549F">
      <w:pPr>
        <w:tabs>
          <w:tab w:val="left" w:pos="562"/>
        </w:tabs>
        <w:autoSpaceDE w:val="0"/>
        <w:autoSpaceDN w:val="0"/>
        <w:rPr>
          <w:rFonts w:eastAsiaTheme="minorEastAsia"/>
        </w:rPr>
        <w:pPrChange w:id="3232" w:author="Seongeun Woo" w:date="2016-10-13T18:44:00Z">
          <w:pPr>
            <w:tabs>
              <w:tab w:val="left" w:pos="562"/>
            </w:tabs>
          </w:pPr>
        </w:pPrChange>
      </w:pPr>
    </w:p>
    <w:p w14:paraId="63173694" w14:textId="77777777" w:rsidR="0096549F" w:rsidRPr="00ED175E" w:rsidRDefault="0096549F">
      <w:pPr>
        <w:tabs>
          <w:tab w:val="left" w:pos="562"/>
        </w:tabs>
        <w:autoSpaceDE w:val="0"/>
        <w:autoSpaceDN w:val="0"/>
        <w:rPr>
          <w:rFonts w:eastAsiaTheme="minorEastAsia"/>
        </w:rPr>
        <w:pPrChange w:id="3233" w:author="Seongeun Woo" w:date="2016-10-13T18:44:00Z">
          <w:pPr>
            <w:tabs>
              <w:tab w:val="left" w:pos="562"/>
            </w:tabs>
          </w:pPr>
        </w:pPrChange>
      </w:pPr>
    </w:p>
    <w:p w14:paraId="0C95ADC6" w14:textId="77777777" w:rsidR="0096549F" w:rsidRPr="00ED175E" w:rsidRDefault="0096549F">
      <w:pPr>
        <w:tabs>
          <w:tab w:val="left" w:pos="562"/>
        </w:tabs>
        <w:autoSpaceDE w:val="0"/>
        <w:autoSpaceDN w:val="0"/>
        <w:rPr>
          <w:rFonts w:eastAsiaTheme="minorEastAsia"/>
        </w:rPr>
        <w:pPrChange w:id="3234" w:author="Seongeun Woo" w:date="2016-10-13T18:44:00Z">
          <w:pPr>
            <w:tabs>
              <w:tab w:val="left" w:pos="562"/>
            </w:tabs>
          </w:pPr>
        </w:pPrChange>
      </w:pPr>
    </w:p>
    <w:p w14:paraId="65384EE2" w14:textId="77777777" w:rsidR="0096549F" w:rsidRPr="00ED175E" w:rsidRDefault="0096549F">
      <w:pPr>
        <w:tabs>
          <w:tab w:val="left" w:pos="562"/>
        </w:tabs>
        <w:autoSpaceDE w:val="0"/>
        <w:autoSpaceDN w:val="0"/>
        <w:rPr>
          <w:rFonts w:eastAsiaTheme="minorEastAsia"/>
        </w:rPr>
        <w:pPrChange w:id="3235" w:author="Seongeun Woo" w:date="2016-10-13T18:44:00Z">
          <w:pPr>
            <w:tabs>
              <w:tab w:val="left" w:pos="562"/>
            </w:tabs>
          </w:pPr>
        </w:pPrChange>
      </w:pPr>
    </w:p>
    <w:p w14:paraId="3C3718A8" w14:textId="77777777" w:rsidR="0096549F" w:rsidRPr="00ED175E" w:rsidRDefault="0096549F">
      <w:pPr>
        <w:tabs>
          <w:tab w:val="left" w:pos="562"/>
        </w:tabs>
        <w:autoSpaceDE w:val="0"/>
        <w:autoSpaceDN w:val="0"/>
        <w:rPr>
          <w:rFonts w:eastAsiaTheme="minorEastAsia"/>
        </w:rPr>
        <w:pPrChange w:id="3236" w:author="Seongeun Woo" w:date="2016-10-13T18:44:00Z">
          <w:pPr>
            <w:tabs>
              <w:tab w:val="left" w:pos="562"/>
            </w:tabs>
          </w:pPr>
        </w:pPrChange>
      </w:pPr>
    </w:p>
    <w:p w14:paraId="28B9B5BB" w14:textId="77777777" w:rsidR="0096549F" w:rsidRPr="00ED175E" w:rsidRDefault="0096549F">
      <w:pPr>
        <w:tabs>
          <w:tab w:val="left" w:pos="562"/>
        </w:tabs>
        <w:autoSpaceDE w:val="0"/>
        <w:autoSpaceDN w:val="0"/>
        <w:rPr>
          <w:rFonts w:eastAsiaTheme="minorEastAsia"/>
        </w:rPr>
        <w:pPrChange w:id="3237" w:author="Seongeun Woo" w:date="2016-10-13T18:44:00Z">
          <w:pPr>
            <w:tabs>
              <w:tab w:val="left" w:pos="562"/>
            </w:tabs>
          </w:pPr>
        </w:pPrChange>
      </w:pPr>
    </w:p>
    <w:p w14:paraId="777D9275" w14:textId="77777777" w:rsidR="0096549F" w:rsidRPr="00ED175E" w:rsidRDefault="0096549F">
      <w:pPr>
        <w:tabs>
          <w:tab w:val="left" w:pos="562"/>
        </w:tabs>
        <w:autoSpaceDE w:val="0"/>
        <w:autoSpaceDN w:val="0"/>
        <w:rPr>
          <w:rFonts w:eastAsiaTheme="minorEastAsia"/>
        </w:rPr>
        <w:pPrChange w:id="3238" w:author="Seongeun Woo" w:date="2016-10-13T18:44:00Z">
          <w:pPr>
            <w:tabs>
              <w:tab w:val="left" w:pos="562"/>
            </w:tabs>
          </w:pPr>
        </w:pPrChange>
      </w:pPr>
    </w:p>
    <w:p w14:paraId="2768964E" w14:textId="77777777" w:rsidR="0096549F" w:rsidRPr="00ED175E" w:rsidRDefault="0096549F">
      <w:pPr>
        <w:tabs>
          <w:tab w:val="left" w:pos="562"/>
        </w:tabs>
        <w:autoSpaceDE w:val="0"/>
        <w:autoSpaceDN w:val="0"/>
        <w:rPr>
          <w:rFonts w:eastAsiaTheme="minorEastAsia"/>
        </w:rPr>
        <w:pPrChange w:id="3239" w:author="Seongeun Woo" w:date="2016-10-13T18:44:00Z">
          <w:pPr>
            <w:tabs>
              <w:tab w:val="left" w:pos="562"/>
            </w:tabs>
          </w:pPr>
        </w:pPrChange>
      </w:pPr>
    </w:p>
    <w:p w14:paraId="725AF54A" w14:textId="77777777" w:rsidR="0096549F" w:rsidRPr="00ED175E" w:rsidRDefault="0096549F">
      <w:pPr>
        <w:tabs>
          <w:tab w:val="left" w:pos="562"/>
        </w:tabs>
        <w:autoSpaceDE w:val="0"/>
        <w:autoSpaceDN w:val="0"/>
        <w:rPr>
          <w:rFonts w:eastAsiaTheme="minorEastAsia"/>
        </w:rPr>
        <w:pPrChange w:id="3240" w:author="Seongeun Woo" w:date="2016-10-13T18:44:00Z">
          <w:pPr>
            <w:tabs>
              <w:tab w:val="left" w:pos="562"/>
            </w:tabs>
          </w:pPr>
        </w:pPrChange>
      </w:pPr>
    </w:p>
    <w:p w14:paraId="2681189D" w14:textId="77777777" w:rsidR="0096549F" w:rsidRPr="00ED175E" w:rsidRDefault="0096549F">
      <w:pPr>
        <w:tabs>
          <w:tab w:val="left" w:pos="562"/>
        </w:tabs>
        <w:autoSpaceDE w:val="0"/>
        <w:autoSpaceDN w:val="0"/>
        <w:rPr>
          <w:rFonts w:eastAsiaTheme="minorEastAsia"/>
        </w:rPr>
        <w:pPrChange w:id="3241" w:author="Seongeun Woo" w:date="2016-10-13T18:44:00Z">
          <w:pPr>
            <w:tabs>
              <w:tab w:val="left" w:pos="562"/>
            </w:tabs>
          </w:pPr>
        </w:pPrChange>
      </w:pPr>
    </w:p>
    <w:p w14:paraId="4199F4E9" w14:textId="2F26085A" w:rsidR="003B457B" w:rsidRDefault="003B457B">
      <w:pPr>
        <w:widowControl/>
        <w:jc w:val="left"/>
        <w:rPr>
          <w:ins w:id="3242" w:author="哲均 宋" w:date="2019-08-15T16:01:00Z"/>
          <w:rFonts w:eastAsiaTheme="minorEastAsia"/>
        </w:rPr>
      </w:pPr>
      <w:ins w:id="3243" w:author="哲均 宋" w:date="2019-08-15T16:01:00Z">
        <w:r>
          <w:rPr>
            <w:rFonts w:eastAsiaTheme="minorEastAsia"/>
          </w:rPr>
          <w:br w:type="page"/>
        </w:r>
      </w:ins>
    </w:p>
    <w:p w14:paraId="611B317F" w14:textId="77777777" w:rsidR="0096549F" w:rsidRPr="00ED175E" w:rsidRDefault="0096549F">
      <w:pPr>
        <w:tabs>
          <w:tab w:val="left" w:pos="562"/>
        </w:tabs>
        <w:autoSpaceDE w:val="0"/>
        <w:autoSpaceDN w:val="0"/>
        <w:rPr>
          <w:rFonts w:eastAsiaTheme="minorEastAsia"/>
        </w:rPr>
        <w:pPrChange w:id="3244" w:author="Seongeun Woo" w:date="2016-10-13T18:44:00Z">
          <w:pPr>
            <w:tabs>
              <w:tab w:val="left" w:pos="562"/>
            </w:tabs>
          </w:pPr>
        </w:pPrChange>
      </w:pPr>
    </w:p>
    <w:p w14:paraId="70D17B2E" w14:textId="795EE0F2" w:rsidR="0096549F" w:rsidRDefault="0096549F">
      <w:pPr>
        <w:pStyle w:val="11"/>
        <w:rPr>
          <w:ins w:id="3245" w:author="InnoRules" w:date="2016-10-11T09:46:00Z"/>
          <w:lang w:eastAsia="ja-JP"/>
        </w:rPr>
      </w:pPr>
      <w:bookmarkStart w:id="3246" w:name="_Toc434858351"/>
      <w:bookmarkStart w:id="3247" w:name="_Toc445716738"/>
      <w:del w:id="3248" w:author="哲均 宋" w:date="2019-08-15T16:02:00Z">
        <w:r w:rsidRPr="00ED175E" w:rsidDel="003B457B">
          <w:rPr>
            <w:rFonts w:hint="eastAsia"/>
            <w:lang w:eastAsia="ja-JP"/>
          </w:rPr>
          <w:delText>管理類型および標準項目関連領域</w:delText>
        </w:r>
      </w:del>
      <w:bookmarkStart w:id="3249" w:name="_Toc17112098"/>
      <w:bookmarkEnd w:id="3246"/>
      <w:bookmarkEnd w:id="3247"/>
      <w:ins w:id="3250" w:author="哲均 宋" w:date="2019-08-15T16:02:00Z">
        <w:r w:rsidR="003B457B">
          <w:rPr>
            <w:rFonts w:hint="eastAsia"/>
            <w:lang w:eastAsia="ja-JP"/>
          </w:rPr>
          <w:t>T</w:t>
        </w:r>
        <w:r w:rsidR="003B457B">
          <w:rPr>
            <w:lang w:eastAsia="ja-JP"/>
          </w:rPr>
          <w:t xml:space="preserve">ype and Attribute </w:t>
        </w:r>
      </w:ins>
      <w:ins w:id="3251" w:author="哲均 宋" w:date="2019-08-15T16:03:00Z">
        <w:r w:rsidR="003B457B">
          <w:rPr>
            <w:lang w:eastAsia="ja-JP"/>
          </w:rPr>
          <w:t>A</w:t>
        </w:r>
      </w:ins>
      <w:ins w:id="3252" w:author="哲均 宋" w:date="2019-08-15T16:02:00Z">
        <w:r w:rsidR="003B457B">
          <w:rPr>
            <w:lang w:eastAsia="ja-JP"/>
          </w:rPr>
          <w:t>rea</w:t>
        </w:r>
      </w:ins>
      <w:bookmarkEnd w:id="3249"/>
    </w:p>
    <w:p w14:paraId="689480BF" w14:textId="77777777" w:rsidR="00EE7C0C" w:rsidRPr="00506BAD" w:rsidRDefault="00EE7C0C">
      <w:pPr>
        <w:autoSpaceDE w:val="0"/>
        <w:autoSpaceDN w:val="0"/>
        <w:pPrChange w:id="3253" w:author="Seongeun Woo" w:date="2016-10-13T18:44:00Z">
          <w:pPr>
            <w:pStyle w:val="11"/>
          </w:pPr>
        </w:pPrChange>
      </w:pPr>
    </w:p>
    <w:p w14:paraId="627C0573" w14:textId="77777777" w:rsidR="000962EA" w:rsidRPr="00ED175E" w:rsidRDefault="0096549F">
      <w:pPr>
        <w:pStyle w:val="afa"/>
        <w:autoSpaceDE w:val="0"/>
        <w:autoSpaceDN w:val="0"/>
        <w:ind w:left="380"/>
        <w:pPrChange w:id="3254" w:author="Seongeun Woo" w:date="2016-10-13T18:44:00Z">
          <w:pPr>
            <w:pStyle w:val="afa"/>
            <w:ind w:left="380"/>
          </w:pPr>
        </w:pPrChange>
      </w:pPr>
      <w:r w:rsidRPr="0073721B">
        <w:rPr>
          <w:lang w:eastAsia="ja-JP"/>
        </w:rPr>
        <mc:AlternateContent>
          <mc:Choice Requires="wpg">
            <w:drawing>
              <wp:anchor distT="0" distB="0" distL="114300" distR="114300" simplePos="0" relativeHeight="251638272" behindDoc="0" locked="0" layoutInCell="1" allowOverlap="1" wp14:anchorId="17E15C0D" wp14:editId="6A212D87">
                <wp:simplePos x="0" y="0"/>
                <wp:positionH relativeFrom="column">
                  <wp:posOffset>210820</wp:posOffset>
                </wp:positionH>
                <wp:positionV relativeFrom="paragraph">
                  <wp:posOffset>170815</wp:posOffset>
                </wp:positionV>
                <wp:extent cx="5648325" cy="2233295"/>
                <wp:effectExtent l="2540" t="4445" r="6985" b="635"/>
                <wp:wrapNone/>
                <wp:docPr id="39960" name="グループ化 39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8325" cy="2233295"/>
                          <a:chOff x="0" y="0"/>
                          <a:chExt cx="56757" cy="22193"/>
                        </a:xfrm>
                      </wpg:grpSpPr>
                      <wps:wsp>
                        <wps:cNvPr id="39961" name="직사각형 288"/>
                        <wps:cNvSpPr>
                          <a:spLocks noChangeArrowheads="1"/>
                        </wps:cNvSpPr>
                        <wps:spPr bwMode="auto">
                          <a:xfrm>
                            <a:off x="0" y="762"/>
                            <a:ext cx="10191" cy="10858"/>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B951845" w14:textId="77777777" w:rsidR="00EA1D3F" w:rsidRPr="00572049" w:rsidRDefault="00EA1D3F" w:rsidP="0096549F">
                              <w:pPr>
                                <w:jc w:val="center"/>
                                <w:rPr>
                                  <w:b/>
                                </w:rPr>
                              </w:pPr>
                              <w:r>
                                <w:rPr>
                                  <w:b/>
                                </w:rPr>
                                <w:t xml:space="preserve">OBJ1000 </w:t>
                              </w:r>
                            </w:p>
                          </w:txbxContent>
                        </wps:txbx>
                        <wps:bodyPr rot="0" vert="horz" wrap="square" lIns="91440" tIns="45720" rIns="91440" bIns="45720" anchor="ctr" anchorCtr="0" upright="1">
                          <a:noAutofit/>
                        </wps:bodyPr>
                      </wps:wsp>
                      <wps:wsp>
                        <wps:cNvPr id="39962" name="직사각형 289"/>
                        <wps:cNvSpPr>
                          <a:spLocks noChangeArrowheads="1"/>
                        </wps:cNvSpPr>
                        <wps:spPr bwMode="auto">
                          <a:xfrm>
                            <a:off x="23241" y="0"/>
                            <a:ext cx="8858" cy="22193"/>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3A3FF10" w14:textId="77777777" w:rsidR="00EA1D3F" w:rsidRPr="00572049" w:rsidRDefault="00EA1D3F" w:rsidP="0096549F">
                              <w:pPr>
                                <w:jc w:val="center"/>
                                <w:rPr>
                                  <w:b/>
                                </w:rPr>
                              </w:pPr>
                              <w:r>
                                <w:rPr>
                                  <w:b/>
                                </w:rPr>
                                <w:t>OBJ1200</w:t>
                              </w:r>
                            </w:p>
                          </w:txbxContent>
                        </wps:txbx>
                        <wps:bodyPr rot="0" vert="horz" wrap="square" lIns="91440" tIns="45720" rIns="91440" bIns="45720" anchor="ctr" anchorCtr="0" upright="1">
                          <a:noAutofit/>
                        </wps:bodyPr>
                      </wps:wsp>
                      <wps:wsp>
                        <wps:cNvPr id="39963" name="직사각형 290"/>
                        <wps:cNvSpPr>
                          <a:spLocks noChangeArrowheads="1"/>
                        </wps:cNvSpPr>
                        <wps:spPr bwMode="auto">
                          <a:xfrm>
                            <a:off x="11715" y="8572"/>
                            <a:ext cx="10002" cy="3143"/>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01ED43A" w14:textId="77777777" w:rsidR="00EA1D3F" w:rsidRPr="00572049" w:rsidRDefault="00EA1D3F" w:rsidP="0096549F">
                              <w:pPr>
                                <w:jc w:val="center"/>
                                <w:rPr>
                                  <w:b/>
                                </w:rPr>
                              </w:pPr>
                              <w:r>
                                <w:rPr>
                                  <w:b/>
                                </w:rPr>
                                <w:t>OBJ1100</w:t>
                              </w:r>
                            </w:p>
                          </w:txbxContent>
                        </wps:txbx>
                        <wps:bodyPr rot="0" vert="horz" wrap="square" lIns="91440" tIns="45720" rIns="91440" bIns="45720" anchor="ctr" anchorCtr="0" upright="1">
                          <a:noAutofit/>
                        </wps:bodyPr>
                      </wps:wsp>
                      <wps:wsp>
                        <wps:cNvPr id="39996" name="직사각형 291"/>
                        <wps:cNvSpPr>
                          <a:spLocks noChangeArrowheads="1"/>
                        </wps:cNvSpPr>
                        <wps:spPr bwMode="auto">
                          <a:xfrm>
                            <a:off x="11715" y="12858"/>
                            <a:ext cx="10002" cy="3334"/>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63B0BBE" w14:textId="77777777" w:rsidR="00EA1D3F" w:rsidRPr="00572049" w:rsidRDefault="00EA1D3F" w:rsidP="0096549F">
                              <w:pPr>
                                <w:jc w:val="center"/>
                                <w:rPr>
                                  <w:b/>
                                </w:rPr>
                              </w:pPr>
                              <w:r>
                                <w:rPr>
                                  <w:b/>
                                </w:rPr>
                                <w:t>OBJ1110</w:t>
                              </w:r>
                            </w:p>
                          </w:txbxContent>
                        </wps:txbx>
                        <wps:bodyPr rot="0" vert="horz" wrap="square" lIns="91440" tIns="45720" rIns="91440" bIns="45720" anchor="ctr" anchorCtr="0" upright="1">
                          <a:noAutofit/>
                        </wps:bodyPr>
                      </wps:wsp>
                      <wps:wsp>
                        <wps:cNvPr id="39998" name="직사각형 292"/>
                        <wps:cNvSpPr>
                          <a:spLocks noChangeArrowheads="1"/>
                        </wps:cNvSpPr>
                        <wps:spPr bwMode="auto">
                          <a:xfrm>
                            <a:off x="45994" y="1227"/>
                            <a:ext cx="10763" cy="7239"/>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66DDB4A" w14:textId="225026C6" w:rsidR="00EA1D3F" w:rsidRPr="00572049" w:rsidRDefault="00EA1D3F" w:rsidP="0096549F">
                              <w:pPr>
                                <w:jc w:val="center"/>
                                <w:rPr>
                                  <w:b/>
                                </w:rPr>
                              </w:pPr>
                              <w:r>
                                <w:rPr>
                                  <w:b/>
                                </w:rPr>
                                <w:t>OBJ1</w:t>
                              </w:r>
                              <w:ins w:id="3255" w:author="user" w:date="2016-10-14T14:28:00Z">
                                <w:r>
                                  <w:rPr>
                                    <w:rFonts w:hint="eastAsia"/>
                                    <w:b/>
                                  </w:rPr>
                                  <w:t>4</w:t>
                                </w:r>
                              </w:ins>
                              <w:del w:id="3256" w:author="user" w:date="2016-10-14T14:28:00Z">
                                <w:r w:rsidDel="00454570">
                                  <w:rPr>
                                    <w:b/>
                                  </w:rPr>
                                  <w:delText>1</w:delText>
                                </w:r>
                              </w:del>
                              <w:r>
                                <w:rPr>
                                  <w:b/>
                                </w:rPr>
                                <w:t>00</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7E15C0D" id="グループ化 39960" o:spid="_x0000_s1026" style="position:absolute;left:0;text-align:left;margin-left:16.6pt;margin-top:13.45pt;width:444.75pt;height:175.85pt;z-index:251638272;mso-width-relative:margin" coordsize="56757,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">
                <v:rect id="직사각형 288" o:spid="_x0000_s1027" style="position:absolute;top:762;width:10191;height:1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" fillcolor="#4f81bd" stroked="f" strokeweight="2pt">
                  <v:fill opacity="52428f"/>
                  <v:textbox>
                    <w:txbxContent>
                      <w:p w14:paraId="3B951845" w14:textId="77777777" w:rsidR="00EA1D3F" w:rsidRPr="00572049" w:rsidRDefault="00EA1D3F" w:rsidP="0096549F">
                        <w:pPr>
                          <w:jc w:val="center"/>
                          <w:rPr>
                            <w:b/>
                          </w:rPr>
                        </w:pPr>
                        <w:r>
                          <w:rPr>
                            <w:b/>
                          </w:rPr>
                          <w:t xml:space="preserve">OBJ1000 </w:t>
                        </w:r>
                      </w:p>
                    </w:txbxContent>
                  </v:textbox>
                </v:rect>
                <v:rect id="직사각형 289" o:spid="_x0000_s1028" style="position:absolute;left:23241;width:8858;height:2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" fillcolor="#4f81bd" stroked="f" strokeweight="2pt">
                  <v:fill opacity="52428f"/>
                  <v:textbox>
                    <w:txbxContent>
                      <w:p w14:paraId="23A3FF10" w14:textId="77777777" w:rsidR="00EA1D3F" w:rsidRPr="00572049" w:rsidRDefault="00EA1D3F" w:rsidP="0096549F">
                        <w:pPr>
                          <w:jc w:val="center"/>
                          <w:rPr>
                            <w:b/>
                          </w:rPr>
                        </w:pPr>
                        <w:r>
                          <w:rPr>
                            <w:b/>
                          </w:rPr>
                          <w:t>OBJ1200</w:t>
                        </w:r>
                      </w:p>
                    </w:txbxContent>
                  </v:textbox>
                </v:rect>
                <v:rect id="직사각형 290" o:spid="_x0000_s1029" style="position:absolute;left:11715;top:8572;width:1000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" fillcolor="#4f81bd" stroked="f" strokeweight="2pt">
                  <v:fill opacity="52428f"/>
                  <v:textbox>
                    <w:txbxContent>
                      <w:p w14:paraId="001ED43A" w14:textId="77777777" w:rsidR="00EA1D3F" w:rsidRPr="00572049" w:rsidRDefault="00EA1D3F" w:rsidP="0096549F">
                        <w:pPr>
                          <w:jc w:val="center"/>
                          <w:rPr>
                            <w:b/>
                          </w:rPr>
                        </w:pPr>
                        <w:r>
                          <w:rPr>
                            <w:b/>
                          </w:rPr>
                          <w:t>OBJ1100</w:t>
                        </w:r>
                      </w:p>
                    </w:txbxContent>
                  </v:textbox>
                </v:rect>
                <v:rect id="직사각형 291" o:spid="_x0000_s1030" style="position:absolute;left:11715;top:12858;width:1000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" fillcolor="#4f81bd" stroked="f" strokeweight="2pt">
                  <v:fill opacity="52428f"/>
                  <v:textbox>
                    <w:txbxContent>
                      <w:p w14:paraId="263B0BBE" w14:textId="77777777" w:rsidR="00EA1D3F" w:rsidRPr="00572049" w:rsidRDefault="00EA1D3F" w:rsidP="0096549F">
                        <w:pPr>
                          <w:jc w:val="center"/>
                          <w:rPr>
                            <w:b/>
                          </w:rPr>
                        </w:pPr>
                        <w:r>
                          <w:rPr>
                            <w:b/>
                          </w:rPr>
                          <w:t>OBJ1110</w:t>
                        </w:r>
                      </w:p>
                    </w:txbxContent>
                  </v:textbox>
                </v:rect>
                <v:rect id="직사각형 292" o:spid="_x0000_s1031" style="position:absolute;left:45994;top:1227;width:1076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" fillcolor="#4f81bd" stroked="f" strokeweight="2pt">
                  <v:fill opacity="52428f"/>
                  <v:textbox>
                    <w:txbxContent>
                      <w:p w14:paraId="666DDB4A" w14:textId="225026C6" w:rsidR="00EA1D3F" w:rsidRPr="00572049" w:rsidRDefault="00EA1D3F" w:rsidP="0096549F">
                        <w:pPr>
                          <w:jc w:val="center"/>
                          <w:rPr>
                            <w:b/>
                          </w:rPr>
                        </w:pPr>
                        <w:r>
                          <w:rPr>
                            <w:b/>
                          </w:rPr>
                          <w:t>OBJ1</w:t>
                        </w:r>
                        <w:ins w:id="3257" w:author="user" w:date="2016-10-14T14:28:00Z">
                          <w:r>
                            <w:rPr>
                              <w:rFonts w:hint="eastAsia"/>
                              <w:b/>
                            </w:rPr>
                            <w:t>4</w:t>
                          </w:r>
                        </w:ins>
                        <w:del w:id="3258" w:author="user" w:date="2016-10-14T14:28:00Z">
                          <w:r w:rsidDel="00454570">
                            <w:rPr>
                              <w:b/>
                            </w:rPr>
                            <w:delText>1</w:delText>
                          </w:r>
                        </w:del>
                        <w:r>
                          <w:rPr>
                            <w:b/>
                          </w:rPr>
                          <w:t>00</w:t>
                        </w:r>
                      </w:p>
                    </w:txbxContent>
                  </v:textbox>
                </v:rect>
              </v:group>
            </w:pict>
          </mc:Fallback>
        </mc:AlternateContent>
      </w:r>
      <w:r w:rsidRPr="0073721B">
        <w:rPr>
          <w:lang w:eastAsia="ja-JP"/>
        </w:rPr>
        <w:drawing>
          <wp:inline distT="0" distB="0" distL="0" distR="0" wp14:anchorId="2D2EAC40" wp14:editId="7292EC7D">
            <wp:extent cx="5731510" cy="2797173"/>
            <wp:effectExtent l="19050" t="19050" r="21590" b="22860"/>
            <wp:docPr id="39946"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731510" cy="2797173"/>
                    </a:xfrm>
                    <a:prstGeom prst="rect">
                      <a:avLst/>
                    </a:prstGeom>
                    <a:ln>
                      <a:solidFill>
                        <a:schemeClr val="tx1"/>
                      </a:solidFill>
                    </a:ln>
                  </pic:spPr>
                </pic:pic>
              </a:graphicData>
            </a:graphic>
          </wp:inline>
        </w:drawing>
      </w:r>
    </w:p>
    <w:p w14:paraId="2F6F8F45" w14:textId="30D1EC12" w:rsidR="0096549F" w:rsidRPr="00ED175E" w:rsidRDefault="000962EA">
      <w:pPr>
        <w:pStyle w:val="af6"/>
        <w:autoSpaceDE w:val="0"/>
        <w:autoSpaceDN w:val="0"/>
        <w:pPrChange w:id="3259" w:author="Seongeun Woo" w:date="2016-10-13T18:44:00Z">
          <w:pPr>
            <w:pStyle w:val="af6"/>
          </w:pPr>
        </w:pPrChange>
      </w:pPr>
      <w:bookmarkStart w:id="3260" w:name="_Toc465024687"/>
      <w:r w:rsidRPr="00ED175E">
        <w:t>[</w:t>
      </w:r>
      <w:ins w:id="3261" w:author="哲均 宋" w:date="2019-08-15T16:02:00Z">
        <w:r w:rsidR="003B457B">
          <w:rPr>
            <w:rFonts w:hint="eastAsia"/>
          </w:rPr>
          <w:t>I</w:t>
        </w:r>
        <w:r w:rsidR="003B457B">
          <w:t>mage</w:t>
        </w:r>
      </w:ins>
      <w:del w:id="3262" w:author="哲均 宋" w:date="2019-08-15T16:02:00Z">
        <w:r w:rsidRPr="00ED175E" w:rsidDel="003B457B">
          <w:rPr>
            <w:rFonts w:hint="eastAsia"/>
          </w:rPr>
          <w:delText>図</w:delText>
        </w:r>
      </w:del>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1</w:t>
      </w:r>
      <w:r w:rsidRPr="0073721B">
        <w:fldChar w:fldCharType="end"/>
      </w:r>
      <w:ins w:id="3263" w:author="InnoRules" w:date="2016-09-30T13:18:00Z">
        <w:r w:rsidR="00A440A6">
          <w:rPr>
            <w:rFonts w:hint="eastAsia"/>
          </w:rPr>
          <w:t xml:space="preserve"> </w:t>
        </w:r>
      </w:ins>
      <w:ins w:id="3264" w:author="哲均 宋" w:date="2019-08-15T16:03:00Z">
        <w:r w:rsidR="003B457B">
          <w:t>Type and Attribute Area Table</w:t>
        </w:r>
      </w:ins>
      <w:del w:id="3265" w:author="哲均 宋" w:date="2019-08-15T16:03:00Z">
        <w:r w:rsidR="000812B6" w:rsidRPr="00ED175E" w:rsidDel="003B457B">
          <w:delText xml:space="preserve"> </w:delText>
        </w:r>
        <w:r w:rsidRPr="00ED175E" w:rsidDel="003B457B">
          <w:rPr>
            <w:rFonts w:hint="eastAsia"/>
          </w:rPr>
          <w:delText>管理類型および標準項目関連領域テーブル</w:delText>
        </w:r>
      </w:del>
      <w:r w:rsidRPr="00ED175E">
        <w:t>]</w:t>
      </w:r>
      <w:bookmarkEnd w:id="3260"/>
    </w:p>
    <w:p w14:paraId="4D90EC74" w14:textId="77777777" w:rsidR="0096549F" w:rsidRPr="00ED175E" w:rsidRDefault="0096549F">
      <w:pPr>
        <w:tabs>
          <w:tab w:val="left" w:pos="562"/>
        </w:tabs>
        <w:autoSpaceDE w:val="0"/>
        <w:autoSpaceDN w:val="0"/>
        <w:rPr>
          <w:rFonts w:eastAsiaTheme="minorEastAsia"/>
        </w:rPr>
        <w:pPrChange w:id="3266" w:author="Seongeun Woo" w:date="2016-10-13T18:44:00Z">
          <w:pPr>
            <w:tabs>
              <w:tab w:val="left" w:pos="562"/>
            </w:tabs>
          </w:pPr>
        </w:pPrChange>
      </w:pPr>
    </w:p>
    <w:p w14:paraId="4BCC094A" w14:textId="77777777" w:rsidR="0096549F" w:rsidRPr="00ED175E" w:rsidRDefault="0096549F">
      <w:pPr>
        <w:tabs>
          <w:tab w:val="left" w:pos="562"/>
        </w:tabs>
        <w:autoSpaceDE w:val="0"/>
        <w:autoSpaceDN w:val="0"/>
        <w:rPr>
          <w:rFonts w:eastAsiaTheme="minorEastAsia"/>
        </w:rPr>
        <w:pPrChange w:id="3267" w:author="Seongeun Woo" w:date="2016-10-13T18:44:00Z">
          <w:pPr>
            <w:tabs>
              <w:tab w:val="left" w:pos="562"/>
            </w:tabs>
          </w:pPr>
        </w:pPrChange>
      </w:pPr>
    </w:p>
    <w:p w14:paraId="6D8D2BFB" w14:textId="77777777" w:rsidR="0096549F" w:rsidRPr="00ED175E" w:rsidRDefault="0096549F">
      <w:pPr>
        <w:tabs>
          <w:tab w:val="left" w:pos="562"/>
        </w:tabs>
        <w:autoSpaceDE w:val="0"/>
        <w:autoSpaceDN w:val="0"/>
        <w:rPr>
          <w:rFonts w:eastAsiaTheme="minorEastAsia"/>
        </w:rPr>
        <w:pPrChange w:id="3268" w:author="Seongeun Woo" w:date="2016-10-13T18:44:00Z">
          <w:pPr>
            <w:tabs>
              <w:tab w:val="left" w:pos="562"/>
            </w:tabs>
          </w:pPr>
        </w:pPrChange>
      </w:pPr>
    </w:p>
    <w:p w14:paraId="5BDD1CB1" w14:textId="77777777" w:rsidR="0096549F" w:rsidRPr="00ED175E" w:rsidRDefault="0096549F">
      <w:pPr>
        <w:tabs>
          <w:tab w:val="left" w:pos="562"/>
        </w:tabs>
        <w:autoSpaceDE w:val="0"/>
        <w:autoSpaceDN w:val="0"/>
        <w:rPr>
          <w:rFonts w:eastAsiaTheme="minorEastAsia"/>
        </w:rPr>
        <w:pPrChange w:id="3269" w:author="Seongeun Woo" w:date="2016-10-13T18:44:00Z">
          <w:pPr>
            <w:tabs>
              <w:tab w:val="left" w:pos="562"/>
            </w:tabs>
          </w:pPr>
        </w:pPrChange>
      </w:pPr>
    </w:p>
    <w:p w14:paraId="4CA28A57" w14:textId="77777777" w:rsidR="0096549F" w:rsidRPr="00ED175E" w:rsidRDefault="0096549F">
      <w:pPr>
        <w:tabs>
          <w:tab w:val="left" w:pos="562"/>
        </w:tabs>
        <w:autoSpaceDE w:val="0"/>
        <w:autoSpaceDN w:val="0"/>
        <w:rPr>
          <w:rFonts w:eastAsiaTheme="minorEastAsia"/>
        </w:rPr>
        <w:pPrChange w:id="3270" w:author="Seongeun Woo" w:date="2016-10-13T18:44:00Z">
          <w:pPr>
            <w:tabs>
              <w:tab w:val="left" w:pos="562"/>
            </w:tabs>
          </w:pPr>
        </w:pPrChange>
      </w:pPr>
    </w:p>
    <w:p w14:paraId="12A215DB" w14:textId="77777777" w:rsidR="0096549F" w:rsidRPr="00ED175E" w:rsidRDefault="0096549F">
      <w:pPr>
        <w:tabs>
          <w:tab w:val="left" w:pos="562"/>
        </w:tabs>
        <w:autoSpaceDE w:val="0"/>
        <w:autoSpaceDN w:val="0"/>
        <w:rPr>
          <w:rFonts w:eastAsiaTheme="minorEastAsia"/>
        </w:rPr>
        <w:pPrChange w:id="3271" w:author="Seongeun Woo" w:date="2016-10-13T18:44:00Z">
          <w:pPr>
            <w:tabs>
              <w:tab w:val="left" w:pos="562"/>
            </w:tabs>
          </w:pPr>
        </w:pPrChange>
      </w:pPr>
    </w:p>
    <w:p w14:paraId="6F2D3BC3" w14:textId="77777777" w:rsidR="0096549F" w:rsidRPr="00ED175E" w:rsidRDefault="0096549F">
      <w:pPr>
        <w:tabs>
          <w:tab w:val="left" w:pos="562"/>
        </w:tabs>
        <w:autoSpaceDE w:val="0"/>
        <w:autoSpaceDN w:val="0"/>
        <w:rPr>
          <w:rFonts w:eastAsiaTheme="minorEastAsia"/>
        </w:rPr>
        <w:pPrChange w:id="3272" w:author="Seongeun Woo" w:date="2016-10-13T18:44:00Z">
          <w:pPr>
            <w:tabs>
              <w:tab w:val="left" w:pos="562"/>
            </w:tabs>
          </w:pPr>
        </w:pPrChange>
      </w:pPr>
    </w:p>
    <w:p w14:paraId="44FB5798" w14:textId="77777777" w:rsidR="0096549F" w:rsidRPr="00ED175E" w:rsidRDefault="0096549F">
      <w:pPr>
        <w:tabs>
          <w:tab w:val="left" w:pos="562"/>
        </w:tabs>
        <w:autoSpaceDE w:val="0"/>
        <w:autoSpaceDN w:val="0"/>
        <w:rPr>
          <w:rFonts w:eastAsia="Malgun Gothic"/>
        </w:rPr>
        <w:pPrChange w:id="3273" w:author="Seongeun Woo" w:date="2016-10-13T18:44:00Z">
          <w:pPr>
            <w:tabs>
              <w:tab w:val="left" w:pos="562"/>
            </w:tabs>
          </w:pPr>
        </w:pPrChange>
      </w:pPr>
    </w:p>
    <w:p w14:paraId="795C35C3" w14:textId="77777777" w:rsidR="0096549F" w:rsidRPr="00ED175E" w:rsidRDefault="0096549F">
      <w:pPr>
        <w:tabs>
          <w:tab w:val="left" w:pos="562"/>
        </w:tabs>
        <w:autoSpaceDE w:val="0"/>
        <w:autoSpaceDN w:val="0"/>
        <w:rPr>
          <w:rFonts w:eastAsia="Malgun Gothic"/>
        </w:rPr>
        <w:pPrChange w:id="3274" w:author="Seongeun Woo" w:date="2016-10-13T18:44:00Z">
          <w:pPr>
            <w:tabs>
              <w:tab w:val="left" w:pos="562"/>
            </w:tabs>
          </w:pPr>
        </w:pPrChange>
      </w:pPr>
    </w:p>
    <w:p w14:paraId="618767FC" w14:textId="77777777" w:rsidR="0096549F" w:rsidRPr="00ED175E" w:rsidRDefault="0096549F">
      <w:pPr>
        <w:tabs>
          <w:tab w:val="left" w:pos="562"/>
        </w:tabs>
        <w:autoSpaceDE w:val="0"/>
        <w:autoSpaceDN w:val="0"/>
        <w:rPr>
          <w:rFonts w:eastAsiaTheme="minorEastAsia"/>
        </w:rPr>
        <w:pPrChange w:id="3275" w:author="Seongeun Woo" w:date="2016-10-13T18:44:00Z">
          <w:pPr>
            <w:tabs>
              <w:tab w:val="left" w:pos="562"/>
            </w:tabs>
          </w:pPr>
        </w:pPrChange>
      </w:pPr>
    </w:p>
    <w:p w14:paraId="774E41EB" w14:textId="77777777" w:rsidR="0096549F" w:rsidRPr="00ED175E" w:rsidRDefault="0096549F">
      <w:pPr>
        <w:tabs>
          <w:tab w:val="left" w:pos="562"/>
        </w:tabs>
        <w:autoSpaceDE w:val="0"/>
        <w:autoSpaceDN w:val="0"/>
        <w:rPr>
          <w:rFonts w:eastAsiaTheme="minorEastAsia"/>
        </w:rPr>
        <w:pPrChange w:id="3276" w:author="Seongeun Woo" w:date="2016-10-13T18:44:00Z">
          <w:pPr>
            <w:tabs>
              <w:tab w:val="left" w:pos="562"/>
            </w:tabs>
          </w:pPr>
        </w:pPrChange>
      </w:pPr>
    </w:p>
    <w:p w14:paraId="1043C691" w14:textId="77777777" w:rsidR="0096549F" w:rsidRPr="00ED175E" w:rsidRDefault="0096549F">
      <w:pPr>
        <w:tabs>
          <w:tab w:val="left" w:pos="562"/>
        </w:tabs>
        <w:autoSpaceDE w:val="0"/>
        <w:autoSpaceDN w:val="0"/>
        <w:rPr>
          <w:rFonts w:eastAsiaTheme="minorEastAsia"/>
        </w:rPr>
        <w:pPrChange w:id="3277" w:author="Seongeun Woo" w:date="2016-10-13T18:44:00Z">
          <w:pPr>
            <w:tabs>
              <w:tab w:val="left" w:pos="562"/>
            </w:tabs>
          </w:pPr>
        </w:pPrChange>
      </w:pPr>
    </w:p>
    <w:p w14:paraId="13255543" w14:textId="77777777" w:rsidR="0096549F" w:rsidRPr="00ED175E" w:rsidRDefault="0096549F">
      <w:pPr>
        <w:tabs>
          <w:tab w:val="left" w:pos="562"/>
        </w:tabs>
        <w:autoSpaceDE w:val="0"/>
        <w:autoSpaceDN w:val="0"/>
        <w:rPr>
          <w:rFonts w:eastAsiaTheme="minorEastAsia"/>
        </w:rPr>
        <w:pPrChange w:id="3278" w:author="Seongeun Woo" w:date="2016-10-13T18:44:00Z">
          <w:pPr>
            <w:tabs>
              <w:tab w:val="left" w:pos="562"/>
            </w:tabs>
          </w:pPr>
        </w:pPrChange>
      </w:pPr>
    </w:p>
    <w:p w14:paraId="1A44A1BE" w14:textId="77777777" w:rsidR="0096549F" w:rsidRPr="00ED175E" w:rsidRDefault="0096549F">
      <w:pPr>
        <w:tabs>
          <w:tab w:val="left" w:pos="562"/>
        </w:tabs>
        <w:autoSpaceDE w:val="0"/>
        <w:autoSpaceDN w:val="0"/>
        <w:rPr>
          <w:rFonts w:eastAsiaTheme="minorEastAsia"/>
        </w:rPr>
        <w:pPrChange w:id="3279" w:author="Seongeun Woo" w:date="2016-10-13T18:44:00Z">
          <w:pPr>
            <w:tabs>
              <w:tab w:val="left" w:pos="562"/>
            </w:tabs>
          </w:pPr>
        </w:pPrChange>
      </w:pPr>
    </w:p>
    <w:p w14:paraId="55FDA48E" w14:textId="77777777" w:rsidR="0096549F" w:rsidRPr="00ED175E" w:rsidRDefault="0096549F">
      <w:pPr>
        <w:tabs>
          <w:tab w:val="left" w:pos="562"/>
        </w:tabs>
        <w:autoSpaceDE w:val="0"/>
        <w:autoSpaceDN w:val="0"/>
        <w:rPr>
          <w:rFonts w:eastAsiaTheme="minorEastAsia"/>
        </w:rPr>
        <w:pPrChange w:id="3280" w:author="Seongeun Woo" w:date="2016-10-13T18:44:00Z">
          <w:pPr>
            <w:tabs>
              <w:tab w:val="left" w:pos="562"/>
            </w:tabs>
          </w:pPr>
        </w:pPrChange>
      </w:pPr>
    </w:p>
    <w:p w14:paraId="7E9EADB4" w14:textId="77777777" w:rsidR="0096549F" w:rsidRPr="00ED175E" w:rsidRDefault="0096549F">
      <w:pPr>
        <w:tabs>
          <w:tab w:val="left" w:pos="562"/>
        </w:tabs>
        <w:autoSpaceDE w:val="0"/>
        <w:autoSpaceDN w:val="0"/>
        <w:rPr>
          <w:rFonts w:eastAsiaTheme="minorEastAsia"/>
        </w:rPr>
        <w:pPrChange w:id="3281" w:author="Seongeun Woo" w:date="2016-10-13T18:44:00Z">
          <w:pPr>
            <w:tabs>
              <w:tab w:val="left" w:pos="562"/>
            </w:tabs>
          </w:pPr>
        </w:pPrChange>
      </w:pPr>
    </w:p>
    <w:p w14:paraId="287AD598" w14:textId="77777777" w:rsidR="0096549F" w:rsidRPr="00ED175E" w:rsidRDefault="0096549F">
      <w:pPr>
        <w:tabs>
          <w:tab w:val="left" w:pos="562"/>
        </w:tabs>
        <w:autoSpaceDE w:val="0"/>
        <w:autoSpaceDN w:val="0"/>
        <w:rPr>
          <w:rFonts w:eastAsiaTheme="minorEastAsia"/>
        </w:rPr>
        <w:pPrChange w:id="3282" w:author="Seongeun Woo" w:date="2016-10-13T18:44:00Z">
          <w:pPr>
            <w:tabs>
              <w:tab w:val="left" w:pos="562"/>
            </w:tabs>
          </w:pPr>
        </w:pPrChange>
      </w:pPr>
    </w:p>
    <w:p w14:paraId="0B60DDCC" w14:textId="77777777" w:rsidR="0096549F" w:rsidRPr="00ED175E" w:rsidRDefault="0096549F">
      <w:pPr>
        <w:tabs>
          <w:tab w:val="left" w:pos="562"/>
        </w:tabs>
        <w:autoSpaceDE w:val="0"/>
        <w:autoSpaceDN w:val="0"/>
        <w:rPr>
          <w:rFonts w:eastAsiaTheme="minorEastAsia"/>
        </w:rPr>
        <w:pPrChange w:id="3283" w:author="Seongeun Woo" w:date="2016-10-13T18:44:00Z">
          <w:pPr>
            <w:tabs>
              <w:tab w:val="left" w:pos="562"/>
            </w:tabs>
          </w:pPr>
        </w:pPrChange>
      </w:pPr>
    </w:p>
    <w:p w14:paraId="1E2989B8" w14:textId="77777777" w:rsidR="0096549F" w:rsidRPr="00ED175E" w:rsidRDefault="0096549F">
      <w:pPr>
        <w:tabs>
          <w:tab w:val="left" w:pos="562"/>
        </w:tabs>
        <w:autoSpaceDE w:val="0"/>
        <w:autoSpaceDN w:val="0"/>
        <w:rPr>
          <w:rFonts w:eastAsiaTheme="minorEastAsia"/>
        </w:rPr>
        <w:pPrChange w:id="3284" w:author="Seongeun Woo" w:date="2016-10-13T18:44:00Z">
          <w:pPr>
            <w:tabs>
              <w:tab w:val="left" w:pos="562"/>
            </w:tabs>
          </w:pPr>
        </w:pPrChange>
      </w:pPr>
    </w:p>
    <w:p w14:paraId="3A950A92" w14:textId="77777777" w:rsidR="0096549F" w:rsidRPr="00ED175E" w:rsidRDefault="0096549F">
      <w:pPr>
        <w:tabs>
          <w:tab w:val="left" w:pos="562"/>
        </w:tabs>
        <w:autoSpaceDE w:val="0"/>
        <w:autoSpaceDN w:val="0"/>
        <w:rPr>
          <w:rFonts w:eastAsiaTheme="minorEastAsia"/>
        </w:rPr>
        <w:pPrChange w:id="3285" w:author="Seongeun Woo" w:date="2016-10-13T18:44:00Z">
          <w:pPr>
            <w:tabs>
              <w:tab w:val="left" w:pos="562"/>
            </w:tabs>
          </w:pPr>
        </w:pPrChange>
      </w:pPr>
    </w:p>
    <w:p w14:paraId="02C35BC2" w14:textId="77777777" w:rsidR="0096549F" w:rsidRPr="00ED175E" w:rsidRDefault="0096549F">
      <w:pPr>
        <w:tabs>
          <w:tab w:val="left" w:pos="562"/>
        </w:tabs>
        <w:autoSpaceDE w:val="0"/>
        <w:autoSpaceDN w:val="0"/>
        <w:rPr>
          <w:rFonts w:eastAsiaTheme="minorEastAsia"/>
        </w:rPr>
        <w:pPrChange w:id="3286" w:author="Seongeun Woo" w:date="2016-10-13T18:44:00Z">
          <w:pPr>
            <w:tabs>
              <w:tab w:val="left" w:pos="562"/>
            </w:tabs>
          </w:pPr>
        </w:pPrChange>
      </w:pPr>
    </w:p>
    <w:p w14:paraId="1BA3D75A" w14:textId="77777777" w:rsidR="0096549F" w:rsidRPr="00ED175E" w:rsidRDefault="0096549F">
      <w:pPr>
        <w:tabs>
          <w:tab w:val="left" w:pos="562"/>
        </w:tabs>
        <w:autoSpaceDE w:val="0"/>
        <w:autoSpaceDN w:val="0"/>
        <w:rPr>
          <w:rFonts w:eastAsiaTheme="minorEastAsia"/>
        </w:rPr>
        <w:pPrChange w:id="3287" w:author="Seongeun Woo" w:date="2016-10-13T18:44:00Z">
          <w:pPr>
            <w:tabs>
              <w:tab w:val="left" w:pos="562"/>
            </w:tabs>
          </w:pPr>
        </w:pPrChange>
      </w:pPr>
    </w:p>
    <w:p w14:paraId="7789622C" w14:textId="241C0F42" w:rsidR="0096549F" w:rsidRPr="00ED175E" w:rsidDel="00EE7C0C" w:rsidRDefault="0096549F">
      <w:pPr>
        <w:tabs>
          <w:tab w:val="left" w:pos="562"/>
        </w:tabs>
        <w:autoSpaceDE w:val="0"/>
        <w:autoSpaceDN w:val="0"/>
        <w:rPr>
          <w:del w:id="3288" w:author="InnoRules" w:date="2016-10-11T09:47:00Z"/>
          <w:rFonts w:eastAsiaTheme="minorEastAsia"/>
        </w:rPr>
        <w:pPrChange w:id="3289" w:author="Seongeun Woo" w:date="2016-10-13T18:44:00Z">
          <w:pPr>
            <w:tabs>
              <w:tab w:val="left" w:pos="562"/>
            </w:tabs>
          </w:pPr>
        </w:pPrChange>
      </w:pPr>
      <w:bookmarkStart w:id="3290" w:name="_Toc463944369"/>
      <w:bookmarkStart w:id="3291" w:name="_Toc464215008"/>
      <w:bookmarkStart w:id="3292" w:name="_Toc464215498"/>
      <w:bookmarkStart w:id="3293" w:name="_Toc464221741"/>
      <w:bookmarkStart w:id="3294" w:name="_Toc464227459"/>
      <w:bookmarkStart w:id="3295" w:name="_Toc464747693"/>
      <w:bookmarkStart w:id="3296" w:name="_Toc465010216"/>
      <w:bookmarkStart w:id="3297" w:name="_Toc465024620"/>
      <w:bookmarkStart w:id="3298" w:name="_Toc17110283"/>
      <w:bookmarkStart w:id="3299" w:name="_Toc17110466"/>
      <w:bookmarkStart w:id="3300" w:name="_Toc17110680"/>
      <w:bookmarkStart w:id="3301" w:name="_Toc17110773"/>
      <w:bookmarkStart w:id="3302" w:name="_Toc17110867"/>
      <w:bookmarkStart w:id="3303" w:name="_Toc17110961"/>
      <w:bookmarkStart w:id="3304" w:name="_Toc17111056"/>
      <w:bookmarkStart w:id="3305" w:name="_Toc17111151"/>
      <w:bookmarkStart w:id="3306" w:name="_Toc17111248"/>
      <w:bookmarkStart w:id="3307" w:name="_Toc17111347"/>
      <w:bookmarkStart w:id="3308" w:name="_Toc17111441"/>
      <w:bookmarkStart w:id="3309" w:name="_Toc17111536"/>
      <w:bookmarkStart w:id="3310" w:name="_Toc17111726"/>
      <w:bookmarkStart w:id="3311" w:name="_Toc17111821"/>
      <w:bookmarkStart w:id="3312" w:name="_Toc17111915"/>
      <w:bookmarkStart w:id="3313" w:name="_Toc17112008"/>
      <w:bookmarkStart w:id="3314" w:name="_Toc1711209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p>
    <w:p w14:paraId="7792B605" w14:textId="77777777" w:rsidR="0096549F" w:rsidRPr="00ED175E" w:rsidRDefault="0096549F">
      <w:pPr>
        <w:pStyle w:val="20"/>
        <w:wordWrap/>
        <w:pPrChange w:id="3315" w:author="Seongeun Woo" w:date="2016-10-13T18:44:00Z">
          <w:pPr>
            <w:pStyle w:val="20"/>
          </w:pPr>
        </w:pPrChange>
      </w:pPr>
      <w:bookmarkStart w:id="3316" w:name="_Toc434858352"/>
      <w:bookmarkStart w:id="3317" w:name="_Toc445716739"/>
      <w:bookmarkStart w:id="3318" w:name="_Toc17112100"/>
      <w:r w:rsidRPr="00ED175E">
        <w:t>OBJ1000</w:t>
      </w:r>
      <w:bookmarkEnd w:id="3316"/>
      <w:bookmarkEnd w:id="3317"/>
      <w:bookmarkEnd w:id="3318"/>
    </w:p>
    <w:p w14:paraId="525DC930" w14:textId="08196B8A" w:rsidR="0096549F" w:rsidRPr="00ED175E" w:rsidRDefault="0096549F">
      <w:pPr>
        <w:autoSpaceDE w:val="0"/>
        <w:autoSpaceDN w:val="0"/>
        <w:jc w:val="left"/>
        <w:pPrChange w:id="3319" w:author="Seongeun Woo" w:date="2016-10-13T18:44:00Z">
          <w:pPr/>
        </w:pPrChange>
      </w:pPr>
      <w:del w:id="3320" w:author="哲均 宋" w:date="2019-08-15T16:04:00Z">
        <w:r w:rsidRPr="00ED175E" w:rsidDel="003B457B">
          <w:delText>InnoProduct</w:delText>
        </w:r>
        <w:r w:rsidRPr="00ED175E" w:rsidDel="003B457B">
          <w:rPr>
            <w:rFonts w:hint="eastAsia"/>
          </w:rPr>
          <w:delText>で管理する類型が</w:delText>
        </w:r>
      </w:del>
      <w:ins w:id="3321" w:author="Seongeun Woo" w:date="2016-07-06T14:27:00Z">
        <w:del w:id="3322" w:author="哲均 宋" w:date="2019-08-15T16:04:00Z">
          <w:r w:rsidR="00986B4E" w:rsidRPr="00ED175E" w:rsidDel="003B457B">
            <w:rPr>
              <w:rFonts w:hint="eastAsia"/>
            </w:rPr>
            <w:delText>を</w:delText>
          </w:r>
        </w:del>
      </w:ins>
      <w:del w:id="3323" w:author="哲均 宋" w:date="2019-08-15T16:04:00Z">
        <w:r w:rsidRPr="00ED175E" w:rsidDel="003B457B">
          <w:rPr>
            <w:rFonts w:hint="eastAsia"/>
          </w:rPr>
          <w:delText>保存される</w:delText>
        </w:r>
      </w:del>
      <w:ins w:id="3324" w:author="Seongeun Woo" w:date="2016-07-06T14:27:00Z">
        <w:del w:id="3325" w:author="哲均 宋" w:date="2019-08-15T16:04:00Z">
          <w:r w:rsidR="00986B4E" w:rsidRPr="00ED175E" w:rsidDel="003B457B">
            <w:rPr>
              <w:rFonts w:hint="eastAsia"/>
            </w:rPr>
            <w:delText>する</w:delText>
          </w:r>
        </w:del>
      </w:ins>
      <w:del w:id="3326" w:author="哲均 宋" w:date="2019-08-15T16:04:00Z">
        <w:r w:rsidRPr="00ED175E" w:rsidDel="003B457B">
          <w:rPr>
            <w:rFonts w:hint="eastAsia"/>
          </w:rPr>
          <w:delText>テーブルである。</w:delText>
        </w:r>
      </w:del>
      <w:ins w:id="3327" w:author="哲均 宋" w:date="2019-08-15T16:04:00Z">
        <w:r w:rsidR="003B457B" w:rsidRPr="003B457B">
          <w:t xml:space="preserve">This table stores the types managed by </w:t>
        </w:r>
        <w:proofErr w:type="spellStart"/>
        <w:r w:rsidR="003B457B" w:rsidRPr="003B457B">
          <w:t>InnoProduct</w:t>
        </w:r>
        <w:proofErr w:type="spellEnd"/>
        <w:r w:rsidR="003B457B" w:rsidRPr="003B457B">
          <w:t>.</w:t>
        </w:r>
      </w:ins>
    </w:p>
    <w:p w14:paraId="72FC1B83" w14:textId="77777777" w:rsidR="0096549F" w:rsidRPr="00ED175E" w:rsidRDefault="0096549F">
      <w:pPr>
        <w:pStyle w:val="-00"/>
        <w:wordWrap/>
        <w:rPr>
          <w:lang w:eastAsia="ja-JP"/>
        </w:rPr>
        <w:pPrChange w:id="3328" w:author="Seongeun Woo" w:date="2016-10-13T18:44:00Z">
          <w:pPr>
            <w:pStyle w:val="-00"/>
          </w:pPr>
        </w:pPrChange>
      </w:pPr>
    </w:p>
    <w:p w14:paraId="3BA768A2" w14:textId="75F893D1" w:rsidR="0019306E" w:rsidRPr="00ED175E" w:rsidRDefault="0019306E">
      <w:pPr>
        <w:pStyle w:val="af6"/>
        <w:keepNext/>
        <w:autoSpaceDE w:val="0"/>
        <w:autoSpaceDN w:val="0"/>
        <w:pPrChange w:id="3329" w:author="Seongeun Woo" w:date="2016-10-13T18:44:00Z">
          <w:pPr>
            <w:pStyle w:val="af6"/>
            <w:keepNext/>
          </w:pPr>
        </w:pPrChange>
      </w:pPr>
      <w:r w:rsidRPr="00ED175E">
        <w:t xml:space="preserve"> [</w:t>
      </w:r>
      <w:ins w:id="3330" w:author="哲均 宋" w:date="2019-08-15T16:04:00Z">
        <w:r w:rsidR="003B457B">
          <w:rPr>
            <w:rFonts w:hint="eastAsia"/>
          </w:rPr>
          <w:t>T</w:t>
        </w:r>
        <w:r w:rsidR="003B457B">
          <w:t>able</w:t>
        </w:r>
      </w:ins>
      <w:del w:id="3331" w:author="哲均 宋" w:date="2019-08-15T16:04:00Z">
        <w:r w:rsidRPr="00ED175E" w:rsidDel="003B457B">
          <w:rPr>
            <w:rFonts w:hint="eastAsia"/>
          </w:rPr>
          <w:delText>表</w:delText>
        </w:r>
      </w:del>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w:t>
      </w:r>
      <w:r w:rsidRPr="0073721B">
        <w:fldChar w:fldCharType="end"/>
      </w:r>
      <w:r w:rsidRPr="00ED175E">
        <w:t xml:space="preserve"> </w:t>
      </w:r>
      <w:del w:id="3332" w:author="哲均 宋" w:date="2019-08-15T16:04:00Z">
        <w:r w:rsidRPr="00ED175E" w:rsidDel="003B457B">
          <w:rPr>
            <w:rFonts w:hint="eastAsia"/>
          </w:rPr>
          <w:delText>主要カラム</w:delText>
        </w:r>
      </w:del>
      <w:ins w:id="3333" w:author="哲均 宋" w:date="2019-08-15T16:04:00Z">
        <w:r w:rsidR="003B457B">
          <w:rPr>
            <w:rFonts w:hint="eastAsia"/>
          </w:rPr>
          <w:t>M</w:t>
        </w:r>
        <w:r w:rsidR="003B457B">
          <w:t>ain Column</w:t>
        </w:r>
      </w:ins>
      <w:r w:rsidRPr="00ED175E">
        <w:t>]</w:t>
      </w:r>
    </w:p>
    <w:tbl>
      <w:tblPr>
        <w:tblStyle w:val="af5"/>
        <w:tblW w:w="9498" w:type="dxa"/>
        <w:tblInd w:w="108" w:type="dxa"/>
        <w:tblLook w:val="04A0" w:firstRow="1" w:lastRow="0" w:firstColumn="1" w:lastColumn="0" w:noHBand="0" w:noVBand="1"/>
      </w:tblPr>
      <w:tblGrid>
        <w:gridCol w:w="1701"/>
        <w:gridCol w:w="4340"/>
        <w:gridCol w:w="3457"/>
        <w:tblGridChange w:id="3334">
          <w:tblGrid>
            <w:gridCol w:w="1701"/>
            <w:gridCol w:w="4340"/>
            <w:gridCol w:w="3457"/>
          </w:tblGrid>
        </w:tblGridChange>
      </w:tblGrid>
      <w:tr w:rsidR="0096549F" w:rsidRPr="00ED175E" w14:paraId="6FD85EB3" w14:textId="77777777" w:rsidTr="0019306E">
        <w:tc>
          <w:tcPr>
            <w:tcW w:w="1701" w:type="dxa"/>
            <w:shd w:val="clear" w:color="auto" w:fill="EEECE1"/>
            <w:vAlign w:val="center"/>
          </w:tcPr>
          <w:p w14:paraId="5AFCCB38" w14:textId="4AE6A414" w:rsidR="0096549F" w:rsidRPr="00ED175E" w:rsidRDefault="0096549F">
            <w:pPr>
              <w:pStyle w:val="afc"/>
              <w:wordWrap/>
              <w:pPrChange w:id="3335" w:author="Seongeun Woo" w:date="2016-10-13T18:44:00Z">
                <w:pPr>
                  <w:pStyle w:val="afc"/>
                </w:pPr>
              </w:pPrChange>
            </w:pPr>
            <w:del w:id="3336" w:author="Seongeun Woo" w:date="2016-07-06T16:13:00Z">
              <w:r w:rsidRPr="00ED175E" w:rsidDel="00497760">
                <w:delText>COLUNM</w:delText>
              </w:r>
            </w:del>
            <w:ins w:id="3337" w:author="Seongeun Woo" w:date="2016-07-06T16:13:00Z">
              <w:del w:id="3338" w:author="류종우" w:date="2016-08-10T09:23:00Z">
                <w:r w:rsidR="00497760" w:rsidRPr="00ED175E" w:rsidDel="00EA5EDC">
                  <w:delText>COLUMN</w:delText>
                </w:r>
              </w:del>
            </w:ins>
            <w:del w:id="3339" w:author="류종우" w:date="2016-08-10T09:23:00Z">
              <w:r w:rsidRPr="00ED175E" w:rsidDel="00EA5EDC">
                <w:delText xml:space="preserve"> NAME</w:delText>
              </w:r>
            </w:del>
            <w:ins w:id="3340" w:author="류종우" w:date="2016-08-10T09:23:00Z">
              <w:del w:id="3341" w:author="哲均 宋" w:date="2019-08-15T16:05:00Z">
                <w:r w:rsidR="00EA5EDC" w:rsidRPr="00ED175E" w:rsidDel="003B457B">
                  <w:rPr>
                    <w:rFonts w:hint="eastAsia"/>
                  </w:rPr>
                  <w:delText>カラ</w:delText>
                </w:r>
              </w:del>
              <w:del w:id="3342" w:author="哲均 宋" w:date="2019-08-15T16:04:00Z">
                <w:r w:rsidR="00EA5EDC" w:rsidRPr="00ED175E" w:rsidDel="003B457B">
                  <w:rPr>
                    <w:rFonts w:hint="eastAsia"/>
                  </w:rPr>
                  <w:delText>ム名</w:delText>
                </w:r>
              </w:del>
            </w:ins>
            <w:ins w:id="3343" w:author="哲均 宋" w:date="2019-08-15T16:04:00Z">
              <w:r w:rsidR="003B457B">
                <w:rPr>
                  <w:rFonts w:hint="eastAsia"/>
                </w:rPr>
                <w:t>C</w:t>
              </w:r>
              <w:r w:rsidR="003B457B">
                <w:t>olumn Name</w:t>
              </w:r>
            </w:ins>
          </w:p>
        </w:tc>
        <w:tc>
          <w:tcPr>
            <w:tcW w:w="4340" w:type="dxa"/>
            <w:shd w:val="clear" w:color="auto" w:fill="EEECE1"/>
            <w:vAlign w:val="center"/>
          </w:tcPr>
          <w:p w14:paraId="2F0D0367" w14:textId="4DF3BF4F" w:rsidR="0096549F" w:rsidRPr="00ED175E" w:rsidRDefault="003B457B">
            <w:pPr>
              <w:pStyle w:val="afc"/>
              <w:wordWrap/>
              <w:pPrChange w:id="3344" w:author="Seongeun Woo" w:date="2016-10-13T18:44:00Z">
                <w:pPr>
                  <w:pStyle w:val="afc"/>
                </w:pPr>
              </w:pPrChange>
            </w:pPr>
            <w:ins w:id="3345" w:author="哲均 宋" w:date="2019-08-15T16:05:00Z">
              <w:r>
                <w:rPr>
                  <w:rFonts w:hint="eastAsia"/>
                </w:rPr>
                <w:t>D</w:t>
              </w:r>
              <w:r>
                <w:t>escription</w:t>
              </w:r>
            </w:ins>
            <w:del w:id="3346" w:author="哲均 宋" w:date="2019-08-15T16:05:00Z">
              <w:r w:rsidR="0096549F" w:rsidRPr="00ED175E" w:rsidDel="003B457B">
                <w:rPr>
                  <w:rFonts w:hint="eastAsia"/>
                </w:rPr>
                <w:delText>説明</w:delText>
              </w:r>
            </w:del>
          </w:p>
        </w:tc>
        <w:tc>
          <w:tcPr>
            <w:tcW w:w="3457" w:type="dxa"/>
            <w:shd w:val="clear" w:color="auto" w:fill="EEECE1"/>
            <w:vAlign w:val="center"/>
          </w:tcPr>
          <w:p w14:paraId="21485B04" w14:textId="5E7E8F2D" w:rsidR="0096549F" w:rsidRPr="00ED175E" w:rsidRDefault="003B457B">
            <w:pPr>
              <w:pStyle w:val="afc"/>
              <w:wordWrap/>
              <w:pPrChange w:id="3347" w:author="Seongeun Woo" w:date="2016-10-13T18:44:00Z">
                <w:pPr>
                  <w:pStyle w:val="afc"/>
                </w:pPr>
              </w:pPrChange>
            </w:pPr>
            <w:ins w:id="3348" w:author="哲均 宋" w:date="2019-08-15T16:05:00Z">
              <w:r>
                <w:rPr>
                  <w:rFonts w:hint="eastAsia"/>
                </w:rPr>
                <w:t>R</w:t>
              </w:r>
              <w:r>
                <w:t>emarks</w:t>
              </w:r>
            </w:ins>
            <w:del w:id="3349" w:author="哲均 宋" w:date="2019-08-15T16:05:00Z">
              <w:r w:rsidR="0096549F" w:rsidRPr="00ED175E" w:rsidDel="003B457B">
                <w:rPr>
                  <w:rFonts w:hint="eastAsia"/>
                </w:rPr>
                <w:delText>備考</w:delText>
              </w:r>
            </w:del>
          </w:p>
        </w:tc>
      </w:tr>
      <w:tr w:rsidR="0096549F" w:rsidRPr="00ED175E" w14:paraId="2539A88C" w14:textId="77777777" w:rsidTr="00233A49">
        <w:tblPrEx>
          <w:tblW w:w="9498" w:type="dxa"/>
          <w:tblInd w:w="108" w:type="dxa"/>
          <w:tblPrExChange w:id="3350" w:author="Seongeun Woo" w:date="2016-07-07T23:12:00Z">
            <w:tblPrEx>
              <w:tblW w:w="9498" w:type="dxa"/>
              <w:tblInd w:w="108" w:type="dxa"/>
            </w:tblPrEx>
          </w:tblPrExChange>
        </w:tblPrEx>
        <w:tc>
          <w:tcPr>
            <w:tcW w:w="1701" w:type="dxa"/>
            <w:shd w:val="clear" w:color="auto" w:fill="EEECE1"/>
            <w:vAlign w:val="center"/>
            <w:tcPrChange w:id="3351" w:author="Seongeun Woo" w:date="2016-07-07T23:12:00Z">
              <w:tcPr>
                <w:tcW w:w="1701" w:type="dxa"/>
                <w:shd w:val="clear" w:color="auto" w:fill="F2F2F2" w:themeFill="background1" w:themeFillShade="F2"/>
                <w:vAlign w:val="center"/>
              </w:tcPr>
            </w:tcPrChange>
          </w:tcPr>
          <w:p w14:paraId="5AB5E659" w14:textId="77777777" w:rsidR="0096549F" w:rsidRPr="00ED175E" w:rsidRDefault="0096549F">
            <w:pPr>
              <w:pStyle w:val="afc"/>
              <w:wordWrap/>
              <w:pPrChange w:id="3352" w:author="Seongeun Woo" w:date="2016-10-13T18:44:00Z">
                <w:pPr>
                  <w:pStyle w:val="afc"/>
                </w:pPr>
              </w:pPrChange>
            </w:pPr>
            <w:r w:rsidRPr="00ED175E">
              <w:t>TYPEID</w:t>
            </w:r>
          </w:p>
        </w:tc>
        <w:tc>
          <w:tcPr>
            <w:tcW w:w="4340" w:type="dxa"/>
            <w:vAlign w:val="center"/>
            <w:tcPrChange w:id="3353" w:author="Seongeun Woo" w:date="2016-07-07T23:12:00Z">
              <w:tcPr>
                <w:tcW w:w="4340" w:type="dxa"/>
                <w:vAlign w:val="center"/>
              </w:tcPr>
            </w:tcPrChange>
          </w:tcPr>
          <w:p w14:paraId="0F52BEC6" w14:textId="20B56FD5" w:rsidR="0096549F" w:rsidRPr="00ED175E" w:rsidRDefault="0096549F">
            <w:pPr>
              <w:pStyle w:val="afb"/>
              <w:autoSpaceDE w:val="0"/>
              <w:autoSpaceDN w:val="0"/>
              <w:pPrChange w:id="3354" w:author="Seongeun Woo" w:date="2016-10-13T18:44:00Z">
                <w:pPr>
                  <w:pStyle w:val="afb"/>
                </w:pPr>
              </w:pPrChange>
            </w:pPr>
            <w:del w:id="3355" w:author="哲均 宋" w:date="2019-08-15T16:05:00Z">
              <w:r w:rsidRPr="00ED175E" w:rsidDel="003B457B">
                <w:rPr>
                  <w:rFonts w:hint="eastAsia"/>
                </w:rPr>
                <w:delText>類型の</w:delText>
              </w:r>
            </w:del>
            <w:ins w:id="3356" w:author="哲均 宋" w:date="2019-08-15T16:05:00Z">
              <w:r w:rsidR="003B457B">
                <w:rPr>
                  <w:rFonts w:hint="eastAsia"/>
                </w:rPr>
                <w:t>T</w:t>
              </w:r>
              <w:r w:rsidR="003B457B">
                <w:t xml:space="preserve">ype </w:t>
              </w:r>
            </w:ins>
            <w:r w:rsidRPr="00ED175E">
              <w:t>ID</w:t>
            </w:r>
          </w:p>
        </w:tc>
        <w:tc>
          <w:tcPr>
            <w:tcW w:w="3457" w:type="dxa"/>
            <w:vAlign w:val="center"/>
            <w:tcPrChange w:id="3357" w:author="Seongeun Woo" w:date="2016-07-07T23:12:00Z">
              <w:tcPr>
                <w:tcW w:w="3457" w:type="dxa"/>
                <w:vAlign w:val="center"/>
              </w:tcPr>
            </w:tcPrChange>
          </w:tcPr>
          <w:p w14:paraId="746D6E9E" w14:textId="77777777" w:rsidR="0096549F" w:rsidRPr="00ED175E" w:rsidRDefault="0096549F">
            <w:pPr>
              <w:pStyle w:val="afb"/>
              <w:autoSpaceDE w:val="0"/>
              <w:autoSpaceDN w:val="0"/>
              <w:pPrChange w:id="3358" w:author="Seongeun Woo" w:date="2016-10-13T18:44:00Z">
                <w:pPr>
                  <w:pStyle w:val="afb"/>
                </w:pPr>
              </w:pPrChange>
            </w:pPr>
          </w:p>
        </w:tc>
      </w:tr>
      <w:tr w:rsidR="003B457B" w:rsidRPr="00ED175E" w14:paraId="1E39ABFC" w14:textId="77777777" w:rsidTr="00233A49">
        <w:tblPrEx>
          <w:tblW w:w="9498" w:type="dxa"/>
          <w:tblInd w:w="108" w:type="dxa"/>
          <w:tblPrExChange w:id="3359" w:author="Seongeun Woo" w:date="2016-07-07T23:12:00Z">
            <w:tblPrEx>
              <w:tblW w:w="9498" w:type="dxa"/>
              <w:tblInd w:w="108" w:type="dxa"/>
            </w:tblPrEx>
          </w:tblPrExChange>
        </w:tblPrEx>
        <w:tc>
          <w:tcPr>
            <w:tcW w:w="1701" w:type="dxa"/>
            <w:shd w:val="clear" w:color="auto" w:fill="EEECE1"/>
            <w:vAlign w:val="center"/>
            <w:tcPrChange w:id="3360" w:author="Seongeun Woo" w:date="2016-07-07T23:12:00Z">
              <w:tcPr>
                <w:tcW w:w="1701" w:type="dxa"/>
                <w:shd w:val="clear" w:color="auto" w:fill="F2F2F2" w:themeFill="background1" w:themeFillShade="F2"/>
                <w:vAlign w:val="center"/>
              </w:tcPr>
            </w:tcPrChange>
          </w:tcPr>
          <w:p w14:paraId="3003D428" w14:textId="77777777" w:rsidR="003B457B" w:rsidRPr="00ED175E" w:rsidRDefault="003B457B" w:rsidP="003B457B">
            <w:pPr>
              <w:pStyle w:val="afc"/>
              <w:wordWrap/>
              <w:pPrChange w:id="3361" w:author="Seongeun Woo" w:date="2016-10-13T18:44:00Z">
                <w:pPr>
                  <w:pStyle w:val="afc"/>
                </w:pPr>
              </w:pPrChange>
            </w:pPr>
            <w:r w:rsidRPr="00ED175E">
              <w:t>TYPE_GBN</w:t>
            </w:r>
          </w:p>
        </w:tc>
        <w:tc>
          <w:tcPr>
            <w:tcW w:w="4340" w:type="dxa"/>
            <w:vAlign w:val="center"/>
            <w:tcPrChange w:id="3362" w:author="Seongeun Woo" w:date="2016-07-07T23:12:00Z">
              <w:tcPr>
                <w:tcW w:w="4340" w:type="dxa"/>
                <w:vAlign w:val="center"/>
              </w:tcPr>
            </w:tcPrChange>
          </w:tcPr>
          <w:p w14:paraId="1DEEDF72" w14:textId="37408A9A" w:rsidR="003B457B" w:rsidRPr="00ED175E" w:rsidRDefault="003B457B" w:rsidP="003B457B">
            <w:pPr>
              <w:pStyle w:val="afb"/>
              <w:autoSpaceDE w:val="0"/>
              <w:autoSpaceDN w:val="0"/>
              <w:pPrChange w:id="3363" w:author="Seongeun Woo" w:date="2016-10-13T18:44:00Z">
                <w:pPr>
                  <w:pStyle w:val="afb"/>
                </w:pPr>
              </w:pPrChange>
            </w:pPr>
            <w:ins w:id="3364" w:author="哲均 宋" w:date="2019-08-15T16:06:00Z">
              <w:r>
                <w:rPr>
                  <w:rFonts w:eastAsia="ＭＳ 明朝" w:hint="eastAsia"/>
                </w:rPr>
                <w:t>Code</w:t>
              </w:r>
              <w:r>
                <w:rPr>
                  <w:rFonts w:eastAsia="ＭＳ 明朝"/>
                </w:rPr>
                <w:t xml:space="preserve"> Values that distinguish Object for example, </w:t>
              </w:r>
              <w:r>
                <w:rPr>
                  <w:rFonts w:hint="eastAsia"/>
                </w:rPr>
                <w:t>T</w:t>
              </w:r>
              <w:r>
                <w:t>ype, Table Property, Service View</w:t>
              </w:r>
            </w:ins>
            <w:del w:id="3365" w:author="哲均 宋" w:date="2019-08-15T16:06:00Z">
              <w:r w:rsidRPr="00ED175E" w:rsidDel="00BF239E">
                <w:rPr>
                  <w:rFonts w:hint="eastAsia"/>
                </w:rPr>
                <w:delText>類型とパターン</w:delText>
              </w:r>
            </w:del>
            <w:ins w:id="3366" w:author="shira" w:date="2017-12-21T16:27:00Z">
              <w:del w:id="3367" w:author="哲均 宋" w:date="2019-08-15T16:06:00Z">
                <w:r w:rsidDel="00BF239E">
                  <w:rPr>
                    <w:rFonts w:hint="eastAsia"/>
                  </w:rPr>
                  <w:delText>表属性</w:delText>
                </w:r>
              </w:del>
            </w:ins>
            <w:del w:id="3368" w:author="哲均 宋" w:date="2019-08-15T16:06:00Z">
              <w:r w:rsidRPr="00ED175E" w:rsidDel="00BF239E">
                <w:rPr>
                  <w:rFonts w:hint="eastAsia"/>
                </w:rPr>
                <w:delText>、サービスビューを区分</w:delText>
              </w:r>
            </w:del>
          </w:p>
        </w:tc>
        <w:tc>
          <w:tcPr>
            <w:tcW w:w="3457" w:type="dxa"/>
            <w:vAlign w:val="center"/>
            <w:tcPrChange w:id="3369" w:author="Seongeun Woo" w:date="2016-07-07T23:12:00Z">
              <w:tcPr>
                <w:tcW w:w="3457" w:type="dxa"/>
                <w:vAlign w:val="center"/>
              </w:tcPr>
            </w:tcPrChange>
          </w:tcPr>
          <w:p w14:paraId="0ED5BF91" w14:textId="77777777" w:rsidR="003B457B" w:rsidRPr="00AF5048" w:rsidRDefault="003B457B" w:rsidP="003B457B">
            <w:pPr>
              <w:pStyle w:val="afb"/>
              <w:autoSpaceDE w:val="0"/>
              <w:autoSpaceDN w:val="0"/>
              <w:ind w:right="198"/>
              <w:rPr>
                <w:ins w:id="3370" w:author="哲均 宋" w:date="2019-08-15T16:06:00Z"/>
              </w:rPr>
            </w:pPr>
            <w:ins w:id="3371" w:author="哲均 宋" w:date="2019-08-15T16:06:00Z">
              <w:r w:rsidRPr="00AF5048">
                <w:rPr>
                  <w:rFonts w:hint="eastAsia"/>
                </w:rPr>
                <w:t xml:space="preserve">0: </w:t>
              </w:r>
              <w:r>
                <w:t>Allowed Value</w:t>
              </w:r>
            </w:ins>
          </w:p>
          <w:p w14:paraId="3922CBC2" w14:textId="77777777" w:rsidR="003B457B" w:rsidRPr="00AF5048" w:rsidRDefault="003B457B" w:rsidP="003B457B">
            <w:pPr>
              <w:pStyle w:val="afb"/>
              <w:autoSpaceDE w:val="0"/>
              <w:autoSpaceDN w:val="0"/>
              <w:ind w:right="198"/>
              <w:rPr>
                <w:ins w:id="3372" w:author="哲均 宋" w:date="2019-08-15T16:06:00Z"/>
              </w:rPr>
            </w:pPr>
            <w:ins w:id="3373" w:author="哲均 宋" w:date="2019-08-15T16:06:00Z">
              <w:r w:rsidRPr="00AF5048">
                <w:rPr>
                  <w:rFonts w:hint="eastAsia"/>
                </w:rPr>
                <w:t xml:space="preserve">1: </w:t>
              </w:r>
              <w:r>
                <w:rPr>
                  <w:rFonts w:hint="eastAsia"/>
                </w:rPr>
                <w:t>T</w:t>
              </w:r>
              <w:r>
                <w:t>ype</w:t>
              </w:r>
            </w:ins>
          </w:p>
          <w:p w14:paraId="06EFA028" w14:textId="77777777" w:rsidR="003B457B" w:rsidRPr="00AF5048" w:rsidRDefault="003B457B" w:rsidP="003B457B">
            <w:pPr>
              <w:pStyle w:val="afb"/>
              <w:autoSpaceDE w:val="0"/>
              <w:autoSpaceDN w:val="0"/>
              <w:ind w:right="198"/>
              <w:rPr>
                <w:ins w:id="3374" w:author="哲均 宋" w:date="2019-08-15T16:06:00Z"/>
              </w:rPr>
            </w:pPr>
            <w:ins w:id="3375" w:author="哲均 宋" w:date="2019-08-15T16:06:00Z">
              <w:r w:rsidRPr="00AF5048">
                <w:rPr>
                  <w:rFonts w:hint="eastAsia"/>
                </w:rPr>
                <w:t xml:space="preserve">5: </w:t>
              </w:r>
              <w:r>
                <w:rPr>
                  <w:rFonts w:hint="eastAsia"/>
                </w:rPr>
                <w:t>T</w:t>
              </w:r>
              <w:r>
                <w:t>able Property</w:t>
              </w:r>
            </w:ins>
          </w:p>
          <w:p w14:paraId="6FFED4E1" w14:textId="31DFC75E" w:rsidR="003B457B" w:rsidRPr="00ED175E" w:rsidRDefault="003B457B" w:rsidP="003B457B">
            <w:pPr>
              <w:pStyle w:val="afb"/>
              <w:autoSpaceDE w:val="0"/>
              <w:autoSpaceDN w:val="0"/>
              <w:pPrChange w:id="3376" w:author="Seongeun Woo" w:date="2016-10-13T18:44:00Z">
                <w:pPr>
                  <w:pStyle w:val="afb"/>
                </w:pPr>
              </w:pPrChange>
            </w:pPr>
            <w:ins w:id="3377" w:author="哲均 宋" w:date="2019-08-15T16:06:00Z">
              <w:r w:rsidRPr="00AF5048">
                <w:rPr>
                  <w:rFonts w:hint="eastAsia"/>
                </w:rPr>
                <w:t xml:space="preserve">6: </w:t>
              </w:r>
              <w:r>
                <w:t>Service View</w:t>
              </w:r>
            </w:ins>
            <w:del w:id="3378" w:author="哲均 宋" w:date="2019-08-15T16:06:00Z">
              <w:r w:rsidRPr="00ED175E" w:rsidDel="00BF239E">
                <w:delText>0</w:delText>
              </w:r>
              <w:r w:rsidRPr="00ED175E" w:rsidDel="00BF239E">
                <w:rPr>
                  <w:rFonts w:hint="eastAsia"/>
                </w:rPr>
                <w:delText>：</w:delText>
              </w:r>
            </w:del>
            <w:ins w:id="3379" w:author="user" w:date="2016-10-14T14:30:00Z">
              <w:del w:id="3380" w:author="哲均 宋" w:date="2019-08-15T16:06:00Z">
                <w:r w:rsidDel="00BF239E">
                  <w:rPr>
                    <w:rFonts w:hint="eastAsia"/>
                  </w:rPr>
                  <w:delText>許容</w:delText>
                </w:r>
              </w:del>
            </w:ins>
            <w:del w:id="3381" w:author="哲均 宋" w:date="2019-08-15T16:06:00Z">
              <w:r w:rsidRPr="00ED175E" w:rsidDel="00BF239E">
                <w:rPr>
                  <w:rFonts w:hint="eastAsia"/>
                </w:rPr>
                <w:delText>許可値</w:delText>
              </w:r>
              <w:r w:rsidRPr="00ED175E" w:rsidDel="00BF239E">
                <w:br/>
                <w:delText>1</w:delText>
              </w:r>
              <w:r w:rsidRPr="00ED175E" w:rsidDel="00BF239E">
                <w:rPr>
                  <w:rFonts w:hint="eastAsia"/>
                </w:rPr>
                <w:delText>：類型</w:delText>
              </w:r>
              <w:r w:rsidRPr="00ED175E" w:rsidDel="00BF239E">
                <w:br/>
                <w:delText>5</w:delText>
              </w:r>
              <w:r w:rsidRPr="00ED175E" w:rsidDel="00BF239E">
                <w:rPr>
                  <w:rFonts w:hint="eastAsia"/>
                </w:rPr>
                <w:delText>：パターン</w:delText>
              </w:r>
            </w:del>
            <w:ins w:id="3382" w:author="shira" w:date="2017-12-21T16:27:00Z">
              <w:del w:id="3383" w:author="哲均 宋" w:date="2019-08-15T16:06:00Z">
                <w:r w:rsidDel="00BF239E">
                  <w:rPr>
                    <w:rFonts w:hint="eastAsia"/>
                  </w:rPr>
                  <w:delText>表属性</w:delText>
                </w:r>
              </w:del>
            </w:ins>
            <w:del w:id="3384" w:author="哲均 宋" w:date="2019-08-15T16:06:00Z">
              <w:r w:rsidRPr="00ED175E" w:rsidDel="00BF239E">
                <w:rPr>
                  <w:rFonts w:hint="eastAsia"/>
                </w:rPr>
                <w:delText>類型</w:delText>
              </w:r>
              <w:r w:rsidRPr="00ED175E" w:rsidDel="00BF239E">
                <w:br/>
                <w:delText>6</w:delText>
              </w:r>
              <w:r w:rsidRPr="00ED175E" w:rsidDel="00BF239E">
                <w:rPr>
                  <w:rFonts w:hint="eastAsia"/>
                </w:rPr>
                <w:delText>：サービスビュー類型</w:delText>
              </w:r>
            </w:del>
          </w:p>
        </w:tc>
      </w:tr>
      <w:tr w:rsidR="003B457B" w:rsidRPr="00ED175E" w14:paraId="197A2444" w14:textId="77777777" w:rsidTr="00233A49">
        <w:tblPrEx>
          <w:tblW w:w="9498" w:type="dxa"/>
          <w:tblInd w:w="108" w:type="dxa"/>
          <w:tblPrExChange w:id="3385" w:author="Seongeun Woo" w:date="2016-07-07T23:12:00Z">
            <w:tblPrEx>
              <w:tblW w:w="9498" w:type="dxa"/>
              <w:tblInd w:w="108" w:type="dxa"/>
            </w:tblPrEx>
          </w:tblPrExChange>
        </w:tblPrEx>
        <w:tc>
          <w:tcPr>
            <w:tcW w:w="1701" w:type="dxa"/>
            <w:shd w:val="clear" w:color="auto" w:fill="EEECE1"/>
            <w:vAlign w:val="center"/>
            <w:tcPrChange w:id="3386" w:author="Seongeun Woo" w:date="2016-07-07T23:12:00Z">
              <w:tcPr>
                <w:tcW w:w="1701" w:type="dxa"/>
                <w:shd w:val="clear" w:color="auto" w:fill="F2F2F2" w:themeFill="background1" w:themeFillShade="F2"/>
                <w:vAlign w:val="center"/>
              </w:tcPr>
            </w:tcPrChange>
          </w:tcPr>
          <w:p w14:paraId="258799EC" w14:textId="77777777" w:rsidR="003B457B" w:rsidRPr="00ED175E" w:rsidRDefault="003B457B" w:rsidP="003B457B">
            <w:pPr>
              <w:pStyle w:val="afc"/>
              <w:wordWrap/>
              <w:pPrChange w:id="3387" w:author="Seongeun Woo" w:date="2016-10-13T18:44:00Z">
                <w:pPr>
                  <w:pStyle w:val="afc"/>
                </w:pPr>
              </w:pPrChange>
            </w:pPr>
            <w:r w:rsidRPr="00ED175E">
              <w:t>REL_KBN</w:t>
            </w:r>
          </w:p>
        </w:tc>
        <w:tc>
          <w:tcPr>
            <w:tcW w:w="4340" w:type="dxa"/>
            <w:vAlign w:val="center"/>
            <w:tcPrChange w:id="3388" w:author="Seongeun Woo" w:date="2016-07-07T23:12:00Z">
              <w:tcPr>
                <w:tcW w:w="4340" w:type="dxa"/>
                <w:vAlign w:val="center"/>
              </w:tcPr>
            </w:tcPrChange>
          </w:tcPr>
          <w:p w14:paraId="5E28AF20" w14:textId="0C23DDAA" w:rsidR="003B457B" w:rsidRPr="00ED175E" w:rsidRDefault="003B457B" w:rsidP="003B457B">
            <w:pPr>
              <w:pStyle w:val="afb"/>
              <w:autoSpaceDE w:val="0"/>
              <w:autoSpaceDN w:val="0"/>
              <w:pPrChange w:id="3389" w:author="Seongeun Woo" w:date="2016-10-13T18:44:00Z">
                <w:pPr>
                  <w:pStyle w:val="afb"/>
                </w:pPr>
              </w:pPrChange>
            </w:pPr>
            <w:ins w:id="3390" w:author="哲均 宋" w:date="2019-08-15T16:06:00Z">
              <w:r>
                <w:rPr>
                  <w:rFonts w:eastAsiaTheme="minorEastAsia"/>
                  <w:lang w:eastAsia="ko-KR"/>
                </w:rPr>
                <w:t xml:space="preserve">Code Values that distinguish Type. For Example, Type, </w:t>
              </w:r>
              <w:r w:rsidRPr="003F4FFC">
                <w:rPr>
                  <w:rFonts w:eastAsiaTheme="minorEastAsia"/>
                  <w:lang w:eastAsia="ko-KR"/>
                </w:rPr>
                <w:t>Relation</w:t>
              </w:r>
              <w:r>
                <w:rPr>
                  <w:rFonts w:eastAsiaTheme="minorEastAsia"/>
                  <w:lang w:eastAsia="ko-KR"/>
                </w:rPr>
                <w:t>al</w:t>
              </w:r>
              <w:r w:rsidRPr="003F4FFC">
                <w:rPr>
                  <w:rFonts w:eastAsiaTheme="minorEastAsia"/>
                  <w:lang w:eastAsia="ko-KR"/>
                </w:rPr>
                <w:t xml:space="preserve"> Type</w:t>
              </w:r>
            </w:ins>
            <w:del w:id="3391" w:author="哲均 宋" w:date="2019-08-15T16:06:00Z">
              <w:r w:rsidRPr="00ED175E" w:rsidDel="00081F19">
                <w:rPr>
                  <w:rFonts w:hint="eastAsia"/>
                </w:rPr>
                <w:delText>類型と関係類型を区分</w:delText>
              </w:r>
            </w:del>
          </w:p>
        </w:tc>
        <w:tc>
          <w:tcPr>
            <w:tcW w:w="3457" w:type="dxa"/>
            <w:vAlign w:val="center"/>
            <w:tcPrChange w:id="3392" w:author="Seongeun Woo" w:date="2016-07-07T23:12:00Z">
              <w:tcPr>
                <w:tcW w:w="3457" w:type="dxa"/>
                <w:vAlign w:val="center"/>
              </w:tcPr>
            </w:tcPrChange>
          </w:tcPr>
          <w:p w14:paraId="78049BB6" w14:textId="77777777" w:rsidR="003B457B" w:rsidRPr="00AF5048" w:rsidRDefault="003B457B" w:rsidP="003B457B">
            <w:pPr>
              <w:pStyle w:val="afb"/>
              <w:autoSpaceDE w:val="0"/>
              <w:autoSpaceDN w:val="0"/>
              <w:ind w:right="198"/>
              <w:rPr>
                <w:ins w:id="3393" w:author="哲均 宋" w:date="2019-08-15T16:06:00Z"/>
              </w:rPr>
            </w:pPr>
            <w:ins w:id="3394" w:author="哲均 宋" w:date="2019-08-15T16:06:00Z">
              <w:r w:rsidRPr="00AF5048">
                <w:rPr>
                  <w:rFonts w:hint="eastAsia"/>
                </w:rPr>
                <w:t xml:space="preserve">1: </w:t>
              </w:r>
              <w:r>
                <w:rPr>
                  <w:rFonts w:eastAsiaTheme="minorEastAsia" w:hint="eastAsia"/>
                  <w:lang w:eastAsia="ko-KR"/>
                </w:rPr>
                <w:t>T</w:t>
              </w:r>
              <w:r>
                <w:rPr>
                  <w:rFonts w:eastAsiaTheme="minorEastAsia"/>
                  <w:lang w:eastAsia="ko-KR"/>
                </w:rPr>
                <w:t>ype</w:t>
              </w:r>
            </w:ins>
          </w:p>
          <w:p w14:paraId="59D347E6" w14:textId="63D680B6" w:rsidR="003B457B" w:rsidRPr="00ED175E" w:rsidRDefault="003B457B" w:rsidP="003B457B">
            <w:pPr>
              <w:pStyle w:val="afb"/>
              <w:autoSpaceDE w:val="0"/>
              <w:autoSpaceDN w:val="0"/>
              <w:pPrChange w:id="3395" w:author="Seongeun Woo" w:date="2016-10-13T18:44:00Z">
                <w:pPr>
                  <w:pStyle w:val="afb"/>
                </w:pPr>
              </w:pPrChange>
            </w:pPr>
            <w:ins w:id="3396" w:author="哲均 宋" w:date="2019-08-15T16:06:00Z">
              <w:r w:rsidRPr="00AF5048">
                <w:rPr>
                  <w:rFonts w:hint="eastAsia"/>
                </w:rPr>
                <w:t xml:space="preserve">2: </w:t>
              </w:r>
              <w:r>
                <w:t>Relational Type</w:t>
              </w:r>
            </w:ins>
            <w:del w:id="3397" w:author="哲均 宋" w:date="2019-08-15T16:06:00Z">
              <w:r w:rsidRPr="00ED175E" w:rsidDel="00081F19">
                <w:delText>1</w:delText>
              </w:r>
              <w:r w:rsidRPr="00ED175E" w:rsidDel="00081F19">
                <w:rPr>
                  <w:rFonts w:hint="eastAsia"/>
                </w:rPr>
                <w:delText>：類型</w:delText>
              </w:r>
              <w:r w:rsidRPr="00ED175E" w:rsidDel="00081F19">
                <w:br/>
                <w:delText>2</w:delText>
              </w:r>
              <w:r w:rsidRPr="00ED175E" w:rsidDel="00081F19">
                <w:rPr>
                  <w:rFonts w:hint="eastAsia"/>
                </w:rPr>
                <w:delText>：関係類型</w:delText>
              </w:r>
            </w:del>
          </w:p>
        </w:tc>
      </w:tr>
      <w:tr w:rsidR="003B457B" w:rsidRPr="00ED175E" w14:paraId="7D9035A3" w14:textId="77777777" w:rsidTr="00233A49">
        <w:tblPrEx>
          <w:tblW w:w="9498" w:type="dxa"/>
          <w:tblInd w:w="108" w:type="dxa"/>
          <w:tblPrExChange w:id="3398" w:author="Seongeun Woo" w:date="2016-07-07T23:12:00Z">
            <w:tblPrEx>
              <w:tblW w:w="9498" w:type="dxa"/>
              <w:tblInd w:w="108" w:type="dxa"/>
            </w:tblPrEx>
          </w:tblPrExChange>
        </w:tblPrEx>
        <w:tc>
          <w:tcPr>
            <w:tcW w:w="1701" w:type="dxa"/>
            <w:shd w:val="clear" w:color="auto" w:fill="EEECE1"/>
            <w:vAlign w:val="center"/>
            <w:tcPrChange w:id="3399" w:author="Seongeun Woo" w:date="2016-07-07T23:12:00Z">
              <w:tcPr>
                <w:tcW w:w="1701" w:type="dxa"/>
                <w:shd w:val="clear" w:color="auto" w:fill="F2F2F2" w:themeFill="background1" w:themeFillShade="F2"/>
                <w:vAlign w:val="center"/>
              </w:tcPr>
            </w:tcPrChange>
          </w:tcPr>
          <w:p w14:paraId="7DCDF2C8" w14:textId="77777777" w:rsidR="003B457B" w:rsidRPr="00ED175E" w:rsidRDefault="003B457B" w:rsidP="003B457B">
            <w:pPr>
              <w:pStyle w:val="afc"/>
              <w:wordWrap/>
              <w:pPrChange w:id="3400" w:author="Seongeun Woo" w:date="2016-10-13T18:44:00Z">
                <w:pPr>
                  <w:pStyle w:val="afc"/>
                </w:pPr>
              </w:pPrChange>
            </w:pPr>
            <w:r w:rsidRPr="00ED175E">
              <w:t>PTYPEID</w:t>
            </w:r>
          </w:p>
        </w:tc>
        <w:tc>
          <w:tcPr>
            <w:tcW w:w="4340" w:type="dxa"/>
            <w:vAlign w:val="center"/>
            <w:tcPrChange w:id="3401" w:author="Seongeun Woo" w:date="2016-07-07T23:12:00Z">
              <w:tcPr>
                <w:tcW w:w="4340" w:type="dxa"/>
                <w:vAlign w:val="center"/>
              </w:tcPr>
            </w:tcPrChange>
          </w:tcPr>
          <w:p w14:paraId="60E7D7B1" w14:textId="5F4E2343" w:rsidR="003B457B" w:rsidRPr="00ED175E" w:rsidRDefault="00C46EFB" w:rsidP="003B457B">
            <w:pPr>
              <w:pStyle w:val="afb"/>
              <w:autoSpaceDE w:val="0"/>
              <w:autoSpaceDN w:val="0"/>
              <w:pPrChange w:id="3402" w:author="Seongeun Woo" w:date="2016-10-13T18:44:00Z">
                <w:pPr>
                  <w:pStyle w:val="afb"/>
                </w:pPr>
              </w:pPrChange>
            </w:pPr>
            <w:ins w:id="3403" w:author="哲均 宋" w:date="2019-08-15T16:22:00Z">
              <w:r>
                <w:t xml:space="preserve">Upper </w:t>
              </w:r>
            </w:ins>
            <w:ins w:id="3404" w:author="哲均 宋" w:date="2019-08-15T16:07:00Z">
              <w:r w:rsidR="003B457B" w:rsidRPr="001D2C85">
                <w:t xml:space="preserve">level type ID when it is a </w:t>
              </w:r>
              <w:r w:rsidR="003B457B">
                <w:t>semi-T</w:t>
              </w:r>
              <w:r w:rsidR="003B457B" w:rsidRPr="001D2C85">
                <w:t>ype</w:t>
              </w:r>
            </w:ins>
            <w:del w:id="3405" w:author="哲均 宋" w:date="2019-08-15T16:07:00Z">
              <w:r w:rsidR="003B457B" w:rsidRPr="00ED175E" w:rsidDel="00541400">
                <w:rPr>
                  <w:rFonts w:hint="eastAsia"/>
                </w:rPr>
                <w:delText>詳細類型の場合は、上位の類型の</w:delText>
              </w:r>
              <w:r w:rsidR="003B457B" w:rsidRPr="00ED175E" w:rsidDel="00541400">
                <w:delText>ID</w:delText>
              </w:r>
            </w:del>
          </w:p>
        </w:tc>
        <w:tc>
          <w:tcPr>
            <w:tcW w:w="3457" w:type="dxa"/>
            <w:vAlign w:val="center"/>
            <w:tcPrChange w:id="3406" w:author="Seongeun Woo" w:date="2016-07-07T23:12:00Z">
              <w:tcPr>
                <w:tcW w:w="3457" w:type="dxa"/>
                <w:vAlign w:val="center"/>
              </w:tcPr>
            </w:tcPrChange>
          </w:tcPr>
          <w:p w14:paraId="394A9704" w14:textId="2AFE7EF3" w:rsidR="003B457B" w:rsidRPr="00ED175E" w:rsidRDefault="003B457B" w:rsidP="003B457B">
            <w:pPr>
              <w:pStyle w:val="afb"/>
              <w:autoSpaceDE w:val="0"/>
              <w:autoSpaceDN w:val="0"/>
              <w:pPrChange w:id="3407" w:author="Seongeun Woo" w:date="2016-10-13T18:44:00Z">
                <w:pPr>
                  <w:pStyle w:val="afb"/>
                </w:pPr>
              </w:pPrChange>
            </w:pPr>
            <w:ins w:id="3408" w:author="哲均 宋" w:date="2019-08-15T16:07:00Z">
              <w:r w:rsidRPr="001D2C85">
                <w:t xml:space="preserve">TYPEID </w:t>
              </w:r>
            </w:ins>
            <w:ins w:id="3409" w:author="哲均 宋" w:date="2019-08-16T14:35:00Z">
              <w:r w:rsidR="007C0E9B">
                <w:t>stored in</w:t>
              </w:r>
            </w:ins>
            <w:ins w:id="3410" w:author="哲均 宋" w:date="2019-08-15T16:07:00Z">
              <w:r w:rsidRPr="001D2C85">
                <w:t xml:space="preserve"> OBJ1000</w:t>
              </w:r>
            </w:ins>
            <w:del w:id="3411" w:author="哲均 宋" w:date="2019-08-15T16:07:00Z">
              <w:r w:rsidRPr="00ED175E" w:rsidDel="00541400">
                <w:delText>OBJ1000</w:delText>
              </w:r>
              <w:r w:rsidRPr="00ED175E" w:rsidDel="00541400">
                <w:rPr>
                  <w:rFonts w:hint="eastAsia"/>
                </w:rPr>
                <w:delText>に登録された</w:delText>
              </w:r>
              <w:r w:rsidRPr="00ED175E" w:rsidDel="00541400">
                <w:delText>TYPEID.</w:delText>
              </w:r>
            </w:del>
          </w:p>
        </w:tc>
      </w:tr>
      <w:tr w:rsidR="003B457B" w:rsidRPr="00ED175E" w14:paraId="1316086C" w14:textId="77777777" w:rsidTr="00233A49">
        <w:tblPrEx>
          <w:tblW w:w="9498" w:type="dxa"/>
          <w:tblInd w:w="108" w:type="dxa"/>
          <w:tblPrExChange w:id="3412" w:author="Seongeun Woo" w:date="2016-07-07T23:12:00Z">
            <w:tblPrEx>
              <w:tblW w:w="9498" w:type="dxa"/>
              <w:tblInd w:w="108" w:type="dxa"/>
            </w:tblPrEx>
          </w:tblPrExChange>
        </w:tblPrEx>
        <w:tc>
          <w:tcPr>
            <w:tcW w:w="1701" w:type="dxa"/>
            <w:shd w:val="clear" w:color="auto" w:fill="EEECE1"/>
            <w:vAlign w:val="center"/>
            <w:tcPrChange w:id="3413" w:author="Seongeun Woo" w:date="2016-07-07T23:12:00Z">
              <w:tcPr>
                <w:tcW w:w="1701" w:type="dxa"/>
                <w:shd w:val="clear" w:color="auto" w:fill="F2F2F2" w:themeFill="background1" w:themeFillShade="F2"/>
                <w:vAlign w:val="center"/>
              </w:tcPr>
            </w:tcPrChange>
          </w:tcPr>
          <w:p w14:paraId="2066AF78" w14:textId="77777777" w:rsidR="003B457B" w:rsidRPr="00ED175E" w:rsidRDefault="003B457B" w:rsidP="003B457B">
            <w:pPr>
              <w:pStyle w:val="afc"/>
              <w:wordWrap/>
              <w:pPrChange w:id="3414" w:author="Seongeun Woo" w:date="2016-10-13T18:44:00Z">
                <w:pPr>
                  <w:pStyle w:val="afc"/>
                </w:pPr>
              </w:pPrChange>
            </w:pPr>
            <w:r w:rsidRPr="00ED175E">
              <w:t>MAPPING_CD</w:t>
            </w:r>
          </w:p>
        </w:tc>
        <w:tc>
          <w:tcPr>
            <w:tcW w:w="4340" w:type="dxa"/>
            <w:vAlign w:val="center"/>
            <w:tcPrChange w:id="3415" w:author="Seongeun Woo" w:date="2016-07-07T23:12:00Z">
              <w:tcPr>
                <w:tcW w:w="4340" w:type="dxa"/>
                <w:vAlign w:val="center"/>
              </w:tcPr>
            </w:tcPrChange>
          </w:tcPr>
          <w:p w14:paraId="1E664ECF" w14:textId="6CDC6CFD" w:rsidR="003B457B" w:rsidRPr="00ED175E" w:rsidRDefault="00C46EFB" w:rsidP="003B457B">
            <w:pPr>
              <w:pStyle w:val="afb"/>
              <w:autoSpaceDE w:val="0"/>
              <w:autoSpaceDN w:val="0"/>
              <w:pPrChange w:id="3416" w:author="Seongeun Woo" w:date="2016-10-13T18:44:00Z">
                <w:pPr>
                  <w:pStyle w:val="afb"/>
                </w:pPr>
              </w:pPrChange>
            </w:pPr>
            <w:ins w:id="3417" w:author="哲均 宋" w:date="2019-08-15T16:22:00Z">
              <w:r>
                <w:t xml:space="preserve">Upper </w:t>
              </w:r>
            </w:ins>
            <w:ins w:id="3418" w:author="哲均 宋" w:date="2019-08-15T16:07:00Z">
              <w:r w:rsidR="003B457B" w:rsidRPr="001D2C85">
                <w:t xml:space="preserve">level type ID when it is a table </w:t>
              </w:r>
              <w:r w:rsidR="003B457B">
                <w:t>property</w:t>
              </w:r>
            </w:ins>
            <w:del w:id="3419" w:author="哲均 宋" w:date="2019-08-15T16:07:00Z">
              <w:r w:rsidR="003B457B" w:rsidRPr="00ED175E" w:rsidDel="008B5F82">
                <w:rPr>
                  <w:rFonts w:hint="eastAsia"/>
                </w:rPr>
                <w:delText>パターン</w:delText>
              </w:r>
            </w:del>
            <w:ins w:id="3420" w:author="shira" w:date="2017-12-21T16:27:00Z">
              <w:del w:id="3421" w:author="哲均 宋" w:date="2019-08-15T16:07:00Z">
                <w:r w:rsidR="003B457B" w:rsidDel="008B5F82">
                  <w:rPr>
                    <w:rFonts w:hint="eastAsia"/>
                  </w:rPr>
                  <w:delText>表属性</w:delText>
                </w:r>
              </w:del>
            </w:ins>
            <w:del w:id="3422" w:author="哲均 宋" w:date="2019-08-15T16:07:00Z">
              <w:r w:rsidR="003B457B" w:rsidRPr="00ED175E" w:rsidDel="008B5F82">
                <w:rPr>
                  <w:rFonts w:hint="eastAsia"/>
                </w:rPr>
                <w:delText>類型の場合は、上位の類型の</w:delText>
              </w:r>
              <w:r w:rsidR="003B457B" w:rsidRPr="00ED175E" w:rsidDel="008B5F82">
                <w:delText>ID</w:delText>
              </w:r>
            </w:del>
          </w:p>
        </w:tc>
        <w:tc>
          <w:tcPr>
            <w:tcW w:w="3457" w:type="dxa"/>
            <w:vAlign w:val="center"/>
            <w:tcPrChange w:id="3423" w:author="Seongeun Woo" w:date="2016-07-07T23:12:00Z">
              <w:tcPr>
                <w:tcW w:w="3457" w:type="dxa"/>
                <w:vAlign w:val="center"/>
              </w:tcPr>
            </w:tcPrChange>
          </w:tcPr>
          <w:p w14:paraId="55EA2839" w14:textId="723F3A12" w:rsidR="003B457B" w:rsidRPr="00ED175E" w:rsidRDefault="003B457B" w:rsidP="003B457B">
            <w:pPr>
              <w:pStyle w:val="afb"/>
              <w:autoSpaceDE w:val="0"/>
              <w:autoSpaceDN w:val="0"/>
              <w:pPrChange w:id="3424" w:author="Seongeun Woo" w:date="2016-10-13T18:44:00Z">
                <w:pPr>
                  <w:pStyle w:val="afb"/>
                </w:pPr>
              </w:pPrChange>
            </w:pPr>
            <w:ins w:id="3425" w:author="哲均 宋" w:date="2019-08-15T16:07:00Z">
              <w:r w:rsidRPr="001D2C85">
                <w:t xml:space="preserve">TYPEID </w:t>
              </w:r>
            </w:ins>
            <w:ins w:id="3426" w:author="哲均 宋" w:date="2019-08-16T14:35:00Z">
              <w:r w:rsidR="007C0E9B">
                <w:t>stored in</w:t>
              </w:r>
            </w:ins>
            <w:ins w:id="3427" w:author="哲均 宋" w:date="2019-08-15T16:07:00Z">
              <w:r w:rsidRPr="001D2C85">
                <w:t xml:space="preserve"> OBJ1000</w:t>
              </w:r>
            </w:ins>
            <w:del w:id="3428" w:author="哲均 宋" w:date="2019-08-15T16:07:00Z">
              <w:r w:rsidRPr="00ED175E" w:rsidDel="008B5F82">
                <w:delText>OBJ1000</w:delText>
              </w:r>
              <w:r w:rsidRPr="00ED175E" w:rsidDel="008B5F82">
                <w:rPr>
                  <w:rFonts w:hint="eastAsia"/>
                </w:rPr>
                <w:delText>に登録された</w:delText>
              </w:r>
              <w:r w:rsidRPr="00ED175E" w:rsidDel="008B5F82">
                <w:delText>TYPEID</w:delText>
              </w:r>
            </w:del>
          </w:p>
        </w:tc>
      </w:tr>
    </w:tbl>
    <w:p w14:paraId="4F4DD86C" w14:textId="77777777" w:rsidR="0096549F" w:rsidRPr="00ED175E" w:rsidRDefault="0096549F">
      <w:pPr>
        <w:pStyle w:val="-00"/>
        <w:wordWrap/>
        <w:rPr>
          <w:lang w:eastAsia="ja-JP"/>
        </w:rPr>
        <w:pPrChange w:id="3429" w:author="Seongeun Woo" w:date="2016-10-13T18:44:00Z">
          <w:pPr>
            <w:pStyle w:val="-00"/>
          </w:pPr>
        </w:pPrChange>
      </w:pPr>
    </w:p>
    <w:p w14:paraId="42620368" w14:textId="2410E6AA" w:rsidR="0019306E" w:rsidRPr="00ED175E" w:rsidRDefault="0019306E">
      <w:pPr>
        <w:pStyle w:val="af6"/>
        <w:keepNext/>
        <w:autoSpaceDE w:val="0"/>
        <w:autoSpaceDN w:val="0"/>
        <w:pPrChange w:id="3430" w:author="Seongeun Woo" w:date="2016-10-13T18:44:00Z">
          <w:pPr>
            <w:pStyle w:val="af6"/>
            <w:keepNext/>
          </w:pPr>
        </w:pPrChange>
      </w:pPr>
      <w:r w:rsidRPr="00ED175E">
        <w:t xml:space="preserve"> [</w:t>
      </w:r>
      <w:ins w:id="3431" w:author="哲均 宋" w:date="2019-08-15T16:08:00Z">
        <w:r w:rsidR="003B457B">
          <w:rPr>
            <w:rFonts w:hint="eastAsia"/>
          </w:rPr>
          <w:t>T</w:t>
        </w:r>
        <w:r w:rsidR="003B457B">
          <w:t>able</w:t>
        </w:r>
      </w:ins>
      <w:del w:id="3432" w:author="哲均 宋" w:date="2019-08-15T16:08:00Z">
        <w:r w:rsidRPr="00ED175E" w:rsidDel="003B457B">
          <w:rPr>
            <w:rFonts w:hint="eastAsia"/>
          </w:rPr>
          <w:delText>表</w:delText>
        </w:r>
      </w:del>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2</w:t>
      </w:r>
      <w:r w:rsidRPr="0073721B">
        <w:fldChar w:fldCharType="end"/>
      </w:r>
      <w:r w:rsidRPr="00ED175E">
        <w:t xml:space="preserve"> </w:t>
      </w:r>
      <w:ins w:id="3433" w:author="哲均 宋" w:date="2019-08-15T16:08:00Z">
        <w:r w:rsidR="003B457B">
          <w:t>Sample Data</w:t>
        </w:r>
      </w:ins>
      <w:del w:id="3434" w:author="哲均 宋" w:date="2019-08-15T16:08:00Z">
        <w:r w:rsidRPr="00ED175E" w:rsidDel="003B457B">
          <w:rPr>
            <w:rFonts w:hint="eastAsia"/>
          </w:rPr>
          <w:delText>サンプルデータ</w:delText>
        </w:r>
      </w:del>
      <w:r w:rsidRPr="00ED175E">
        <w:t>]</w:t>
      </w:r>
    </w:p>
    <w:tbl>
      <w:tblPr>
        <w:tblW w:w="9899" w:type="dxa"/>
        <w:tblInd w:w="99" w:type="dxa"/>
        <w:tblLayout w:type="fixed"/>
        <w:tblCellMar>
          <w:left w:w="99" w:type="dxa"/>
          <w:right w:w="99" w:type="dxa"/>
        </w:tblCellMar>
        <w:tblLook w:val="04A0" w:firstRow="1" w:lastRow="0" w:firstColumn="1" w:lastColumn="0" w:noHBand="0" w:noVBand="1"/>
        <w:tblPrChange w:id="3435" w:author="哲均 宋" w:date="2019-08-15T16:16:00Z">
          <w:tblPr>
            <w:tblW w:w="9899" w:type="dxa"/>
            <w:tblInd w:w="99" w:type="dxa"/>
            <w:tblLayout w:type="fixed"/>
            <w:tblCellMar>
              <w:left w:w="99" w:type="dxa"/>
              <w:right w:w="99" w:type="dxa"/>
            </w:tblCellMar>
            <w:tblLook w:val="04A0" w:firstRow="1" w:lastRow="0" w:firstColumn="1" w:lastColumn="0" w:noHBand="0" w:noVBand="1"/>
          </w:tblPr>
        </w:tblPrChange>
      </w:tblPr>
      <w:tblGrid>
        <w:gridCol w:w="851"/>
        <w:gridCol w:w="1559"/>
        <w:gridCol w:w="1115"/>
        <w:gridCol w:w="1011"/>
        <w:gridCol w:w="1276"/>
        <w:gridCol w:w="992"/>
        <w:gridCol w:w="1540"/>
        <w:gridCol w:w="1555"/>
        <w:tblGridChange w:id="3436">
          <w:tblGrid>
            <w:gridCol w:w="851"/>
            <w:gridCol w:w="1452"/>
            <w:gridCol w:w="1222"/>
            <w:gridCol w:w="1011"/>
            <w:gridCol w:w="1276"/>
            <w:gridCol w:w="992"/>
            <w:gridCol w:w="1540"/>
            <w:gridCol w:w="1555"/>
          </w:tblGrid>
        </w:tblGridChange>
      </w:tblGrid>
      <w:tr w:rsidR="0096549F" w:rsidRPr="00ED175E" w14:paraId="25013B80" w14:textId="77777777" w:rsidTr="00832CD5">
        <w:trPr>
          <w:trHeight w:val="255"/>
          <w:trPrChange w:id="3437" w:author="哲均 宋" w:date="2019-08-15T16:16:00Z">
            <w:trPr>
              <w:trHeight w:val="255"/>
            </w:trPr>
          </w:trPrChange>
        </w:trPr>
        <w:tc>
          <w:tcPr>
            <w:tcW w:w="851"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3438" w:author="哲均 宋" w:date="2019-08-15T16:16:00Z">
              <w:tcPr>
                <w:tcW w:w="851"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tcPrChange>
          </w:tcPr>
          <w:p w14:paraId="28B0C5C4" w14:textId="77777777" w:rsidR="0096549F" w:rsidRPr="00ED175E" w:rsidRDefault="0096549F">
            <w:pPr>
              <w:pStyle w:val="afc"/>
              <w:wordWrap/>
              <w:pPrChange w:id="3439" w:author="Seongeun Woo" w:date="2016-10-13T18:44:00Z">
                <w:pPr>
                  <w:pStyle w:val="afc"/>
                </w:pPr>
              </w:pPrChange>
            </w:pPr>
            <w:r w:rsidRPr="00ED175E">
              <w:t>TYPEID</w:t>
            </w:r>
          </w:p>
        </w:tc>
        <w:tc>
          <w:tcPr>
            <w:tcW w:w="1559" w:type="dxa"/>
            <w:tcBorders>
              <w:top w:val="single" w:sz="4" w:space="0" w:color="auto"/>
              <w:left w:val="nil"/>
              <w:bottom w:val="single" w:sz="4" w:space="0" w:color="auto"/>
              <w:right w:val="single" w:sz="4" w:space="0" w:color="auto"/>
            </w:tcBorders>
            <w:shd w:val="clear" w:color="auto" w:fill="EEECE1"/>
            <w:noWrap/>
            <w:vAlign w:val="bottom"/>
            <w:hideMark/>
            <w:tcPrChange w:id="3440" w:author="哲均 宋" w:date="2019-08-15T16:16:00Z">
              <w:tcPr>
                <w:tcW w:w="1452"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209FB643" w14:textId="77777777" w:rsidR="0096549F" w:rsidRPr="00ED175E" w:rsidRDefault="0096549F">
            <w:pPr>
              <w:pStyle w:val="afc"/>
              <w:wordWrap/>
              <w:pPrChange w:id="3441" w:author="Seongeun Woo" w:date="2016-10-13T18:44:00Z">
                <w:pPr>
                  <w:pStyle w:val="afc"/>
                </w:pPr>
              </w:pPrChange>
            </w:pPr>
            <w:r w:rsidRPr="00ED175E">
              <w:t>NAME</w:t>
            </w:r>
          </w:p>
        </w:tc>
        <w:tc>
          <w:tcPr>
            <w:tcW w:w="1115" w:type="dxa"/>
            <w:tcBorders>
              <w:top w:val="single" w:sz="4" w:space="0" w:color="auto"/>
              <w:left w:val="nil"/>
              <w:bottom w:val="single" w:sz="4" w:space="0" w:color="auto"/>
              <w:right w:val="single" w:sz="4" w:space="0" w:color="auto"/>
            </w:tcBorders>
            <w:shd w:val="clear" w:color="auto" w:fill="EEECE1"/>
            <w:noWrap/>
            <w:vAlign w:val="bottom"/>
            <w:hideMark/>
            <w:tcPrChange w:id="3442" w:author="哲均 宋" w:date="2019-08-15T16:16:00Z">
              <w:tcPr>
                <w:tcW w:w="1222"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2A1FFBD0" w14:textId="77777777" w:rsidR="0096549F" w:rsidRPr="00ED175E" w:rsidRDefault="0096549F">
            <w:pPr>
              <w:pStyle w:val="afc"/>
              <w:wordWrap/>
              <w:pPrChange w:id="3443" w:author="Seongeun Woo" w:date="2016-10-13T18:44:00Z">
                <w:pPr>
                  <w:pStyle w:val="afc"/>
                </w:pPr>
              </w:pPrChange>
            </w:pPr>
            <w:r w:rsidRPr="00ED175E">
              <w:t>TYPE_GBN</w:t>
            </w:r>
          </w:p>
        </w:tc>
        <w:tc>
          <w:tcPr>
            <w:tcW w:w="1011" w:type="dxa"/>
            <w:tcBorders>
              <w:top w:val="single" w:sz="4" w:space="0" w:color="auto"/>
              <w:left w:val="nil"/>
              <w:bottom w:val="single" w:sz="4" w:space="0" w:color="auto"/>
              <w:right w:val="single" w:sz="4" w:space="0" w:color="auto"/>
            </w:tcBorders>
            <w:shd w:val="clear" w:color="auto" w:fill="EEECE1"/>
            <w:noWrap/>
            <w:vAlign w:val="bottom"/>
            <w:hideMark/>
            <w:tcPrChange w:id="3444" w:author="哲均 宋" w:date="2019-08-15T16:16:00Z">
              <w:tcPr>
                <w:tcW w:w="1011"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280C1B61" w14:textId="77777777" w:rsidR="0096549F" w:rsidRPr="00ED175E" w:rsidRDefault="0096549F">
            <w:pPr>
              <w:pStyle w:val="afc"/>
              <w:wordWrap/>
              <w:pPrChange w:id="3445" w:author="Seongeun Woo" w:date="2016-10-13T18:44:00Z">
                <w:pPr>
                  <w:pStyle w:val="afc"/>
                </w:pPr>
              </w:pPrChange>
            </w:pPr>
            <w:r w:rsidRPr="00ED175E">
              <w:t>REL_KBN</w:t>
            </w:r>
          </w:p>
        </w:tc>
        <w:tc>
          <w:tcPr>
            <w:tcW w:w="1276" w:type="dxa"/>
            <w:tcBorders>
              <w:top w:val="single" w:sz="4" w:space="0" w:color="auto"/>
              <w:left w:val="nil"/>
              <w:bottom w:val="single" w:sz="4" w:space="0" w:color="auto"/>
              <w:right w:val="single" w:sz="4" w:space="0" w:color="auto"/>
            </w:tcBorders>
            <w:shd w:val="clear" w:color="auto" w:fill="EEECE1"/>
            <w:noWrap/>
            <w:vAlign w:val="bottom"/>
            <w:hideMark/>
            <w:tcPrChange w:id="3446" w:author="哲均 宋" w:date="2019-08-15T16:16:00Z">
              <w:tcPr>
                <w:tcW w:w="127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73831048" w14:textId="77777777" w:rsidR="0096549F" w:rsidRPr="00ED175E" w:rsidRDefault="0096549F">
            <w:pPr>
              <w:pStyle w:val="afc"/>
              <w:wordWrap/>
              <w:pPrChange w:id="3447" w:author="Seongeun Woo" w:date="2016-10-13T18:44:00Z">
                <w:pPr>
                  <w:pStyle w:val="afc"/>
                </w:pPr>
              </w:pPrChange>
            </w:pPr>
            <w:r w:rsidRPr="00ED175E">
              <w:t>R10_1</w:t>
            </w:r>
          </w:p>
        </w:tc>
        <w:tc>
          <w:tcPr>
            <w:tcW w:w="992" w:type="dxa"/>
            <w:tcBorders>
              <w:top w:val="single" w:sz="4" w:space="0" w:color="auto"/>
              <w:left w:val="nil"/>
              <w:bottom w:val="single" w:sz="4" w:space="0" w:color="auto"/>
              <w:right w:val="single" w:sz="4" w:space="0" w:color="auto"/>
            </w:tcBorders>
            <w:shd w:val="clear" w:color="auto" w:fill="EEECE1"/>
            <w:noWrap/>
            <w:vAlign w:val="bottom"/>
            <w:hideMark/>
            <w:tcPrChange w:id="3448" w:author="哲均 宋" w:date="2019-08-15T16:16:00Z">
              <w:tcPr>
                <w:tcW w:w="992"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06149544" w14:textId="77777777" w:rsidR="0096549F" w:rsidRPr="00ED175E" w:rsidRDefault="0096549F">
            <w:pPr>
              <w:pStyle w:val="afc"/>
              <w:wordWrap/>
              <w:pPrChange w:id="3449" w:author="Seongeun Woo" w:date="2016-10-13T18:44:00Z">
                <w:pPr>
                  <w:pStyle w:val="afc"/>
                </w:pPr>
              </w:pPrChange>
            </w:pPr>
            <w:r w:rsidRPr="00ED175E">
              <w:t>PTYPEID</w:t>
            </w:r>
          </w:p>
        </w:tc>
        <w:tc>
          <w:tcPr>
            <w:tcW w:w="1540" w:type="dxa"/>
            <w:tcBorders>
              <w:top w:val="single" w:sz="4" w:space="0" w:color="auto"/>
              <w:left w:val="nil"/>
              <w:bottom w:val="single" w:sz="4" w:space="0" w:color="auto"/>
              <w:right w:val="single" w:sz="4" w:space="0" w:color="auto"/>
            </w:tcBorders>
            <w:shd w:val="clear" w:color="auto" w:fill="EEECE1"/>
            <w:noWrap/>
            <w:vAlign w:val="bottom"/>
            <w:hideMark/>
            <w:tcPrChange w:id="3450" w:author="哲均 宋" w:date="2019-08-15T16:16:00Z">
              <w:tcPr>
                <w:tcW w:w="1540"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5EAF15F6" w14:textId="77777777" w:rsidR="0096549F" w:rsidRPr="00ED175E" w:rsidRDefault="0096549F">
            <w:pPr>
              <w:pStyle w:val="afc"/>
              <w:wordWrap/>
              <w:pPrChange w:id="3451" w:author="Seongeun Woo" w:date="2016-10-13T18:44:00Z">
                <w:pPr>
                  <w:pStyle w:val="afc"/>
                </w:pPr>
              </w:pPrChange>
            </w:pPr>
            <w:r w:rsidRPr="00ED175E">
              <w:t>DISP_ORDER</w:t>
            </w:r>
          </w:p>
        </w:tc>
        <w:tc>
          <w:tcPr>
            <w:tcW w:w="1555" w:type="dxa"/>
            <w:tcBorders>
              <w:top w:val="single" w:sz="4" w:space="0" w:color="auto"/>
              <w:left w:val="nil"/>
              <w:bottom w:val="single" w:sz="4" w:space="0" w:color="auto"/>
              <w:right w:val="single" w:sz="4" w:space="0" w:color="auto"/>
            </w:tcBorders>
            <w:shd w:val="clear" w:color="auto" w:fill="EEECE1"/>
            <w:noWrap/>
            <w:vAlign w:val="bottom"/>
            <w:hideMark/>
            <w:tcPrChange w:id="3452" w:author="哲均 宋" w:date="2019-08-15T16:16:00Z">
              <w:tcPr>
                <w:tcW w:w="1555"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7DEA6A69" w14:textId="77777777" w:rsidR="0096549F" w:rsidRPr="00ED175E" w:rsidRDefault="0096549F">
            <w:pPr>
              <w:pStyle w:val="afc"/>
              <w:wordWrap/>
              <w:pPrChange w:id="3453" w:author="Seongeun Woo" w:date="2016-10-13T18:44:00Z">
                <w:pPr>
                  <w:pStyle w:val="afc"/>
                </w:pPr>
              </w:pPrChange>
            </w:pPr>
            <w:r w:rsidRPr="00ED175E">
              <w:t>MAPPING_CD</w:t>
            </w:r>
          </w:p>
        </w:tc>
      </w:tr>
      <w:tr w:rsidR="0096549F" w:rsidRPr="00ED175E" w14:paraId="040E29DE" w14:textId="77777777" w:rsidTr="00832CD5">
        <w:trPr>
          <w:trHeight w:val="255"/>
          <w:trPrChange w:id="3454"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455"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B5472FE" w14:textId="77777777" w:rsidR="0096549F" w:rsidRPr="00ED175E" w:rsidRDefault="0096549F">
            <w:pPr>
              <w:pStyle w:val="afb"/>
              <w:autoSpaceDE w:val="0"/>
              <w:autoSpaceDN w:val="0"/>
              <w:pPrChange w:id="3456" w:author="Seongeun Woo" w:date="2016-10-13T18:44:00Z">
                <w:pPr>
                  <w:pStyle w:val="afb"/>
                </w:pPr>
              </w:pPrChange>
            </w:pPr>
            <w:r w:rsidRPr="00ED175E">
              <w:t>0</w:t>
            </w:r>
          </w:p>
        </w:tc>
        <w:tc>
          <w:tcPr>
            <w:tcW w:w="1559" w:type="dxa"/>
            <w:tcBorders>
              <w:top w:val="nil"/>
              <w:left w:val="nil"/>
              <w:bottom w:val="single" w:sz="4" w:space="0" w:color="auto"/>
              <w:right w:val="single" w:sz="4" w:space="0" w:color="auto"/>
            </w:tcBorders>
            <w:shd w:val="clear" w:color="auto" w:fill="auto"/>
            <w:noWrap/>
            <w:vAlign w:val="bottom"/>
            <w:hideMark/>
            <w:tcPrChange w:id="3457"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31CC5DC8" w14:textId="1C6323CB" w:rsidR="0096549F" w:rsidRPr="00ED175E" w:rsidRDefault="003B457B">
            <w:pPr>
              <w:pStyle w:val="afb"/>
              <w:autoSpaceDE w:val="0"/>
              <w:autoSpaceDN w:val="0"/>
              <w:pPrChange w:id="3458" w:author="Seongeun Woo" w:date="2016-10-13T18:44:00Z">
                <w:pPr>
                  <w:pStyle w:val="afb"/>
                </w:pPr>
              </w:pPrChange>
            </w:pPr>
            <w:ins w:id="3459" w:author="哲均 宋" w:date="2019-08-15T16:08:00Z">
              <w:r>
                <w:t>Allowed Value</w:t>
              </w:r>
            </w:ins>
            <w:ins w:id="3460" w:author="user" w:date="2016-10-14T14:30:00Z">
              <w:del w:id="3461" w:author="哲均 宋" w:date="2019-08-15T16:08:00Z">
                <w:r w:rsidR="00F4025C" w:rsidDel="003B457B">
                  <w:rPr>
                    <w:rFonts w:hint="eastAsia"/>
                  </w:rPr>
                  <w:delText>許容</w:delText>
                </w:r>
              </w:del>
            </w:ins>
            <w:del w:id="3462" w:author="哲均 宋" w:date="2019-08-15T16:08:00Z">
              <w:r w:rsidR="0096549F" w:rsidRPr="00ED175E" w:rsidDel="003B457B">
                <w:rPr>
                  <w:rFonts w:hint="eastAsia"/>
                </w:rPr>
                <w:delText>許可値</w:delText>
              </w:r>
            </w:del>
          </w:p>
        </w:tc>
        <w:tc>
          <w:tcPr>
            <w:tcW w:w="1115" w:type="dxa"/>
            <w:tcBorders>
              <w:top w:val="nil"/>
              <w:left w:val="nil"/>
              <w:bottom w:val="single" w:sz="4" w:space="0" w:color="auto"/>
              <w:right w:val="single" w:sz="4" w:space="0" w:color="auto"/>
            </w:tcBorders>
            <w:shd w:val="clear" w:color="auto" w:fill="auto"/>
            <w:noWrap/>
            <w:vAlign w:val="bottom"/>
            <w:hideMark/>
            <w:tcPrChange w:id="346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08367D87" w14:textId="77777777" w:rsidR="0096549F" w:rsidRPr="00ED175E" w:rsidRDefault="0096549F">
            <w:pPr>
              <w:pStyle w:val="afb"/>
              <w:autoSpaceDE w:val="0"/>
              <w:autoSpaceDN w:val="0"/>
              <w:pPrChange w:id="3464" w:author="Seongeun Woo" w:date="2016-10-13T18:44:00Z">
                <w:pPr>
                  <w:pStyle w:val="afb"/>
                </w:pPr>
              </w:pPrChange>
            </w:pPr>
            <w:r w:rsidRPr="00ED175E">
              <w:t>0</w:t>
            </w:r>
          </w:p>
        </w:tc>
        <w:tc>
          <w:tcPr>
            <w:tcW w:w="1011" w:type="dxa"/>
            <w:tcBorders>
              <w:top w:val="nil"/>
              <w:left w:val="nil"/>
              <w:bottom w:val="single" w:sz="4" w:space="0" w:color="auto"/>
              <w:right w:val="single" w:sz="4" w:space="0" w:color="auto"/>
            </w:tcBorders>
            <w:shd w:val="clear" w:color="auto" w:fill="auto"/>
            <w:noWrap/>
            <w:vAlign w:val="bottom"/>
            <w:hideMark/>
            <w:tcPrChange w:id="346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2D7A5C8A" w14:textId="77777777" w:rsidR="0096549F" w:rsidRPr="00ED175E" w:rsidRDefault="0096549F">
            <w:pPr>
              <w:pStyle w:val="afb"/>
              <w:autoSpaceDE w:val="0"/>
              <w:autoSpaceDN w:val="0"/>
              <w:pPrChange w:id="3466" w:author="Seongeun Woo" w:date="2016-10-13T18:44:00Z">
                <w:pPr>
                  <w:pStyle w:val="afb"/>
                </w:pPr>
              </w:pPrChange>
            </w:pPr>
            <w:r w:rsidRPr="00ED175E">
              <w:t>0</w:t>
            </w:r>
          </w:p>
        </w:tc>
        <w:tc>
          <w:tcPr>
            <w:tcW w:w="1276" w:type="dxa"/>
            <w:tcBorders>
              <w:top w:val="nil"/>
              <w:left w:val="nil"/>
              <w:bottom w:val="single" w:sz="4" w:space="0" w:color="auto"/>
              <w:right w:val="single" w:sz="4" w:space="0" w:color="auto"/>
            </w:tcBorders>
            <w:shd w:val="clear" w:color="auto" w:fill="auto"/>
            <w:noWrap/>
            <w:vAlign w:val="bottom"/>
            <w:hideMark/>
            <w:tcPrChange w:id="346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4A3CF253" w14:textId="77777777" w:rsidR="0096549F" w:rsidRPr="00ED175E" w:rsidRDefault="0096549F">
            <w:pPr>
              <w:pStyle w:val="afb"/>
              <w:autoSpaceDE w:val="0"/>
              <w:autoSpaceDN w:val="0"/>
              <w:pPrChange w:id="3468" w:author="Seongeun Woo" w:date="2016-10-13T18:44:00Z">
                <w:pPr>
                  <w:pStyle w:val="afb"/>
                </w:pPr>
              </w:pPrChange>
            </w:pPr>
            <w:r w:rsidRPr="00ED175E">
              <w:t>#S00000001</w:t>
            </w:r>
          </w:p>
        </w:tc>
        <w:tc>
          <w:tcPr>
            <w:tcW w:w="992" w:type="dxa"/>
            <w:tcBorders>
              <w:top w:val="nil"/>
              <w:left w:val="nil"/>
              <w:bottom w:val="single" w:sz="4" w:space="0" w:color="auto"/>
              <w:right w:val="single" w:sz="4" w:space="0" w:color="auto"/>
            </w:tcBorders>
            <w:shd w:val="clear" w:color="auto" w:fill="auto"/>
            <w:noWrap/>
            <w:vAlign w:val="bottom"/>
            <w:hideMark/>
            <w:tcPrChange w:id="346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1F292BFA" w14:textId="77777777" w:rsidR="0096549F" w:rsidRPr="00ED175E" w:rsidRDefault="0096549F">
            <w:pPr>
              <w:pStyle w:val="afb"/>
              <w:autoSpaceDE w:val="0"/>
              <w:autoSpaceDN w:val="0"/>
              <w:pPrChange w:id="3470" w:author="Seongeun Woo" w:date="2016-10-13T18:44:00Z">
                <w:pPr>
                  <w:pStyle w:val="afb"/>
                </w:pPr>
              </w:pPrChange>
            </w:pPr>
            <w:r w:rsidRPr="00ED175E">
              <w:t>-1</w:t>
            </w:r>
          </w:p>
        </w:tc>
        <w:tc>
          <w:tcPr>
            <w:tcW w:w="1540" w:type="dxa"/>
            <w:tcBorders>
              <w:top w:val="nil"/>
              <w:left w:val="nil"/>
              <w:bottom w:val="single" w:sz="4" w:space="0" w:color="auto"/>
              <w:right w:val="single" w:sz="4" w:space="0" w:color="auto"/>
            </w:tcBorders>
            <w:shd w:val="clear" w:color="auto" w:fill="auto"/>
            <w:noWrap/>
            <w:vAlign w:val="bottom"/>
            <w:hideMark/>
            <w:tcPrChange w:id="347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0988D6C9" w14:textId="77777777" w:rsidR="0096549F" w:rsidRPr="00ED175E" w:rsidRDefault="0096549F">
            <w:pPr>
              <w:pStyle w:val="afb"/>
              <w:autoSpaceDE w:val="0"/>
              <w:autoSpaceDN w:val="0"/>
              <w:pPrChange w:id="3472" w:author="Seongeun Woo" w:date="2016-10-13T18:44:00Z">
                <w:pPr>
                  <w:pStyle w:val="afb"/>
                </w:pPr>
              </w:pPrChange>
            </w:pPr>
            <w:r w:rsidRPr="00ED175E">
              <w:t>9,999</w:t>
            </w:r>
          </w:p>
        </w:tc>
        <w:tc>
          <w:tcPr>
            <w:tcW w:w="1555" w:type="dxa"/>
            <w:tcBorders>
              <w:top w:val="nil"/>
              <w:left w:val="nil"/>
              <w:bottom w:val="single" w:sz="4" w:space="0" w:color="auto"/>
              <w:right w:val="single" w:sz="4" w:space="0" w:color="auto"/>
            </w:tcBorders>
            <w:shd w:val="clear" w:color="auto" w:fill="auto"/>
            <w:noWrap/>
            <w:vAlign w:val="bottom"/>
            <w:hideMark/>
            <w:tcPrChange w:id="347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61A4A300" w14:textId="77777777" w:rsidR="0096549F" w:rsidRPr="00ED175E" w:rsidRDefault="0096549F">
            <w:pPr>
              <w:pStyle w:val="afb"/>
              <w:autoSpaceDE w:val="0"/>
              <w:autoSpaceDN w:val="0"/>
              <w:pPrChange w:id="3474" w:author="Seongeun Woo" w:date="2016-10-13T18:44:00Z">
                <w:pPr>
                  <w:pStyle w:val="afb"/>
                </w:pPr>
              </w:pPrChange>
            </w:pPr>
            <w:r w:rsidRPr="00ED175E">
              <w:rPr>
                <w:rFonts w:hint="eastAsia"/>
              </w:rPr>
              <w:t xml:space="preserve">　</w:t>
            </w:r>
          </w:p>
        </w:tc>
      </w:tr>
      <w:tr w:rsidR="0096549F" w:rsidRPr="00ED175E" w14:paraId="73846655" w14:textId="77777777" w:rsidTr="00832CD5">
        <w:trPr>
          <w:trHeight w:val="255"/>
          <w:trPrChange w:id="347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47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E68EE95" w14:textId="77777777" w:rsidR="0096549F" w:rsidRPr="00ED175E" w:rsidRDefault="0096549F">
            <w:pPr>
              <w:pStyle w:val="afb"/>
              <w:autoSpaceDE w:val="0"/>
              <w:autoSpaceDN w:val="0"/>
              <w:rPr>
                <w:rStyle w:val="afffc"/>
                <w:b w:val="0"/>
                <w:bCs w:val="0"/>
                <w:rPrChange w:id="3477" w:author="InnoRules" w:date="2016-08-30T14:14:00Z">
                  <w:rPr>
                    <w:rStyle w:val="afffc"/>
                    <w:rFonts w:ascii="Arial" w:hAnsi="Arial"/>
                    <w:b w:val="0"/>
                    <w:bCs w:val="0"/>
                    <w:sz w:val="20"/>
                  </w:rPr>
                </w:rPrChange>
              </w:rPr>
              <w:pPrChange w:id="3478" w:author="Seongeun Woo" w:date="2016-10-13T18:44:00Z">
                <w:pPr>
                  <w:pStyle w:val="afb"/>
                </w:pPr>
              </w:pPrChange>
            </w:pPr>
            <w:r w:rsidRPr="00ED175E">
              <w:rPr>
                <w:rStyle w:val="afffc"/>
                <w:b w:val="0"/>
              </w:rPr>
              <w:t>10</w:t>
            </w:r>
          </w:p>
        </w:tc>
        <w:tc>
          <w:tcPr>
            <w:tcW w:w="1559" w:type="dxa"/>
            <w:tcBorders>
              <w:top w:val="nil"/>
              <w:left w:val="nil"/>
              <w:bottom w:val="single" w:sz="4" w:space="0" w:color="auto"/>
              <w:right w:val="single" w:sz="4" w:space="0" w:color="auto"/>
            </w:tcBorders>
            <w:shd w:val="clear" w:color="auto" w:fill="auto"/>
            <w:noWrap/>
            <w:vAlign w:val="bottom"/>
            <w:hideMark/>
            <w:tcPrChange w:id="347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0A95A82B" w14:textId="218B967D" w:rsidR="0096549F" w:rsidRPr="00ED175E" w:rsidRDefault="003B457B">
            <w:pPr>
              <w:pStyle w:val="afb"/>
              <w:autoSpaceDE w:val="0"/>
              <w:autoSpaceDN w:val="0"/>
              <w:rPr>
                <w:rStyle w:val="afffc"/>
                <w:b w:val="0"/>
                <w:bCs w:val="0"/>
              </w:rPr>
              <w:pPrChange w:id="3480" w:author="Seongeun Woo" w:date="2016-10-13T18:44:00Z">
                <w:pPr>
                  <w:pStyle w:val="afb"/>
                </w:pPr>
              </w:pPrChange>
            </w:pPr>
            <w:ins w:id="3481" w:author="哲均 宋" w:date="2019-08-15T16:08:00Z">
              <w:r>
                <w:rPr>
                  <w:rStyle w:val="afffc"/>
                  <w:rFonts w:hint="eastAsia"/>
                  <w:b w:val="0"/>
                </w:rPr>
                <w:t>P</w:t>
              </w:r>
              <w:r>
                <w:rPr>
                  <w:rStyle w:val="afffc"/>
                  <w:b w:val="0"/>
                </w:rPr>
                <w:t>roduct</w:t>
              </w:r>
            </w:ins>
            <w:del w:id="3482" w:author="哲均 宋" w:date="2019-08-15T16:08:00Z">
              <w:r w:rsidR="0096549F" w:rsidRPr="00ED175E" w:rsidDel="003B457B">
                <w:rPr>
                  <w:rStyle w:val="afffc"/>
                  <w:rFonts w:hint="eastAsia"/>
                  <w:b w:val="0"/>
                </w:rPr>
                <w:delText>商品</w:delText>
              </w:r>
            </w:del>
          </w:p>
        </w:tc>
        <w:tc>
          <w:tcPr>
            <w:tcW w:w="1115" w:type="dxa"/>
            <w:tcBorders>
              <w:top w:val="nil"/>
              <w:left w:val="nil"/>
              <w:bottom w:val="single" w:sz="4" w:space="0" w:color="auto"/>
              <w:right w:val="single" w:sz="4" w:space="0" w:color="auto"/>
            </w:tcBorders>
            <w:shd w:val="clear" w:color="auto" w:fill="auto"/>
            <w:noWrap/>
            <w:vAlign w:val="bottom"/>
            <w:hideMark/>
            <w:tcPrChange w:id="348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2A612B86" w14:textId="77777777" w:rsidR="0096549F" w:rsidRPr="00ED175E" w:rsidRDefault="0096549F">
            <w:pPr>
              <w:pStyle w:val="afb"/>
              <w:autoSpaceDE w:val="0"/>
              <w:autoSpaceDN w:val="0"/>
              <w:rPr>
                <w:rStyle w:val="afffc"/>
                <w:b w:val="0"/>
                <w:bCs w:val="0"/>
              </w:rPr>
              <w:pPrChange w:id="3484" w:author="Seongeun Woo" w:date="2016-10-13T18:44:00Z">
                <w:pPr>
                  <w:pStyle w:val="afb"/>
                </w:pPr>
              </w:pPrChange>
            </w:pPr>
            <w:r w:rsidRPr="00ED175E">
              <w:rPr>
                <w:rStyle w:val="afffc"/>
                <w:b w:val="0"/>
              </w:rPr>
              <w:t>1</w:t>
            </w:r>
          </w:p>
        </w:tc>
        <w:tc>
          <w:tcPr>
            <w:tcW w:w="1011" w:type="dxa"/>
            <w:tcBorders>
              <w:top w:val="nil"/>
              <w:left w:val="nil"/>
              <w:bottom w:val="single" w:sz="4" w:space="0" w:color="auto"/>
              <w:right w:val="single" w:sz="4" w:space="0" w:color="auto"/>
            </w:tcBorders>
            <w:shd w:val="clear" w:color="auto" w:fill="auto"/>
            <w:noWrap/>
            <w:vAlign w:val="bottom"/>
            <w:hideMark/>
            <w:tcPrChange w:id="348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6CCF8C78" w14:textId="77777777" w:rsidR="0096549F" w:rsidRPr="00ED175E" w:rsidRDefault="0096549F">
            <w:pPr>
              <w:pStyle w:val="afb"/>
              <w:autoSpaceDE w:val="0"/>
              <w:autoSpaceDN w:val="0"/>
              <w:rPr>
                <w:rStyle w:val="afffc"/>
                <w:b w:val="0"/>
                <w:bCs w:val="0"/>
              </w:rPr>
              <w:pPrChange w:id="3486" w:author="Seongeun Woo" w:date="2016-10-13T18:44:00Z">
                <w:pPr>
                  <w:pStyle w:val="afb"/>
                </w:pPr>
              </w:pPrChange>
            </w:pPr>
            <w:r w:rsidRPr="00ED175E">
              <w:rPr>
                <w:rStyle w:val="afffc"/>
                <w:b w:val="0"/>
              </w:rPr>
              <w:t>0</w:t>
            </w:r>
          </w:p>
        </w:tc>
        <w:tc>
          <w:tcPr>
            <w:tcW w:w="1276" w:type="dxa"/>
            <w:tcBorders>
              <w:top w:val="nil"/>
              <w:left w:val="nil"/>
              <w:bottom w:val="single" w:sz="4" w:space="0" w:color="auto"/>
              <w:right w:val="single" w:sz="4" w:space="0" w:color="auto"/>
            </w:tcBorders>
            <w:shd w:val="clear" w:color="auto" w:fill="auto"/>
            <w:noWrap/>
            <w:vAlign w:val="bottom"/>
            <w:hideMark/>
            <w:tcPrChange w:id="348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714CBACC" w14:textId="77777777" w:rsidR="0096549F" w:rsidRPr="00ED175E" w:rsidRDefault="0096549F">
            <w:pPr>
              <w:pStyle w:val="afb"/>
              <w:autoSpaceDE w:val="0"/>
              <w:autoSpaceDN w:val="0"/>
              <w:rPr>
                <w:rStyle w:val="afffc"/>
                <w:b w:val="0"/>
                <w:bCs w:val="0"/>
              </w:rPr>
              <w:pPrChange w:id="3488" w:author="Seongeun Woo" w:date="2016-10-13T18:44:00Z">
                <w:pPr>
                  <w:pStyle w:val="afb"/>
                </w:pPr>
              </w:pPrChange>
            </w:pPr>
            <w:r w:rsidRPr="00ED175E">
              <w:rPr>
                <w:rStyle w:val="afffc"/>
                <w:b w:val="0"/>
              </w:rPr>
              <w:t>#S00000002</w:t>
            </w:r>
          </w:p>
        </w:tc>
        <w:tc>
          <w:tcPr>
            <w:tcW w:w="992" w:type="dxa"/>
            <w:tcBorders>
              <w:top w:val="nil"/>
              <w:left w:val="nil"/>
              <w:bottom w:val="single" w:sz="4" w:space="0" w:color="auto"/>
              <w:right w:val="single" w:sz="4" w:space="0" w:color="auto"/>
            </w:tcBorders>
            <w:shd w:val="clear" w:color="auto" w:fill="auto"/>
            <w:noWrap/>
            <w:vAlign w:val="bottom"/>
            <w:hideMark/>
            <w:tcPrChange w:id="348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27A710D5" w14:textId="77777777" w:rsidR="0096549F" w:rsidRPr="00ED175E" w:rsidRDefault="0096549F">
            <w:pPr>
              <w:pStyle w:val="afb"/>
              <w:autoSpaceDE w:val="0"/>
              <w:autoSpaceDN w:val="0"/>
              <w:rPr>
                <w:rStyle w:val="afffc"/>
                <w:b w:val="0"/>
                <w:bCs w:val="0"/>
              </w:rPr>
              <w:pPrChange w:id="3490" w:author="Seongeun Woo" w:date="2016-10-13T18:44:00Z">
                <w:pPr>
                  <w:pStyle w:val="afb"/>
                </w:pPr>
              </w:pPrChange>
            </w:pPr>
            <w:r w:rsidRPr="00ED175E">
              <w:rPr>
                <w:rStyle w:val="afffc"/>
                <w:b w:val="0"/>
              </w:rPr>
              <w:t>-1</w:t>
            </w:r>
          </w:p>
        </w:tc>
        <w:tc>
          <w:tcPr>
            <w:tcW w:w="1540" w:type="dxa"/>
            <w:tcBorders>
              <w:top w:val="nil"/>
              <w:left w:val="nil"/>
              <w:bottom w:val="single" w:sz="4" w:space="0" w:color="auto"/>
              <w:right w:val="single" w:sz="4" w:space="0" w:color="auto"/>
            </w:tcBorders>
            <w:shd w:val="clear" w:color="auto" w:fill="auto"/>
            <w:noWrap/>
            <w:vAlign w:val="bottom"/>
            <w:hideMark/>
            <w:tcPrChange w:id="349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4F3D846F" w14:textId="77777777" w:rsidR="0096549F" w:rsidRPr="00ED175E" w:rsidRDefault="0096549F">
            <w:pPr>
              <w:pStyle w:val="afb"/>
              <w:autoSpaceDE w:val="0"/>
              <w:autoSpaceDN w:val="0"/>
              <w:rPr>
                <w:rStyle w:val="afffc"/>
                <w:b w:val="0"/>
                <w:bCs w:val="0"/>
              </w:rPr>
              <w:pPrChange w:id="3492" w:author="Seongeun Woo" w:date="2016-10-13T18:44:00Z">
                <w:pPr>
                  <w:pStyle w:val="afb"/>
                </w:pPr>
              </w:pPrChange>
            </w:pPr>
            <w:r w:rsidRPr="00ED175E">
              <w:rPr>
                <w:rStyle w:val="afffc"/>
                <w:b w:val="0"/>
              </w:rPr>
              <w:t>1</w:t>
            </w:r>
          </w:p>
        </w:tc>
        <w:tc>
          <w:tcPr>
            <w:tcW w:w="1555" w:type="dxa"/>
            <w:tcBorders>
              <w:top w:val="nil"/>
              <w:left w:val="nil"/>
              <w:bottom w:val="single" w:sz="4" w:space="0" w:color="auto"/>
              <w:right w:val="single" w:sz="4" w:space="0" w:color="auto"/>
            </w:tcBorders>
            <w:shd w:val="clear" w:color="auto" w:fill="auto"/>
            <w:noWrap/>
            <w:vAlign w:val="bottom"/>
            <w:hideMark/>
            <w:tcPrChange w:id="349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060E73FD" w14:textId="77777777" w:rsidR="0096549F" w:rsidRPr="00ED175E" w:rsidRDefault="0096549F">
            <w:pPr>
              <w:pStyle w:val="afb"/>
              <w:autoSpaceDE w:val="0"/>
              <w:autoSpaceDN w:val="0"/>
              <w:rPr>
                <w:rStyle w:val="afffc"/>
                <w:b w:val="0"/>
                <w:sz w:val="16"/>
                <w:szCs w:val="16"/>
              </w:rPr>
              <w:pPrChange w:id="3494" w:author="Seongeun Woo" w:date="2016-10-13T18:44:00Z">
                <w:pPr>
                  <w:pStyle w:val="afb"/>
                </w:pPr>
              </w:pPrChange>
            </w:pPr>
            <w:r w:rsidRPr="00ED175E">
              <w:rPr>
                <w:rStyle w:val="afffc"/>
                <w:rFonts w:hint="eastAsia"/>
                <w:b w:val="0"/>
                <w:sz w:val="16"/>
                <w:szCs w:val="16"/>
              </w:rPr>
              <w:t xml:space="preserve">　</w:t>
            </w:r>
          </w:p>
        </w:tc>
      </w:tr>
      <w:tr w:rsidR="0096549F" w:rsidRPr="00ED175E" w14:paraId="7B31E55F" w14:textId="77777777" w:rsidTr="00832CD5">
        <w:trPr>
          <w:trHeight w:val="255"/>
          <w:trPrChange w:id="349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49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956B846" w14:textId="77777777" w:rsidR="0096549F" w:rsidRPr="00ED175E" w:rsidRDefault="0096549F">
            <w:pPr>
              <w:pStyle w:val="afb"/>
              <w:autoSpaceDE w:val="0"/>
              <w:autoSpaceDN w:val="0"/>
              <w:rPr>
                <w:rStyle w:val="afffc"/>
                <w:b w:val="0"/>
                <w:bCs w:val="0"/>
                <w:rPrChange w:id="3497" w:author="InnoRules" w:date="2016-08-30T14:14:00Z">
                  <w:rPr>
                    <w:rStyle w:val="afffc"/>
                    <w:rFonts w:ascii="Arial" w:hAnsi="Arial"/>
                    <w:b w:val="0"/>
                    <w:bCs w:val="0"/>
                    <w:sz w:val="20"/>
                  </w:rPr>
                </w:rPrChange>
              </w:rPr>
              <w:pPrChange w:id="3498" w:author="Seongeun Woo" w:date="2016-10-13T18:44:00Z">
                <w:pPr>
                  <w:pStyle w:val="afb"/>
                </w:pPr>
              </w:pPrChange>
            </w:pPr>
            <w:r w:rsidRPr="00ED175E">
              <w:rPr>
                <w:rStyle w:val="afffc"/>
                <w:b w:val="0"/>
              </w:rPr>
              <w:t>20</w:t>
            </w:r>
          </w:p>
        </w:tc>
        <w:tc>
          <w:tcPr>
            <w:tcW w:w="1559" w:type="dxa"/>
            <w:tcBorders>
              <w:top w:val="nil"/>
              <w:left w:val="nil"/>
              <w:bottom w:val="single" w:sz="4" w:space="0" w:color="auto"/>
              <w:right w:val="single" w:sz="4" w:space="0" w:color="auto"/>
            </w:tcBorders>
            <w:shd w:val="clear" w:color="auto" w:fill="auto"/>
            <w:noWrap/>
            <w:vAlign w:val="bottom"/>
            <w:hideMark/>
            <w:tcPrChange w:id="349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4EE836C3" w14:textId="76D1308B" w:rsidR="0096549F" w:rsidRPr="00ED175E" w:rsidRDefault="003B457B">
            <w:pPr>
              <w:pStyle w:val="afb"/>
              <w:autoSpaceDE w:val="0"/>
              <w:autoSpaceDN w:val="0"/>
              <w:rPr>
                <w:rStyle w:val="afffc"/>
                <w:b w:val="0"/>
                <w:bCs w:val="0"/>
              </w:rPr>
              <w:pPrChange w:id="3500" w:author="Seongeun Woo" w:date="2016-10-13T18:44:00Z">
                <w:pPr>
                  <w:pStyle w:val="afb"/>
                </w:pPr>
              </w:pPrChange>
            </w:pPr>
            <w:ins w:id="3501" w:author="哲均 宋" w:date="2019-08-15T16:08:00Z">
              <w:r>
                <w:rPr>
                  <w:rStyle w:val="afffc"/>
                  <w:rFonts w:hint="eastAsia"/>
                  <w:b w:val="0"/>
                </w:rPr>
                <w:t>C</w:t>
              </w:r>
              <w:r>
                <w:rPr>
                  <w:rStyle w:val="afffc"/>
                  <w:b w:val="0"/>
                </w:rPr>
                <w:t>overage</w:t>
              </w:r>
            </w:ins>
            <w:del w:id="3502" w:author="哲均 宋" w:date="2019-08-15T16:08:00Z">
              <w:r w:rsidR="0096549F" w:rsidRPr="00ED175E" w:rsidDel="003B457B">
                <w:rPr>
                  <w:rStyle w:val="afffc"/>
                  <w:rFonts w:hint="eastAsia"/>
                  <w:b w:val="0"/>
                </w:rPr>
                <w:delText>担保</w:delText>
              </w:r>
            </w:del>
          </w:p>
        </w:tc>
        <w:tc>
          <w:tcPr>
            <w:tcW w:w="1115" w:type="dxa"/>
            <w:tcBorders>
              <w:top w:val="nil"/>
              <w:left w:val="nil"/>
              <w:bottom w:val="single" w:sz="4" w:space="0" w:color="auto"/>
              <w:right w:val="single" w:sz="4" w:space="0" w:color="auto"/>
            </w:tcBorders>
            <w:shd w:val="clear" w:color="auto" w:fill="auto"/>
            <w:noWrap/>
            <w:vAlign w:val="bottom"/>
            <w:hideMark/>
            <w:tcPrChange w:id="350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3D89AECE" w14:textId="77777777" w:rsidR="0096549F" w:rsidRPr="00ED175E" w:rsidRDefault="0096549F">
            <w:pPr>
              <w:pStyle w:val="afb"/>
              <w:autoSpaceDE w:val="0"/>
              <w:autoSpaceDN w:val="0"/>
              <w:rPr>
                <w:rStyle w:val="afffc"/>
                <w:b w:val="0"/>
                <w:bCs w:val="0"/>
              </w:rPr>
              <w:pPrChange w:id="3504" w:author="Seongeun Woo" w:date="2016-10-13T18:44:00Z">
                <w:pPr>
                  <w:pStyle w:val="afb"/>
                </w:pPr>
              </w:pPrChange>
            </w:pPr>
            <w:r w:rsidRPr="00ED175E">
              <w:rPr>
                <w:rStyle w:val="afffc"/>
                <w:b w:val="0"/>
              </w:rPr>
              <w:t>1</w:t>
            </w:r>
          </w:p>
        </w:tc>
        <w:tc>
          <w:tcPr>
            <w:tcW w:w="1011" w:type="dxa"/>
            <w:tcBorders>
              <w:top w:val="nil"/>
              <w:left w:val="nil"/>
              <w:bottom w:val="single" w:sz="4" w:space="0" w:color="auto"/>
              <w:right w:val="single" w:sz="4" w:space="0" w:color="auto"/>
            </w:tcBorders>
            <w:shd w:val="clear" w:color="auto" w:fill="auto"/>
            <w:noWrap/>
            <w:vAlign w:val="bottom"/>
            <w:hideMark/>
            <w:tcPrChange w:id="350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6603F81D" w14:textId="77777777" w:rsidR="0096549F" w:rsidRPr="00ED175E" w:rsidRDefault="0096549F">
            <w:pPr>
              <w:pStyle w:val="afb"/>
              <w:autoSpaceDE w:val="0"/>
              <w:autoSpaceDN w:val="0"/>
              <w:rPr>
                <w:rStyle w:val="afffc"/>
                <w:b w:val="0"/>
                <w:bCs w:val="0"/>
              </w:rPr>
              <w:pPrChange w:id="3506" w:author="Seongeun Woo" w:date="2016-10-13T18:44:00Z">
                <w:pPr>
                  <w:pStyle w:val="afb"/>
                </w:pPr>
              </w:pPrChange>
            </w:pPr>
            <w:r w:rsidRPr="00ED175E">
              <w:rPr>
                <w:rStyle w:val="afffc"/>
                <w:b w:val="0"/>
              </w:rPr>
              <w:t>0</w:t>
            </w:r>
          </w:p>
        </w:tc>
        <w:tc>
          <w:tcPr>
            <w:tcW w:w="1276" w:type="dxa"/>
            <w:tcBorders>
              <w:top w:val="nil"/>
              <w:left w:val="nil"/>
              <w:bottom w:val="single" w:sz="4" w:space="0" w:color="auto"/>
              <w:right w:val="single" w:sz="4" w:space="0" w:color="auto"/>
            </w:tcBorders>
            <w:shd w:val="clear" w:color="auto" w:fill="auto"/>
            <w:noWrap/>
            <w:vAlign w:val="bottom"/>
            <w:hideMark/>
            <w:tcPrChange w:id="350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4152643A" w14:textId="77777777" w:rsidR="0096549F" w:rsidRPr="00ED175E" w:rsidRDefault="0096549F">
            <w:pPr>
              <w:pStyle w:val="afb"/>
              <w:autoSpaceDE w:val="0"/>
              <w:autoSpaceDN w:val="0"/>
              <w:rPr>
                <w:rStyle w:val="afffc"/>
                <w:b w:val="0"/>
                <w:bCs w:val="0"/>
              </w:rPr>
              <w:pPrChange w:id="3508" w:author="Seongeun Woo" w:date="2016-10-13T18:44:00Z">
                <w:pPr>
                  <w:pStyle w:val="afb"/>
                </w:pPr>
              </w:pPrChange>
            </w:pPr>
            <w:r w:rsidRPr="00ED175E">
              <w:rPr>
                <w:rStyle w:val="afffc"/>
                <w:b w:val="0"/>
              </w:rPr>
              <w:t>#S00000003</w:t>
            </w:r>
          </w:p>
        </w:tc>
        <w:tc>
          <w:tcPr>
            <w:tcW w:w="992" w:type="dxa"/>
            <w:tcBorders>
              <w:top w:val="nil"/>
              <w:left w:val="nil"/>
              <w:bottom w:val="single" w:sz="4" w:space="0" w:color="auto"/>
              <w:right w:val="single" w:sz="4" w:space="0" w:color="auto"/>
            </w:tcBorders>
            <w:shd w:val="clear" w:color="auto" w:fill="auto"/>
            <w:noWrap/>
            <w:vAlign w:val="bottom"/>
            <w:hideMark/>
            <w:tcPrChange w:id="350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10DBC9EF" w14:textId="77777777" w:rsidR="0096549F" w:rsidRPr="00ED175E" w:rsidRDefault="0096549F">
            <w:pPr>
              <w:pStyle w:val="afb"/>
              <w:autoSpaceDE w:val="0"/>
              <w:autoSpaceDN w:val="0"/>
              <w:rPr>
                <w:rStyle w:val="afffc"/>
                <w:b w:val="0"/>
                <w:bCs w:val="0"/>
              </w:rPr>
              <w:pPrChange w:id="3510" w:author="Seongeun Woo" w:date="2016-10-13T18:44:00Z">
                <w:pPr>
                  <w:pStyle w:val="afb"/>
                </w:pPr>
              </w:pPrChange>
            </w:pPr>
            <w:r w:rsidRPr="00ED175E">
              <w:rPr>
                <w:rStyle w:val="afffc"/>
                <w:b w:val="0"/>
              </w:rPr>
              <w:t>-1</w:t>
            </w:r>
          </w:p>
        </w:tc>
        <w:tc>
          <w:tcPr>
            <w:tcW w:w="1540" w:type="dxa"/>
            <w:tcBorders>
              <w:top w:val="nil"/>
              <w:left w:val="nil"/>
              <w:bottom w:val="single" w:sz="4" w:space="0" w:color="auto"/>
              <w:right w:val="single" w:sz="4" w:space="0" w:color="auto"/>
            </w:tcBorders>
            <w:shd w:val="clear" w:color="auto" w:fill="auto"/>
            <w:noWrap/>
            <w:vAlign w:val="bottom"/>
            <w:hideMark/>
            <w:tcPrChange w:id="351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5ADE8687" w14:textId="77777777" w:rsidR="0096549F" w:rsidRPr="00ED175E" w:rsidRDefault="0096549F">
            <w:pPr>
              <w:pStyle w:val="afb"/>
              <w:autoSpaceDE w:val="0"/>
              <w:autoSpaceDN w:val="0"/>
              <w:rPr>
                <w:rStyle w:val="afffc"/>
                <w:b w:val="0"/>
                <w:bCs w:val="0"/>
              </w:rPr>
              <w:pPrChange w:id="3512" w:author="Seongeun Woo" w:date="2016-10-13T18:44:00Z">
                <w:pPr>
                  <w:pStyle w:val="afb"/>
                </w:pPr>
              </w:pPrChange>
            </w:pPr>
            <w:r w:rsidRPr="00ED175E">
              <w:rPr>
                <w:rStyle w:val="afffc"/>
                <w:b w:val="0"/>
              </w:rPr>
              <w:t>2</w:t>
            </w:r>
          </w:p>
        </w:tc>
        <w:tc>
          <w:tcPr>
            <w:tcW w:w="1555" w:type="dxa"/>
            <w:tcBorders>
              <w:top w:val="nil"/>
              <w:left w:val="nil"/>
              <w:bottom w:val="single" w:sz="4" w:space="0" w:color="auto"/>
              <w:right w:val="single" w:sz="4" w:space="0" w:color="auto"/>
            </w:tcBorders>
            <w:shd w:val="clear" w:color="auto" w:fill="auto"/>
            <w:noWrap/>
            <w:vAlign w:val="bottom"/>
            <w:hideMark/>
            <w:tcPrChange w:id="351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25DBC56E" w14:textId="77777777" w:rsidR="0096549F" w:rsidRPr="00ED175E" w:rsidRDefault="0096549F">
            <w:pPr>
              <w:pStyle w:val="afb"/>
              <w:autoSpaceDE w:val="0"/>
              <w:autoSpaceDN w:val="0"/>
              <w:rPr>
                <w:rStyle w:val="afffc"/>
                <w:b w:val="0"/>
                <w:sz w:val="16"/>
                <w:szCs w:val="16"/>
              </w:rPr>
              <w:pPrChange w:id="3514" w:author="Seongeun Woo" w:date="2016-10-13T18:44:00Z">
                <w:pPr>
                  <w:pStyle w:val="afb"/>
                </w:pPr>
              </w:pPrChange>
            </w:pPr>
            <w:r w:rsidRPr="00ED175E">
              <w:rPr>
                <w:rStyle w:val="afffc"/>
                <w:rFonts w:hint="eastAsia"/>
                <w:b w:val="0"/>
                <w:sz w:val="16"/>
                <w:szCs w:val="16"/>
              </w:rPr>
              <w:t xml:space="preserve">　</w:t>
            </w:r>
          </w:p>
        </w:tc>
      </w:tr>
      <w:tr w:rsidR="0096549F" w:rsidRPr="00ED175E" w14:paraId="52A0C47A" w14:textId="77777777" w:rsidTr="00832CD5">
        <w:trPr>
          <w:trHeight w:val="255"/>
          <w:trPrChange w:id="351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51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4397A9A" w14:textId="77777777" w:rsidR="0096549F" w:rsidRPr="00ED175E" w:rsidRDefault="0096549F">
            <w:pPr>
              <w:pStyle w:val="afb"/>
              <w:autoSpaceDE w:val="0"/>
              <w:autoSpaceDN w:val="0"/>
              <w:rPr>
                <w:rStyle w:val="afffc"/>
                <w:b w:val="0"/>
                <w:bCs w:val="0"/>
                <w:rPrChange w:id="3517" w:author="InnoRules" w:date="2016-08-30T14:14:00Z">
                  <w:rPr>
                    <w:rStyle w:val="afffc"/>
                    <w:rFonts w:ascii="Arial" w:hAnsi="Arial"/>
                    <w:b w:val="0"/>
                    <w:bCs w:val="0"/>
                    <w:sz w:val="20"/>
                  </w:rPr>
                </w:rPrChange>
              </w:rPr>
              <w:pPrChange w:id="3518" w:author="Seongeun Woo" w:date="2016-10-13T18:44:00Z">
                <w:pPr>
                  <w:pStyle w:val="afb"/>
                </w:pPr>
              </w:pPrChange>
            </w:pPr>
            <w:r w:rsidRPr="00ED175E">
              <w:rPr>
                <w:rStyle w:val="afffc"/>
                <w:b w:val="0"/>
              </w:rPr>
              <w:t>901</w:t>
            </w:r>
          </w:p>
        </w:tc>
        <w:tc>
          <w:tcPr>
            <w:tcW w:w="1559" w:type="dxa"/>
            <w:tcBorders>
              <w:top w:val="nil"/>
              <w:left w:val="nil"/>
              <w:bottom w:val="single" w:sz="4" w:space="0" w:color="auto"/>
              <w:right w:val="single" w:sz="4" w:space="0" w:color="auto"/>
            </w:tcBorders>
            <w:shd w:val="clear" w:color="auto" w:fill="auto"/>
            <w:noWrap/>
            <w:vAlign w:val="bottom"/>
            <w:hideMark/>
            <w:tcPrChange w:id="351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6C2140FB" w14:textId="5AE17085" w:rsidR="0096549F" w:rsidRPr="00ED175E" w:rsidRDefault="00832CD5">
            <w:pPr>
              <w:pStyle w:val="afb"/>
              <w:autoSpaceDE w:val="0"/>
              <w:autoSpaceDN w:val="0"/>
              <w:rPr>
                <w:rStyle w:val="afffc"/>
                <w:b w:val="0"/>
                <w:bCs w:val="0"/>
              </w:rPr>
              <w:pPrChange w:id="3520" w:author="Seongeun Woo" w:date="2016-10-13T18:44:00Z">
                <w:pPr>
                  <w:pStyle w:val="afb"/>
                </w:pPr>
              </w:pPrChange>
            </w:pPr>
            <w:ins w:id="3521" w:author="哲均 宋" w:date="2019-08-15T16:12:00Z">
              <w:r>
                <w:rPr>
                  <w:rStyle w:val="afffc"/>
                  <w:rFonts w:hint="eastAsia"/>
                  <w:b w:val="0"/>
                </w:rPr>
                <w:t>G</w:t>
              </w:r>
              <w:r>
                <w:rPr>
                  <w:rStyle w:val="afffc"/>
                  <w:b w:val="0"/>
                </w:rPr>
                <w:t>eneral</w:t>
              </w:r>
            </w:ins>
            <w:del w:id="3522" w:author="哲均 宋" w:date="2019-08-15T16:12:00Z">
              <w:r w:rsidR="0096549F" w:rsidRPr="00ED175E" w:rsidDel="00832CD5">
                <w:rPr>
                  <w:rStyle w:val="afffc"/>
                  <w:rFonts w:hint="eastAsia"/>
                  <w:b w:val="0"/>
                </w:rPr>
                <w:delText>一般</w:delText>
              </w:r>
            </w:del>
          </w:p>
        </w:tc>
        <w:tc>
          <w:tcPr>
            <w:tcW w:w="1115" w:type="dxa"/>
            <w:tcBorders>
              <w:top w:val="nil"/>
              <w:left w:val="nil"/>
              <w:bottom w:val="single" w:sz="4" w:space="0" w:color="auto"/>
              <w:right w:val="single" w:sz="4" w:space="0" w:color="auto"/>
            </w:tcBorders>
            <w:shd w:val="clear" w:color="auto" w:fill="auto"/>
            <w:noWrap/>
            <w:vAlign w:val="bottom"/>
            <w:hideMark/>
            <w:tcPrChange w:id="352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52C6D19F" w14:textId="77777777" w:rsidR="0096549F" w:rsidRPr="00ED175E" w:rsidRDefault="0096549F">
            <w:pPr>
              <w:pStyle w:val="afb"/>
              <w:autoSpaceDE w:val="0"/>
              <w:autoSpaceDN w:val="0"/>
              <w:rPr>
                <w:rStyle w:val="afffc"/>
                <w:b w:val="0"/>
                <w:bCs w:val="0"/>
              </w:rPr>
              <w:pPrChange w:id="3524" w:author="Seongeun Woo" w:date="2016-10-13T18:44:00Z">
                <w:pPr>
                  <w:pStyle w:val="afb"/>
                </w:pPr>
              </w:pPrChange>
            </w:pPr>
            <w:r w:rsidRPr="00ED175E">
              <w:rPr>
                <w:rStyle w:val="afffc"/>
                <w:b w:val="0"/>
              </w:rPr>
              <w:t>1</w:t>
            </w:r>
          </w:p>
        </w:tc>
        <w:tc>
          <w:tcPr>
            <w:tcW w:w="1011" w:type="dxa"/>
            <w:tcBorders>
              <w:top w:val="nil"/>
              <w:left w:val="nil"/>
              <w:bottom w:val="single" w:sz="4" w:space="0" w:color="auto"/>
              <w:right w:val="single" w:sz="4" w:space="0" w:color="auto"/>
            </w:tcBorders>
            <w:shd w:val="clear" w:color="auto" w:fill="auto"/>
            <w:noWrap/>
            <w:vAlign w:val="bottom"/>
            <w:hideMark/>
            <w:tcPrChange w:id="352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3064A518" w14:textId="77777777" w:rsidR="0096549F" w:rsidRPr="00ED175E" w:rsidRDefault="0096549F">
            <w:pPr>
              <w:pStyle w:val="afb"/>
              <w:autoSpaceDE w:val="0"/>
              <w:autoSpaceDN w:val="0"/>
              <w:rPr>
                <w:rStyle w:val="afffc"/>
                <w:b w:val="0"/>
                <w:bCs w:val="0"/>
              </w:rPr>
              <w:pPrChange w:id="3526" w:author="Seongeun Woo" w:date="2016-10-13T18:44:00Z">
                <w:pPr>
                  <w:pStyle w:val="afb"/>
                </w:pPr>
              </w:pPrChange>
            </w:pPr>
            <w:r w:rsidRPr="00ED175E">
              <w:rPr>
                <w:rStyle w:val="afffc"/>
                <w:b w:val="0"/>
              </w:rPr>
              <w:t>0</w:t>
            </w:r>
          </w:p>
        </w:tc>
        <w:tc>
          <w:tcPr>
            <w:tcW w:w="1276" w:type="dxa"/>
            <w:tcBorders>
              <w:top w:val="nil"/>
              <w:left w:val="nil"/>
              <w:bottom w:val="single" w:sz="4" w:space="0" w:color="auto"/>
              <w:right w:val="single" w:sz="4" w:space="0" w:color="auto"/>
            </w:tcBorders>
            <w:shd w:val="clear" w:color="auto" w:fill="auto"/>
            <w:noWrap/>
            <w:vAlign w:val="bottom"/>
            <w:hideMark/>
            <w:tcPrChange w:id="352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201E4584" w14:textId="77777777" w:rsidR="0096549F" w:rsidRPr="00ED175E" w:rsidRDefault="0096549F">
            <w:pPr>
              <w:pStyle w:val="afb"/>
              <w:autoSpaceDE w:val="0"/>
              <w:autoSpaceDN w:val="0"/>
              <w:rPr>
                <w:rStyle w:val="afffc"/>
                <w:b w:val="0"/>
                <w:bCs w:val="0"/>
              </w:rPr>
              <w:pPrChange w:id="3528" w:author="Seongeun Woo" w:date="2016-10-13T18:44:00Z">
                <w:pPr>
                  <w:pStyle w:val="afb"/>
                </w:pPr>
              </w:pPrChange>
            </w:pPr>
            <w:r w:rsidRPr="00ED175E">
              <w:rPr>
                <w:rStyle w:val="afffc"/>
                <w:b w:val="0"/>
              </w:rPr>
              <w:t>#S00000005</w:t>
            </w:r>
          </w:p>
        </w:tc>
        <w:tc>
          <w:tcPr>
            <w:tcW w:w="992" w:type="dxa"/>
            <w:tcBorders>
              <w:top w:val="nil"/>
              <w:left w:val="nil"/>
              <w:bottom w:val="single" w:sz="4" w:space="0" w:color="auto"/>
              <w:right w:val="single" w:sz="4" w:space="0" w:color="auto"/>
            </w:tcBorders>
            <w:shd w:val="clear" w:color="auto" w:fill="auto"/>
            <w:noWrap/>
            <w:vAlign w:val="bottom"/>
            <w:hideMark/>
            <w:tcPrChange w:id="352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445D8A7B" w14:textId="77777777" w:rsidR="0096549F" w:rsidRPr="00ED175E" w:rsidRDefault="0096549F">
            <w:pPr>
              <w:pStyle w:val="afb"/>
              <w:autoSpaceDE w:val="0"/>
              <w:autoSpaceDN w:val="0"/>
              <w:rPr>
                <w:rStyle w:val="afffc"/>
                <w:b w:val="0"/>
                <w:bCs w:val="0"/>
              </w:rPr>
              <w:pPrChange w:id="3530" w:author="Seongeun Woo" w:date="2016-10-13T18:44:00Z">
                <w:pPr>
                  <w:pStyle w:val="afb"/>
                </w:pPr>
              </w:pPrChange>
            </w:pPr>
            <w:r w:rsidRPr="00ED175E">
              <w:rPr>
                <w:rStyle w:val="afffc"/>
                <w:b w:val="0"/>
              </w:rPr>
              <w:t>10</w:t>
            </w:r>
          </w:p>
        </w:tc>
        <w:tc>
          <w:tcPr>
            <w:tcW w:w="1540" w:type="dxa"/>
            <w:tcBorders>
              <w:top w:val="nil"/>
              <w:left w:val="nil"/>
              <w:bottom w:val="single" w:sz="4" w:space="0" w:color="auto"/>
              <w:right w:val="single" w:sz="4" w:space="0" w:color="auto"/>
            </w:tcBorders>
            <w:shd w:val="clear" w:color="auto" w:fill="auto"/>
            <w:noWrap/>
            <w:vAlign w:val="bottom"/>
            <w:hideMark/>
            <w:tcPrChange w:id="353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53966CFF" w14:textId="77777777" w:rsidR="0096549F" w:rsidRPr="00ED175E" w:rsidRDefault="0096549F">
            <w:pPr>
              <w:pStyle w:val="afb"/>
              <w:autoSpaceDE w:val="0"/>
              <w:autoSpaceDN w:val="0"/>
              <w:rPr>
                <w:rStyle w:val="afffc"/>
                <w:b w:val="0"/>
                <w:bCs w:val="0"/>
              </w:rPr>
              <w:pPrChange w:id="3532" w:author="Seongeun Woo" w:date="2016-10-13T18:44:00Z">
                <w:pPr>
                  <w:pStyle w:val="afb"/>
                </w:pPr>
              </w:pPrChange>
            </w:pPr>
            <w:r w:rsidRPr="00ED175E">
              <w:rPr>
                <w:rStyle w:val="afffc"/>
                <w:b w:val="0"/>
              </w:rPr>
              <w:t>1</w:t>
            </w:r>
          </w:p>
        </w:tc>
        <w:tc>
          <w:tcPr>
            <w:tcW w:w="1555" w:type="dxa"/>
            <w:tcBorders>
              <w:top w:val="nil"/>
              <w:left w:val="nil"/>
              <w:bottom w:val="single" w:sz="4" w:space="0" w:color="auto"/>
              <w:right w:val="single" w:sz="4" w:space="0" w:color="auto"/>
            </w:tcBorders>
            <w:shd w:val="clear" w:color="auto" w:fill="auto"/>
            <w:noWrap/>
            <w:vAlign w:val="bottom"/>
            <w:hideMark/>
            <w:tcPrChange w:id="353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4CE04415" w14:textId="77777777" w:rsidR="0096549F" w:rsidRPr="00ED175E" w:rsidRDefault="0096549F">
            <w:pPr>
              <w:pStyle w:val="afb"/>
              <w:autoSpaceDE w:val="0"/>
              <w:autoSpaceDN w:val="0"/>
              <w:rPr>
                <w:rStyle w:val="afffc"/>
                <w:b w:val="0"/>
                <w:sz w:val="16"/>
                <w:szCs w:val="16"/>
              </w:rPr>
              <w:pPrChange w:id="3534" w:author="Seongeun Woo" w:date="2016-10-13T18:44:00Z">
                <w:pPr>
                  <w:pStyle w:val="afb"/>
                </w:pPr>
              </w:pPrChange>
            </w:pPr>
            <w:r w:rsidRPr="00ED175E">
              <w:rPr>
                <w:rStyle w:val="afffc"/>
                <w:b w:val="0"/>
                <w:sz w:val="16"/>
                <w:szCs w:val="16"/>
              </w:rPr>
              <w:t xml:space="preserve"> </w:t>
            </w:r>
          </w:p>
        </w:tc>
      </w:tr>
      <w:tr w:rsidR="0096549F" w:rsidRPr="00ED175E" w14:paraId="527534ED" w14:textId="77777777" w:rsidTr="00832CD5">
        <w:trPr>
          <w:trHeight w:val="255"/>
          <w:trPrChange w:id="353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53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C9E56E8" w14:textId="77777777" w:rsidR="0096549F" w:rsidRPr="00ED175E" w:rsidRDefault="0096549F">
            <w:pPr>
              <w:pStyle w:val="afb"/>
              <w:autoSpaceDE w:val="0"/>
              <w:autoSpaceDN w:val="0"/>
              <w:rPr>
                <w:rStyle w:val="afffc"/>
                <w:b w:val="0"/>
                <w:bCs w:val="0"/>
                <w:rPrChange w:id="3537" w:author="InnoRules" w:date="2016-08-30T14:14:00Z">
                  <w:rPr>
                    <w:rStyle w:val="afffc"/>
                    <w:rFonts w:ascii="Arial" w:hAnsi="Arial"/>
                    <w:b w:val="0"/>
                    <w:bCs w:val="0"/>
                    <w:sz w:val="20"/>
                  </w:rPr>
                </w:rPrChange>
              </w:rPr>
              <w:pPrChange w:id="3538" w:author="Seongeun Woo" w:date="2016-10-13T18:44:00Z">
                <w:pPr>
                  <w:pStyle w:val="afb"/>
                </w:pPr>
              </w:pPrChange>
            </w:pPr>
            <w:r w:rsidRPr="00ED175E">
              <w:rPr>
                <w:rStyle w:val="afffc"/>
                <w:b w:val="0"/>
              </w:rPr>
              <w:t>902</w:t>
            </w:r>
          </w:p>
        </w:tc>
        <w:tc>
          <w:tcPr>
            <w:tcW w:w="1559" w:type="dxa"/>
            <w:tcBorders>
              <w:top w:val="nil"/>
              <w:left w:val="nil"/>
              <w:bottom w:val="single" w:sz="4" w:space="0" w:color="auto"/>
              <w:right w:val="single" w:sz="4" w:space="0" w:color="auto"/>
            </w:tcBorders>
            <w:shd w:val="clear" w:color="auto" w:fill="auto"/>
            <w:noWrap/>
            <w:vAlign w:val="bottom"/>
            <w:hideMark/>
            <w:tcPrChange w:id="353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6178F345" w14:textId="5C827ECB" w:rsidR="0096549F" w:rsidRPr="00ED175E" w:rsidRDefault="00832CD5">
            <w:pPr>
              <w:pStyle w:val="afb"/>
              <w:autoSpaceDE w:val="0"/>
              <w:autoSpaceDN w:val="0"/>
              <w:rPr>
                <w:rStyle w:val="afffc"/>
                <w:b w:val="0"/>
                <w:bCs w:val="0"/>
              </w:rPr>
              <w:pPrChange w:id="3540" w:author="Seongeun Woo" w:date="2016-10-13T18:44:00Z">
                <w:pPr>
                  <w:pStyle w:val="afb"/>
                </w:pPr>
              </w:pPrChange>
            </w:pPr>
            <w:ins w:id="3541" w:author="哲均 宋" w:date="2019-08-15T16:13:00Z">
              <w:r>
                <w:rPr>
                  <w:rStyle w:val="afffc"/>
                  <w:rFonts w:hint="eastAsia"/>
                  <w:b w:val="0"/>
                </w:rPr>
                <w:t>C</w:t>
              </w:r>
              <w:r>
                <w:rPr>
                  <w:rStyle w:val="afffc"/>
                  <w:b w:val="0"/>
                </w:rPr>
                <w:t>ar</w:t>
              </w:r>
            </w:ins>
            <w:del w:id="3542" w:author="哲均 宋" w:date="2019-08-15T16:13:00Z">
              <w:r w:rsidR="0096549F" w:rsidRPr="00ED175E" w:rsidDel="00832CD5">
                <w:rPr>
                  <w:rStyle w:val="afffc"/>
                  <w:rFonts w:hint="eastAsia"/>
                  <w:b w:val="0"/>
                </w:rPr>
                <w:delText>自動車</w:delText>
              </w:r>
            </w:del>
          </w:p>
        </w:tc>
        <w:tc>
          <w:tcPr>
            <w:tcW w:w="1115" w:type="dxa"/>
            <w:tcBorders>
              <w:top w:val="nil"/>
              <w:left w:val="nil"/>
              <w:bottom w:val="single" w:sz="4" w:space="0" w:color="auto"/>
              <w:right w:val="single" w:sz="4" w:space="0" w:color="auto"/>
            </w:tcBorders>
            <w:shd w:val="clear" w:color="auto" w:fill="auto"/>
            <w:noWrap/>
            <w:vAlign w:val="bottom"/>
            <w:hideMark/>
            <w:tcPrChange w:id="354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78199AF8" w14:textId="77777777" w:rsidR="0096549F" w:rsidRPr="00ED175E" w:rsidRDefault="0096549F">
            <w:pPr>
              <w:pStyle w:val="afb"/>
              <w:autoSpaceDE w:val="0"/>
              <w:autoSpaceDN w:val="0"/>
              <w:rPr>
                <w:rStyle w:val="afffc"/>
                <w:b w:val="0"/>
                <w:bCs w:val="0"/>
              </w:rPr>
              <w:pPrChange w:id="3544" w:author="Seongeun Woo" w:date="2016-10-13T18:44:00Z">
                <w:pPr>
                  <w:pStyle w:val="afb"/>
                </w:pPr>
              </w:pPrChange>
            </w:pPr>
            <w:r w:rsidRPr="00ED175E">
              <w:rPr>
                <w:rStyle w:val="afffc"/>
                <w:b w:val="0"/>
              </w:rPr>
              <w:t>1</w:t>
            </w:r>
          </w:p>
        </w:tc>
        <w:tc>
          <w:tcPr>
            <w:tcW w:w="1011" w:type="dxa"/>
            <w:tcBorders>
              <w:top w:val="nil"/>
              <w:left w:val="nil"/>
              <w:bottom w:val="single" w:sz="4" w:space="0" w:color="auto"/>
              <w:right w:val="single" w:sz="4" w:space="0" w:color="auto"/>
            </w:tcBorders>
            <w:shd w:val="clear" w:color="auto" w:fill="auto"/>
            <w:noWrap/>
            <w:vAlign w:val="bottom"/>
            <w:hideMark/>
            <w:tcPrChange w:id="354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095B146F" w14:textId="77777777" w:rsidR="0096549F" w:rsidRPr="00ED175E" w:rsidRDefault="0096549F">
            <w:pPr>
              <w:pStyle w:val="afb"/>
              <w:autoSpaceDE w:val="0"/>
              <w:autoSpaceDN w:val="0"/>
              <w:rPr>
                <w:rStyle w:val="afffc"/>
                <w:b w:val="0"/>
                <w:bCs w:val="0"/>
              </w:rPr>
              <w:pPrChange w:id="3546" w:author="Seongeun Woo" w:date="2016-10-13T18:44:00Z">
                <w:pPr>
                  <w:pStyle w:val="afb"/>
                </w:pPr>
              </w:pPrChange>
            </w:pPr>
            <w:r w:rsidRPr="00ED175E">
              <w:rPr>
                <w:rStyle w:val="afffc"/>
                <w:b w:val="0"/>
              </w:rPr>
              <w:t>0</w:t>
            </w:r>
          </w:p>
        </w:tc>
        <w:tc>
          <w:tcPr>
            <w:tcW w:w="1276" w:type="dxa"/>
            <w:tcBorders>
              <w:top w:val="nil"/>
              <w:left w:val="nil"/>
              <w:bottom w:val="single" w:sz="4" w:space="0" w:color="auto"/>
              <w:right w:val="single" w:sz="4" w:space="0" w:color="auto"/>
            </w:tcBorders>
            <w:shd w:val="clear" w:color="auto" w:fill="auto"/>
            <w:noWrap/>
            <w:vAlign w:val="bottom"/>
            <w:hideMark/>
            <w:tcPrChange w:id="354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062B8F04" w14:textId="77777777" w:rsidR="0096549F" w:rsidRPr="00ED175E" w:rsidRDefault="0096549F">
            <w:pPr>
              <w:pStyle w:val="afb"/>
              <w:autoSpaceDE w:val="0"/>
              <w:autoSpaceDN w:val="0"/>
              <w:rPr>
                <w:rStyle w:val="afffc"/>
                <w:b w:val="0"/>
                <w:bCs w:val="0"/>
              </w:rPr>
              <w:pPrChange w:id="3548" w:author="Seongeun Woo" w:date="2016-10-13T18:44:00Z">
                <w:pPr>
                  <w:pStyle w:val="afb"/>
                </w:pPr>
              </w:pPrChange>
            </w:pPr>
            <w:r w:rsidRPr="00ED175E">
              <w:rPr>
                <w:rStyle w:val="afffc"/>
                <w:b w:val="0"/>
              </w:rPr>
              <w:t>#S00000006</w:t>
            </w:r>
          </w:p>
        </w:tc>
        <w:tc>
          <w:tcPr>
            <w:tcW w:w="992" w:type="dxa"/>
            <w:tcBorders>
              <w:top w:val="nil"/>
              <w:left w:val="nil"/>
              <w:bottom w:val="single" w:sz="4" w:space="0" w:color="auto"/>
              <w:right w:val="single" w:sz="4" w:space="0" w:color="auto"/>
            </w:tcBorders>
            <w:shd w:val="clear" w:color="auto" w:fill="auto"/>
            <w:noWrap/>
            <w:vAlign w:val="bottom"/>
            <w:hideMark/>
            <w:tcPrChange w:id="354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501A31C4" w14:textId="77777777" w:rsidR="0096549F" w:rsidRPr="00ED175E" w:rsidRDefault="0096549F">
            <w:pPr>
              <w:pStyle w:val="afb"/>
              <w:autoSpaceDE w:val="0"/>
              <w:autoSpaceDN w:val="0"/>
              <w:rPr>
                <w:rStyle w:val="afffc"/>
                <w:b w:val="0"/>
                <w:bCs w:val="0"/>
              </w:rPr>
              <w:pPrChange w:id="3550" w:author="Seongeun Woo" w:date="2016-10-13T18:44:00Z">
                <w:pPr>
                  <w:pStyle w:val="afb"/>
                </w:pPr>
              </w:pPrChange>
            </w:pPr>
            <w:r w:rsidRPr="00ED175E">
              <w:rPr>
                <w:rStyle w:val="afffc"/>
                <w:b w:val="0"/>
              </w:rPr>
              <w:t>10</w:t>
            </w:r>
          </w:p>
        </w:tc>
        <w:tc>
          <w:tcPr>
            <w:tcW w:w="1540" w:type="dxa"/>
            <w:tcBorders>
              <w:top w:val="nil"/>
              <w:left w:val="nil"/>
              <w:bottom w:val="single" w:sz="4" w:space="0" w:color="auto"/>
              <w:right w:val="single" w:sz="4" w:space="0" w:color="auto"/>
            </w:tcBorders>
            <w:shd w:val="clear" w:color="auto" w:fill="auto"/>
            <w:noWrap/>
            <w:vAlign w:val="bottom"/>
            <w:hideMark/>
            <w:tcPrChange w:id="355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17F41794" w14:textId="77777777" w:rsidR="0096549F" w:rsidRPr="00ED175E" w:rsidRDefault="0096549F">
            <w:pPr>
              <w:pStyle w:val="afb"/>
              <w:autoSpaceDE w:val="0"/>
              <w:autoSpaceDN w:val="0"/>
              <w:rPr>
                <w:rStyle w:val="afffc"/>
                <w:b w:val="0"/>
                <w:bCs w:val="0"/>
              </w:rPr>
              <w:pPrChange w:id="3552" w:author="Seongeun Woo" w:date="2016-10-13T18:44:00Z">
                <w:pPr>
                  <w:pStyle w:val="afb"/>
                </w:pPr>
              </w:pPrChange>
            </w:pPr>
            <w:r w:rsidRPr="00ED175E">
              <w:rPr>
                <w:rStyle w:val="afffc"/>
                <w:b w:val="0"/>
              </w:rPr>
              <w:t>2</w:t>
            </w:r>
          </w:p>
        </w:tc>
        <w:tc>
          <w:tcPr>
            <w:tcW w:w="1555" w:type="dxa"/>
            <w:tcBorders>
              <w:top w:val="nil"/>
              <w:left w:val="nil"/>
              <w:bottom w:val="single" w:sz="4" w:space="0" w:color="auto"/>
              <w:right w:val="single" w:sz="4" w:space="0" w:color="auto"/>
            </w:tcBorders>
            <w:shd w:val="clear" w:color="auto" w:fill="auto"/>
            <w:noWrap/>
            <w:vAlign w:val="bottom"/>
            <w:hideMark/>
            <w:tcPrChange w:id="355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0A394769" w14:textId="77777777" w:rsidR="0096549F" w:rsidRPr="00ED175E" w:rsidRDefault="0096549F">
            <w:pPr>
              <w:pStyle w:val="afb"/>
              <w:autoSpaceDE w:val="0"/>
              <w:autoSpaceDN w:val="0"/>
              <w:rPr>
                <w:rStyle w:val="afffc"/>
                <w:b w:val="0"/>
                <w:sz w:val="16"/>
                <w:szCs w:val="16"/>
              </w:rPr>
              <w:pPrChange w:id="3554" w:author="Seongeun Woo" w:date="2016-10-13T18:44:00Z">
                <w:pPr>
                  <w:pStyle w:val="afb"/>
                </w:pPr>
              </w:pPrChange>
            </w:pPr>
            <w:r w:rsidRPr="00ED175E">
              <w:rPr>
                <w:rStyle w:val="afffc"/>
                <w:b w:val="0"/>
                <w:sz w:val="16"/>
                <w:szCs w:val="16"/>
              </w:rPr>
              <w:t xml:space="preserve"> </w:t>
            </w:r>
          </w:p>
        </w:tc>
      </w:tr>
      <w:tr w:rsidR="0096549F" w:rsidRPr="00ED175E" w14:paraId="21A03C1F" w14:textId="77777777" w:rsidTr="00832CD5">
        <w:trPr>
          <w:trHeight w:val="255"/>
          <w:trPrChange w:id="355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55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7C4142" w14:textId="77777777" w:rsidR="0096549F" w:rsidRPr="00ED175E" w:rsidRDefault="0096549F">
            <w:pPr>
              <w:pStyle w:val="afb"/>
              <w:autoSpaceDE w:val="0"/>
              <w:autoSpaceDN w:val="0"/>
              <w:rPr>
                <w:rStyle w:val="afffc"/>
                <w:b w:val="0"/>
                <w:bCs w:val="0"/>
                <w:rPrChange w:id="3557" w:author="InnoRules" w:date="2016-08-30T14:14:00Z">
                  <w:rPr>
                    <w:rStyle w:val="afffc"/>
                    <w:rFonts w:ascii="Arial" w:hAnsi="Arial"/>
                    <w:b w:val="0"/>
                    <w:bCs w:val="0"/>
                    <w:sz w:val="20"/>
                  </w:rPr>
                </w:rPrChange>
              </w:rPr>
              <w:pPrChange w:id="3558" w:author="Seongeun Woo" w:date="2016-10-13T18:44:00Z">
                <w:pPr>
                  <w:pStyle w:val="afb"/>
                </w:pPr>
              </w:pPrChange>
            </w:pPr>
            <w:r w:rsidRPr="00ED175E">
              <w:rPr>
                <w:rStyle w:val="afffc"/>
                <w:b w:val="0"/>
              </w:rPr>
              <w:t>911</w:t>
            </w:r>
          </w:p>
        </w:tc>
        <w:tc>
          <w:tcPr>
            <w:tcW w:w="1559" w:type="dxa"/>
            <w:tcBorders>
              <w:top w:val="nil"/>
              <w:left w:val="nil"/>
              <w:bottom w:val="single" w:sz="4" w:space="0" w:color="auto"/>
              <w:right w:val="single" w:sz="4" w:space="0" w:color="auto"/>
            </w:tcBorders>
            <w:shd w:val="clear" w:color="auto" w:fill="auto"/>
            <w:noWrap/>
            <w:vAlign w:val="bottom"/>
            <w:hideMark/>
            <w:tcPrChange w:id="355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3AE08706" w14:textId="0CA3060E" w:rsidR="0096549F" w:rsidRPr="00ED175E" w:rsidRDefault="00832CD5">
            <w:pPr>
              <w:pStyle w:val="afb"/>
              <w:autoSpaceDE w:val="0"/>
              <w:autoSpaceDN w:val="0"/>
              <w:rPr>
                <w:rStyle w:val="afffc"/>
                <w:b w:val="0"/>
                <w:bCs w:val="0"/>
              </w:rPr>
              <w:pPrChange w:id="3560" w:author="Seongeun Woo" w:date="2016-10-13T18:44:00Z">
                <w:pPr>
                  <w:pStyle w:val="afb"/>
                </w:pPr>
              </w:pPrChange>
            </w:pPr>
            <w:ins w:id="3561" w:author="哲均 宋" w:date="2019-08-15T16:13:00Z">
              <w:r>
                <w:rPr>
                  <w:rStyle w:val="afffc"/>
                  <w:rFonts w:hint="eastAsia"/>
                  <w:b w:val="0"/>
                </w:rPr>
                <w:t>G</w:t>
              </w:r>
              <w:r>
                <w:rPr>
                  <w:rStyle w:val="afffc"/>
                  <w:b w:val="0"/>
                </w:rPr>
                <w:t>eneral</w:t>
              </w:r>
            </w:ins>
            <w:del w:id="3562" w:author="哲均 宋" w:date="2019-08-15T16:13:00Z">
              <w:r w:rsidR="0096549F" w:rsidRPr="00ED175E" w:rsidDel="00832CD5">
                <w:rPr>
                  <w:rStyle w:val="afffc"/>
                  <w:rFonts w:hint="eastAsia"/>
                  <w:b w:val="0"/>
                </w:rPr>
                <w:delText>一般</w:delText>
              </w:r>
            </w:del>
          </w:p>
        </w:tc>
        <w:tc>
          <w:tcPr>
            <w:tcW w:w="1115" w:type="dxa"/>
            <w:tcBorders>
              <w:top w:val="nil"/>
              <w:left w:val="nil"/>
              <w:bottom w:val="single" w:sz="4" w:space="0" w:color="auto"/>
              <w:right w:val="single" w:sz="4" w:space="0" w:color="auto"/>
            </w:tcBorders>
            <w:shd w:val="clear" w:color="auto" w:fill="auto"/>
            <w:noWrap/>
            <w:vAlign w:val="bottom"/>
            <w:hideMark/>
            <w:tcPrChange w:id="356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52A8C95F" w14:textId="77777777" w:rsidR="0096549F" w:rsidRPr="00ED175E" w:rsidRDefault="0096549F">
            <w:pPr>
              <w:pStyle w:val="afb"/>
              <w:autoSpaceDE w:val="0"/>
              <w:autoSpaceDN w:val="0"/>
              <w:rPr>
                <w:rStyle w:val="afffc"/>
                <w:b w:val="0"/>
                <w:bCs w:val="0"/>
              </w:rPr>
              <w:pPrChange w:id="3564" w:author="Seongeun Woo" w:date="2016-10-13T18:44:00Z">
                <w:pPr>
                  <w:pStyle w:val="afb"/>
                </w:pPr>
              </w:pPrChange>
            </w:pPr>
            <w:r w:rsidRPr="00ED175E">
              <w:rPr>
                <w:rStyle w:val="afffc"/>
                <w:b w:val="0"/>
              </w:rPr>
              <w:t>1</w:t>
            </w:r>
          </w:p>
        </w:tc>
        <w:tc>
          <w:tcPr>
            <w:tcW w:w="1011" w:type="dxa"/>
            <w:tcBorders>
              <w:top w:val="nil"/>
              <w:left w:val="nil"/>
              <w:bottom w:val="single" w:sz="4" w:space="0" w:color="auto"/>
              <w:right w:val="single" w:sz="4" w:space="0" w:color="auto"/>
            </w:tcBorders>
            <w:shd w:val="clear" w:color="auto" w:fill="auto"/>
            <w:noWrap/>
            <w:vAlign w:val="bottom"/>
            <w:hideMark/>
            <w:tcPrChange w:id="356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30421356" w14:textId="77777777" w:rsidR="0096549F" w:rsidRPr="00ED175E" w:rsidRDefault="0096549F">
            <w:pPr>
              <w:pStyle w:val="afb"/>
              <w:autoSpaceDE w:val="0"/>
              <w:autoSpaceDN w:val="0"/>
              <w:rPr>
                <w:rStyle w:val="afffc"/>
                <w:b w:val="0"/>
                <w:bCs w:val="0"/>
              </w:rPr>
              <w:pPrChange w:id="3566" w:author="Seongeun Woo" w:date="2016-10-13T18:44:00Z">
                <w:pPr>
                  <w:pStyle w:val="afb"/>
                </w:pPr>
              </w:pPrChange>
            </w:pPr>
            <w:r w:rsidRPr="00ED175E">
              <w:rPr>
                <w:rStyle w:val="afffc"/>
                <w:b w:val="0"/>
              </w:rPr>
              <w:t>0</w:t>
            </w:r>
          </w:p>
        </w:tc>
        <w:tc>
          <w:tcPr>
            <w:tcW w:w="1276" w:type="dxa"/>
            <w:tcBorders>
              <w:top w:val="nil"/>
              <w:left w:val="nil"/>
              <w:bottom w:val="single" w:sz="4" w:space="0" w:color="auto"/>
              <w:right w:val="single" w:sz="4" w:space="0" w:color="auto"/>
            </w:tcBorders>
            <w:shd w:val="clear" w:color="auto" w:fill="auto"/>
            <w:noWrap/>
            <w:vAlign w:val="bottom"/>
            <w:hideMark/>
            <w:tcPrChange w:id="356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71EC8B34" w14:textId="77777777" w:rsidR="0096549F" w:rsidRPr="00ED175E" w:rsidRDefault="0096549F">
            <w:pPr>
              <w:pStyle w:val="afb"/>
              <w:autoSpaceDE w:val="0"/>
              <w:autoSpaceDN w:val="0"/>
              <w:rPr>
                <w:rStyle w:val="afffc"/>
                <w:b w:val="0"/>
                <w:bCs w:val="0"/>
              </w:rPr>
              <w:pPrChange w:id="3568" w:author="Seongeun Woo" w:date="2016-10-13T18:44:00Z">
                <w:pPr>
                  <w:pStyle w:val="afb"/>
                </w:pPr>
              </w:pPrChange>
            </w:pPr>
            <w:r w:rsidRPr="00ED175E">
              <w:rPr>
                <w:rStyle w:val="afffc"/>
                <w:b w:val="0"/>
              </w:rPr>
              <w:t>#S00000005</w:t>
            </w:r>
          </w:p>
        </w:tc>
        <w:tc>
          <w:tcPr>
            <w:tcW w:w="992" w:type="dxa"/>
            <w:tcBorders>
              <w:top w:val="nil"/>
              <w:left w:val="nil"/>
              <w:bottom w:val="single" w:sz="4" w:space="0" w:color="auto"/>
              <w:right w:val="single" w:sz="4" w:space="0" w:color="auto"/>
            </w:tcBorders>
            <w:shd w:val="clear" w:color="auto" w:fill="auto"/>
            <w:noWrap/>
            <w:vAlign w:val="bottom"/>
            <w:hideMark/>
            <w:tcPrChange w:id="356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1AA5363D" w14:textId="77777777" w:rsidR="0096549F" w:rsidRPr="00ED175E" w:rsidRDefault="0096549F">
            <w:pPr>
              <w:pStyle w:val="afb"/>
              <w:autoSpaceDE w:val="0"/>
              <w:autoSpaceDN w:val="0"/>
              <w:rPr>
                <w:rStyle w:val="afffc"/>
                <w:b w:val="0"/>
                <w:bCs w:val="0"/>
              </w:rPr>
              <w:pPrChange w:id="3570" w:author="Seongeun Woo" w:date="2016-10-13T18:44:00Z">
                <w:pPr>
                  <w:pStyle w:val="afb"/>
                </w:pPr>
              </w:pPrChange>
            </w:pPr>
            <w:r w:rsidRPr="00ED175E">
              <w:rPr>
                <w:rStyle w:val="afffc"/>
                <w:b w:val="0"/>
              </w:rPr>
              <w:t>20</w:t>
            </w:r>
          </w:p>
        </w:tc>
        <w:tc>
          <w:tcPr>
            <w:tcW w:w="1540" w:type="dxa"/>
            <w:tcBorders>
              <w:top w:val="nil"/>
              <w:left w:val="nil"/>
              <w:bottom w:val="single" w:sz="4" w:space="0" w:color="auto"/>
              <w:right w:val="single" w:sz="4" w:space="0" w:color="auto"/>
            </w:tcBorders>
            <w:shd w:val="clear" w:color="auto" w:fill="auto"/>
            <w:noWrap/>
            <w:vAlign w:val="bottom"/>
            <w:hideMark/>
            <w:tcPrChange w:id="357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4F1E8ED0" w14:textId="77777777" w:rsidR="0096549F" w:rsidRPr="00ED175E" w:rsidRDefault="0096549F">
            <w:pPr>
              <w:pStyle w:val="afb"/>
              <w:autoSpaceDE w:val="0"/>
              <w:autoSpaceDN w:val="0"/>
              <w:rPr>
                <w:rStyle w:val="afffc"/>
                <w:b w:val="0"/>
                <w:bCs w:val="0"/>
              </w:rPr>
              <w:pPrChange w:id="3572" w:author="Seongeun Woo" w:date="2016-10-13T18:44:00Z">
                <w:pPr>
                  <w:pStyle w:val="afb"/>
                </w:pPr>
              </w:pPrChange>
            </w:pPr>
            <w:r w:rsidRPr="00ED175E">
              <w:rPr>
                <w:rStyle w:val="afffc"/>
                <w:b w:val="0"/>
              </w:rPr>
              <w:t>1</w:t>
            </w:r>
          </w:p>
        </w:tc>
        <w:tc>
          <w:tcPr>
            <w:tcW w:w="1555" w:type="dxa"/>
            <w:tcBorders>
              <w:top w:val="nil"/>
              <w:left w:val="nil"/>
              <w:bottom w:val="single" w:sz="4" w:space="0" w:color="auto"/>
              <w:right w:val="single" w:sz="4" w:space="0" w:color="auto"/>
            </w:tcBorders>
            <w:shd w:val="clear" w:color="auto" w:fill="auto"/>
            <w:noWrap/>
            <w:vAlign w:val="bottom"/>
            <w:hideMark/>
            <w:tcPrChange w:id="357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6259946E" w14:textId="77777777" w:rsidR="0096549F" w:rsidRPr="00ED175E" w:rsidRDefault="0096549F">
            <w:pPr>
              <w:pStyle w:val="afb"/>
              <w:autoSpaceDE w:val="0"/>
              <w:autoSpaceDN w:val="0"/>
              <w:rPr>
                <w:rStyle w:val="afffc"/>
                <w:b w:val="0"/>
                <w:sz w:val="16"/>
                <w:szCs w:val="16"/>
              </w:rPr>
              <w:pPrChange w:id="3574" w:author="Seongeun Woo" w:date="2016-10-13T18:44:00Z">
                <w:pPr>
                  <w:pStyle w:val="afb"/>
                </w:pPr>
              </w:pPrChange>
            </w:pPr>
            <w:r w:rsidRPr="00ED175E">
              <w:rPr>
                <w:rStyle w:val="afffc"/>
                <w:b w:val="0"/>
                <w:sz w:val="16"/>
                <w:szCs w:val="16"/>
              </w:rPr>
              <w:t xml:space="preserve"> </w:t>
            </w:r>
          </w:p>
        </w:tc>
      </w:tr>
      <w:tr w:rsidR="0096549F" w:rsidRPr="00ED175E" w14:paraId="7B33FD52" w14:textId="77777777" w:rsidTr="00832CD5">
        <w:trPr>
          <w:trHeight w:val="255"/>
          <w:trPrChange w:id="357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57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B2F23EA" w14:textId="77777777" w:rsidR="0096549F" w:rsidRPr="00ED175E" w:rsidRDefault="0096549F">
            <w:pPr>
              <w:pStyle w:val="afb"/>
              <w:autoSpaceDE w:val="0"/>
              <w:autoSpaceDN w:val="0"/>
              <w:rPr>
                <w:rStyle w:val="afffc"/>
                <w:b w:val="0"/>
                <w:bCs w:val="0"/>
                <w:rPrChange w:id="3577" w:author="InnoRules" w:date="2016-08-30T14:14:00Z">
                  <w:rPr>
                    <w:rStyle w:val="afffc"/>
                    <w:rFonts w:ascii="Arial" w:hAnsi="Arial"/>
                    <w:b w:val="0"/>
                    <w:bCs w:val="0"/>
                    <w:sz w:val="20"/>
                  </w:rPr>
                </w:rPrChange>
              </w:rPr>
              <w:pPrChange w:id="3578" w:author="Seongeun Woo" w:date="2016-10-13T18:44:00Z">
                <w:pPr>
                  <w:pStyle w:val="afb"/>
                </w:pPr>
              </w:pPrChange>
            </w:pPr>
            <w:r w:rsidRPr="00ED175E">
              <w:rPr>
                <w:rStyle w:val="afffc"/>
                <w:b w:val="0"/>
              </w:rPr>
              <w:t>912</w:t>
            </w:r>
          </w:p>
        </w:tc>
        <w:tc>
          <w:tcPr>
            <w:tcW w:w="1559" w:type="dxa"/>
            <w:tcBorders>
              <w:top w:val="nil"/>
              <w:left w:val="nil"/>
              <w:bottom w:val="single" w:sz="4" w:space="0" w:color="auto"/>
              <w:right w:val="single" w:sz="4" w:space="0" w:color="auto"/>
            </w:tcBorders>
            <w:shd w:val="clear" w:color="auto" w:fill="auto"/>
            <w:noWrap/>
            <w:vAlign w:val="bottom"/>
            <w:hideMark/>
            <w:tcPrChange w:id="357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7A8199C0" w14:textId="56EC120E" w:rsidR="0096549F" w:rsidRPr="00ED175E" w:rsidRDefault="00832CD5">
            <w:pPr>
              <w:pStyle w:val="afb"/>
              <w:autoSpaceDE w:val="0"/>
              <w:autoSpaceDN w:val="0"/>
              <w:rPr>
                <w:rStyle w:val="afffc"/>
                <w:b w:val="0"/>
                <w:bCs w:val="0"/>
              </w:rPr>
              <w:pPrChange w:id="3580" w:author="Seongeun Woo" w:date="2016-10-13T18:44:00Z">
                <w:pPr>
                  <w:pStyle w:val="afb"/>
                </w:pPr>
              </w:pPrChange>
            </w:pPr>
            <w:ins w:id="3581" w:author="哲均 宋" w:date="2019-08-15T16:13:00Z">
              <w:r>
                <w:rPr>
                  <w:rStyle w:val="afffc"/>
                  <w:rFonts w:hint="eastAsia"/>
                  <w:b w:val="0"/>
                </w:rPr>
                <w:t>C</w:t>
              </w:r>
              <w:r>
                <w:rPr>
                  <w:rStyle w:val="afffc"/>
                  <w:b w:val="0"/>
                </w:rPr>
                <w:t>ar</w:t>
              </w:r>
            </w:ins>
            <w:del w:id="3582" w:author="哲均 宋" w:date="2019-08-15T16:13:00Z">
              <w:r w:rsidR="0096549F" w:rsidRPr="00ED175E" w:rsidDel="00832CD5">
                <w:rPr>
                  <w:rStyle w:val="afffc"/>
                  <w:rFonts w:hint="eastAsia"/>
                  <w:b w:val="0"/>
                </w:rPr>
                <w:delText>自動車</w:delText>
              </w:r>
            </w:del>
          </w:p>
        </w:tc>
        <w:tc>
          <w:tcPr>
            <w:tcW w:w="1115" w:type="dxa"/>
            <w:tcBorders>
              <w:top w:val="nil"/>
              <w:left w:val="nil"/>
              <w:bottom w:val="single" w:sz="4" w:space="0" w:color="auto"/>
              <w:right w:val="single" w:sz="4" w:space="0" w:color="auto"/>
            </w:tcBorders>
            <w:shd w:val="clear" w:color="auto" w:fill="auto"/>
            <w:noWrap/>
            <w:vAlign w:val="bottom"/>
            <w:hideMark/>
            <w:tcPrChange w:id="3583"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58F46178" w14:textId="77777777" w:rsidR="0096549F" w:rsidRPr="00ED175E" w:rsidRDefault="0096549F">
            <w:pPr>
              <w:pStyle w:val="afb"/>
              <w:autoSpaceDE w:val="0"/>
              <w:autoSpaceDN w:val="0"/>
              <w:rPr>
                <w:rStyle w:val="afffc"/>
                <w:b w:val="0"/>
                <w:bCs w:val="0"/>
              </w:rPr>
              <w:pPrChange w:id="3584" w:author="Seongeun Woo" w:date="2016-10-13T18:44:00Z">
                <w:pPr>
                  <w:pStyle w:val="afb"/>
                </w:pPr>
              </w:pPrChange>
            </w:pPr>
            <w:r w:rsidRPr="00ED175E">
              <w:rPr>
                <w:rStyle w:val="afffc"/>
                <w:b w:val="0"/>
              </w:rPr>
              <w:t>1</w:t>
            </w:r>
          </w:p>
        </w:tc>
        <w:tc>
          <w:tcPr>
            <w:tcW w:w="1011" w:type="dxa"/>
            <w:tcBorders>
              <w:top w:val="nil"/>
              <w:left w:val="nil"/>
              <w:bottom w:val="single" w:sz="4" w:space="0" w:color="auto"/>
              <w:right w:val="single" w:sz="4" w:space="0" w:color="auto"/>
            </w:tcBorders>
            <w:shd w:val="clear" w:color="auto" w:fill="auto"/>
            <w:noWrap/>
            <w:vAlign w:val="bottom"/>
            <w:hideMark/>
            <w:tcPrChange w:id="3585"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324C2936" w14:textId="77777777" w:rsidR="0096549F" w:rsidRPr="00ED175E" w:rsidRDefault="0096549F">
            <w:pPr>
              <w:pStyle w:val="afb"/>
              <w:autoSpaceDE w:val="0"/>
              <w:autoSpaceDN w:val="0"/>
              <w:rPr>
                <w:rStyle w:val="afffc"/>
                <w:b w:val="0"/>
                <w:bCs w:val="0"/>
              </w:rPr>
              <w:pPrChange w:id="3586" w:author="Seongeun Woo" w:date="2016-10-13T18:44:00Z">
                <w:pPr>
                  <w:pStyle w:val="afb"/>
                </w:pPr>
              </w:pPrChange>
            </w:pPr>
            <w:r w:rsidRPr="00ED175E">
              <w:rPr>
                <w:rStyle w:val="afffc"/>
                <w:b w:val="0"/>
              </w:rPr>
              <w:t>0</w:t>
            </w:r>
          </w:p>
        </w:tc>
        <w:tc>
          <w:tcPr>
            <w:tcW w:w="1276" w:type="dxa"/>
            <w:tcBorders>
              <w:top w:val="nil"/>
              <w:left w:val="nil"/>
              <w:bottom w:val="single" w:sz="4" w:space="0" w:color="auto"/>
              <w:right w:val="single" w:sz="4" w:space="0" w:color="auto"/>
            </w:tcBorders>
            <w:shd w:val="clear" w:color="auto" w:fill="auto"/>
            <w:noWrap/>
            <w:vAlign w:val="bottom"/>
            <w:hideMark/>
            <w:tcPrChange w:id="3587"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2ED5D6AF" w14:textId="77777777" w:rsidR="0096549F" w:rsidRPr="00ED175E" w:rsidRDefault="0096549F">
            <w:pPr>
              <w:pStyle w:val="afb"/>
              <w:autoSpaceDE w:val="0"/>
              <w:autoSpaceDN w:val="0"/>
              <w:rPr>
                <w:rStyle w:val="afffc"/>
                <w:b w:val="0"/>
                <w:bCs w:val="0"/>
              </w:rPr>
              <w:pPrChange w:id="3588" w:author="Seongeun Woo" w:date="2016-10-13T18:44:00Z">
                <w:pPr>
                  <w:pStyle w:val="afb"/>
                </w:pPr>
              </w:pPrChange>
            </w:pPr>
            <w:r w:rsidRPr="00ED175E">
              <w:rPr>
                <w:rStyle w:val="afffc"/>
                <w:b w:val="0"/>
              </w:rPr>
              <w:t>#S00000006</w:t>
            </w:r>
          </w:p>
        </w:tc>
        <w:tc>
          <w:tcPr>
            <w:tcW w:w="992" w:type="dxa"/>
            <w:tcBorders>
              <w:top w:val="nil"/>
              <w:left w:val="nil"/>
              <w:bottom w:val="single" w:sz="4" w:space="0" w:color="auto"/>
              <w:right w:val="single" w:sz="4" w:space="0" w:color="auto"/>
            </w:tcBorders>
            <w:shd w:val="clear" w:color="auto" w:fill="auto"/>
            <w:noWrap/>
            <w:vAlign w:val="bottom"/>
            <w:hideMark/>
            <w:tcPrChange w:id="3589"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5C99B7C9" w14:textId="77777777" w:rsidR="0096549F" w:rsidRPr="00ED175E" w:rsidRDefault="0096549F">
            <w:pPr>
              <w:pStyle w:val="afb"/>
              <w:autoSpaceDE w:val="0"/>
              <w:autoSpaceDN w:val="0"/>
              <w:rPr>
                <w:rStyle w:val="afffc"/>
                <w:b w:val="0"/>
                <w:bCs w:val="0"/>
              </w:rPr>
              <w:pPrChange w:id="3590" w:author="Seongeun Woo" w:date="2016-10-13T18:44:00Z">
                <w:pPr>
                  <w:pStyle w:val="afb"/>
                </w:pPr>
              </w:pPrChange>
            </w:pPr>
            <w:r w:rsidRPr="00ED175E">
              <w:rPr>
                <w:rStyle w:val="afffc"/>
                <w:b w:val="0"/>
              </w:rPr>
              <w:t>20</w:t>
            </w:r>
          </w:p>
        </w:tc>
        <w:tc>
          <w:tcPr>
            <w:tcW w:w="1540" w:type="dxa"/>
            <w:tcBorders>
              <w:top w:val="nil"/>
              <w:left w:val="nil"/>
              <w:bottom w:val="single" w:sz="4" w:space="0" w:color="auto"/>
              <w:right w:val="single" w:sz="4" w:space="0" w:color="auto"/>
            </w:tcBorders>
            <w:shd w:val="clear" w:color="auto" w:fill="auto"/>
            <w:noWrap/>
            <w:vAlign w:val="bottom"/>
            <w:hideMark/>
            <w:tcPrChange w:id="3591"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102C8D6A" w14:textId="77777777" w:rsidR="0096549F" w:rsidRPr="00ED175E" w:rsidRDefault="0096549F">
            <w:pPr>
              <w:pStyle w:val="afb"/>
              <w:autoSpaceDE w:val="0"/>
              <w:autoSpaceDN w:val="0"/>
              <w:rPr>
                <w:rStyle w:val="afffc"/>
                <w:b w:val="0"/>
                <w:bCs w:val="0"/>
              </w:rPr>
              <w:pPrChange w:id="3592" w:author="Seongeun Woo" w:date="2016-10-13T18:44:00Z">
                <w:pPr>
                  <w:pStyle w:val="afb"/>
                </w:pPr>
              </w:pPrChange>
            </w:pPr>
            <w:r w:rsidRPr="00ED175E">
              <w:rPr>
                <w:rStyle w:val="afffc"/>
                <w:b w:val="0"/>
              </w:rPr>
              <w:t>2</w:t>
            </w:r>
          </w:p>
        </w:tc>
        <w:tc>
          <w:tcPr>
            <w:tcW w:w="1555" w:type="dxa"/>
            <w:tcBorders>
              <w:top w:val="nil"/>
              <w:left w:val="nil"/>
              <w:bottom w:val="single" w:sz="4" w:space="0" w:color="auto"/>
              <w:right w:val="single" w:sz="4" w:space="0" w:color="auto"/>
            </w:tcBorders>
            <w:shd w:val="clear" w:color="auto" w:fill="auto"/>
            <w:noWrap/>
            <w:vAlign w:val="bottom"/>
            <w:hideMark/>
            <w:tcPrChange w:id="3593"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1839C47F" w14:textId="77777777" w:rsidR="0096549F" w:rsidRPr="00ED175E" w:rsidRDefault="0096549F">
            <w:pPr>
              <w:pStyle w:val="afb"/>
              <w:autoSpaceDE w:val="0"/>
              <w:autoSpaceDN w:val="0"/>
              <w:rPr>
                <w:rStyle w:val="afffc"/>
                <w:b w:val="0"/>
                <w:sz w:val="16"/>
                <w:szCs w:val="16"/>
              </w:rPr>
              <w:pPrChange w:id="3594" w:author="Seongeun Woo" w:date="2016-10-13T18:44:00Z">
                <w:pPr>
                  <w:pStyle w:val="afb"/>
                </w:pPr>
              </w:pPrChange>
            </w:pPr>
            <w:r w:rsidRPr="00ED175E">
              <w:rPr>
                <w:rStyle w:val="afffc"/>
                <w:b w:val="0"/>
                <w:sz w:val="16"/>
                <w:szCs w:val="16"/>
              </w:rPr>
              <w:t xml:space="preserve"> </w:t>
            </w:r>
          </w:p>
        </w:tc>
      </w:tr>
      <w:tr w:rsidR="00832CD5" w:rsidRPr="00ED175E" w14:paraId="106D6FBA" w14:textId="77777777" w:rsidTr="00832CD5">
        <w:trPr>
          <w:trHeight w:val="255"/>
          <w:trPrChange w:id="359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59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48A340B" w14:textId="77777777" w:rsidR="00832CD5" w:rsidRPr="00ED175E" w:rsidRDefault="00832CD5" w:rsidP="00832CD5">
            <w:pPr>
              <w:pStyle w:val="afb"/>
              <w:autoSpaceDE w:val="0"/>
              <w:autoSpaceDN w:val="0"/>
              <w:pPrChange w:id="3597" w:author="Seongeun Woo" w:date="2016-10-13T18:44:00Z">
                <w:pPr>
                  <w:pStyle w:val="afb"/>
                </w:pPr>
              </w:pPrChange>
            </w:pPr>
            <w:r w:rsidRPr="00ED175E">
              <w:t>921</w:t>
            </w:r>
          </w:p>
        </w:tc>
        <w:tc>
          <w:tcPr>
            <w:tcW w:w="1559" w:type="dxa"/>
            <w:tcBorders>
              <w:top w:val="nil"/>
              <w:left w:val="nil"/>
              <w:bottom w:val="single" w:sz="4" w:space="0" w:color="auto"/>
              <w:right w:val="single" w:sz="4" w:space="0" w:color="auto"/>
            </w:tcBorders>
            <w:shd w:val="clear" w:color="auto" w:fill="auto"/>
            <w:noWrap/>
            <w:vAlign w:val="bottom"/>
            <w:hideMark/>
            <w:tcPrChange w:id="3598"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14FB4A36" w14:textId="6FD45C53" w:rsidR="00832CD5" w:rsidRPr="00ED175E" w:rsidRDefault="00832CD5" w:rsidP="00832CD5">
            <w:pPr>
              <w:pStyle w:val="afb"/>
              <w:autoSpaceDE w:val="0"/>
              <w:autoSpaceDN w:val="0"/>
              <w:pPrChange w:id="3599" w:author="Seongeun Woo" w:date="2016-10-13T18:44:00Z">
                <w:pPr>
                  <w:pStyle w:val="afb"/>
                </w:pPr>
              </w:pPrChange>
            </w:pPr>
            <w:ins w:id="3600" w:author="哲均 宋" w:date="2019-08-15T16:13:00Z">
              <w:r>
                <w:rPr>
                  <w:rStyle w:val="afffc"/>
                  <w:rFonts w:hint="eastAsia"/>
                  <w:b w:val="0"/>
                </w:rPr>
                <w:t>G</w:t>
              </w:r>
              <w:r>
                <w:rPr>
                  <w:rStyle w:val="afffc"/>
                  <w:b w:val="0"/>
                </w:rPr>
                <w:t>eneral</w:t>
              </w:r>
            </w:ins>
            <w:del w:id="3601" w:author="哲均 宋" w:date="2019-08-15T16:13:00Z">
              <w:r w:rsidRPr="00ED175E" w:rsidDel="00957453">
                <w:rPr>
                  <w:rFonts w:hint="eastAsia"/>
                </w:rPr>
                <w:delText>一般</w:delText>
              </w:r>
            </w:del>
          </w:p>
        </w:tc>
        <w:tc>
          <w:tcPr>
            <w:tcW w:w="1115" w:type="dxa"/>
            <w:tcBorders>
              <w:top w:val="nil"/>
              <w:left w:val="nil"/>
              <w:bottom w:val="single" w:sz="4" w:space="0" w:color="auto"/>
              <w:right w:val="single" w:sz="4" w:space="0" w:color="auto"/>
            </w:tcBorders>
            <w:shd w:val="clear" w:color="auto" w:fill="auto"/>
            <w:noWrap/>
            <w:vAlign w:val="bottom"/>
            <w:hideMark/>
            <w:tcPrChange w:id="3602"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075AC6A6" w14:textId="77777777" w:rsidR="00832CD5" w:rsidRPr="00ED175E" w:rsidRDefault="00832CD5" w:rsidP="00832CD5">
            <w:pPr>
              <w:pStyle w:val="afb"/>
              <w:autoSpaceDE w:val="0"/>
              <w:autoSpaceDN w:val="0"/>
              <w:pPrChange w:id="3603" w:author="Seongeun Woo" w:date="2016-10-13T18:44:00Z">
                <w:pPr>
                  <w:pStyle w:val="afb"/>
                </w:pPr>
              </w:pPrChange>
            </w:pPr>
            <w:r w:rsidRPr="00ED175E">
              <w:t>1</w:t>
            </w:r>
          </w:p>
        </w:tc>
        <w:tc>
          <w:tcPr>
            <w:tcW w:w="1011" w:type="dxa"/>
            <w:tcBorders>
              <w:top w:val="nil"/>
              <w:left w:val="nil"/>
              <w:bottom w:val="single" w:sz="4" w:space="0" w:color="auto"/>
              <w:right w:val="single" w:sz="4" w:space="0" w:color="auto"/>
            </w:tcBorders>
            <w:shd w:val="clear" w:color="auto" w:fill="auto"/>
            <w:noWrap/>
            <w:vAlign w:val="bottom"/>
            <w:hideMark/>
            <w:tcPrChange w:id="3604"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4083774A" w14:textId="77777777" w:rsidR="00832CD5" w:rsidRPr="00ED175E" w:rsidRDefault="00832CD5" w:rsidP="00832CD5">
            <w:pPr>
              <w:pStyle w:val="afb"/>
              <w:autoSpaceDE w:val="0"/>
              <w:autoSpaceDN w:val="0"/>
              <w:pPrChange w:id="3605"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bottom"/>
            <w:hideMark/>
            <w:tcPrChange w:id="3606"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0E843970" w14:textId="77777777" w:rsidR="00832CD5" w:rsidRPr="00ED175E" w:rsidRDefault="00832CD5" w:rsidP="00832CD5">
            <w:pPr>
              <w:pStyle w:val="afb"/>
              <w:autoSpaceDE w:val="0"/>
              <w:autoSpaceDN w:val="0"/>
              <w:pPrChange w:id="3607" w:author="Seongeun Woo" w:date="2016-10-13T18:44:00Z">
                <w:pPr>
                  <w:pStyle w:val="afb"/>
                </w:pPr>
              </w:pPrChange>
            </w:pPr>
            <w:r w:rsidRPr="00ED175E">
              <w:t>#S00000005</w:t>
            </w:r>
          </w:p>
        </w:tc>
        <w:tc>
          <w:tcPr>
            <w:tcW w:w="992" w:type="dxa"/>
            <w:tcBorders>
              <w:top w:val="nil"/>
              <w:left w:val="nil"/>
              <w:bottom w:val="single" w:sz="4" w:space="0" w:color="auto"/>
              <w:right w:val="single" w:sz="4" w:space="0" w:color="auto"/>
            </w:tcBorders>
            <w:shd w:val="clear" w:color="auto" w:fill="auto"/>
            <w:noWrap/>
            <w:vAlign w:val="bottom"/>
            <w:hideMark/>
            <w:tcPrChange w:id="3608"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019C3237" w14:textId="77777777" w:rsidR="00832CD5" w:rsidRPr="00ED175E" w:rsidRDefault="00832CD5" w:rsidP="00832CD5">
            <w:pPr>
              <w:pStyle w:val="afb"/>
              <w:autoSpaceDE w:val="0"/>
              <w:autoSpaceDN w:val="0"/>
              <w:pPrChange w:id="3609" w:author="Seongeun Woo" w:date="2016-10-13T18:44:00Z">
                <w:pPr>
                  <w:pStyle w:val="afb"/>
                </w:pPr>
              </w:pPrChange>
            </w:pPr>
            <w:r w:rsidRPr="00ED175E">
              <w:t>1,020</w:t>
            </w:r>
          </w:p>
        </w:tc>
        <w:tc>
          <w:tcPr>
            <w:tcW w:w="1540" w:type="dxa"/>
            <w:tcBorders>
              <w:top w:val="nil"/>
              <w:left w:val="nil"/>
              <w:bottom w:val="single" w:sz="4" w:space="0" w:color="auto"/>
              <w:right w:val="single" w:sz="4" w:space="0" w:color="auto"/>
            </w:tcBorders>
            <w:shd w:val="clear" w:color="auto" w:fill="auto"/>
            <w:noWrap/>
            <w:vAlign w:val="bottom"/>
            <w:hideMark/>
            <w:tcPrChange w:id="3610"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603F281E" w14:textId="77777777" w:rsidR="00832CD5" w:rsidRPr="00ED175E" w:rsidRDefault="00832CD5" w:rsidP="00832CD5">
            <w:pPr>
              <w:pStyle w:val="afb"/>
              <w:autoSpaceDE w:val="0"/>
              <w:autoSpaceDN w:val="0"/>
              <w:pPrChange w:id="3611" w:author="Seongeun Woo" w:date="2016-10-13T18:44:00Z">
                <w:pPr>
                  <w:pStyle w:val="afb"/>
                </w:pPr>
              </w:pPrChange>
            </w:pPr>
            <w:r w:rsidRPr="00ED175E">
              <w:t>1</w:t>
            </w:r>
          </w:p>
        </w:tc>
        <w:tc>
          <w:tcPr>
            <w:tcW w:w="1555" w:type="dxa"/>
            <w:tcBorders>
              <w:top w:val="nil"/>
              <w:left w:val="nil"/>
              <w:bottom w:val="single" w:sz="4" w:space="0" w:color="auto"/>
              <w:right w:val="single" w:sz="4" w:space="0" w:color="auto"/>
            </w:tcBorders>
            <w:shd w:val="clear" w:color="auto" w:fill="auto"/>
            <w:noWrap/>
            <w:vAlign w:val="bottom"/>
            <w:hideMark/>
            <w:tcPrChange w:id="3612"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71F2F351" w14:textId="77777777" w:rsidR="00832CD5" w:rsidRPr="00ED175E" w:rsidRDefault="00832CD5" w:rsidP="00832CD5">
            <w:pPr>
              <w:pStyle w:val="afb"/>
              <w:autoSpaceDE w:val="0"/>
              <w:autoSpaceDN w:val="0"/>
              <w:pPrChange w:id="3613" w:author="Seongeun Woo" w:date="2016-10-13T18:44:00Z">
                <w:pPr>
                  <w:pStyle w:val="afb"/>
                </w:pPr>
              </w:pPrChange>
            </w:pPr>
            <w:r w:rsidRPr="00ED175E">
              <w:t xml:space="preserve"> </w:t>
            </w:r>
          </w:p>
        </w:tc>
      </w:tr>
      <w:tr w:rsidR="00832CD5" w:rsidRPr="00ED175E" w14:paraId="2665EAE0" w14:textId="77777777" w:rsidTr="00832CD5">
        <w:trPr>
          <w:trHeight w:val="255"/>
          <w:trPrChange w:id="3614"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bottom"/>
            <w:hideMark/>
            <w:tcPrChange w:id="3615"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163EB71" w14:textId="77777777" w:rsidR="00832CD5" w:rsidRPr="00ED175E" w:rsidRDefault="00832CD5" w:rsidP="00832CD5">
            <w:pPr>
              <w:pStyle w:val="afb"/>
              <w:autoSpaceDE w:val="0"/>
              <w:autoSpaceDN w:val="0"/>
              <w:pPrChange w:id="3616" w:author="Seongeun Woo" w:date="2016-10-13T18:44:00Z">
                <w:pPr>
                  <w:pStyle w:val="afb"/>
                </w:pPr>
              </w:pPrChange>
            </w:pPr>
            <w:r w:rsidRPr="00ED175E">
              <w:t>922</w:t>
            </w:r>
          </w:p>
        </w:tc>
        <w:tc>
          <w:tcPr>
            <w:tcW w:w="1559" w:type="dxa"/>
            <w:tcBorders>
              <w:top w:val="nil"/>
              <w:left w:val="nil"/>
              <w:bottom w:val="single" w:sz="4" w:space="0" w:color="auto"/>
              <w:right w:val="single" w:sz="4" w:space="0" w:color="auto"/>
            </w:tcBorders>
            <w:shd w:val="clear" w:color="auto" w:fill="auto"/>
            <w:noWrap/>
            <w:vAlign w:val="bottom"/>
            <w:hideMark/>
            <w:tcPrChange w:id="3617"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014C22B9" w14:textId="71531B64" w:rsidR="00832CD5" w:rsidRPr="00ED175E" w:rsidRDefault="00832CD5" w:rsidP="00832CD5">
            <w:pPr>
              <w:pStyle w:val="afb"/>
              <w:autoSpaceDE w:val="0"/>
              <w:autoSpaceDN w:val="0"/>
              <w:pPrChange w:id="3618" w:author="Seongeun Woo" w:date="2016-10-13T18:44:00Z">
                <w:pPr>
                  <w:pStyle w:val="afb"/>
                </w:pPr>
              </w:pPrChange>
            </w:pPr>
            <w:ins w:id="3619" w:author="哲均 宋" w:date="2019-08-15T16:13:00Z">
              <w:r>
                <w:rPr>
                  <w:rStyle w:val="afffc"/>
                  <w:rFonts w:hint="eastAsia"/>
                  <w:b w:val="0"/>
                </w:rPr>
                <w:t>C</w:t>
              </w:r>
              <w:r>
                <w:rPr>
                  <w:rStyle w:val="afffc"/>
                  <w:b w:val="0"/>
                </w:rPr>
                <w:t>ar</w:t>
              </w:r>
            </w:ins>
            <w:del w:id="3620" w:author="哲均 宋" w:date="2019-08-15T16:13:00Z">
              <w:r w:rsidRPr="00ED175E" w:rsidDel="00957453">
                <w:rPr>
                  <w:rFonts w:hint="eastAsia"/>
                </w:rPr>
                <w:delText>自動車</w:delText>
              </w:r>
            </w:del>
          </w:p>
        </w:tc>
        <w:tc>
          <w:tcPr>
            <w:tcW w:w="1115" w:type="dxa"/>
            <w:tcBorders>
              <w:top w:val="nil"/>
              <w:left w:val="nil"/>
              <w:bottom w:val="single" w:sz="4" w:space="0" w:color="auto"/>
              <w:right w:val="single" w:sz="4" w:space="0" w:color="auto"/>
            </w:tcBorders>
            <w:shd w:val="clear" w:color="auto" w:fill="auto"/>
            <w:noWrap/>
            <w:vAlign w:val="bottom"/>
            <w:hideMark/>
            <w:tcPrChange w:id="3621"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60DCD06C" w14:textId="77777777" w:rsidR="00832CD5" w:rsidRPr="00ED175E" w:rsidRDefault="00832CD5" w:rsidP="00832CD5">
            <w:pPr>
              <w:pStyle w:val="afb"/>
              <w:autoSpaceDE w:val="0"/>
              <w:autoSpaceDN w:val="0"/>
              <w:pPrChange w:id="3622" w:author="Seongeun Woo" w:date="2016-10-13T18:44:00Z">
                <w:pPr>
                  <w:pStyle w:val="afb"/>
                </w:pPr>
              </w:pPrChange>
            </w:pPr>
            <w:r w:rsidRPr="00ED175E">
              <w:t>1</w:t>
            </w:r>
          </w:p>
        </w:tc>
        <w:tc>
          <w:tcPr>
            <w:tcW w:w="1011" w:type="dxa"/>
            <w:tcBorders>
              <w:top w:val="nil"/>
              <w:left w:val="nil"/>
              <w:bottom w:val="single" w:sz="4" w:space="0" w:color="auto"/>
              <w:right w:val="single" w:sz="4" w:space="0" w:color="auto"/>
            </w:tcBorders>
            <w:shd w:val="clear" w:color="auto" w:fill="auto"/>
            <w:noWrap/>
            <w:vAlign w:val="bottom"/>
            <w:hideMark/>
            <w:tcPrChange w:id="3623"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1234A870" w14:textId="77777777" w:rsidR="00832CD5" w:rsidRPr="00ED175E" w:rsidRDefault="00832CD5" w:rsidP="00832CD5">
            <w:pPr>
              <w:pStyle w:val="afb"/>
              <w:autoSpaceDE w:val="0"/>
              <w:autoSpaceDN w:val="0"/>
              <w:pPrChange w:id="3624"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bottom"/>
            <w:hideMark/>
            <w:tcPrChange w:id="3625"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092E9088" w14:textId="77777777" w:rsidR="00832CD5" w:rsidRPr="00ED175E" w:rsidRDefault="00832CD5" w:rsidP="00832CD5">
            <w:pPr>
              <w:pStyle w:val="afb"/>
              <w:autoSpaceDE w:val="0"/>
              <w:autoSpaceDN w:val="0"/>
              <w:pPrChange w:id="3626" w:author="Seongeun Woo" w:date="2016-10-13T18:44:00Z">
                <w:pPr>
                  <w:pStyle w:val="afb"/>
                </w:pPr>
              </w:pPrChange>
            </w:pPr>
            <w:r w:rsidRPr="00ED175E">
              <w:t>#S00000006</w:t>
            </w:r>
          </w:p>
        </w:tc>
        <w:tc>
          <w:tcPr>
            <w:tcW w:w="992" w:type="dxa"/>
            <w:tcBorders>
              <w:top w:val="nil"/>
              <w:left w:val="nil"/>
              <w:bottom w:val="single" w:sz="4" w:space="0" w:color="auto"/>
              <w:right w:val="single" w:sz="4" w:space="0" w:color="auto"/>
            </w:tcBorders>
            <w:shd w:val="clear" w:color="auto" w:fill="auto"/>
            <w:noWrap/>
            <w:vAlign w:val="bottom"/>
            <w:hideMark/>
            <w:tcPrChange w:id="3627"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5A6B5B97" w14:textId="77777777" w:rsidR="00832CD5" w:rsidRPr="00ED175E" w:rsidRDefault="00832CD5" w:rsidP="00832CD5">
            <w:pPr>
              <w:pStyle w:val="afb"/>
              <w:autoSpaceDE w:val="0"/>
              <w:autoSpaceDN w:val="0"/>
              <w:pPrChange w:id="3628" w:author="Seongeun Woo" w:date="2016-10-13T18:44:00Z">
                <w:pPr>
                  <w:pStyle w:val="afb"/>
                </w:pPr>
              </w:pPrChange>
            </w:pPr>
            <w:r w:rsidRPr="00ED175E">
              <w:t>1,020</w:t>
            </w:r>
          </w:p>
        </w:tc>
        <w:tc>
          <w:tcPr>
            <w:tcW w:w="1540" w:type="dxa"/>
            <w:tcBorders>
              <w:top w:val="nil"/>
              <w:left w:val="nil"/>
              <w:bottom w:val="single" w:sz="4" w:space="0" w:color="auto"/>
              <w:right w:val="single" w:sz="4" w:space="0" w:color="auto"/>
            </w:tcBorders>
            <w:shd w:val="clear" w:color="auto" w:fill="auto"/>
            <w:noWrap/>
            <w:vAlign w:val="bottom"/>
            <w:hideMark/>
            <w:tcPrChange w:id="3629"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63A593CF" w14:textId="77777777" w:rsidR="00832CD5" w:rsidRPr="00ED175E" w:rsidRDefault="00832CD5" w:rsidP="00832CD5">
            <w:pPr>
              <w:pStyle w:val="afb"/>
              <w:autoSpaceDE w:val="0"/>
              <w:autoSpaceDN w:val="0"/>
              <w:pPrChange w:id="3630" w:author="Seongeun Woo" w:date="2016-10-13T18:44:00Z">
                <w:pPr>
                  <w:pStyle w:val="afb"/>
                </w:pPr>
              </w:pPrChange>
            </w:pPr>
            <w:r w:rsidRPr="00ED175E">
              <w:t>2</w:t>
            </w:r>
          </w:p>
        </w:tc>
        <w:tc>
          <w:tcPr>
            <w:tcW w:w="1555" w:type="dxa"/>
            <w:tcBorders>
              <w:top w:val="nil"/>
              <w:left w:val="nil"/>
              <w:bottom w:val="single" w:sz="4" w:space="0" w:color="auto"/>
              <w:right w:val="single" w:sz="4" w:space="0" w:color="auto"/>
            </w:tcBorders>
            <w:shd w:val="clear" w:color="auto" w:fill="auto"/>
            <w:noWrap/>
            <w:vAlign w:val="bottom"/>
            <w:hideMark/>
            <w:tcPrChange w:id="3631"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622451E0" w14:textId="77777777" w:rsidR="00832CD5" w:rsidRPr="00ED175E" w:rsidRDefault="00832CD5" w:rsidP="00832CD5">
            <w:pPr>
              <w:pStyle w:val="afb"/>
              <w:autoSpaceDE w:val="0"/>
              <w:autoSpaceDN w:val="0"/>
              <w:pPrChange w:id="3632" w:author="Seongeun Woo" w:date="2016-10-13T18:44:00Z">
                <w:pPr>
                  <w:pStyle w:val="afb"/>
                </w:pPr>
              </w:pPrChange>
            </w:pPr>
            <w:r w:rsidRPr="00ED175E">
              <w:t xml:space="preserve"> </w:t>
            </w:r>
          </w:p>
        </w:tc>
      </w:tr>
      <w:tr w:rsidR="0096549F" w:rsidRPr="00ED175E" w14:paraId="79A071E8" w14:textId="77777777" w:rsidTr="00832CD5">
        <w:trPr>
          <w:trHeight w:val="255"/>
          <w:trPrChange w:id="3633"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center"/>
            <w:hideMark/>
            <w:tcPrChange w:id="3634"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F04774" w14:textId="77777777" w:rsidR="0096549F" w:rsidRPr="00ED175E" w:rsidRDefault="0096549F">
            <w:pPr>
              <w:pStyle w:val="afb"/>
              <w:autoSpaceDE w:val="0"/>
              <w:autoSpaceDN w:val="0"/>
              <w:pPrChange w:id="3635" w:author="Seongeun Woo" w:date="2016-10-13T18:44:00Z">
                <w:pPr>
                  <w:pStyle w:val="afb"/>
                </w:pPr>
              </w:pPrChange>
            </w:pPr>
            <w:r w:rsidRPr="00ED175E">
              <w:t>1,001</w:t>
            </w:r>
          </w:p>
        </w:tc>
        <w:tc>
          <w:tcPr>
            <w:tcW w:w="1559" w:type="dxa"/>
            <w:tcBorders>
              <w:top w:val="nil"/>
              <w:left w:val="nil"/>
              <w:bottom w:val="single" w:sz="4" w:space="0" w:color="auto"/>
              <w:right w:val="single" w:sz="4" w:space="0" w:color="auto"/>
            </w:tcBorders>
            <w:shd w:val="clear" w:color="auto" w:fill="auto"/>
            <w:noWrap/>
            <w:vAlign w:val="bottom"/>
            <w:hideMark/>
            <w:tcPrChange w:id="3636"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52F1E9D5" w14:textId="3363D3B3" w:rsidR="0096549F" w:rsidRPr="00ED175E" w:rsidRDefault="00832CD5" w:rsidP="00832CD5">
            <w:pPr>
              <w:pStyle w:val="afb"/>
              <w:autoSpaceDE w:val="0"/>
              <w:autoSpaceDN w:val="0"/>
              <w:ind w:left="89" w:hangingChars="50" w:hanging="89"/>
              <w:pPrChange w:id="3637" w:author="哲均 宋" w:date="2019-08-15T16:13:00Z">
                <w:pPr>
                  <w:pStyle w:val="afb"/>
                </w:pPr>
              </w:pPrChange>
            </w:pPr>
            <w:ins w:id="3638" w:author="哲均 宋" w:date="2019-08-15T16:13:00Z">
              <w:r>
                <w:rPr>
                  <w:rFonts w:hint="eastAsia"/>
                </w:rPr>
                <w:t>C</w:t>
              </w:r>
              <w:r>
                <w:t>ar’s Table Property</w:t>
              </w:r>
            </w:ins>
            <w:del w:id="3639" w:author="哲均 宋" w:date="2019-08-15T16:13:00Z">
              <w:r w:rsidR="0096549F" w:rsidRPr="00ED175E" w:rsidDel="00832CD5">
                <w:rPr>
                  <w:rFonts w:hint="eastAsia"/>
                </w:rPr>
                <w:delText>自動車のパターン</w:delText>
              </w:r>
            </w:del>
            <w:ins w:id="3640" w:author="shira" w:date="2017-12-21T16:27:00Z">
              <w:del w:id="3641" w:author="哲均 宋" w:date="2019-08-15T16:13:00Z">
                <w:r w:rsidR="00116A9A" w:rsidDel="00832CD5">
                  <w:rPr>
                    <w:rFonts w:hint="eastAsia"/>
                  </w:rPr>
                  <w:delText>表属性</w:delText>
                </w:r>
              </w:del>
            </w:ins>
          </w:p>
        </w:tc>
        <w:tc>
          <w:tcPr>
            <w:tcW w:w="1115" w:type="dxa"/>
            <w:tcBorders>
              <w:top w:val="nil"/>
              <w:left w:val="nil"/>
              <w:bottom w:val="single" w:sz="4" w:space="0" w:color="auto"/>
              <w:right w:val="single" w:sz="4" w:space="0" w:color="auto"/>
            </w:tcBorders>
            <w:shd w:val="clear" w:color="auto" w:fill="auto"/>
            <w:noWrap/>
            <w:vAlign w:val="center"/>
            <w:hideMark/>
            <w:tcPrChange w:id="3642" w:author="哲均 宋" w:date="2019-08-15T16:16:00Z">
              <w:tcPr>
                <w:tcW w:w="1222" w:type="dxa"/>
                <w:tcBorders>
                  <w:top w:val="nil"/>
                  <w:left w:val="nil"/>
                  <w:bottom w:val="single" w:sz="4" w:space="0" w:color="auto"/>
                  <w:right w:val="single" w:sz="4" w:space="0" w:color="auto"/>
                </w:tcBorders>
                <w:shd w:val="clear" w:color="auto" w:fill="auto"/>
                <w:noWrap/>
                <w:vAlign w:val="center"/>
                <w:hideMark/>
              </w:tcPr>
            </w:tcPrChange>
          </w:tcPr>
          <w:p w14:paraId="25A46F2A" w14:textId="77777777" w:rsidR="0096549F" w:rsidRPr="00ED175E" w:rsidRDefault="0096549F">
            <w:pPr>
              <w:pStyle w:val="afb"/>
              <w:autoSpaceDE w:val="0"/>
              <w:autoSpaceDN w:val="0"/>
              <w:pPrChange w:id="3643" w:author="Seongeun Woo" w:date="2016-10-13T18:44:00Z">
                <w:pPr>
                  <w:pStyle w:val="afb"/>
                </w:pPr>
              </w:pPrChange>
            </w:pPr>
            <w:r w:rsidRPr="00ED175E">
              <w:t>5</w:t>
            </w:r>
          </w:p>
        </w:tc>
        <w:tc>
          <w:tcPr>
            <w:tcW w:w="1011" w:type="dxa"/>
            <w:tcBorders>
              <w:top w:val="nil"/>
              <w:left w:val="nil"/>
              <w:bottom w:val="single" w:sz="4" w:space="0" w:color="auto"/>
              <w:right w:val="single" w:sz="4" w:space="0" w:color="auto"/>
            </w:tcBorders>
            <w:shd w:val="clear" w:color="auto" w:fill="auto"/>
            <w:noWrap/>
            <w:vAlign w:val="center"/>
            <w:hideMark/>
            <w:tcPrChange w:id="3644" w:author="哲均 宋" w:date="2019-08-15T16:16:00Z">
              <w:tcPr>
                <w:tcW w:w="1011" w:type="dxa"/>
                <w:tcBorders>
                  <w:top w:val="nil"/>
                  <w:left w:val="nil"/>
                  <w:bottom w:val="single" w:sz="4" w:space="0" w:color="auto"/>
                  <w:right w:val="single" w:sz="4" w:space="0" w:color="auto"/>
                </w:tcBorders>
                <w:shd w:val="clear" w:color="auto" w:fill="auto"/>
                <w:noWrap/>
                <w:vAlign w:val="center"/>
                <w:hideMark/>
              </w:tcPr>
            </w:tcPrChange>
          </w:tcPr>
          <w:p w14:paraId="30496F7B" w14:textId="77777777" w:rsidR="0096549F" w:rsidRPr="00ED175E" w:rsidRDefault="0096549F">
            <w:pPr>
              <w:pStyle w:val="afb"/>
              <w:autoSpaceDE w:val="0"/>
              <w:autoSpaceDN w:val="0"/>
              <w:pPrChange w:id="3645" w:author="Seongeun Woo" w:date="2016-10-13T18:44:00Z">
                <w:pPr>
                  <w:pStyle w:val="afb"/>
                </w:pPr>
              </w:pPrChange>
            </w:pPr>
            <w:r w:rsidRPr="00ED175E">
              <w:t>0</w:t>
            </w:r>
          </w:p>
        </w:tc>
        <w:tc>
          <w:tcPr>
            <w:tcW w:w="1276" w:type="dxa"/>
            <w:tcBorders>
              <w:top w:val="nil"/>
              <w:left w:val="nil"/>
              <w:bottom w:val="single" w:sz="4" w:space="0" w:color="auto"/>
              <w:right w:val="single" w:sz="4" w:space="0" w:color="auto"/>
            </w:tcBorders>
            <w:shd w:val="clear" w:color="auto" w:fill="auto"/>
            <w:noWrap/>
            <w:vAlign w:val="center"/>
            <w:hideMark/>
            <w:tcPrChange w:id="3646" w:author="哲均 宋" w:date="2019-08-15T16:16:00Z">
              <w:tcPr>
                <w:tcW w:w="1276" w:type="dxa"/>
                <w:tcBorders>
                  <w:top w:val="nil"/>
                  <w:left w:val="nil"/>
                  <w:bottom w:val="single" w:sz="4" w:space="0" w:color="auto"/>
                  <w:right w:val="single" w:sz="4" w:space="0" w:color="auto"/>
                </w:tcBorders>
                <w:shd w:val="clear" w:color="auto" w:fill="auto"/>
                <w:noWrap/>
                <w:vAlign w:val="center"/>
                <w:hideMark/>
              </w:tcPr>
            </w:tcPrChange>
          </w:tcPr>
          <w:p w14:paraId="0C4697A1" w14:textId="77777777" w:rsidR="0096549F" w:rsidRPr="00ED175E" w:rsidRDefault="0096549F">
            <w:pPr>
              <w:pStyle w:val="afb"/>
              <w:autoSpaceDE w:val="0"/>
              <w:autoSpaceDN w:val="0"/>
              <w:pPrChange w:id="3647"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center"/>
            <w:hideMark/>
            <w:tcPrChange w:id="3648" w:author="哲均 宋" w:date="2019-08-15T16:16:00Z">
              <w:tcPr>
                <w:tcW w:w="992" w:type="dxa"/>
                <w:tcBorders>
                  <w:top w:val="nil"/>
                  <w:left w:val="nil"/>
                  <w:bottom w:val="single" w:sz="4" w:space="0" w:color="auto"/>
                  <w:right w:val="single" w:sz="4" w:space="0" w:color="auto"/>
                </w:tcBorders>
                <w:shd w:val="clear" w:color="auto" w:fill="auto"/>
                <w:noWrap/>
                <w:vAlign w:val="center"/>
                <w:hideMark/>
              </w:tcPr>
            </w:tcPrChange>
          </w:tcPr>
          <w:p w14:paraId="0B33BC14" w14:textId="77777777" w:rsidR="0096549F" w:rsidRPr="00ED175E" w:rsidRDefault="0096549F">
            <w:pPr>
              <w:pStyle w:val="afb"/>
              <w:autoSpaceDE w:val="0"/>
              <w:autoSpaceDN w:val="0"/>
              <w:pPrChange w:id="3649" w:author="Seongeun Woo" w:date="2016-10-13T18:44:00Z">
                <w:pPr>
                  <w:pStyle w:val="afb"/>
                </w:pPr>
              </w:pPrChange>
            </w:pPr>
            <w:r w:rsidRPr="00ED175E">
              <w:t>-1</w:t>
            </w:r>
          </w:p>
        </w:tc>
        <w:tc>
          <w:tcPr>
            <w:tcW w:w="1540" w:type="dxa"/>
            <w:tcBorders>
              <w:top w:val="nil"/>
              <w:left w:val="nil"/>
              <w:bottom w:val="single" w:sz="4" w:space="0" w:color="auto"/>
              <w:right w:val="single" w:sz="4" w:space="0" w:color="auto"/>
            </w:tcBorders>
            <w:shd w:val="clear" w:color="auto" w:fill="auto"/>
            <w:noWrap/>
            <w:vAlign w:val="center"/>
            <w:hideMark/>
            <w:tcPrChange w:id="3650" w:author="哲均 宋" w:date="2019-08-15T16:16:00Z">
              <w:tcPr>
                <w:tcW w:w="1540" w:type="dxa"/>
                <w:tcBorders>
                  <w:top w:val="nil"/>
                  <w:left w:val="nil"/>
                  <w:bottom w:val="single" w:sz="4" w:space="0" w:color="auto"/>
                  <w:right w:val="single" w:sz="4" w:space="0" w:color="auto"/>
                </w:tcBorders>
                <w:shd w:val="clear" w:color="auto" w:fill="auto"/>
                <w:noWrap/>
                <w:vAlign w:val="center"/>
                <w:hideMark/>
              </w:tcPr>
            </w:tcPrChange>
          </w:tcPr>
          <w:p w14:paraId="5AC314C5" w14:textId="77777777" w:rsidR="0096549F" w:rsidRPr="00ED175E" w:rsidRDefault="0096549F">
            <w:pPr>
              <w:pStyle w:val="afb"/>
              <w:autoSpaceDE w:val="0"/>
              <w:autoSpaceDN w:val="0"/>
              <w:pPrChange w:id="3651" w:author="Seongeun Woo" w:date="2016-10-13T18:44:00Z">
                <w:pPr>
                  <w:pStyle w:val="afb"/>
                </w:pPr>
              </w:pPrChange>
            </w:pPr>
            <w:r w:rsidRPr="00ED175E">
              <w:t>9,999</w:t>
            </w:r>
          </w:p>
        </w:tc>
        <w:tc>
          <w:tcPr>
            <w:tcW w:w="1555" w:type="dxa"/>
            <w:tcBorders>
              <w:top w:val="nil"/>
              <w:left w:val="nil"/>
              <w:bottom w:val="single" w:sz="4" w:space="0" w:color="auto"/>
              <w:right w:val="single" w:sz="4" w:space="0" w:color="auto"/>
            </w:tcBorders>
            <w:shd w:val="clear" w:color="auto" w:fill="auto"/>
            <w:noWrap/>
            <w:vAlign w:val="center"/>
            <w:hideMark/>
            <w:tcPrChange w:id="3652" w:author="哲均 宋" w:date="2019-08-15T16:16:00Z">
              <w:tcPr>
                <w:tcW w:w="1555" w:type="dxa"/>
                <w:tcBorders>
                  <w:top w:val="nil"/>
                  <w:left w:val="nil"/>
                  <w:bottom w:val="single" w:sz="4" w:space="0" w:color="auto"/>
                  <w:right w:val="single" w:sz="4" w:space="0" w:color="auto"/>
                </w:tcBorders>
                <w:shd w:val="clear" w:color="auto" w:fill="auto"/>
                <w:noWrap/>
                <w:vAlign w:val="center"/>
                <w:hideMark/>
              </w:tcPr>
            </w:tcPrChange>
          </w:tcPr>
          <w:p w14:paraId="0900AAAD" w14:textId="77777777" w:rsidR="0096549F" w:rsidRPr="00ED175E" w:rsidRDefault="0096549F">
            <w:pPr>
              <w:pStyle w:val="afb"/>
              <w:autoSpaceDE w:val="0"/>
              <w:autoSpaceDN w:val="0"/>
              <w:pPrChange w:id="3653" w:author="Seongeun Woo" w:date="2016-10-13T18:44:00Z">
                <w:pPr>
                  <w:pStyle w:val="afb"/>
                </w:pPr>
              </w:pPrChange>
            </w:pPr>
            <w:r w:rsidRPr="00ED175E">
              <w:t>902</w:t>
            </w:r>
          </w:p>
        </w:tc>
      </w:tr>
      <w:tr w:rsidR="0096549F" w:rsidRPr="00ED175E" w14:paraId="797E031A" w14:textId="77777777" w:rsidTr="00832CD5">
        <w:trPr>
          <w:trHeight w:val="255"/>
          <w:trPrChange w:id="3654"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center"/>
            <w:hideMark/>
            <w:tcPrChange w:id="3655"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3EC0ED" w14:textId="77777777" w:rsidR="0096549F" w:rsidRPr="00ED175E" w:rsidRDefault="0096549F">
            <w:pPr>
              <w:pStyle w:val="afb"/>
              <w:autoSpaceDE w:val="0"/>
              <w:autoSpaceDN w:val="0"/>
              <w:pPrChange w:id="3656" w:author="Seongeun Woo" w:date="2016-10-13T18:44:00Z">
                <w:pPr>
                  <w:pStyle w:val="afb"/>
                </w:pPr>
              </w:pPrChange>
            </w:pPr>
            <w:r w:rsidRPr="00ED175E">
              <w:t>1,002</w:t>
            </w:r>
          </w:p>
        </w:tc>
        <w:tc>
          <w:tcPr>
            <w:tcW w:w="1559" w:type="dxa"/>
            <w:tcBorders>
              <w:top w:val="nil"/>
              <w:left w:val="nil"/>
              <w:bottom w:val="single" w:sz="4" w:space="0" w:color="auto"/>
              <w:right w:val="single" w:sz="4" w:space="0" w:color="auto"/>
            </w:tcBorders>
            <w:shd w:val="clear" w:color="auto" w:fill="auto"/>
            <w:noWrap/>
            <w:vAlign w:val="bottom"/>
            <w:hideMark/>
            <w:tcPrChange w:id="3657"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517C1073" w14:textId="012E3A76" w:rsidR="0096549F" w:rsidRPr="00ED175E" w:rsidRDefault="00832CD5">
            <w:pPr>
              <w:pStyle w:val="afb"/>
              <w:autoSpaceDE w:val="0"/>
              <w:autoSpaceDN w:val="0"/>
              <w:pPrChange w:id="3658" w:author="Seongeun Woo" w:date="2016-10-13T18:44:00Z">
                <w:pPr>
                  <w:pStyle w:val="afb"/>
                </w:pPr>
              </w:pPrChange>
            </w:pPr>
            <w:ins w:id="3659" w:author="哲均 宋" w:date="2019-08-15T16:15:00Z">
              <w:r w:rsidRPr="00832CD5">
                <w:t>Payment period</w:t>
              </w:r>
              <w:r>
                <w:t xml:space="preserve"> Table Property</w:t>
              </w:r>
            </w:ins>
            <w:del w:id="3660" w:author="shira" w:date="2017-12-21T16:22:00Z">
              <w:r w:rsidR="0096549F" w:rsidRPr="00ED175E" w:rsidDel="00BA6FC4">
                <w:rPr>
                  <w:rFonts w:hint="eastAsia"/>
                </w:rPr>
                <w:delText>納期パターン</w:delText>
              </w:r>
            </w:del>
            <w:ins w:id="3661" w:author="shira" w:date="2017-12-21T16:22:00Z">
              <w:del w:id="3662" w:author="哲均 宋" w:date="2019-08-15T16:15:00Z">
                <w:r w:rsidR="00BA6FC4" w:rsidDel="00832CD5">
                  <w:rPr>
                    <w:rFonts w:hint="eastAsia"/>
                  </w:rPr>
                  <w:delText>納期表属性</w:delText>
                </w:r>
              </w:del>
            </w:ins>
            <w:del w:id="3663" w:author="哲均 宋" w:date="2019-08-15T16:15:00Z">
              <w:r w:rsidR="0096549F" w:rsidRPr="00ED175E" w:rsidDel="00832CD5">
                <w:rPr>
                  <w:rFonts w:hint="eastAsia"/>
                </w:rPr>
                <w:delText>の例</w:delText>
              </w:r>
            </w:del>
          </w:p>
        </w:tc>
        <w:tc>
          <w:tcPr>
            <w:tcW w:w="1115" w:type="dxa"/>
            <w:tcBorders>
              <w:top w:val="nil"/>
              <w:left w:val="nil"/>
              <w:bottom w:val="single" w:sz="4" w:space="0" w:color="auto"/>
              <w:right w:val="single" w:sz="4" w:space="0" w:color="auto"/>
            </w:tcBorders>
            <w:shd w:val="clear" w:color="auto" w:fill="auto"/>
            <w:noWrap/>
            <w:vAlign w:val="center"/>
            <w:hideMark/>
            <w:tcPrChange w:id="3664" w:author="哲均 宋" w:date="2019-08-15T16:16:00Z">
              <w:tcPr>
                <w:tcW w:w="1222" w:type="dxa"/>
                <w:tcBorders>
                  <w:top w:val="nil"/>
                  <w:left w:val="nil"/>
                  <w:bottom w:val="single" w:sz="4" w:space="0" w:color="auto"/>
                  <w:right w:val="single" w:sz="4" w:space="0" w:color="auto"/>
                </w:tcBorders>
                <w:shd w:val="clear" w:color="auto" w:fill="auto"/>
                <w:noWrap/>
                <w:vAlign w:val="center"/>
                <w:hideMark/>
              </w:tcPr>
            </w:tcPrChange>
          </w:tcPr>
          <w:p w14:paraId="1F8FE924" w14:textId="77777777" w:rsidR="0096549F" w:rsidRPr="00ED175E" w:rsidRDefault="0096549F">
            <w:pPr>
              <w:pStyle w:val="afb"/>
              <w:autoSpaceDE w:val="0"/>
              <w:autoSpaceDN w:val="0"/>
              <w:pPrChange w:id="3665" w:author="Seongeun Woo" w:date="2016-10-13T18:44:00Z">
                <w:pPr>
                  <w:pStyle w:val="afb"/>
                </w:pPr>
              </w:pPrChange>
            </w:pPr>
            <w:r w:rsidRPr="00ED175E">
              <w:t>5</w:t>
            </w:r>
          </w:p>
        </w:tc>
        <w:tc>
          <w:tcPr>
            <w:tcW w:w="1011" w:type="dxa"/>
            <w:tcBorders>
              <w:top w:val="nil"/>
              <w:left w:val="nil"/>
              <w:bottom w:val="single" w:sz="4" w:space="0" w:color="auto"/>
              <w:right w:val="single" w:sz="4" w:space="0" w:color="auto"/>
            </w:tcBorders>
            <w:shd w:val="clear" w:color="auto" w:fill="auto"/>
            <w:noWrap/>
            <w:vAlign w:val="center"/>
            <w:hideMark/>
            <w:tcPrChange w:id="3666" w:author="哲均 宋" w:date="2019-08-15T16:16:00Z">
              <w:tcPr>
                <w:tcW w:w="1011" w:type="dxa"/>
                <w:tcBorders>
                  <w:top w:val="nil"/>
                  <w:left w:val="nil"/>
                  <w:bottom w:val="single" w:sz="4" w:space="0" w:color="auto"/>
                  <w:right w:val="single" w:sz="4" w:space="0" w:color="auto"/>
                </w:tcBorders>
                <w:shd w:val="clear" w:color="auto" w:fill="auto"/>
                <w:noWrap/>
                <w:vAlign w:val="center"/>
                <w:hideMark/>
              </w:tcPr>
            </w:tcPrChange>
          </w:tcPr>
          <w:p w14:paraId="6EEFC9FD" w14:textId="77777777" w:rsidR="0096549F" w:rsidRPr="00ED175E" w:rsidRDefault="0096549F">
            <w:pPr>
              <w:pStyle w:val="afb"/>
              <w:autoSpaceDE w:val="0"/>
              <w:autoSpaceDN w:val="0"/>
              <w:pPrChange w:id="3667" w:author="Seongeun Woo" w:date="2016-10-13T18:44:00Z">
                <w:pPr>
                  <w:pStyle w:val="afb"/>
                </w:pPr>
              </w:pPrChange>
            </w:pPr>
            <w:r w:rsidRPr="00ED175E">
              <w:t>0</w:t>
            </w:r>
          </w:p>
        </w:tc>
        <w:tc>
          <w:tcPr>
            <w:tcW w:w="1276" w:type="dxa"/>
            <w:tcBorders>
              <w:top w:val="nil"/>
              <w:left w:val="nil"/>
              <w:bottom w:val="single" w:sz="4" w:space="0" w:color="auto"/>
              <w:right w:val="single" w:sz="4" w:space="0" w:color="auto"/>
            </w:tcBorders>
            <w:shd w:val="clear" w:color="auto" w:fill="auto"/>
            <w:noWrap/>
            <w:vAlign w:val="center"/>
            <w:hideMark/>
            <w:tcPrChange w:id="3668" w:author="哲均 宋" w:date="2019-08-15T16:16:00Z">
              <w:tcPr>
                <w:tcW w:w="1276" w:type="dxa"/>
                <w:tcBorders>
                  <w:top w:val="nil"/>
                  <w:left w:val="nil"/>
                  <w:bottom w:val="single" w:sz="4" w:space="0" w:color="auto"/>
                  <w:right w:val="single" w:sz="4" w:space="0" w:color="auto"/>
                </w:tcBorders>
                <w:shd w:val="clear" w:color="auto" w:fill="auto"/>
                <w:noWrap/>
                <w:vAlign w:val="center"/>
                <w:hideMark/>
              </w:tcPr>
            </w:tcPrChange>
          </w:tcPr>
          <w:p w14:paraId="0024ECCB" w14:textId="77777777" w:rsidR="0096549F" w:rsidRPr="00ED175E" w:rsidRDefault="0096549F">
            <w:pPr>
              <w:pStyle w:val="afb"/>
              <w:autoSpaceDE w:val="0"/>
              <w:autoSpaceDN w:val="0"/>
              <w:pPrChange w:id="3669"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center"/>
            <w:hideMark/>
            <w:tcPrChange w:id="3670" w:author="哲均 宋" w:date="2019-08-15T16:16:00Z">
              <w:tcPr>
                <w:tcW w:w="992" w:type="dxa"/>
                <w:tcBorders>
                  <w:top w:val="nil"/>
                  <w:left w:val="nil"/>
                  <w:bottom w:val="single" w:sz="4" w:space="0" w:color="auto"/>
                  <w:right w:val="single" w:sz="4" w:space="0" w:color="auto"/>
                </w:tcBorders>
                <w:shd w:val="clear" w:color="auto" w:fill="auto"/>
                <w:noWrap/>
                <w:vAlign w:val="center"/>
                <w:hideMark/>
              </w:tcPr>
            </w:tcPrChange>
          </w:tcPr>
          <w:p w14:paraId="239CE138" w14:textId="77777777" w:rsidR="0096549F" w:rsidRPr="00ED175E" w:rsidRDefault="0096549F">
            <w:pPr>
              <w:pStyle w:val="afb"/>
              <w:autoSpaceDE w:val="0"/>
              <w:autoSpaceDN w:val="0"/>
              <w:pPrChange w:id="3671" w:author="Seongeun Woo" w:date="2016-10-13T18:44:00Z">
                <w:pPr>
                  <w:pStyle w:val="afb"/>
                </w:pPr>
              </w:pPrChange>
            </w:pPr>
            <w:r w:rsidRPr="00ED175E">
              <w:t>-1</w:t>
            </w:r>
          </w:p>
        </w:tc>
        <w:tc>
          <w:tcPr>
            <w:tcW w:w="1540" w:type="dxa"/>
            <w:tcBorders>
              <w:top w:val="nil"/>
              <w:left w:val="nil"/>
              <w:bottom w:val="single" w:sz="4" w:space="0" w:color="auto"/>
              <w:right w:val="single" w:sz="4" w:space="0" w:color="auto"/>
            </w:tcBorders>
            <w:shd w:val="clear" w:color="auto" w:fill="auto"/>
            <w:noWrap/>
            <w:vAlign w:val="center"/>
            <w:hideMark/>
            <w:tcPrChange w:id="3672" w:author="哲均 宋" w:date="2019-08-15T16:16:00Z">
              <w:tcPr>
                <w:tcW w:w="1540" w:type="dxa"/>
                <w:tcBorders>
                  <w:top w:val="nil"/>
                  <w:left w:val="nil"/>
                  <w:bottom w:val="single" w:sz="4" w:space="0" w:color="auto"/>
                  <w:right w:val="single" w:sz="4" w:space="0" w:color="auto"/>
                </w:tcBorders>
                <w:shd w:val="clear" w:color="auto" w:fill="auto"/>
                <w:noWrap/>
                <w:vAlign w:val="center"/>
                <w:hideMark/>
              </w:tcPr>
            </w:tcPrChange>
          </w:tcPr>
          <w:p w14:paraId="5478E109" w14:textId="77777777" w:rsidR="0096549F" w:rsidRPr="00ED175E" w:rsidRDefault="0096549F">
            <w:pPr>
              <w:pStyle w:val="afb"/>
              <w:autoSpaceDE w:val="0"/>
              <w:autoSpaceDN w:val="0"/>
              <w:pPrChange w:id="3673" w:author="Seongeun Woo" w:date="2016-10-13T18:44:00Z">
                <w:pPr>
                  <w:pStyle w:val="afb"/>
                </w:pPr>
              </w:pPrChange>
            </w:pPr>
            <w:r w:rsidRPr="00ED175E">
              <w:t>9,999</w:t>
            </w:r>
          </w:p>
        </w:tc>
        <w:tc>
          <w:tcPr>
            <w:tcW w:w="1555" w:type="dxa"/>
            <w:tcBorders>
              <w:top w:val="nil"/>
              <w:left w:val="nil"/>
              <w:bottom w:val="single" w:sz="4" w:space="0" w:color="auto"/>
              <w:right w:val="single" w:sz="4" w:space="0" w:color="auto"/>
            </w:tcBorders>
            <w:shd w:val="clear" w:color="auto" w:fill="auto"/>
            <w:noWrap/>
            <w:vAlign w:val="center"/>
            <w:hideMark/>
            <w:tcPrChange w:id="3674" w:author="哲均 宋" w:date="2019-08-15T16:16:00Z">
              <w:tcPr>
                <w:tcW w:w="1555" w:type="dxa"/>
                <w:tcBorders>
                  <w:top w:val="nil"/>
                  <w:left w:val="nil"/>
                  <w:bottom w:val="single" w:sz="4" w:space="0" w:color="auto"/>
                  <w:right w:val="single" w:sz="4" w:space="0" w:color="auto"/>
                </w:tcBorders>
                <w:shd w:val="clear" w:color="auto" w:fill="auto"/>
                <w:noWrap/>
                <w:vAlign w:val="center"/>
                <w:hideMark/>
              </w:tcPr>
            </w:tcPrChange>
          </w:tcPr>
          <w:p w14:paraId="3C5DE744" w14:textId="77777777" w:rsidR="0096549F" w:rsidRPr="00ED175E" w:rsidRDefault="0096549F">
            <w:pPr>
              <w:pStyle w:val="afb"/>
              <w:autoSpaceDE w:val="0"/>
              <w:autoSpaceDN w:val="0"/>
              <w:pPrChange w:id="3675" w:author="Seongeun Woo" w:date="2016-10-13T18:44:00Z">
                <w:pPr>
                  <w:pStyle w:val="afb"/>
                </w:pPr>
              </w:pPrChange>
            </w:pPr>
            <w:r w:rsidRPr="00ED175E">
              <w:t>921</w:t>
            </w:r>
          </w:p>
        </w:tc>
      </w:tr>
      <w:tr w:rsidR="0096549F" w:rsidRPr="00ED175E" w14:paraId="132EC0AD" w14:textId="77777777" w:rsidTr="00832CD5">
        <w:trPr>
          <w:trHeight w:val="255"/>
          <w:trPrChange w:id="3676"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center"/>
            <w:hideMark/>
            <w:tcPrChange w:id="3677"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49EFC2" w14:textId="77777777" w:rsidR="0096549F" w:rsidRPr="00ED175E" w:rsidRDefault="0096549F">
            <w:pPr>
              <w:pStyle w:val="afb"/>
              <w:autoSpaceDE w:val="0"/>
              <w:autoSpaceDN w:val="0"/>
              <w:pPrChange w:id="3678" w:author="Seongeun Woo" w:date="2016-10-13T18:44:00Z">
                <w:pPr>
                  <w:pStyle w:val="afb"/>
                </w:pPr>
              </w:pPrChange>
            </w:pPr>
            <w:r w:rsidRPr="00ED175E">
              <w:t>1,020</w:t>
            </w:r>
          </w:p>
        </w:tc>
        <w:tc>
          <w:tcPr>
            <w:tcW w:w="1559" w:type="dxa"/>
            <w:tcBorders>
              <w:top w:val="nil"/>
              <w:left w:val="nil"/>
              <w:bottom w:val="single" w:sz="4" w:space="0" w:color="auto"/>
              <w:right w:val="single" w:sz="4" w:space="0" w:color="auto"/>
            </w:tcBorders>
            <w:shd w:val="clear" w:color="auto" w:fill="auto"/>
            <w:noWrap/>
            <w:vAlign w:val="bottom"/>
            <w:hideMark/>
            <w:tcPrChange w:id="3679"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197FD44C" w14:textId="36BD4B04" w:rsidR="0096549F" w:rsidRPr="00ED175E" w:rsidRDefault="00832CD5">
            <w:pPr>
              <w:pStyle w:val="afb"/>
              <w:autoSpaceDE w:val="0"/>
              <w:autoSpaceDN w:val="0"/>
              <w:pPrChange w:id="3680" w:author="Seongeun Woo" w:date="2016-10-13T18:44:00Z">
                <w:pPr>
                  <w:pStyle w:val="afb"/>
                </w:pPr>
              </w:pPrChange>
            </w:pPr>
            <w:ins w:id="3681" w:author="哲均 宋" w:date="2019-08-15T16:14:00Z">
              <w:r>
                <w:rPr>
                  <w:rFonts w:hint="eastAsia"/>
                </w:rPr>
                <w:t>P</w:t>
              </w:r>
              <w:r>
                <w:t>roduct-Coverage</w:t>
              </w:r>
            </w:ins>
            <w:del w:id="3682" w:author="哲均 宋" w:date="2019-08-15T16:14:00Z">
              <w:r w:rsidR="0096549F" w:rsidRPr="00ED175E" w:rsidDel="00832CD5">
                <w:rPr>
                  <w:rFonts w:hint="eastAsia"/>
                </w:rPr>
                <w:delText>商品担保</w:delText>
              </w:r>
            </w:del>
          </w:p>
        </w:tc>
        <w:tc>
          <w:tcPr>
            <w:tcW w:w="1115" w:type="dxa"/>
            <w:tcBorders>
              <w:top w:val="nil"/>
              <w:left w:val="nil"/>
              <w:bottom w:val="single" w:sz="4" w:space="0" w:color="auto"/>
              <w:right w:val="single" w:sz="4" w:space="0" w:color="auto"/>
            </w:tcBorders>
            <w:shd w:val="clear" w:color="auto" w:fill="auto"/>
            <w:noWrap/>
            <w:vAlign w:val="center"/>
            <w:hideMark/>
            <w:tcPrChange w:id="3683" w:author="哲均 宋" w:date="2019-08-15T16:16:00Z">
              <w:tcPr>
                <w:tcW w:w="1222" w:type="dxa"/>
                <w:tcBorders>
                  <w:top w:val="nil"/>
                  <w:left w:val="nil"/>
                  <w:bottom w:val="single" w:sz="4" w:space="0" w:color="auto"/>
                  <w:right w:val="single" w:sz="4" w:space="0" w:color="auto"/>
                </w:tcBorders>
                <w:shd w:val="clear" w:color="auto" w:fill="auto"/>
                <w:noWrap/>
                <w:vAlign w:val="center"/>
                <w:hideMark/>
              </w:tcPr>
            </w:tcPrChange>
          </w:tcPr>
          <w:p w14:paraId="580033F6" w14:textId="77777777" w:rsidR="0096549F" w:rsidRPr="00ED175E" w:rsidRDefault="0096549F">
            <w:pPr>
              <w:pStyle w:val="afb"/>
              <w:autoSpaceDE w:val="0"/>
              <w:autoSpaceDN w:val="0"/>
              <w:pPrChange w:id="3684" w:author="Seongeun Woo" w:date="2016-10-13T18:44:00Z">
                <w:pPr>
                  <w:pStyle w:val="afb"/>
                </w:pPr>
              </w:pPrChange>
            </w:pPr>
            <w:r w:rsidRPr="00ED175E">
              <w:t>1</w:t>
            </w:r>
          </w:p>
        </w:tc>
        <w:tc>
          <w:tcPr>
            <w:tcW w:w="1011" w:type="dxa"/>
            <w:tcBorders>
              <w:top w:val="nil"/>
              <w:left w:val="nil"/>
              <w:bottom w:val="single" w:sz="4" w:space="0" w:color="auto"/>
              <w:right w:val="single" w:sz="4" w:space="0" w:color="auto"/>
            </w:tcBorders>
            <w:shd w:val="clear" w:color="auto" w:fill="auto"/>
            <w:noWrap/>
            <w:vAlign w:val="center"/>
            <w:hideMark/>
            <w:tcPrChange w:id="3685" w:author="哲均 宋" w:date="2019-08-15T16:16:00Z">
              <w:tcPr>
                <w:tcW w:w="1011" w:type="dxa"/>
                <w:tcBorders>
                  <w:top w:val="nil"/>
                  <w:left w:val="nil"/>
                  <w:bottom w:val="single" w:sz="4" w:space="0" w:color="auto"/>
                  <w:right w:val="single" w:sz="4" w:space="0" w:color="auto"/>
                </w:tcBorders>
                <w:shd w:val="clear" w:color="auto" w:fill="auto"/>
                <w:noWrap/>
                <w:vAlign w:val="center"/>
                <w:hideMark/>
              </w:tcPr>
            </w:tcPrChange>
          </w:tcPr>
          <w:p w14:paraId="1AD641BB" w14:textId="77777777" w:rsidR="0096549F" w:rsidRPr="00ED175E" w:rsidRDefault="0096549F">
            <w:pPr>
              <w:pStyle w:val="afb"/>
              <w:autoSpaceDE w:val="0"/>
              <w:autoSpaceDN w:val="0"/>
              <w:pPrChange w:id="3686"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3687" w:author="哲均 宋" w:date="2019-08-15T16:16:00Z">
              <w:tcPr>
                <w:tcW w:w="1276" w:type="dxa"/>
                <w:tcBorders>
                  <w:top w:val="nil"/>
                  <w:left w:val="nil"/>
                  <w:bottom w:val="single" w:sz="4" w:space="0" w:color="auto"/>
                  <w:right w:val="single" w:sz="4" w:space="0" w:color="auto"/>
                </w:tcBorders>
                <w:shd w:val="clear" w:color="auto" w:fill="auto"/>
                <w:noWrap/>
                <w:vAlign w:val="center"/>
                <w:hideMark/>
              </w:tcPr>
            </w:tcPrChange>
          </w:tcPr>
          <w:p w14:paraId="28A462D9" w14:textId="77777777" w:rsidR="0096549F" w:rsidRPr="00ED175E" w:rsidRDefault="0096549F">
            <w:pPr>
              <w:pStyle w:val="afb"/>
              <w:autoSpaceDE w:val="0"/>
              <w:autoSpaceDN w:val="0"/>
              <w:pPrChange w:id="3688" w:author="Seongeun Woo" w:date="2016-10-13T18:44:00Z">
                <w:pPr>
                  <w:pStyle w:val="afb"/>
                </w:pPr>
              </w:pPrChange>
            </w:pPr>
            <w:r w:rsidRPr="00ED175E">
              <w:t>#S00000004</w:t>
            </w:r>
          </w:p>
        </w:tc>
        <w:tc>
          <w:tcPr>
            <w:tcW w:w="992" w:type="dxa"/>
            <w:tcBorders>
              <w:top w:val="nil"/>
              <w:left w:val="nil"/>
              <w:bottom w:val="single" w:sz="4" w:space="0" w:color="auto"/>
              <w:right w:val="single" w:sz="4" w:space="0" w:color="auto"/>
            </w:tcBorders>
            <w:shd w:val="clear" w:color="auto" w:fill="auto"/>
            <w:noWrap/>
            <w:vAlign w:val="center"/>
            <w:hideMark/>
            <w:tcPrChange w:id="3689" w:author="哲均 宋" w:date="2019-08-15T16:16:00Z">
              <w:tcPr>
                <w:tcW w:w="992" w:type="dxa"/>
                <w:tcBorders>
                  <w:top w:val="nil"/>
                  <w:left w:val="nil"/>
                  <w:bottom w:val="single" w:sz="4" w:space="0" w:color="auto"/>
                  <w:right w:val="single" w:sz="4" w:space="0" w:color="auto"/>
                </w:tcBorders>
                <w:shd w:val="clear" w:color="auto" w:fill="auto"/>
                <w:noWrap/>
                <w:vAlign w:val="center"/>
                <w:hideMark/>
              </w:tcPr>
            </w:tcPrChange>
          </w:tcPr>
          <w:p w14:paraId="4570F659" w14:textId="77777777" w:rsidR="0096549F" w:rsidRPr="00ED175E" w:rsidRDefault="0096549F">
            <w:pPr>
              <w:pStyle w:val="afb"/>
              <w:autoSpaceDE w:val="0"/>
              <w:autoSpaceDN w:val="0"/>
              <w:pPrChange w:id="3690" w:author="Seongeun Woo" w:date="2016-10-13T18:44:00Z">
                <w:pPr>
                  <w:pStyle w:val="afb"/>
                </w:pPr>
              </w:pPrChange>
            </w:pPr>
            <w:r w:rsidRPr="00ED175E">
              <w:t>-1</w:t>
            </w:r>
          </w:p>
        </w:tc>
        <w:tc>
          <w:tcPr>
            <w:tcW w:w="1540" w:type="dxa"/>
            <w:tcBorders>
              <w:top w:val="nil"/>
              <w:left w:val="nil"/>
              <w:bottom w:val="single" w:sz="4" w:space="0" w:color="auto"/>
              <w:right w:val="single" w:sz="4" w:space="0" w:color="auto"/>
            </w:tcBorders>
            <w:shd w:val="clear" w:color="auto" w:fill="auto"/>
            <w:noWrap/>
            <w:vAlign w:val="center"/>
            <w:hideMark/>
            <w:tcPrChange w:id="3691" w:author="哲均 宋" w:date="2019-08-15T16:16:00Z">
              <w:tcPr>
                <w:tcW w:w="1540" w:type="dxa"/>
                <w:tcBorders>
                  <w:top w:val="nil"/>
                  <w:left w:val="nil"/>
                  <w:bottom w:val="single" w:sz="4" w:space="0" w:color="auto"/>
                  <w:right w:val="single" w:sz="4" w:space="0" w:color="auto"/>
                </w:tcBorders>
                <w:shd w:val="clear" w:color="auto" w:fill="auto"/>
                <w:noWrap/>
                <w:vAlign w:val="center"/>
                <w:hideMark/>
              </w:tcPr>
            </w:tcPrChange>
          </w:tcPr>
          <w:p w14:paraId="19A7942B" w14:textId="77777777" w:rsidR="0096549F" w:rsidRPr="00ED175E" w:rsidRDefault="0096549F">
            <w:pPr>
              <w:pStyle w:val="afb"/>
              <w:autoSpaceDE w:val="0"/>
              <w:autoSpaceDN w:val="0"/>
              <w:pPrChange w:id="3692" w:author="Seongeun Woo" w:date="2016-10-13T18:44:00Z">
                <w:pPr>
                  <w:pStyle w:val="afb"/>
                </w:pPr>
              </w:pPrChange>
            </w:pPr>
            <w:r w:rsidRPr="00ED175E">
              <w:t>3</w:t>
            </w:r>
          </w:p>
        </w:tc>
        <w:tc>
          <w:tcPr>
            <w:tcW w:w="1555" w:type="dxa"/>
            <w:tcBorders>
              <w:top w:val="nil"/>
              <w:left w:val="nil"/>
              <w:bottom w:val="single" w:sz="4" w:space="0" w:color="auto"/>
              <w:right w:val="single" w:sz="4" w:space="0" w:color="auto"/>
            </w:tcBorders>
            <w:shd w:val="clear" w:color="auto" w:fill="auto"/>
            <w:noWrap/>
            <w:vAlign w:val="center"/>
            <w:hideMark/>
            <w:tcPrChange w:id="3693" w:author="哲均 宋" w:date="2019-08-15T16:16:00Z">
              <w:tcPr>
                <w:tcW w:w="1555" w:type="dxa"/>
                <w:tcBorders>
                  <w:top w:val="nil"/>
                  <w:left w:val="nil"/>
                  <w:bottom w:val="single" w:sz="4" w:space="0" w:color="auto"/>
                  <w:right w:val="single" w:sz="4" w:space="0" w:color="auto"/>
                </w:tcBorders>
                <w:shd w:val="clear" w:color="auto" w:fill="auto"/>
                <w:noWrap/>
                <w:vAlign w:val="center"/>
                <w:hideMark/>
              </w:tcPr>
            </w:tcPrChange>
          </w:tcPr>
          <w:p w14:paraId="4CEBF54F" w14:textId="77777777" w:rsidR="0096549F" w:rsidRPr="00ED175E" w:rsidRDefault="0096549F">
            <w:pPr>
              <w:pStyle w:val="afb"/>
              <w:autoSpaceDE w:val="0"/>
              <w:autoSpaceDN w:val="0"/>
              <w:pPrChange w:id="3694" w:author="Seongeun Woo" w:date="2016-10-13T18:44:00Z">
                <w:pPr>
                  <w:pStyle w:val="afb"/>
                </w:pPr>
              </w:pPrChange>
            </w:pPr>
            <w:r w:rsidRPr="00ED175E">
              <w:rPr>
                <w:rFonts w:hint="eastAsia"/>
              </w:rPr>
              <w:t xml:space="preserve">　</w:t>
            </w:r>
          </w:p>
        </w:tc>
      </w:tr>
      <w:tr w:rsidR="0096549F" w:rsidRPr="00ED175E" w14:paraId="13324D2B" w14:textId="77777777" w:rsidTr="00832CD5">
        <w:trPr>
          <w:trHeight w:val="255"/>
          <w:trPrChange w:id="3695"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center"/>
            <w:hideMark/>
            <w:tcPrChange w:id="3696"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A272AF" w14:textId="77777777" w:rsidR="0096549F" w:rsidRPr="00ED175E" w:rsidRDefault="0096549F">
            <w:pPr>
              <w:pStyle w:val="afb"/>
              <w:autoSpaceDE w:val="0"/>
              <w:autoSpaceDN w:val="0"/>
              <w:pPrChange w:id="3697" w:author="Seongeun Woo" w:date="2016-10-13T18:44:00Z">
                <w:pPr>
                  <w:pStyle w:val="afb"/>
                </w:pPr>
              </w:pPrChange>
            </w:pPr>
            <w:r w:rsidRPr="00ED175E">
              <w:t>5,000</w:t>
            </w:r>
          </w:p>
        </w:tc>
        <w:tc>
          <w:tcPr>
            <w:tcW w:w="1559" w:type="dxa"/>
            <w:tcBorders>
              <w:top w:val="nil"/>
              <w:left w:val="nil"/>
              <w:bottom w:val="single" w:sz="4" w:space="0" w:color="auto"/>
              <w:right w:val="single" w:sz="4" w:space="0" w:color="auto"/>
            </w:tcBorders>
            <w:shd w:val="clear" w:color="auto" w:fill="auto"/>
            <w:noWrap/>
            <w:vAlign w:val="bottom"/>
            <w:hideMark/>
            <w:tcPrChange w:id="3698"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0A166225" w14:textId="7BAD4B95" w:rsidR="0096549F" w:rsidRPr="00ED175E" w:rsidRDefault="00832CD5">
            <w:pPr>
              <w:pStyle w:val="afb"/>
              <w:autoSpaceDE w:val="0"/>
              <w:autoSpaceDN w:val="0"/>
              <w:pPrChange w:id="3699" w:author="Seongeun Woo" w:date="2016-10-13T18:44:00Z">
                <w:pPr>
                  <w:pStyle w:val="afb"/>
                </w:pPr>
              </w:pPrChange>
            </w:pPr>
            <w:ins w:id="3700" w:author="哲均 宋" w:date="2019-08-15T16:16:00Z">
              <w:r>
                <w:rPr>
                  <w:rFonts w:hint="eastAsia"/>
                </w:rPr>
                <w:t>S</w:t>
              </w:r>
              <w:r>
                <w:t>ervice View</w:t>
              </w:r>
            </w:ins>
            <w:del w:id="3701" w:author="哲均 宋" w:date="2019-08-15T16:16:00Z">
              <w:r w:rsidR="0096549F" w:rsidRPr="00ED175E" w:rsidDel="00832CD5">
                <w:rPr>
                  <w:rFonts w:hint="eastAsia"/>
                </w:rPr>
                <w:delText>サービスビュー</w:delText>
              </w:r>
            </w:del>
          </w:p>
        </w:tc>
        <w:tc>
          <w:tcPr>
            <w:tcW w:w="1115" w:type="dxa"/>
            <w:tcBorders>
              <w:top w:val="nil"/>
              <w:left w:val="nil"/>
              <w:bottom w:val="single" w:sz="4" w:space="0" w:color="auto"/>
              <w:right w:val="single" w:sz="4" w:space="0" w:color="auto"/>
            </w:tcBorders>
            <w:shd w:val="clear" w:color="auto" w:fill="auto"/>
            <w:noWrap/>
            <w:vAlign w:val="center"/>
            <w:hideMark/>
            <w:tcPrChange w:id="3702" w:author="哲均 宋" w:date="2019-08-15T16:16:00Z">
              <w:tcPr>
                <w:tcW w:w="1222" w:type="dxa"/>
                <w:tcBorders>
                  <w:top w:val="nil"/>
                  <w:left w:val="nil"/>
                  <w:bottom w:val="single" w:sz="4" w:space="0" w:color="auto"/>
                  <w:right w:val="single" w:sz="4" w:space="0" w:color="auto"/>
                </w:tcBorders>
                <w:shd w:val="clear" w:color="auto" w:fill="auto"/>
                <w:noWrap/>
                <w:vAlign w:val="center"/>
                <w:hideMark/>
              </w:tcPr>
            </w:tcPrChange>
          </w:tcPr>
          <w:p w14:paraId="17BFCC42" w14:textId="77777777" w:rsidR="0096549F" w:rsidRPr="00ED175E" w:rsidRDefault="0096549F">
            <w:pPr>
              <w:pStyle w:val="afb"/>
              <w:autoSpaceDE w:val="0"/>
              <w:autoSpaceDN w:val="0"/>
              <w:pPrChange w:id="3703" w:author="Seongeun Woo" w:date="2016-10-13T18:44:00Z">
                <w:pPr>
                  <w:pStyle w:val="afb"/>
                </w:pPr>
              </w:pPrChange>
            </w:pPr>
            <w:r w:rsidRPr="00ED175E">
              <w:t>6</w:t>
            </w:r>
          </w:p>
        </w:tc>
        <w:tc>
          <w:tcPr>
            <w:tcW w:w="1011" w:type="dxa"/>
            <w:tcBorders>
              <w:top w:val="nil"/>
              <w:left w:val="nil"/>
              <w:bottom w:val="single" w:sz="4" w:space="0" w:color="auto"/>
              <w:right w:val="single" w:sz="4" w:space="0" w:color="auto"/>
            </w:tcBorders>
            <w:shd w:val="clear" w:color="auto" w:fill="auto"/>
            <w:noWrap/>
            <w:vAlign w:val="center"/>
            <w:hideMark/>
            <w:tcPrChange w:id="3704" w:author="哲均 宋" w:date="2019-08-15T16:16:00Z">
              <w:tcPr>
                <w:tcW w:w="1011" w:type="dxa"/>
                <w:tcBorders>
                  <w:top w:val="nil"/>
                  <w:left w:val="nil"/>
                  <w:bottom w:val="single" w:sz="4" w:space="0" w:color="auto"/>
                  <w:right w:val="single" w:sz="4" w:space="0" w:color="auto"/>
                </w:tcBorders>
                <w:shd w:val="clear" w:color="auto" w:fill="auto"/>
                <w:noWrap/>
                <w:vAlign w:val="center"/>
                <w:hideMark/>
              </w:tcPr>
            </w:tcPrChange>
          </w:tcPr>
          <w:p w14:paraId="340BB6E6" w14:textId="77777777" w:rsidR="0096549F" w:rsidRPr="00ED175E" w:rsidRDefault="0096549F">
            <w:pPr>
              <w:pStyle w:val="afb"/>
              <w:autoSpaceDE w:val="0"/>
              <w:autoSpaceDN w:val="0"/>
              <w:pPrChange w:id="3705" w:author="Seongeun Woo" w:date="2016-10-13T18:44:00Z">
                <w:pPr>
                  <w:pStyle w:val="afb"/>
                </w:pPr>
              </w:pPrChange>
            </w:pPr>
            <w:r w:rsidRPr="00ED175E">
              <w:t>0</w:t>
            </w:r>
          </w:p>
        </w:tc>
        <w:tc>
          <w:tcPr>
            <w:tcW w:w="1276" w:type="dxa"/>
            <w:tcBorders>
              <w:top w:val="nil"/>
              <w:left w:val="nil"/>
              <w:bottom w:val="single" w:sz="4" w:space="0" w:color="auto"/>
              <w:right w:val="single" w:sz="4" w:space="0" w:color="auto"/>
            </w:tcBorders>
            <w:shd w:val="clear" w:color="auto" w:fill="auto"/>
            <w:noWrap/>
            <w:vAlign w:val="center"/>
            <w:hideMark/>
            <w:tcPrChange w:id="3706" w:author="哲均 宋" w:date="2019-08-15T16:16:00Z">
              <w:tcPr>
                <w:tcW w:w="1276" w:type="dxa"/>
                <w:tcBorders>
                  <w:top w:val="nil"/>
                  <w:left w:val="nil"/>
                  <w:bottom w:val="single" w:sz="4" w:space="0" w:color="auto"/>
                  <w:right w:val="single" w:sz="4" w:space="0" w:color="auto"/>
                </w:tcBorders>
                <w:shd w:val="clear" w:color="auto" w:fill="auto"/>
                <w:noWrap/>
                <w:vAlign w:val="center"/>
                <w:hideMark/>
              </w:tcPr>
            </w:tcPrChange>
          </w:tcPr>
          <w:p w14:paraId="407474DD" w14:textId="77777777" w:rsidR="0096549F" w:rsidRPr="00ED175E" w:rsidRDefault="0096549F">
            <w:pPr>
              <w:pStyle w:val="afb"/>
              <w:autoSpaceDE w:val="0"/>
              <w:autoSpaceDN w:val="0"/>
              <w:pPrChange w:id="3707" w:author="Seongeun Woo" w:date="2016-10-13T18:44:00Z">
                <w:pPr>
                  <w:pStyle w:val="afb"/>
                </w:pPr>
              </w:pPrChange>
            </w:pPr>
            <w:r w:rsidRPr="00ED175E">
              <w:t>#S00000061</w:t>
            </w:r>
          </w:p>
        </w:tc>
        <w:tc>
          <w:tcPr>
            <w:tcW w:w="992" w:type="dxa"/>
            <w:tcBorders>
              <w:top w:val="nil"/>
              <w:left w:val="nil"/>
              <w:bottom w:val="single" w:sz="4" w:space="0" w:color="auto"/>
              <w:right w:val="single" w:sz="4" w:space="0" w:color="auto"/>
            </w:tcBorders>
            <w:shd w:val="clear" w:color="auto" w:fill="auto"/>
            <w:noWrap/>
            <w:vAlign w:val="center"/>
            <w:hideMark/>
            <w:tcPrChange w:id="3708" w:author="哲均 宋" w:date="2019-08-15T16:16:00Z">
              <w:tcPr>
                <w:tcW w:w="992" w:type="dxa"/>
                <w:tcBorders>
                  <w:top w:val="nil"/>
                  <w:left w:val="nil"/>
                  <w:bottom w:val="single" w:sz="4" w:space="0" w:color="auto"/>
                  <w:right w:val="single" w:sz="4" w:space="0" w:color="auto"/>
                </w:tcBorders>
                <w:shd w:val="clear" w:color="auto" w:fill="auto"/>
                <w:noWrap/>
                <w:vAlign w:val="center"/>
                <w:hideMark/>
              </w:tcPr>
            </w:tcPrChange>
          </w:tcPr>
          <w:p w14:paraId="4EB41DEC" w14:textId="77777777" w:rsidR="0096549F" w:rsidRPr="00ED175E" w:rsidRDefault="0096549F">
            <w:pPr>
              <w:pStyle w:val="afb"/>
              <w:autoSpaceDE w:val="0"/>
              <w:autoSpaceDN w:val="0"/>
              <w:pPrChange w:id="3709" w:author="Seongeun Woo" w:date="2016-10-13T18:44:00Z">
                <w:pPr>
                  <w:pStyle w:val="afb"/>
                </w:pPr>
              </w:pPrChange>
            </w:pPr>
            <w:r w:rsidRPr="00ED175E">
              <w:t>-1</w:t>
            </w:r>
          </w:p>
        </w:tc>
        <w:tc>
          <w:tcPr>
            <w:tcW w:w="1540" w:type="dxa"/>
            <w:tcBorders>
              <w:top w:val="nil"/>
              <w:left w:val="nil"/>
              <w:bottom w:val="single" w:sz="4" w:space="0" w:color="auto"/>
              <w:right w:val="single" w:sz="4" w:space="0" w:color="auto"/>
            </w:tcBorders>
            <w:shd w:val="clear" w:color="auto" w:fill="auto"/>
            <w:noWrap/>
            <w:vAlign w:val="center"/>
            <w:hideMark/>
            <w:tcPrChange w:id="3710" w:author="哲均 宋" w:date="2019-08-15T16:16:00Z">
              <w:tcPr>
                <w:tcW w:w="1540" w:type="dxa"/>
                <w:tcBorders>
                  <w:top w:val="nil"/>
                  <w:left w:val="nil"/>
                  <w:bottom w:val="single" w:sz="4" w:space="0" w:color="auto"/>
                  <w:right w:val="single" w:sz="4" w:space="0" w:color="auto"/>
                </w:tcBorders>
                <w:shd w:val="clear" w:color="auto" w:fill="auto"/>
                <w:noWrap/>
                <w:vAlign w:val="center"/>
                <w:hideMark/>
              </w:tcPr>
            </w:tcPrChange>
          </w:tcPr>
          <w:p w14:paraId="6EECC631" w14:textId="77777777" w:rsidR="0096549F" w:rsidRPr="00ED175E" w:rsidRDefault="0096549F">
            <w:pPr>
              <w:pStyle w:val="afb"/>
              <w:autoSpaceDE w:val="0"/>
              <w:autoSpaceDN w:val="0"/>
              <w:pPrChange w:id="3711" w:author="Seongeun Woo" w:date="2016-10-13T18:44:00Z">
                <w:pPr>
                  <w:pStyle w:val="afb"/>
                </w:pPr>
              </w:pPrChange>
            </w:pPr>
            <w:r w:rsidRPr="00ED175E">
              <w:t>9,999</w:t>
            </w:r>
          </w:p>
        </w:tc>
        <w:tc>
          <w:tcPr>
            <w:tcW w:w="1555" w:type="dxa"/>
            <w:tcBorders>
              <w:top w:val="nil"/>
              <w:left w:val="nil"/>
              <w:bottom w:val="single" w:sz="4" w:space="0" w:color="auto"/>
              <w:right w:val="single" w:sz="4" w:space="0" w:color="auto"/>
            </w:tcBorders>
            <w:shd w:val="clear" w:color="auto" w:fill="auto"/>
            <w:noWrap/>
            <w:vAlign w:val="center"/>
            <w:hideMark/>
            <w:tcPrChange w:id="3712" w:author="哲均 宋" w:date="2019-08-15T16:16:00Z">
              <w:tcPr>
                <w:tcW w:w="1555" w:type="dxa"/>
                <w:tcBorders>
                  <w:top w:val="nil"/>
                  <w:left w:val="nil"/>
                  <w:bottom w:val="single" w:sz="4" w:space="0" w:color="auto"/>
                  <w:right w:val="single" w:sz="4" w:space="0" w:color="auto"/>
                </w:tcBorders>
                <w:shd w:val="clear" w:color="auto" w:fill="auto"/>
                <w:noWrap/>
                <w:vAlign w:val="center"/>
                <w:hideMark/>
              </w:tcPr>
            </w:tcPrChange>
          </w:tcPr>
          <w:p w14:paraId="0C7C2F61" w14:textId="77777777" w:rsidR="0096549F" w:rsidRPr="00ED175E" w:rsidRDefault="0096549F">
            <w:pPr>
              <w:pStyle w:val="afb"/>
              <w:autoSpaceDE w:val="0"/>
              <w:autoSpaceDN w:val="0"/>
              <w:pPrChange w:id="3713" w:author="Seongeun Woo" w:date="2016-10-13T18:44:00Z">
                <w:pPr>
                  <w:pStyle w:val="afb"/>
                </w:pPr>
              </w:pPrChange>
            </w:pPr>
            <w:r w:rsidRPr="00ED175E">
              <w:rPr>
                <w:rFonts w:hint="eastAsia"/>
              </w:rPr>
              <w:t xml:space="preserve">　</w:t>
            </w:r>
          </w:p>
        </w:tc>
      </w:tr>
      <w:tr w:rsidR="0096549F" w:rsidRPr="00ED175E" w14:paraId="2FBC46AE" w14:textId="77777777" w:rsidTr="00832CD5">
        <w:trPr>
          <w:trHeight w:val="255"/>
          <w:trPrChange w:id="3714"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center"/>
            <w:hideMark/>
            <w:tcPrChange w:id="3715"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BC7358E" w14:textId="77777777" w:rsidR="0096549F" w:rsidRPr="00ED175E" w:rsidRDefault="0096549F">
            <w:pPr>
              <w:pStyle w:val="afb"/>
              <w:autoSpaceDE w:val="0"/>
              <w:autoSpaceDN w:val="0"/>
              <w:pPrChange w:id="3716" w:author="Seongeun Woo" w:date="2016-10-13T18:44:00Z">
                <w:pPr>
                  <w:pStyle w:val="afb"/>
                </w:pPr>
              </w:pPrChange>
            </w:pPr>
            <w:r w:rsidRPr="00ED175E">
              <w:t>5,001</w:t>
            </w:r>
          </w:p>
        </w:tc>
        <w:tc>
          <w:tcPr>
            <w:tcW w:w="1559" w:type="dxa"/>
            <w:tcBorders>
              <w:top w:val="nil"/>
              <w:left w:val="nil"/>
              <w:bottom w:val="single" w:sz="4" w:space="0" w:color="auto"/>
              <w:right w:val="single" w:sz="4" w:space="0" w:color="auto"/>
            </w:tcBorders>
            <w:shd w:val="clear" w:color="auto" w:fill="auto"/>
            <w:noWrap/>
            <w:vAlign w:val="bottom"/>
            <w:hideMark/>
            <w:tcPrChange w:id="3717"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745E2E46" w14:textId="2150381B" w:rsidR="0096549F" w:rsidRPr="00ED175E" w:rsidRDefault="00832CD5">
            <w:pPr>
              <w:pStyle w:val="afb"/>
              <w:autoSpaceDE w:val="0"/>
              <w:autoSpaceDN w:val="0"/>
              <w:pPrChange w:id="3718" w:author="Seongeun Woo" w:date="2016-10-13T18:44:00Z">
                <w:pPr>
                  <w:pStyle w:val="afb"/>
                </w:pPr>
              </w:pPrChange>
            </w:pPr>
            <w:ins w:id="3719" w:author="哲均 宋" w:date="2019-08-15T16:16:00Z">
              <w:r>
                <w:rPr>
                  <w:rFonts w:hint="eastAsia"/>
                </w:rPr>
                <w:t>G</w:t>
              </w:r>
              <w:r>
                <w:t>eneral</w:t>
              </w:r>
            </w:ins>
            <w:del w:id="3720" w:author="哲均 宋" w:date="2019-08-15T16:16:00Z">
              <w:r w:rsidR="0096549F" w:rsidRPr="00ED175E" w:rsidDel="00832CD5">
                <w:rPr>
                  <w:rFonts w:hint="eastAsia"/>
                </w:rPr>
                <w:delText>一般</w:delText>
              </w:r>
            </w:del>
          </w:p>
        </w:tc>
        <w:tc>
          <w:tcPr>
            <w:tcW w:w="1115" w:type="dxa"/>
            <w:tcBorders>
              <w:top w:val="nil"/>
              <w:left w:val="nil"/>
              <w:bottom w:val="single" w:sz="4" w:space="0" w:color="auto"/>
              <w:right w:val="single" w:sz="4" w:space="0" w:color="auto"/>
            </w:tcBorders>
            <w:shd w:val="clear" w:color="auto" w:fill="auto"/>
            <w:noWrap/>
            <w:vAlign w:val="bottom"/>
            <w:hideMark/>
            <w:tcPrChange w:id="3721"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5C221B47" w14:textId="77777777" w:rsidR="0096549F" w:rsidRPr="00ED175E" w:rsidRDefault="0096549F">
            <w:pPr>
              <w:pStyle w:val="afb"/>
              <w:autoSpaceDE w:val="0"/>
              <w:autoSpaceDN w:val="0"/>
              <w:pPrChange w:id="3722" w:author="Seongeun Woo" w:date="2016-10-13T18:44:00Z">
                <w:pPr>
                  <w:pStyle w:val="afb"/>
                </w:pPr>
              </w:pPrChange>
            </w:pPr>
            <w:r w:rsidRPr="00ED175E">
              <w:t>6</w:t>
            </w:r>
          </w:p>
        </w:tc>
        <w:tc>
          <w:tcPr>
            <w:tcW w:w="1011" w:type="dxa"/>
            <w:tcBorders>
              <w:top w:val="nil"/>
              <w:left w:val="nil"/>
              <w:bottom w:val="single" w:sz="4" w:space="0" w:color="auto"/>
              <w:right w:val="single" w:sz="4" w:space="0" w:color="auto"/>
            </w:tcBorders>
            <w:shd w:val="clear" w:color="auto" w:fill="auto"/>
            <w:noWrap/>
            <w:vAlign w:val="bottom"/>
            <w:hideMark/>
            <w:tcPrChange w:id="3723"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237D69B5" w14:textId="77777777" w:rsidR="0096549F" w:rsidRPr="00ED175E" w:rsidRDefault="0096549F">
            <w:pPr>
              <w:pStyle w:val="afb"/>
              <w:autoSpaceDE w:val="0"/>
              <w:autoSpaceDN w:val="0"/>
              <w:pPrChange w:id="3724" w:author="Seongeun Woo" w:date="2016-10-13T18:44:00Z">
                <w:pPr>
                  <w:pStyle w:val="afb"/>
                </w:pPr>
              </w:pPrChange>
            </w:pPr>
            <w:r w:rsidRPr="00ED175E">
              <w:t>0</w:t>
            </w:r>
          </w:p>
        </w:tc>
        <w:tc>
          <w:tcPr>
            <w:tcW w:w="1276" w:type="dxa"/>
            <w:tcBorders>
              <w:top w:val="nil"/>
              <w:left w:val="nil"/>
              <w:bottom w:val="single" w:sz="4" w:space="0" w:color="auto"/>
              <w:right w:val="single" w:sz="4" w:space="0" w:color="auto"/>
            </w:tcBorders>
            <w:shd w:val="clear" w:color="auto" w:fill="auto"/>
            <w:noWrap/>
            <w:vAlign w:val="bottom"/>
            <w:hideMark/>
            <w:tcPrChange w:id="3725"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1D4D0259" w14:textId="77777777" w:rsidR="0096549F" w:rsidRPr="00ED175E" w:rsidRDefault="0096549F">
            <w:pPr>
              <w:pStyle w:val="afb"/>
              <w:autoSpaceDE w:val="0"/>
              <w:autoSpaceDN w:val="0"/>
              <w:pPrChange w:id="3726" w:author="Seongeun Woo" w:date="2016-10-13T18:44:00Z">
                <w:pPr>
                  <w:pStyle w:val="afb"/>
                </w:pPr>
              </w:pPrChange>
            </w:pPr>
            <w:r w:rsidRPr="00ED175E">
              <w:t>#S00000005</w:t>
            </w:r>
          </w:p>
        </w:tc>
        <w:tc>
          <w:tcPr>
            <w:tcW w:w="992" w:type="dxa"/>
            <w:tcBorders>
              <w:top w:val="nil"/>
              <w:left w:val="nil"/>
              <w:bottom w:val="single" w:sz="4" w:space="0" w:color="auto"/>
              <w:right w:val="single" w:sz="4" w:space="0" w:color="auto"/>
            </w:tcBorders>
            <w:shd w:val="clear" w:color="auto" w:fill="auto"/>
            <w:noWrap/>
            <w:vAlign w:val="bottom"/>
            <w:hideMark/>
            <w:tcPrChange w:id="3727"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2E5FCFA6" w14:textId="77777777" w:rsidR="0096549F" w:rsidRPr="00ED175E" w:rsidRDefault="0096549F">
            <w:pPr>
              <w:pStyle w:val="afb"/>
              <w:autoSpaceDE w:val="0"/>
              <w:autoSpaceDN w:val="0"/>
              <w:pPrChange w:id="3728" w:author="Seongeun Woo" w:date="2016-10-13T18:44:00Z">
                <w:pPr>
                  <w:pStyle w:val="afb"/>
                </w:pPr>
              </w:pPrChange>
            </w:pPr>
            <w:r w:rsidRPr="00ED175E">
              <w:t>5,000</w:t>
            </w:r>
          </w:p>
        </w:tc>
        <w:tc>
          <w:tcPr>
            <w:tcW w:w="1540" w:type="dxa"/>
            <w:tcBorders>
              <w:top w:val="nil"/>
              <w:left w:val="nil"/>
              <w:bottom w:val="single" w:sz="4" w:space="0" w:color="auto"/>
              <w:right w:val="single" w:sz="4" w:space="0" w:color="auto"/>
            </w:tcBorders>
            <w:shd w:val="clear" w:color="auto" w:fill="auto"/>
            <w:noWrap/>
            <w:vAlign w:val="bottom"/>
            <w:hideMark/>
            <w:tcPrChange w:id="3729"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2CADD970" w14:textId="77777777" w:rsidR="0096549F" w:rsidRPr="00ED175E" w:rsidRDefault="0096549F">
            <w:pPr>
              <w:pStyle w:val="afb"/>
              <w:autoSpaceDE w:val="0"/>
              <w:autoSpaceDN w:val="0"/>
              <w:pPrChange w:id="3730" w:author="Seongeun Woo" w:date="2016-10-13T18:44:00Z">
                <w:pPr>
                  <w:pStyle w:val="afb"/>
                </w:pPr>
              </w:pPrChange>
            </w:pPr>
            <w:r w:rsidRPr="00ED175E">
              <w:t>9,999</w:t>
            </w:r>
          </w:p>
        </w:tc>
        <w:tc>
          <w:tcPr>
            <w:tcW w:w="1555" w:type="dxa"/>
            <w:tcBorders>
              <w:top w:val="nil"/>
              <w:left w:val="nil"/>
              <w:bottom w:val="single" w:sz="4" w:space="0" w:color="auto"/>
              <w:right w:val="single" w:sz="4" w:space="0" w:color="auto"/>
            </w:tcBorders>
            <w:shd w:val="clear" w:color="auto" w:fill="auto"/>
            <w:noWrap/>
            <w:vAlign w:val="bottom"/>
            <w:hideMark/>
            <w:tcPrChange w:id="3731"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247B7821" w14:textId="77777777" w:rsidR="0096549F" w:rsidRPr="00ED175E" w:rsidRDefault="0096549F">
            <w:pPr>
              <w:pStyle w:val="afb"/>
              <w:autoSpaceDE w:val="0"/>
              <w:autoSpaceDN w:val="0"/>
              <w:pPrChange w:id="3732" w:author="Seongeun Woo" w:date="2016-10-13T18:44:00Z">
                <w:pPr>
                  <w:pStyle w:val="afb"/>
                </w:pPr>
              </w:pPrChange>
            </w:pPr>
            <w:r w:rsidRPr="00ED175E">
              <w:t xml:space="preserve"> </w:t>
            </w:r>
          </w:p>
        </w:tc>
      </w:tr>
      <w:tr w:rsidR="0096549F" w:rsidRPr="00ED175E" w14:paraId="00E5812B" w14:textId="77777777" w:rsidTr="00832CD5">
        <w:trPr>
          <w:trHeight w:val="255"/>
          <w:trPrChange w:id="3733" w:author="哲均 宋" w:date="2019-08-15T16:16:00Z">
            <w:trPr>
              <w:trHeight w:val="255"/>
            </w:trPr>
          </w:trPrChange>
        </w:trPr>
        <w:tc>
          <w:tcPr>
            <w:tcW w:w="851" w:type="dxa"/>
            <w:tcBorders>
              <w:top w:val="nil"/>
              <w:left w:val="single" w:sz="4" w:space="0" w:color="auto"/>
              <w:bottom w:val="single" w:sz="4" w:space="0" w:color="auto"/>
              <w:right w:val="single" w:sz="4" w:space="0" w:color="auto"/>
            </w:tcBorders>
            <w:shd w:val="clear" w:color="auto" w:fill="auto"/>
            <w:noWrap/>
            <w:vAlign w:val="center"/>
            <w:hideMark/>
            <w:tcPrChange w:id="3734" w:author="哲均 宋" w:date="2019-08-15T16:16:00Z">
              <w:tcPr>
                <w:tcW w:w="85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4F05FFE" w14:textId="77777777" w:rsidR="0096549F" w:rsidRPr="00ED175E" w:rsidRDefault="0096549F">
            <w:pPr>
              <w:pStyle w:val="afb"/>
              <w:autoSpaceDE w:val="0"/>
              <w:autoSpaceDN w:val="0"/>
              <w:pPrChange w:id="3735" w:author="Seongeun Woo" w:date="2016-10-13T18:44:00Z">
                <w:pPr>
                  <w:pStyle w:val="afb"/>
                </w:pPr>
              </w:pPrChange>
            </w:pPr>
            <w:r w:rsidRPr="00ED175E">
              <w:t>5,002</w:t>
            </w:r>
          </w:p>
        </w:tc>
        <w:tc>
          <w:tcPr>
            <w:tcW w:w="1559" w:type="dxa"/>
            <w:tcBorders>
              <w:top w:val="nil"/>
              <w:left w:val="nil"/>
              <w:bottom w:val="single" w:sz="4" w:space="0" w:color="auto"/>
              <w:right w:val="single" w:sz="4" w:space="0" w:color="auto"/>
            </w:tcBorders>
            <w:shd w:val="clear" w:color="auto" w:fill="auto"/>
            <w:noWrap/>
            <w:vAlign w:val="bottom"/>
            <w:hideMark/>
            <w:tcPrChange w:id="3736" w:author="哲均 宋" w:date="2019-08-15T16:16:00Z">
              <w:tcPr>
                <w:tcW w:w="1452" w:type="dxa"/>
                <w:tcBorders>
                  <w:top w:val="nil"/>
                  <w:left w:val="nil"/>
                  <w:bottom w:val="single" w:sz="4" w:space="0" w:color="auto"/>
                  <w:right w:val="single" w:sz="4" w:space="0" w:color="auto"/>
                </w:tcBorders>
                <w:shd w:val="clear" w:color="auto" w:fill="auto"/>
                <w:noWrap/>
                <w:vAlign w:val="bottom"/>
                <w:hideMark/>
              </w:tcPr>
            </w:tcPrChange>
          </w:tcPr>
          <w:p w14:paraId="749F8ADB" w14:textId="7FE4CCC2" w:rsidR="0096549F" w:rsidRPr="00ED175E" w:rsidRDefault="00832CD5">
            <w:pPr>
              <w:pStyle w:val="afb"/>
              <w:autoSpaceDE w:val="0"/>
              <w:autoSpaceDN w:val="0"/>
              <w:pPrChange w:id="3737" w:author="Seongeun Woo" w:date="2016-10-13T18:44:00Z">
                <w:pPr>
                  <w:pStyle w:val="afb"/>
                </w:pPr>
              </w:pPrChange>
            </w:pPr>
            <w:ins w:id="3738" w:author="哲均 宋" w:date="2019-08-15T16:16:00Z">
              <w:r>
                <w:rPr>
                  <w:rFonts w:hint="eastAsia"/>
                </w:rPr>
                <w:t>C</w:t>
              </w:r>
              <w:r>
                <w:t>ar</w:t>
              </w:r>
            </w:ins>
            <w:del w:id="3739" w:author="哲均 宋" w:date="2019-08-15T16:16:00Z">
              <w:r w:rsidR="0096549F" w:rsidRPr="00ED175E" w:rsidDel="00832CD5">
                <w:rPr>
                  <w:rFonts w:hint="eastAsia"/>
                </w:rPr>
                <w:delText>自動車</w:delText>
              </w:r>
            </w:del>
          </w:p>
        </w:tc>
        <w:tc>
          <w:tcPr>
            <w:tcW w:w="1115" w:type="dxa"/>
            <w:tcBorders>
              <w:top w:val="nil"/>
              <w:left w:val="nil"/>
              <w:bottom w:val="single" w:sz="4" w:space="0" w:color="auto"/>
              <w:right w:val="single" w:sz="4" w:space="0" w:color="auto"/>
            </w:tcBorders>
            <w:shd w:val="clear" w:color="auto" w:fill="auto"/>
            <w:noWrap/>
            <w:vAlign w:val="bottom"/>
            <w:hideMark/>
            <w:tcPrChange w:id="3740" w:author="哲均 宋" w:date="2019-08-15T16:16:00Z">
              <w:tcPr>
                <w:tcW w:w="1222" w:type="dxa"/>
                <w:tcBorders>
                  <w:top w:val="nil"/>
                  <w:left w:val="nil"/>
                  <w:bottom w:val="single" w:sz="4" w:space="0" w:color="auto"/>
                  <w:right w:val="single" w:sz="4" w:space="0" w:color="auto"/>
                </w:tcBorders>
                <w:shd w:val="clear" w:color="auto" w:fill="auto"/>
                <w:noWrap/>
                <w:vAlign w:val="bottom"/>
                <w:hideMark/>
              </w:tcPr>
            </w:tcPrChange>
          </w:tcPr>
          <w:p w14:paraId="279EEFDE" w14:textId="77777777" w:rsidR="0096549F" w:rsidRPr="00ED175E" w:rsidRDefault="0096549F">
            <w:pPr>
              <w:pStyle w:val="afb"/>
              <w:autoSpaceDE w:val="0"/>
              <w:autoSpaceDN w:val="0"/>
              <w:pPrChange w:id="3741" w:author="Seongeun Woo" w:date="2016-10-13T18:44:00Z">
                <w:pPr>
                  <w:pStyle w:val="afb"/>
                </w:pPr>
              </w:pPrChange>
            </w:pPr>
            <w:r w:rsidRPr="00ED175E">
              <w:t>6</w:t>
            </w:r>
          </w:p>
        </w:tc>
        <w:tc>
          <w:tcPr>
            <w:tcW w:w="1011" w:type="dxa"/>
            <w:tcBorders>
              <w:top w:val="nil"/>
              <w:left w:val="nil"/>
              <w:bottom w:val="single" w:sz="4" w:space="0" w:color="auto"/>
              <w:right w:val="single" w:sz="4" w:space="0" w:color="auto"/>
            </w:tcBorders>
            <w:shd w:val="clear" w:color="auto" w:fill="auto"/>
            <w:noWrap/>
            <w:vAlign w:val="bottom"/>
            <w:hideMark/>
            <w:tcPrChange w:id="3742" w:author="哲均 宋" w:date="2019-08-15T16:16:00Z">
              <w:tcPr>
                <w:tcW w:w="1011" w:type="dxa"/>
                <w:tcBorders>
                  <w:top w:val="nil"/>
                  <w:left w:val="nil"/>
                  <w:bottom w:val="single" w:sz="4" w:space="0" w:color="auto"/>
                  <w:right w:val="single" w:sz="4" w:space="0" w:color="auto"/>
                </w:tcBorders>
                <w:shd w:val="clear" w:color="auto" w:fill="auto"/>
                <w:noWrap/>
                <w:vAlign w:val="bottom"/>
                <w:hideMark/>
              </w:tcPr>
            </w:tcPrChange>
          </w:tcPr>
          <w:p w14:paraId="1764D850" w14:textId="77777777" w:rsidR="0096549F" w:rsidRPr="00ED175E" w:rsidRDefault="0096549F">
            <w:pPr>
              <w:pStyle w:val="afb"/>
              <w:autoSpaceDE w:val="0"/>
              <w:autoSpaceDN w:val="0"/>
              <w:pPrChange w:id="3743" w:author="Seongeun Woo" w:date="2016-10-13T18:44:00Z">
                <w:pPr>
                  <w:pStyle w:val="afb"/>
                </w:pPr>
              </w:pPrChange>
            </w:pPr>
            <w:r w:rsidRPr="00ED175E">
              <w:t>0</w:t>
            </w:r>
          </w:p>
        </w:tc>
        <w:tc>
          <w:tcPr>
            <w:tcW w:w="1276" w:type="dxa"/>
            <w:tcBorders>
              <w:top w:val="nil"/>
              <w:left w:val="nil"/>
              <w:bottom w:val="single" w:sz="4" w:space="0" w:color="auto"/>
              <w:right w:val="single" w:sz="4" w:space="0" w:color="auto"/>
            </w:tcBorders>
            <w:shd w:val="clear" w:color="auto" w:fill="auto"/>
            <w:noWrap/>
            <w:vAlign w:val="bottom"/>
            <w:hideMark/>
            <w:tcPrChange w:id="3744" w:author="哲均 宋" w:date="2019-08-15T16:16:00Z">
              <w:tcPr>
                <w:tcW w:w="1276" w:type="dxa"/>
                <w:tcBorders>
                  <w:top w:val="nil"/>
                  <w:left w:val="nil"/>
                  <w:bottom w:val="single" w:sz="4" w:space="0" w:color="auto"/>
                  <w:right w:val="single" w:sz="4" w:space="0" w:color="auto"/>
                </w:tcBorders>
                <w:shd w:val="clear" w:color="auto" w:fill="auto"/>
                <w:noWrap/>
                <w:vAlign w:val="bottom"/>
                <w:hideMark/>
              </w:tcPr>
            </w:tcPrChange>
          </w:tcPr>
          <w:p w14:paraId="12CB458A" w14:textId="77777777" w:rsidR="0096549F" w:rsidRPr="00ED175E" w:rsidRDefault="0096549F">
            <w:pPr>
              <w:pStyle w:val="afb"/>
              <w:autoSpaceDE w:val="0"/>
              <w:autoSpaceDN w:val="0"/>
              <w:pPrChange w:id="3745" w:author="Seongeun Woo" w:date="2016-10-13T18:44:00Z">
                <w:pPr>
                  <w:pStyle w:val="afb"/>
                </w:pPr>
              </w:pPrChange>
            </w:pPr>
            <w:r w:rsidRPr="00ED175E">
              <w:t>#S00000006</w:t>
            </w:r>
          </w:p>
        </w:tc>
        <w:tc>
          <w:tcPr>
            <w:tcW w:w="992" w:type="dxa"/>
            <w:tcBorders>
              <w:top w:val="nil"/>
              <w:left w:val="nil"/>
              <w:bottom w:val="single" w:sz="4" w:space="0" w:color="auto"/>
              <w:right w:val="single" w:sz="4" w:space="0" w:color="auto"/>
            </w:tcBorders>
            <w:shd w:val="clear" w:color="auto" w:fill="auto"/>
            <w:noWrap/>
            <w:vAlign w:val="bottom"/>
            <w:hideMark/>
            <w:tcPrChange w:id="3746" w:author="哲均 宋" w:date="2019-08-15T16:16:00Z">
              <w:tcPr>
                <w:tcW w:w="992" w:type="dxa"/>
                <w:tcBorders>
                  <w:top w:val="nil"/>
                  <w:left w:val="nil"/>
                  <w:bottom w:val="single" w:sz="4" w:space="0" w:color="auto"/>
                  <w:right w:val="single" w:sz="4" w:space="0" w:color="auto"/>
                </w:tcBorders>
                <w:shd w:val="clear" w:color="auto" w:fill="auto"/>
                <w:noWrap/>
                <w:vAlign w:val="bottom"/>
                <w:hideMark/>
              </w:tcPr>
            </w:tcPrChange>
          </w:tcPr>
          <w:p w14:paraId="1B3775C2" w14:textId="77777777" w:rsidR="0096549F" w:rsidRPr="00ED175E" w:rsidRDefault="0096549F">
            <w:pPr>
              <w:pStyle w:val="afb"/>
              <w:autoSpaceDE w:val="0"/>
              <w:autoSpaceDN w:val="0"/>
              <w:pPrChange w:id="3747" w:author="Seongeun Woo" w:date="2016-10-13T18:44:00Z">
                <w:pPr>
                  <w:pStyle w:val="afb"/>
                </w:pPr>
              </w:pPrChange>
            </w:pPr>
            <w:r w:rsidRPr="00ED175E">
              <w:t>5,000</w:t>
            </w:r>
          </w:p>
        </w:tc>
        <w:tc>
          <w:tcPr>
            <w:tcW w:w="1540" w:type="dxa"/>
            <w:tcBorders>
              <w:top w:val="nil"/>
              <w:left w:val="nil"/>
              <w:bottom w:val="single" w:sz="4" w:space="0" w:color="auto"/>
              <w:right w:val="single" w:sz="4" w:space="0" w:color="auto"/>
            </w:tcBorders>
            <w:shd w:val="clear" w:color="auto" w:fill="auto"/>
            <w:noWrap/>
            <w:vAlign w:val="bottom"/>
            <w:hideMark/>
            <w:tcPrChange w:id="3748" w:author="哲均 宋" w:date="2019-08-15T16:16:00Z">
              <w:tcPr>
                <w:tcW w:w="1540" w:type="dxa"/>
                <w:tcBorders>
                  <w:top w:val="nil"/>
                  <w:left w:val="nil"/>
                  <w:bottom w:val="single" w:sz="4" w:space="0" w:color="auto"/>
                  <w:right w:val="single" w:sz="4" w:space="0" w:color="auto"/>
                </w:tcBorders>
                <w:shd w:val="clear" w:color="auto" w:fill="auto"/>
                <w:noWrap/>
                <w:vAlign w:val="bottom"/>
                <w:hideMark/>
              </w:tcPr>
            </w:tcPrChange>
          </w:tcPr>
          <w:p w14:paraId="39AD56EA" w14:textId="77777777" w:rsidR="0096549F" w:rsidRPr="00ED175E" w:rsidRDefault="0096549F">
            <w:pPr>
              <w:pStyle w:val="afb"/>
              <w:autoSpaceDE w:val="0"/>
              <w:autoSpaceDN w:val="0"/>
              <w:pPrChange w:id="3749" w:author="Seongeun Woo" w:date="2016-10-13T18:44:00Z">
                <w:pPr>
                  <w:pStyle w:val="afb"/>
                </w:pPr>
              </w:pPrChange>
            </w:pPr>
            <w:r w:rsidRPr="00ED175E">
              <w:t>9,999</w:t>
            </w:r>
          </w:p>
        </w:tc>
        <w:tc>
          <w:tcPr>
            <w:tcW w:w="1555" w:type="dxa"/>
            <w:tcBorders>
              <w:top w:val="nil"/>
              <w:left w:val="nil"/>
              <w:bottom w:val="single" w:sz="4" w:space="0" w:color="auto"/>
              <w:right w:val="single" w:sz="4" w:space="0" w:color="auto"/>
            </w:tcBorders>
            <w:shd w:val="clear" w:color="auto" w:fill="auto"/>
            <w:noWrap/>
            <w:vAlign w:val="bottom"/>
            <w:hideMark/>
            <w:tcPrChange w:id="3750" w:author="哲均 宋" w:date="2019-08-15T16:16:00Z">
              <w:tcPr>
                <w:tcW w:w="1555" w:type="dxa"/>
                <w:tcBorders>
                  <w:top w:val="nil"/>
                  <w:left w:val="nil"/>
                  <w:bottom w:val="single" w:sz="4" w:space="0" w:color="auto"/>
                  <w:right w:val="single" w:sz="4" w:space="0" w:color="auto"/>
                </w:tcBorders>
                <w:shd w:val="clear" w:color="auto" w:fill="auto"/>
                <w:noWrap/>
                <w:vAlign w:val="bottom"/>
                <w:hideMark/>
              </w:tcPr>
            </w:tcPrChange>
          </w:tcPr>
          <w:p w14:paraId="49EC14C4" w14:textId="77777777" w:rsidR="0096549F" w:rsidRPr="00ED175E" w:rsidRDefault="0096549F">
            <w:pPr>
              <w:pStyle w:val="afb"/>
              <w:autoSpaceDE w:val="0"/>
              <w:autoSpaceDN w:val="0"/>
              <w:pPrChange w:id="3751" w:author="Seongeun Woo" w:date="2016-10-13T18:44:00Z">
                <w:pPr>
                  <w:pStyle w:val="afb"/>
                </w:pPr>
              </w:pPrChange>
            </w:pPr>
            <w:r w:rsidRPr="00ED175E">
              <w:t xml:space="preserve"> </w:t>
            </w:r>
          </w:p>
        </w:tc>
      </w:tr>
    </w:tbl>
    <w:p w14:paraId="7F98F98D" w14:textId="4913E80A" w:rsidR="0096549F" w:rsidRPr="00A3306E" w:rsidDel="00EE7C0C" w:rsidRDefault="00A3306E">
      <w:pPr>
        <w:pStyle w:val="-00"/>
        <w:wordWrap/>
        <w:rPr>
          <w:del w:id="3752" w:author="Seongeun Woo" w:date="2016-07-06T14:27:00Z"/>
          <w:rFonts w:eastAsiaTheme="minorEastAsia" w:hint="eastAsia"/>
          <w:rPrChange w:id="3753" w:author="哲均 宋" w:date="2019-08-16T09:52:00Z">
            <w:rPr>
              <w:del w:id="3754" w:author="Seongeun Woo" w:date="2016-07-06T14:27:00Z"/>
              <w:rFonts w:eastAsia="Malgun Gothic"/>
            </w:rPr>
          </w:rPrChange>
        </w:rPr>
        <w:pPrChange w:id="3755" w:author="Seongeun Woo" w:date="2016-10-13T18:44:00Z">
          <w:pPr>
            <w:pStyle w:val="-00"/>
          </w:pPr>
        </w:pPrChange>
      </w:pPr>
      <w:ins w:id="3756" w:author="哲均 宋" w:date="2019-08-16T09:52:00Z">
        <w:r>
          <w:rPr>
            <w:rFonts w:eastAsiaTheme="minorEastAsia" w:hint="eastAsia"/>
          </w:rPr>
          <w:t>T</w:t>
        </w:r>
        <w:r>
          <w:rPr>
            <w:rFonts w:eastAsiaTheme="minorEastAsia"/>
          </w:rPr>
          <w:t xml:space="preserve">able </w:t>
        </w:r>
      </w:ins>
    </w:p>
    <w:p w14:paraId="638211B8" w14:textId="07901FC6" w:rsidR="00EE7C0C" w:rsidDel="00832CD5" w:rsidRDefault="00EE7C0C">
      <w:pPr>
        <w:pStyle w:val="-00"/>
        <w:wordWrap/>
        <w:rPr>
          <w:ins w:id="3757" w:author="InnoRules" w:date="2016-10-11T09:47:00Z"/>
          <w:del w:id="3758" w:author="哲均 宋" w:date="2019-08-15T16:16:00Z"/>
          <w:rFonts w:eastAsia="Malgun Gothic"/>
        </w:rPr>
        <w:pPrChange w:id="3759" w:author="Seongeun Woo" w:date="2016-10-13T18:44:00Z">
          <w:pPr>
            <w:pStyle w:val="-00"/>
          </w:pPr>
        </w:pPrChange>
      </w:pPr>
    </w:p>
    <w:p w14:paraId="2D687389" w14:textId="3F1F949E" w:rsidR="00EE7C0C" w:rsidDel="00832CD5" w:rsidRDefault="00EE7C0C">
      <w:pPr>
        <w:pStyle w:val="-00"/>
        <w:wordWrap/>
        <w:rPr>
          <w:ins w:id="3760" w:author="InnoRules" w:date="2016-10-11T09:47:00Z"/>
          <w:del w:id="3761" w:author="哲均 宋" w:date="2019-08-15T16:16:00Z"/>
          <w:rFonts w:eastAsia="Malgun Gothic"/>
        </w:rPr>
        <w:pPrChange w:id="3762" w:author="Seongeun Woo" w:date="2016-10-13T18:44:00Z">
          <w:pPr>
            <w:pStyle w:val="-00"/>
          </w:pPr>
        </w:pPrChange>
      </w:pPr>
    </w:p>
    <w:p w14:paraId="1B251E32" w14:textId="39955940" w:rsidR="00EE7C0C" w:rsidDel="00832CD5" w:rsidRDefault="00EE7C0C">
      <w:pPr>
        <w:pStyle w:val="-00"/>
        <w:wordWrap/>
        <w:rPr>
          <w:ins w:id="3763" w:author="InnoRules" w:date="2016-10-11T09:47:00Z"/>
          <w:del w:id="3764" w:author="哲均 宋" w:date="2019-08-15T16:16:00Z"/>
          <w:rFonts w:eastAsia="Malgun Gothic"/>
        </w:rPr>
        <w:pPrChange w:id="3765" w:author="Seongeun Woo" w:date="2016-10-13T18:44:00Z">
          <w:pPr>
            <w:pStyle w:val="-00"/>
          </w:pPr>
        </w:pPrChange>
      </w:pPr>
    </w:p>
    <w:p w14:paraId="7A042C51" w14:textId="318DBCA6" w:rsidR="00EE7C0C" w:rsidRPr="00ED175E" w:rsidDel="00832CD5" w:rsidRDefault="00EE7C0C">
      <w:pPr>
        <w:pStyle w:val="-00"/>
        <w:wordWrap/>
        <w:rPr>
          <w:ins w:id="3766" w:author="InnoRules" w:date="2016-10-11T09:47:00Z"/>
          <w:del w:id="3767" w:author="哲均 宋" w:date="2019-08-15T16:16:00Z"/>
          <w:rFonts w:eastAsia="Malgun Gothic"/>
        </w:rPr>
        <w:pPrChange w:id="3768" w:author="Seongeun Woo" w:date="2016-10-13T18:44:00Z">
          <w:pPr>
            <w:pStyle w:val="-00"/>
          </w:pPr>
        </w:pPrChange>
      </w:pPr>
    </w:p>
    <w:p w14:paraId="0AB4E74C" w14:textId="5B68F1F2" w:rsidR="00DF62A4" w:rsidRPr="00ED175E" w:rsidDel="00986B4E" w:rsidRDefault="00DF62A4">
      <w:pPr>
        <w:pStyle w:val="-00"/>
        <w:wordWrap/>
        <w:rPr>
          <w:del w:id="3769" w:author="Seongeun Woo" w:date="2016-07-06T14:27:00Z"/>
          <w:rFonts w:eastAsia="Malgun Gothic"/>
        </w:rPr>
        <w:pPrChange w:id="3770" w:author="Seongeun Woo" w:date="2016-10-13T18:44:00Z">
          <w:pPr>
            <w:pStyle w:val="-00"/>
          </w:pPr>
        </w:pPrChange>
      </w:pPr>
    </w:p>
    <w:p w14:paraId="5919F7BE" w14:textId="6416BF6E" w:rsidR="00DF62A4" w:rsidRPr="00ED175E" w:rsidDel="00986B4E" w:rsidRDefault="00DF62A4">
      <w:pPr>
        <w:pStyle w:val="-00"/>
        <w:wordWrap/>
        <w:rPr>
          <w:del w:id="3771" w:author="Seongeun Woo" w:date="2016-07-06T14:27:00Z"/>
          <w:rFonts w:eastAsia="Malgun Gothic"/>
        </w:rPr>
        <w:pPrChange w:id="3772" w:author="Seongeun Woo" w:date="2016-10-13T18:44:00Z">
          <w:pPr>
            <w:pStyle w:val="-00"/>
          </w:pPr>
        </w:pPrChange>
      </w:pPr>
    </w:p>
    <w:p w14:paraId="54422983" w14:textId="258B0253" w:rsidR="00DF62A4" w:rsidRPr="00ED175E" w:rsidDel="00832CD5" w:rsidRDefault="00DF62A4">
      <w:pPr>
        <w:pStyle w:val="-00"/>
        <w:wordWrap/>
        <w:rPr>
          <w:del w:id="3773" w:author="哲均 宋" w:date="2019-08-15T16:16:00Z"/>
          <w:rFonts w:eastAsia="Malgun Gothic"/>
        </w:rPr>
        <w:pPrChange w:id="3774" w:author="Seongeun Woo" w:date="2016-10-13T18:44:00Z">
          <w:pPr>
            <w:pStyle w:val="-00"/>
          </w:pPr>
        </w:pPrChange>
      </w:pPr>
    </w:p>
    <w:p w14:paraId="2AC2EF5B" w14:textId="31189F39" w:rsidR="0096549F" w:rsidRPr="00ED175E" w:rsidRDefault="0096549F">
      <w:pPr>
        <w:pStyle w:val="afff5"/>
        <w:wordWrap/>
        <w:pPrChange w:id="3775" w:author="Seongeun Woo" w:date="2016-10-13T18:44:00Z">
          <w:pPr>
            <w:pStyle w:val="afff5"/>
          </w:pPr>
        </w:pPrChange>
      </w:pPr>
      <w:del w:id="3776" w:author="哲均 宋" w:date="2019-08-15T16:16:00Z">
        <w:r w:rsidRPr="00ED175E" w:rsidDel="00832CD5">
          <w:delText>テーブル説明</w:delText>
        </w:r>
      </w:del>
      <w:ins w:id="3777" w:author="哲均 宋" w:date="2019-08-15T16:16:00Z">
        <w:r w:rsidR="00832CD5">
          <w:rPr>
            <w:rFonts w:hint="eastAsia"/>
          </w:rPr>
          <w:t>D</w:t>
        </w:r>
        <w:r w:rsidR="00832CD5">
          <w:t>escripti</w:t>
        </w:r>
      </w:ins>
      <w:ins w:id="3778" w:author="哲均 宋" w:date="2019-08-15T16:17:00Z">
        <w:r w:rsidR="00832CD5">
          <w:t>on</w:t>
        </w:r>
      </w:ins>
    </w:p>
    <w:p w14:paraId="65056862" w14:textId="7E100AE6" w:rsidR="00832CD5" w:rsidRDefault="0096549F">
      <w:pPr>
        <w:autoSpaceDE w:val="0"/>
        <w:autoSpaceDN w:val="0"/>
        <w:jc w:val="left"/>
        <w:rPr>
          <w:ins w:id="3779" w:author="哲均 宋" w:date="2019-08-15T16:19:00Z"/>
        </w:rPr>
      </w:pPr>
      <w:del w:id="3780" w:author="哲均 宋" w:date="2019-08-15T16:19:00Z">
        <w:r w:rsidRPr="00ED175E" w:rsidDel="00832CD5">
          <w:rPr>
            <w:rFonts w:hint="eastAsia"/>
          </w:rPr>
          <w:delText>商品、担保</w:delText>
        </w:r>
        <w:r w:rsidRPr="00ED175E" w:rsidDel="00832CD5">
          <w:delText>(</w:delText>
        </w:r>
        <w:r w:rsidRPr="00ED175E" w:rsidDel="00832CD5">
          <w:rPr>
            <w:rFonts w:hint="eastAsia"/>
          </w:rPr>
          <w:delText>以下、保険という</w:delText>
        </w:r>
        <w:r w:rsidRPr="00ED175E" w:rsidDel="00832CD5">
          <w:delText>)</w:delText>
        </w:r>
        <w:r w:rsidRPr="00ED175E" w:rsidDel="00832CD5">
          <w:rPr>
            <w:rFonts w:hint="eastAsia"/>
          </w:rPr>
          <w:delText>という類型が、</w:delText>
        </w:r>
        <w:r w:rsidRPr="00ED175E" w:rsidDel="00832CD5">
          <w:delText>10</w:delText>
        </w:r>
        <w:r w:rsidRPr="00ED175E" w:rsidDel="00832CD5">
          <w:rPr>
            <w:rFonts w:hint="eastAsia"/>
          </w:rPr>
          <w:delText>、</w:delText>
        </w:r>
        <w:r w:rsidRPr="00ED175E" w:rsidDel="00832CD5">
          <w:delText>20</w:delText>
        </w:r>
        <w:r w:rsidRPr="00ED175E" w:rsidDel="00832CD5">
          <w:rPr>
            <w:rFonts w:hint="eastAsia"/>
          </w:rPr>
          <w:delText>という</w:delText>
        </w:r>
        <w:r w:rsidRPr="00ED175E" w:rsidDel="00832CD5">
          <w:delText>TYPEID</w:delText>
        </w:r>
        <w:r w:rsidRPr="00ED175E" w:rsidDel="00832CD5">
          <w:rPr>
            <w:rFonts w:hint="eastAsia"/>
          </w:rPr>
          <w:delText>で生成されている。</w:delText>
        </w:r>
      </w:del>
      <w:ins w:id="3781" w:author="哲均 宋" w:date="2019-08-15T16:18:00Z">
        <w:r w:rsidR="00832CD5" w:rsidRPr="00832CD5">
          <w:t xml:space="preserve">Types of </w:t>
        </w:r>
      </w:ins>
      <w:ins w:id="3782" w:author="哲均 宋" w:date="2019-08-15T16:20:00Z">
        <w:r w:rsidR="00832CD5">
          <w:t>P</w:t>
        </w:r>
      </w:ins>
      <w:ins w:id="3783" w:author="哲均 宋" w:date="2019-08-15T16:18:00Z">
        <w:r w:rsidR="00832CD5">
          <w:t>roduct</w:t>
        </w:r>
        <w:r w:rsidR="00832CD5" w:rsidRPr="00832CD5">
          <w:t xml:space="preserve"> and </w:t>
        </w:r>
      </w:ins>
      <w:ins w:id="3784" w:author="哲均 宋" w:date="2019-08-15T16:21:00Z">
        <w:r w:rsidR="00832CD5">
          <w:t>C</w:t>
        </w:r>
      </w:ins>
      <w:ins w:id="3785" w:author="哲均 宋" w:date="2019-08-15T16:18:00Z">
        <w:r w:rsidR="00832CD5">
          <w:t>overage</w:t>
        </w:r>
        <w:r w:rsidR="00832CD5" w:rsidRPr="00832CD5">
          <w:t xml:space="preserve"> are generated with TYPEIDs of 10 and 20.</w:t>
        </w:r>
      </w:ins>
      <w:ins w:id="3786" w:author="哲均 宋" w:date="2019-08-15T16:19:00Z">
        <w:r w:rsidR="00832CD5" w:rsidRPr="00832CD5">
          <w:t xml:space="preserve"> </w:t>
        </w:r>
      </w:ins>
    </w:p>
    <w:p w14:paraId="1365408A" w14:textId="0C790CDE" w:rsidR="0096549F" w:rsidDel="00C46EFB" w:rsidRDefault="00832CD5">
      <w:pPr>
        <w:autoSpaceDE w:val="0"/>
        <w:autoSpaceDN w:val="0"/>
        <w:jc w:val="left"/>
        <w:rPr>
          <w:del w:id="3787" w:author="哲均 宋" w:date="2019-08-15T16:25:00Z"/>
        </w:rPr>
      </w:pPr>
      <w:ins w:id="3788" w:author="哲均 宋" w:date="2019-08-15T16:19:00Z">
        <w:r w:rsidRPr="00832CD5">
          <w:t xml:space="preserve">General and </w:t>
        </w:r>
        <w:r>
          <w:t>Car</w:t>
        </w:r>
        <w:r w:rsidRPr="00832CD5">
          <w:t xml:space="preserve"> are generated with TYPEIDs of 901 and 902, which are </w:t>
        </w:r>
      </w:ins>
      <w:ins w:id="3789" w:author="哲均 宋" w:date="2019-08-15T16:20:00Z">
        <w:r>
          <w:t>semi-T</w:t>
        </w:r>
      </w:ins>
      <w:ins w:id="3790" w:author="哲均 宋" w:date="2019-08-15T16:19:00Z">
        <w:r w:rsidRPr="00832CD5">
          <w:t xml:space="preserve">ypes of </w:t>
        </w:r>
      </w:ins>
      <w:ins w:id="3791" w:author="哲均 宋" w:date="2019-08-15T16:21:00Z">
        <w:r>
          <w:t>Pr</w:t>
        </w:r>
      </w:ins>
      <w:ins w:id="3792" w:author="哲均 宋" w:date="2019-08-15T16:19:00Z">
        <w:r w:rsidRPr="00832CD5">
          <w:t xml:space="preserve">oducts, and </w:t>
        </w:r>
      </w:ins>
      <w:ins w:id="3793" w:author="哲均 宋" w:date="2019-08-15T16:20:00Z">
        <w:r>
          <w:t>G</w:t>
        </w:r>
      </w:ins>
      <w:ins w:id="3794" w:author="哲均 宋" w:date="2019-08-15T16:19:00Z">
        <w:r w:rsidRPr="00832CD5">
          <w:t xml:space="preserve">eneral and </w:t>
        </w:r>
      </w:ins>
      <w:ins w:id="3795" w:author="哲均 宋" w:date="2019-08-15T16:20:00Z">
        <w:r>
          <w:t>Car</w:t>
        </w:r>
      </w:ins>
      <w:ins w:id="3796" w:author="哲均 宋" w:date="2019-08-15T16:19:00Z">
        <w:r w:rsidRPr="00832CD5">
          <w:t xml:space="preserve"> are generated with TYPEIDs of 911 and 912, which are </w:t>
        </w:r>
      </w:ins>
      <w:ins w:id="3797" w:author="哲均 宋" w:date="2019-08-15T16:20:00Z">
        <w:r>
          <w:t>semi-T</w:t>
        </w:r>
      </w:ins>
      <w:ins w:id="3798" w:author="哲均 宋" w:date="2019-08-15T16:19:00Z">
        <w:r w:rsidRPr="00832CD5">
          <w:t xml:space="preserve">ypes of </w:t>
        </w:r>
      </w:ins>
      <w:ins w:id="3799" w:author="哲均 宋" w:date="2019-08-15T16:21:00Z">
        <w:r>
          <w:t>C</w:t>
        </w:r>
      </w:ins>
      <w:ins w:id="3800" w:author="哲均 宋" w:date="2019-08-15T16:20:00Z">
        <w:r>
          <w:t>overage</w:t>
        </w:r>
      </w:ins>
      <w:ins w:id="3801" w:author="哲均 宋" w:date="2019-08-15T16:19:00Z">
        <w:r w:rsidRPr="00832CD5">
          <w:t>.</w:t>
        </w:r>
      </w:ins>
    </w:p>
    <w:p w14:paraId="1AEF6057" w14:textId="77777777" w:rsidR="00C46EFB" w:rsidRPr="00C46EFB" w:rsidRDefault="00C46EFB">
      <w:pPr>
        <w:autoSpaceDE w:val="0"/>
        <w:autoSpaceDN w:val="0"/>
        <w:jc w:val="left"/>
        <w:rPr>
          <w:ins w:id="3802" w:author="哲均 宋" w:date="2019-08-15T16:25:00Z"/>
          <w:rFonts w:asciiTheme="majorHAnsi" w:hAnsiTheme="majorHAnsi" w:cstheme="majorHAnsi"/>
          <w:rPrChange w:id="3803" w:author="哲均 宋" w:date="2019-08-15T16:25:00Z">
            <w:rPr>
              <w:ins w:id="3804" w:author="哲均 宋" w:date="2019-08-15T16:25:00Z"/>
            </w:rPr>
          </w:rPrChange>
        </w:rPr>
        <w:pPrChange w:id="3805" w:author="Seongeun Woo" w:date="2016-10-13T18:44:00Z">
          <w:pPr/>
        </w:pPrChange>
      </w:pPr>
    </w:p>
    <w:p w14:paraId="2E69B6BD" w14:textId="6FCFFD98" w:rsidR="0096549F" w:rsidRPr="00C46EFB" w:rsidDel="00C46EFB" w:rsidRDefault="00C46EFB">
      <w:pPr>
        <w:autoSpaceDE w:val="0"/>
        <w:autoSpaceDN w:val="0"/>
        <w:jc w:val="left"/>
        <w:rPr>
          <w:del w:id="3806" w:author="哲均 宋" w:date="2019-08-15T16:21:00Z"/>
          <w:rFonts w:asciiTheme="majorHAnsi" w:hAnsiTheme="majorHAnsi" w:cstheme="majorHAnsi"/>
          <w:rPrChange w:id="3807" w:author="哲均 宋" w:date="2019-08-15T16:25:00Z">
            <w:rPr>
              <w:del w:id="3808" w:author="哲均 宋" w:date="2019-08-15T16:21:00Z"/>
              <w:rFonts w:cs="Arial"/>
            </w:rPr>
          </w:rPrChange>
        </w:rPr>
        <w:pPrChange w:id="3809" w:author="Seongeun Woo" w:date="2016-10-13T18:44:00Z">
          <w:pPr/>
        </w:pPrChange>
      </w:pPr>
      <w:ins w:id="3810" w:author="哲均 宋" w:date="2019-08-15T16:25:00Z">
        <w:r w:rsidRPr="00C46EFB">
          <w:rPr>
            <w:rFonts w:asciiTheme="majorHAnsi" w:hAnsiTheme="majorHAnsi" w:cstheme="majorHAnsi"/>
            <w:rPrChange w:id="3811" w:author="哲均 宋" w:date="2019-08-15T16:25:00Z">
              <w:rPr>
                <w:rFonts w:ascii="ＭＳ Ｐゴシック" w:hAnsi="ＭＳ Ｐゴシック"/>
              </w:rPr>
            </w:rPrChange>
          </w:rPr>
          <w:t xml:space="preserve">The value of the PTYPEID column stores the </w:t>
        </w:r>
        <w:r>
          <w:rPr>
            <w:rFonts w:asciiTheme="majorHAnsi" w:hAnsiTheme="majorHAnsi" w:cstheme="majorHAnsi"/>
          </w:rPr>
          <w:t>upp</w:t>
        </w:r>
        <w:r w:rsidRPr="00C46EFB">
          <w:rPr>
            <w:rFonts w:asciiTheme="majorHAnsi" w:hAnsiTheme="majorHAnsi" w:cstheme="majorHAnsi"/>
            <w:rPrChange w:id="3812" w:author="哲均 宋" w:date="2019-08-15T16:25:00Z">
              <w:rPr>
                <w:rFonts w:ascii="ＭＳ Ｐゴシック" w:hAnsi="ＭＳ Ｐゴシック"/>
              </w:rPr>
            </w:rPrChange>
          </w:rPr>
          <w:t xml:space="preserve">er </w:t>
        </w:r>
        <w:r>
          <w:rPr>
            <w:rFonts w:asciiTheme="majorHAnsi" w:hAnsiTheme="majorHAnsi" w:cstheme="majorHAnsi"/>
          </w:rPr>
          <w:t>T</w:t>
        </w:r>
        <w:r w:rsidRPr="00C46EFB">
          <w:rPr>
            <w:rFonts w:asciiTheme="majorHAnsi" w:hAnsiTheme="majorHAnsi" w:cstheme="majorHAnsi"/>
            <w:rPrChange w:id="3813" w:author="哲均 宋" w:date="2019-08-15T16:25:00Z">
              <w:rPr>
                <w:rFonts w:ascii="ＭＳ Ｐゴシック" w:hAnsi="ＭＳ Ｐゴシック"/>
              </w:rPr>
            </w:rPrChange>
          </w:rPr>
          <w:t>ype TYPEID.</w:t>
        </w:r>
      </w:ins>
      <w:ins w:id="3814" w:author="Seongeun Woo" w:date="2016-07-06T14:29:00Z">
        <w:del w:id="3815" w:author="哲均 宋" w:date="2019-08-15T16:21:00Z">
          <w:r w:rsidR="00986B4E" w:rsidRPr="00C46EFB" w:rsidDel="00C46EFB">
            <w:rPr>
              <w:rFonts w:asciiTheme="majorHAnsi" w:hAnsiTheme="majorHAnsi" w:cstheme="majorHAnsi"/>
              <w:rPrChange w:id="3816" w:author="哲均 宋" w:date="2019-08-15T16:25:00Z">
                <w:rPr>
                  <w:rFonts w:ascii="Noto Sans Japanese Regular" w:eastAsia="Noto Sans Japanese Regular" w:hAnsi="Malgun Gothic" w:cs="Times New Roman" w:hint="eastAsia"/>
                  <w:spacing w:val="0"/>
                  <w:kern w:val="0"/>
                  <w:sz w:val="19"/>
                  <w:lang w:eastAsia="ko-KR"/>
                </w:rPr>
              </w:rPrChange>
            </w:rPr>
            <w:delText>商品の詳細類型である一般、自動車</w:delText>
          </w:r>
        </w:del>
      </w:ins>
      <w:del w:id="3817" w:author="哲均 宋" w:date="2019-08-15T16:21:00Z">
        <w:r w:rsidR="0096549F" w:rsidRPr="00C46EFB" w:rsidDel="00C46EFB">
          <w:rPr>
            <w:rFonts w:asciiTheme="majorHAnsi" w:hAnsiTheme="majorHAnsi" w:cstheme="majorHAnsi"/>
            <w:rPrChange w:id="3818" w:author="哲均 宋" w:date="2019-08-15T16:25:00Z">
              <w:rPr>
                <w:rFonts w:ascii="Noto Sans Japanese Regular" w:eastAsia="Noto Sans Japanese Regular" w:hAnsi="Malgun Gothic" w:cs="Times New Roman" w:hint="eastAsia"/>
                <w:spacing w:val="0"/>
                <w:kern w:val="0"/>
                <w:sz w:val="19"/>
                <w:lang w:eastAsia="ko-KR"/>
              </w:rPr>
            </w:rPrChange>
          </w:rPr>
          <w:delText>一般、自動車という商品の詳細類型が</w:delText>
        </w:r>
        <w:r w:rsidR="0096549F" w:rsidRPr="00C46EFB" w:rsidDel="00C46EFB">
          <w:rPr>
            <w:rFonts w:asciiTheme="majorHAnsi" w:hAnsiTheme="majorHAnsi" w:cstheme="majorHAnsi"/>
            <w:rPrChange w:id="3819" w:author="哲均 宋" w:date="2019-08-15T16:25:00Z">
              <w:rPr>
                <w:rFonts w:cs="Arial" w:hint="eastAsia"/>
              </w:rPr>
            </w:rPrChange>
          </w:rPr>
          <w:delText>、</w:delText>
        </w:r>
        <w:r w:rsidR="0096549F" w:rsidRPr="00C46EFB" w:rsidDel="00C46EFB">
          <w:rPr>
            <w:rFonts w:asciiTheme="majorHAnsi" w:hAnsiTheme="majorHAnsi" w:cstheme="majorHAnsi"/>
            <w:rPrChange w:id="3820" w:author="哲均 宋" w:date="2019-08-15T16:25:00Z">
              <w:rPr>
                <w:rFonts w:cs="Arial"/>
              </w:rPr>
            </w:rPrChange>
          </w:rPr>
          <w:delText>901</w:delText>
        </w:r>
        <w:r w:rsidR="0096549F" w:rsidRPr="00C46EFB" w:rsidDel="00C46EFB">
          <w:rPr>
            <w:rFonts w:asciiTheme="majorHAnsi" w:hAnsiTheme="majorHAnsi" w:cstheme="majorHAnsi"/>
            <w:rPrChange w:id="3821" w:author="哲均 宋" w:date="2019-08-15T16:25:00Z">
              <w:rPr>
                <w:rFonts w:ascii="Noto Sans Japanese Regular" w:eastAsia="Noto Sans Japanese Regular" w:hAnsi="Malgun Gothic" w:cs="Times New Roman" w:hint="eastAsia"/>
                <w:spacing w:val="0"/>
                <w:kern w:val="0"/>
                <w:sz w:val="19"/>
                <w:lang w:eastAsia="ko-KR"/>
              </w:rPr>
            </w:rPrChange>
          </w:rPr>
          <w:delText>、</w:delText>
        </w:r>
        <w:r w:rsidR="0096549F" w:rsidRPr="00C46EFB" w:rsidDel="00C46EFB">
          <w:rPr>
            <w:rFonts w:asciiTheme="majorHAnsi" w:hAnsiTheme="majorHAnsi" w:cstheme="majorHAnsi"/>
            <w:rPrChange w:id="3822" w:author="哲均 宋" w:date="2019-08-15T16:25:00Z">
              <w:rPr>
                <w:rFonts w:cs="Arial"/>
              </w:rPr>
            </w:rPrChange>
          </w:rPr>
          <w:delText>902</w:delText>
        </w:r>
        <w:r w:rsidR="0096549F" w:rsidRPr="00C46EFB" w:rsidDel="00C46EFB">
          <w:rPr>
            <w:rFonts w:asciiTheme="majorHAnsi" w:hAnsiTheme="majorHAnsi" w:cstheme="majorHAnsi"/>
            <w:rPrChange w:id="3823" w:author="哲均 宋" w:date="2019-08-15T16:25:00Z">
              <w:rPr>
                <w:rFonts w:ascii="Noto Sans Japanese Regular" w:eastAsia="Noto Sans Japanese Regular" w:hAnsi="Malgun Gothic" w:cs="Times New Roman" w:hint="eastAsia"/>
                <w:spacing w:val="0"/>
                <w:kern w:val="0"/>
                <w:sz w:val="19"/>
                <w:lang w:eastAsia="ko-KR"/>
              </w:rPr>
            </w:rPrChange>
          </w:rPr>
          <w:delText>という</w:delText>
        </w:r>
        <w:r w:rsidR="0096549F" w:rsidRPr="00C46EFB" w:rsidDel="00C46EFB">
          <w:rPr>
            <w:rFonts w:asciiTheme="majorHAnsi" w:hAnsiTheme="majorHAnsi" w:cstheme="majorHAnsi"/>
            <w:rPrChange w:id="3824" w:author="哲均 宋" w:date="2019-08-15T16:25:00Z">
              <w:rPr>
                <w:rFonts w:cs="Arial"/>
              </w:rPr>
            </w:rPrChange>
          </w:rPr>
          <w:delText>TYPEID</w:delText>
        </w:r>
        <w:r w:rsidR="0096549F" w:rsidRPr="00C46EFB" w:rsidDel="00C46EFB">
          <w:rPr>
            <w:rFonts w:asciiTheme="majorHAnsi" w:hAnsiTheme="majorHAnsi" w:cstheme="majorHAnsi"/>
            <w:rPrChange w:id="3825" w:author="哲均 宋" w:date="2019-08-15T16:25:00Z">
              <w:rPr>
                <w:rFonts w:ascii="Noto Sans Japanese Regular" w:eastAsia="Noto Sans Japanese Regular" w:hAnsi="Malgun Gothic" w:cs="Times New Roman" w:hint="eastAsia"/>
                <w:spacing w:val="0"/>
                <w:kern w:val="0"/>
                <w:sz w:val="19"/>
                <w:lang w:eastAsia="ko-KR"/>
              </w:rPr>
            </w:rPrChange>
          </w:rPr>
          <w:delText>で生成されてい</w:delText>
        </w:r>
      </w:del>
      <w:ins w:id="3826" w:author="Seongeun Woo" w:date="2016-07-06T14:31:00Z">
        <w:del w:id="3827" w:author="哲均 宋" w:date="2019-08-15T16:21:00Z">
          <w:r w:rsidR="0035615A" w:rsidRPr="00C46EFB" w:rsidDel="00C46EFB">
            <w:rPr>
              <w:rFonts w:asciiTheme="majorHAnsi" w:hAnsiTheme="majorHAnsi" w:cstheme="majorHAnsi"/>
              <w:rPrChange w:id="3828" w:author="哲均 宋" w:date="2019-08-15T16:25:00Z">
                <w:rPr>
                  <w:rFonts w:ascii="BatangChe" w:eastAsiaTheme="minorEastAsia" w:hAnsi="BatangChe" w:cs="BatangChe" w:hint="eastAsia"/>
                  <w:spacing w:val="0"/>
                  <w:kern w:val="0"/>
                  <w:sz w:val="19"/>
                  <w:lang w:eastAsia="ko-KR"/>
                </w:rPr>
              </w:rPrChange>
            </w:rPr>
            <w:delText>て、</w:delText>
          </w:r>
        </w:del>
      </w:ins>
      <w:ins w:id="3829" w:author="Seongeun Woo" w:date="2016-07-06T14:32:00Z">
        <w:del w:id="3830" w:author="哲均 宋" w:date="2019-08-15T16:21:00Z">
          <w:r w:rsidR="0035615A" w:rsidRPr="00C46EFB" w:rsidDel="00C46EFB">
            <w:rPr>
              <w:rFonts w:asciiTheme="majorHAnsi" w:hAnsiTheme="majorHAnsi" w:cstheme="majorHAnsi"/>
              <w:rPrChange w:id="3831" w:author="哲均 宋" w:date="2019-08-15T16:25:00Z">
                <w:rPr>
                  <w:rFonts w:ascii="BatangChe" w:eastAsiaTheme="minorEastAsia" w:hAnsi="BatangChe" w:cs="BatangChe" w:hint="eastAsia"/>
                  <w:spacing w:val="0"/>
                  <w:kern w:val="0"/>
                  <w:sz w:val="19"/>
                  <w:lang w:eastAsia="ko-KR"/>
                </w:rPr>
              </w:rPrChange>
            </w:rPr>
            <w:delText>担保の詳細類型である一般、自動車が</w:delText>
          </w:r>
        </w:del>
      </w:ins>
      <w:del w:id="3832" w:author="哲均 宋" w:date="2019-08-15T16:21:00Z">
        <w:r w:rsidR="0096549F" w:rsidRPr="00C46EFB" w:rsidDel="00C46EFB">
          <w:rPr>
            <w:rFonts w:asciiTheme="majorHAnsi" w:hAnsiTheme="majorHAnsi" w:cstheme="majorHAnsi"/>
            <w:rPrChange w:id="3833" w:author="哲均 宋" w:date="2019-08-15T16:25:00Z">
              <w:rPr>
                <w:rFonts w:cs="Arial" w:hint="eastAsia"/>
              </w:rPr>
            </w:rPrChange>
          </w:rPr>
          <w:delText>る。</w:delText>
        </w:r>
      </w:del>
    </w:p>
    <w:p w14:paraId="64BBB5CA" w14:textId="32FB38C1" w:rsidR="00832CD5" w:rsidRPr="00C46EFB" w:rsidRDefault="0096549F">
      <w:pPr>
        <w:autoSpaceDE w:val="0"/>
        <w:autoSpaceDN w:val="0"/>
        <w:jc w:val="left"/>
        <w:rPr>
          <w:rFonts w:asciiTheme="majorHAnsi" w:hAnsiTheme="majorHAnsi" w:cstheme="majorHAnsi"/>
          <w:rPrChange w:id="3834" w:author="哲均 宋" w:date="2019-08-15T16:25:00Z">
            <w:rPr/>
          </w:rPrChange>
        </w:rPr>
        <w:pPrChange w:id="3835" w:author="Seongeun Woo" w:date="2016-10-13T18:44:00Z">
          <w:pPr/>
        </w:pPrChange>
      </w:pPr>
      <w:del w:id="3836" w:author="哲均 宋" w:date="2019-08-15T16:21:00Z">
        <w:r w:rsidRPr="00C46EFB" w:rsidDel="00C46EFB">
          <w:rPr>
            <w:rFonts w:asciiTheme="majorHAnsi" w:hAnsiTheme="majorHAnsi" w:cstheme="majorHAnsi"/>
            <w:rPrChange w:id="3837" w:author="哲均 宋" w:date="2019-08-15T16:25:00Z">
              <w:rPr>
                <w:rFonts w:cs="Arial" w:hint="eastAsia"/>
              </w:rPr>
            </w:rPrChange>
          </w:rPr>
          <w:delText>一般、自動車という保険の詳細類型が、</w:delText>
        </w:r>
        <w:r w:rsidRPr="00C46EFB" w:rsidDel="00C46EFB">
          <w:rPr>
            <w:rFonts w:asciiTheme="majorHAnsi" w:hAnsiTheme="majorHAnsi" w:cstheme="majorHAnsi"/>
            <w:rPrChange w:id="3838" w:author="哲均 宋" w:date="2019-08-15T16:25:00Z">
              <w:rPr>
                <w:rFonts w:cs="Arial"/>
              </w:rPr>
            </w:rPrChange>
          </w:rPr>
          <w:delText>911</w:delText>
        </w:r>
        <w:r w:rsidRPr="00C46EFB" w:rsidDel="00C46EFB">
          <w:rPr>
            <w:rFonts w:asciiTheme="majorHAnsi" w:hAnsiTheme="majorHAnsi" w:cstheme="majorHAnsi"/>
            <w:rPrChange w:id="3839" w:author="哲均 宋" w:date="2019-08-15T16:25:00Z">
              <w:rPr>
                <w:rFonts w:ascii="Noto Sans Japanese Regular" w:eastAsia="Noto Sans Japanese Regular" w:hAnsi="Malgun Gothic" w:cs="Times New Roman" w:hint="eastAsia"/>
                <w:spacing w:val="0"/>
                <w:kern w:val="0"/>
                <w:sz w:val="19"/>
                <w:lang w:eastAsia="ko-KR"/>
              </w:rPr>
            </w:rPrChange>
          </w:rPr>
          <w:delText>、</w:delText>
        </w:r>
        <w:r w:rsidRPr="00C46EFB" w:rsidDel="00C46EFB">
          <w:rPr>
            <w:rFonts w:asciiTheme="majorHAnsi" w:hAnsiTheme="majorHAnsi" w:cstheme="majorHAnsi"/>
            <w:rPrChange w:id="3840" w:author="哲均 宋" w:date="2019-08-15T16:25:00Z">
              <w:rPr>
                <w:rFonts w:cs="Arial"/>
              </w:rPr>
            </w:rPrChange>
          </w:rPr>
          <w:delText>912</w:delText>
        </w:r>
        <w:r w:rsidRPr="00C46EFB" w:rsidDel="00C46EFB">
          <w:rPr>
            <w:rFonts w:asciiTheme="majorHAnsi" w:hAnsiTheme="majorHAnsi" w:cstheme="majorHAnsi"/>
            <w:rPrChange w:id="3841" w:author="哲均 宋" w:date="2019-08-15T16:25:00Z">
              <w:rPr>
                <w:rFonts w:ascii="Noto Sans Japanese Regular" w:eastAsia="Noto Sans Japanese Regular" w:hAnsi="Malgun Gothic" w:cs="Times New Roman" w:hint="eastAsia"/>
                <w:spacing w:val="0"/>
                <w:kern w:val="0"/>
                <w:sz w:val="19"/>
                <w:lang w:eastAsia="ko-KR"/>
              </w:rPr>
            </w:rPrChange>
          </w:rPr>
          <w:delText>という</w:delText>
        </w:r>
        <w:r w:rsidRPr="00C46EFB" w:rsidDel="00C46EFB">
          <w:rPr>
            <w:rFonts w:asciiTheme="majorHAnsi" w:hAnsiTheme="majorHAnsi" w:cstheme="majorHAnsi"/>
            <w:rPrChange w:id="3842" w:author="哲均 宋" w:date="2019-08-15T16:25:00Z">
              <w:rPr>
                <w:rFonts w:cs="Arial"/>
              </w:rPr>
            </w:rPrChange>
          </w:rPr>
          <w:delText>TYPEID</w:delText>
        </w:r>
        <w:r w:rsidRPr="00C46EFB" w:rsidDel="00C46EFB">
          <w:rPr>
            <w:rFonts w:asciiTheme="majorHAnsi" w:hAnsiTheme="majorHAnsi" w:cstheme="majorHAnsi"/>
            <w:rPrChange w:id="3843" w:author="哲均 宋" w:date="2019-08-15T16:25:00Z">
              <w:rPr>
                <w:rFonts w:ascii="Noto Sans Japanese Regular" w:eastAsia="Noto Sans Japanese Regular" w:hAnsi="Malgun Gothic" w:cs="Times New Roman" w:hint="eastAsia"/>
                <w:spacing w:val="0"/>
                <w:kern w:val="0"/>
                <w:sz w:val="19"/>
                <w:lang w:eastAsia="ko-KR"/>
              </w:rPr>
            </w:rPrChange>
          </w:rPr>
          <w:delText>で生成されている。</w:delText>
        </w:r>
      </w:del>
    </w:p>
    <w:p w14:paraId="5C094186" w14:textId="4DB2E333" w:rsidR="0096549F" w:rsidDel="00C46EFB" w:rsidRDefault="00C46EFB">
      <w:pPr>
        <w:autoSpaceDE w:val="0"/>
        <w:autoSpaceDN w:val="0"/>
        <w:jc w:val="left"/>
        <w:rPr>
          <w:del w:id="3844" w:author="哲均 宋" w:date="2019-08-15T16:25:00Z"/>
        </w:rPr>
      </w:pPr>
      <w:ins w:id="3845" w:author="哲均 宋" w:date="2019-08-15T16:26:00Z">
        <w:r w:rsidRPr="00C46EFB">
          <w:t xml:space="preserve">The </w:t>
        </w:r>
        <w:r>
          <w:t>semi-T</w:t>
        </w:r>
        <w:r w:rsidRPr="00C46EFB">
          <w:t xml:space="preserve">ype of the </w:t>
        </w:r>
        <w:r>
          <w:t>P</w:t>
        </w:r>
        <w:r w:rsidRPr="00C46EFB">
          <w:t>roduct is 901 (</w:t>
        </w:r>
        <w:r>
          <w:t>G</w:t>
        </w:r>
        <w:r w:rsidRPr="00C46EFB">
          <w:t>eneral), 902 (</w:t>
        </w:r>
        <w:r>
          <w:t>Car</w:t>
        </w:r>
        <w:r w:rsidRPr="00C46EFB">
          <w:t>) with a PTYPEID column value of 10 (</w:t>
        </w:r>
        <w:r>
          <w:t>P</w:t>
        </w:r>
        <w:r w:rsidRPr="00C46EFB">
          <w:t xml:space="preserve">roduct), and the </w:t>
        </w:r>
        <w:r>
          <w:t>semi-T</w:t>
        </w:r>
        <w:r w:rsidRPr="00C46EFB">
          <w:t xml:space="preserve">ype of </w:t>
        </w:r>
      </w:ins>
      <w:ins w:id="3846" w:author="哲均 宋" w:date="2019-08-15T16:27:00Z">
        <w:r>
          <w:t>Coverage</w:t>
        </w:r>
      </w:ins>
      <w:ins w:id="3847" w:author="哲均 宋" w:date="2019-08-15T16:26:00Z">
        <w:r w:rsidRPr="00C46EFB">
          <w:t xml:space="preserve"> is 911 (</w:t>
        </w:r>
      </w:ins>
      <w:ins w:id="3848" w:author="哲均 宋" w:date="2019-08-15T16:27:00Z">
        <w:r>
          <w:t>G</w:t>
        </w:r>
      </w:ins>
      <w:ins w:id="3849" w:author="哲均 宋" w:date="2019-08-15T16:26:00Z">
        <w:r w:rsidRPr="00C46EFB">
          <w:t>eneral), 912</w:t>
        </w:r>
      </w:ins>
      <w:ins w:id="3850" w:author="哲均 宋" w:date="2019-08-15T16:27:00Z">
        <w:r>
          <w:t>(Car)</w:t>
        </w:r>
      </w:ins>
      <w:ins w:id="3851" w:author="哲均 宋" w:date="2019-08-15T16:26:00Z">
        <w:r w:rsidRPr="00C46EFB">
          <w:t xml:space="preserve"> with a PTYPEID column value of 20 (</w:t>
        </w:r>
      </w:ins>
      <w:ins w:id="3852" w:author="哲均 宋" w:date="2019-08-15T16:27:00Z">
        <w:r>
          <w:t>Coverage</w:t>
        </w:r>
      </w:ins>
      <w:ins w:id="3853" w:author="哲均 宋" w:date="2019-08-15T16:26:00Z">
        <w:r w:rsidRPr="00C46EFB">
          <w:t>).</w:t>
        </w:r>
      </w:ins>
      <w:del w:id="3854" w:author="哲均 宋" w:date="2019-08-15T16:25:00Z">
        <w:r w:rsidR="0096549F" w:rsidRPr="00ED175E" w:rsidDel="00C46EFB">
          <w:delText>901</w:delText>
        </w:r>
        <w:r w:rsidR="0096549F" w:rsidRPr="00ED175E" w:rsidDel="00C46EFB">
          <w:rPr>
            <w:rFonts w:hint="eastAsia"/>
          </w:rPr>
          <w:delText>、</w:delText>
        </w:r>
        <w:r w:rsidR="0096549F" w:rsidRPr="00ED175E" w:rsidDel="00C46EFB">
          <w:delText>902</w:delText>
        </w:r>
        <w:r w:rsidR="0096549F" w:rsidRPr="00ED175E" w:rsidDel="00C46EFB">
          <w:rPr>
            <w:rFonts w:hint="eastAsia"/>
          </w:rPr>
          <w:delText>が商品の詳細類型であることは、該当データの</w:delText>
        </w:r>
        <w:r w:rsidR="0096549F" w:rsidRPr="00ED175E" w:rsidDel="00C46EFB">
          <w:delText>PTYPEID</w:delText>
        </w:r>
        <w:r w:rsidR="0096549F" w:rsidRPr="00ED175E" w:rsidDel="00C46EFB">
          <w:rPr>
            <w:rFonts w:hint="eastAsia"/>
          </w:rPr>
          <w:delText>カラムの値</w:delText>
        </w:r>
      </w:del>
      <w:ins w:id="3855" w:author="Seongeun Woo" w:date="2016-07-06T14:36:00Z">
        <w:del w:id="3856" w:author="哲均 宋" w:date="2019-08-15T16:25:00Z">
          <w:r w:rsidR="0035615A" w:rsidRPr="00ED175E" w:rsidDel="00C46EFB">
            <w:rPr>
              <w:rFonts w:hint="eastAsia"/>
            </w:rPr>
            <w:delText>で</w:delText>
          </w:r>
        </w:del>
      </w:ins>
      <w:del w:id="3857" w:author="哲均 宋" w:date="2019-08-15T16:25:00Z">
        <w:r w:rsidR="0096549F" w:rsidRPr="00ED175E" w:rsidDel="00C46EFB">
          <w:rPr>
            <w:rFonts w:hint="eastAsia"/>
          </w:rPr>
          <w:delText>が</w:delText>
        </w:r>
        <w:r w:rsidR="0096549F" w:rsidRPr="00ED175E" w:rsidDel="00C46EFB">
          <w:delText>10(</w:delText>
        </w:r>
        <w:r w:rsidR="0096549F" w:rsidRPr="00ED175E" w:rsidDel="00C46EFB">
          <w:rPr>
            <w:rFonts w:hint="eastAsia"/>
          </w:rPr>
          <w:delText>商品</w:delText>
        </w:r>
        <w:r w:rsidR="0096549F" w:rsidRPr="00ED175E" w:rsidDel="00C46EFB">
          <w:delText>)</w:delText>
        </w:r>
        <w:r w:rsidR="0096549F" w:rsidRPr="00ED175E" w:rsidDel="00C46EFB">
          <w:rPr>
            <w:rFonts w:hint="eastAsia"/>
          </w:rPr>
          <w:delText>であることからわかる。</w:delText>
        </w:r>
      </w:del>
      <w:ins w:id="3858" w:author="Seongeun Woo" w:date="2016-07-06T14:36:00Z">
        <w:del w:id="3859" w:author="哲均 宋" w:date="2019-08-15T16:25:00Z">
          <w:r w:rsidR="0035615A" w:rsidRPr="00ED175E" w:rsidDel="00C46EFB">
            <w:rPr>
              <w:rFonts w:hint="eastAsia"/>
            </w:rPr>
            <w:delText>上位オブジェクトを確認できるが、この値</w:delText>
          </w:r>
        </w:del>
      </w:ins>
      <w:ins w:id="3860" w:author="Seongeun Woo" w:date="2016-07-06T14:37:00Z">
        <w:del w:id="3861" w:author="哲均 宋" w:date="2019-08-15T16:25:00Z">
          <w:r w:rsidR="0035615A" w:rsidRPr="00ED175E" w:rsidDel="00C46EFB">
            <w:rPr>
              <w:rFonts w:hint="eastAsia"/>
            </w:rPr>
            <w:delText>が上位類型の</w:delText>
          </w:r>
        </w:del>
      </w:ins>
      <w:ins w:id="3862" w:author="류종우" w:date="2016-08-10T09:24:00Z">
        <w:del w:id="3863" w:author="哲均 宋" w:date="2019-08-15T16:25:00Z">
          <w:r w:rsidR="00EA5EDC" w:rsidRPr="00ED175E" w:rsidDel="00C46EFB">
            <w:rPr>
              <w:rFonts w:asciiTheme="majorHAnsi" w:hAnsiTheme="majorHAnsi" w:cstheme="majorHAnsi"/>
            </w:rPr>
            <w:delText>TY</w:delText>
          </w:r>
        </w:del>
      </w:ins>
      <w:ins w:id="3864" w:author="Seongeun Woo" w:date="2016-07-06T14:38:00Z">
        <w:del w:id="3865" w:author="哲均 宋" w:date="2019-08-15T16:25:00Z">
          <w:r w:rsidR="0035615A" w:rsidRPr="00ED175E" w:rsidDel="00C46EFB">
            <w:rPr>
              <w:rFonts w:asciiTheme="majorHAnsi" w:hAnsiTheme="majorHAnsi" w:cstheme="majorHAnsi" w:hint="eastAsia"/>
              <w:rPrChange w:id="3866" w:author="InnoRules" w:date="2016-08-30T14:14:00Z">
                <w:rPr>
                  <w:rFonts w:ascii="Noto Sans Japanese Regular" w:eastAsia="Noto Sans Japanese Regular" w:hAnsi="Malgun Gothic" w:cs="Times New Roman" w:hint="eastAsia"/>
                  <w:spacing w:val="0"/>
                  <w:kern w:val="0"/>
                  <w:sz w:val="19"/>
                  <w:lang w:eastAsia="ko-KR"/>
                </w:rPr>
              </w:rPrChange>
            </w:rPr>
            <w:delText>ＴＹ</w:delText>
          </w:r>
          <w:r w:rsidR="0035615A" w:rsidRPr="00ED175E" w:rsidDel="00C46EFB">
            <w:rPr>
              <w:rFonts w:asciiTheme="majorHAnsi" w:hAnsiTheme="majorHAnsi" w:cstheme="majorHAnsi"/>
              <w:rPrChange w:id="3867" w:author="InnoRules" w:date="2016-08-30T14:14:00Z">
                <w:rPr>
                  <w:rFonts w:ascii="Noto Sans Japanese Regular" w:eastAsia="Noto Sans Japanese Regular" w:hAnsi="Malgun Gothic" w:cs="Times New Roman"/>
                  <w:spacing w:val="0"/>
                  <w:kern w:val="0"/>
                  <w:sz w:val="19"/>
                  <w:lang w:eastAsia="ko-KR"/>
                </w:rPr>
              </w:rPrChange>
            </w:rPr>
            <w:delText>PEID</w:delText>
          </w:r>
          <w:r w:rsidR="0035615A" w:rsidRPr="00ED175E" w:rsidDel="00C46EFB">
            <w:rPr>
              <w:rFonts w:hint="eastAsia"/>
            </w:rPr>
            <w:delText>である。</w:delText>
          </w:r>
        </w:del>
      </w:ins>
    </w:p>
    <w:p w14:paraId="7A510587" w14:textId="77777777" w:rsidR="00C46EFB" w:rsidRPr="00ED175E" w:rsidRDefault="00C46EFB">
      <w:pPr>
        <w:autoSpaceDE w:val="0"/>
        <w:autoSpaceDN w:val="0"/>
        <w:jc w:val="left"/>
        <w:rPr>
          <w:ins w:id="3868" w:author="哲均 宋" w:date="2019-08-15T16:26:00Z"/>
        </w:rPr>
        <w:pPrChange w:id="3869" w:author="Seongeun Woo" w:date="2016-10-13T18:44:00Z">
          <w:pPr/>
        </w:pPrChange>
      </w:pPr>
    </w:p>
    <w:p w14:paraId="6A239CD3" w14:textId="6E59CB03" w:rsidR="0096549F" w:rsidRPr="00ED175E" w:rsidDel="00C46EFB" w:rsidRDefault="0035615A">
      <w:pPr>
        <w:autoSpaceDE w:val="0"/>
        <w:autoSpaceDN w:val="0"/>
        <w:jc w:val="left"/>
        <w:rPr>
          <w:del w:id="3870" w:author="哲均 宋" w:date="2019-08-15T16:27:00Z"/>
        </w:rPr>
        <w:pPrChange w:id="3871" w:author="Seongeun Woo" w:date="2016-10-13T18:44:00Z">
          <w:pPr/>
        </w:pPrChange>
      </w:pPr>
      <w:ins w:id="3872" w:author="Seongeun Woo" w:date="2016-07-06T14:38:00Z">
        <w:del w:id="3873" w:author="哲均 宋" w:date="2019-08-15T16:27:00Z">
          <w:r w:rsidRPr="00ED175E" w:rsidDel="00C46EFB">
            <w:rPr>
              <w:rFonts w:hint="eastAsia"/>
            </w:rPr>
            <w:delText>商品の詳細類型は</w:delText>
          </w:r>
          <w:r w:rsidRPr="00ED175E" w:rsidDel="00C46EFB">
            <w:delText>PT</w:delText>
          </w:r>
        </w:del>
      </w:ins>
      <w:ins w:id="3874" w:author="Seongeun Woo" w:date="2016-07-06T14:39:00Z">
        <w:del w:id="3875" w:author="哲均 宋" w:date="2019-08-15T16:27:00Z">
          <w:r w:rsidRPr="00ED175E" w:rsidDel="00C46EFB">
            <w:delText>YPEID</w:delText>
          </w:r>
          <w:r w:rsidRPr="00ED175E" w:rsidDel="00C46EFB">
            <w:rPr>
              <w:rFonts w:hint="eastAsia"/>
            </w:rPr>
            <w:delText>カラムの値が</w:delText>
          </w:r>
          <w:r w:rsidRPr="00ED175E" w:rsidDel="00C46EFB">
            <w:delText>10(</w:delText>
          </w:r>
          <w:r w:rsidRPr="00ED175E" w:rsidDel="00C46EFB">
            <w:rPr>
              <w:rFonts w:hint="eastAsia"/>
            </w:rPr>
            <w:delText>商品</w:delText>
          </w:r>
          <w:r w:rsidRPr="00ED175E" w:rsidDel="00C46EFB">
            <w:delText>)</w:delText>
          </w:r>
          <w:r w:rsidRPr="00ED175E" w:rsidDel="00C46EFB">
            <w:rPr>
              <w:rFonts w:hint="eastAsia"/>
            </w:rPr>
            <w:delText>である</w:delText>
          </w:r>
        </w:del>
      </w:ins>
      <w:del w:id="3876" w:author="哲均 宋" w:date="2019-08-15T16:27:00Z">
        <w:r w:rsidR="0096549F" w:rsidRPr="00ED175E" w:rsidDel="00C46EFB">
          <w:delText>9</w:delText>
        </w:r>
      </w:del>
      <w:ins w:id="3877" w:author="Seongeun Woo" w:date="2016-07-06T14:40:00Z">
        <w:del w:id="3878" w:author="哲均 宋" w:date="2019-08-15T16:27:00Z">
          <w:r w:rsidRPr="00ED175E" w:rsidDel="00C46EFB">
            <w:delText>0</w:delText>
          </w:r>
        </w:del>
      </w:ins>
      <w:del w:id="3879" w:author="哲均 宋" w:date="2019-08-15T16:27:00Z">
        <w:r w:rsidR="0096549F" w:rsidRPr="00ED175E" w:rsidDel="00C46EFB">
          <w:delText>11</w:delText>
        </w:r>
      </w:del>
      <w:ins w:id="3880" w:author="Seongeun Woo" w:date="2016-07-06T14:40:00Z">
        <w:del w:id="3881" w:author="哲均 宋" w:date="2019-08-15T16:27:00Z">
          <w:r w:rsidRPr="00ED175E" w:rsidDel="00C46EFB">
            <w:delText>(</w:delText>
          </w:r>
          <w:r w:rsidRPr="00ED175E" w:rsidDel="00C46EFB">
            <w:rPr>
              <w:rFonts w:hint="eastAsia"/>
            </w:rPr>
            <w:delText>一般</w:delText>
          </w:r>
          <w:r w:rsidRPr="00ED175E" w:rsidDel="00C46EFB">
            <w:delText>)</w:delText>
          </w:r>
        </w:del>
      </w:ins>
      <w:del w:id="3882" w:author="哲均 宋" w:date="2019-08-15T16:27:00Z">
        <w:r w:rsidR="0096549F" w:rsidRPr="00ED175E" w:rsidDel="00C46EFB">
          <w:rPr>
            <w:rFonts w:hint="eastAsia"/>
          </w:rPr>
          <w:delText>、</w:delText>
        </w:r>
        <w:r w:rsidR="0096549F" w:rsidRPr="00ED175E" w:rsidDel="00C46EFB">
          <w:delText>91</w:delText>
        </w:r>
      </w:del>
      <w:ins w:id="3883" w:author="Seongeun Woo" w:date="2016-07-06T14:40:00Z">
        <w:del w:id="3884" w:author="哲均 宋" w:date="2019-08-15T16:27:00Z">
          <w:r w:rsidRPr="00ED175E" w:rsidDel="00C46EFB">
            <w:delText>0</w:delText>
          </w:r>
        </w:del>
      </w:ins>
      <w:del w:id="3885" w:author="哲均 宋" w:date="2019-08-15T16:27:00Z">
        <w:r w:rsidR="0096549F" w:rsidRPr="00ED175E" w:rsidDel="00C46EFB">
          <w:delText>2</w:delText>
        </w:r>
      </w:del>
      <w:ins w:id="3886" w:author="Seongeun Woo" w:date="2016-07-06T14:40:00Z">
        <w:del w:id="3887" w:author="哲均 宋" w:date="2019-08-15T16:27:00Z">
          <w:r w:rsidRPr="00ED175E" w:rsidDel="00C46EFB">
            <w:delText>(</w:delText>
          </w:r>
          <w:r w:rsidRPr="00ED175E" w:rsidDel="00C46EFB">
            <w:rPr>
              <w:rFonts w:hint="eastAsia"/>
            </w:rPr>
            <w:delText>自動車</w:delText>
          </w:r>
          <w:r w:rsidRPr="00ED175E" w:rsidDel="00C46EFB">
            <w:delText>)</w:delText>
          </w:r>
          <w:r w:rsidRPr="00ED175E" w:rsidDel="00C46EFB">
            <w:rPr>
              <w:rFonts w:hint="eastAsia"/>
            </w:rPr>
            <w:delText>であり、担保の</w:delText>
          </w:r>
        </w:del>
      </w:ins>
      <w:del w:id="3888" w:author="哲均 宋" w:date="2019-08-15T16:27:00Z">
        <w:r w:rsidR="0096549F" w:rsidRPr="00ED175E" w:rsidDel="00C46EFB">
          <w:rPr>
            <w:rFonts w:hint="eastAsia"/>
          </w:rPr>
          <w:delText>が保険の詳細類型であることは、該当データの</w:delText>
        </w:r>
      </w:del>
      <w:ins w:id="3889" w:author="Seongeun Woo" w:date="2016-07-06T14:41:00Z">
        <w:del w:id="3890" w:author="哲均 宋" w:date="2019-08-15T16:27:00Z">
          <w:r w:rsidRPr="00ED175E" w:rsidDel="00C46EFB">
            <w:rPr>
              <w:rFonts w:hint="eastAsia"/>
            </w:rPr>
            <w:delText>は</w:delText>
          </w:r>
        </w:del>
      </w:ins>
      <w:del w:id="3891" w:author="哲均 宋" w:date="2019-08-15T16:27:00Z">
        <w:r w:rsidR="0096549F" w:rsidRPr="00ED175E" w:rsidDel="00C46EFB">
          <w:delText>PTYPEID</w:delText>
        </w:r>
        <w:r w:rsidR="0096549F" w:rsidRPr="00ED175E" w:rsidDel="00C46EFB">
          <w:rPr>
            <w:rFonts w:hint="eastAsia"/>
          </w:rPr>
          <w:delText>カラムの値が</w:delText>
        </w:r>
        <w:r w:rsidR="0096549F" w:rsidRPr="00ED175E" w:rsidDel="00C46EFB">
          <w:delText>20(</w:delText>
        </w:r>
        <w:r w:rsidR="0096549F" w:rsidRPr="00ED175E" w:rsidDel="00C46EFB">
          <w:rPr>
            <w:rFonts w:hint="eastAsia"/>
          </w:rPr>
          <w:delText>保険</w:delText>
        </w:r>
      </w:del>
      <w:ins w:id="3892" w:author="user" w:date="2016-10-14T14:51:00Z">
        <w:del w:id="3893" w:author="哲均 宋" w:date="2019-08-15T16:27:00Z">
          <w:r w:rsidR="000C290C" w:rsidDel="00C46EFB">
            <w:rPr>
              <w:rFonts w:hint="eastAsia"/>
            </w:rPr>
            <w:delText>担保</w:delText>
          </w:r>
        </w:del>
      </w:ins>
      <w:del w:id="3894" w:author="哲均 宋" w:date="2019-08-15T16:27:00Z">
        <w:r w:rsidR="0096549F" w:rsidRPr="00ED175E" w:rsidDel="00C46EFB">
          <w:delText>)</w:delText>
        </w:r>
        <w:r w:rsidR="0096549F" w:rsidRPr="00ED175E" w:rsidDel="00C46EFB">
          <w:rPr>
            <w:rFonts w:hint="eastAsia"/>
          </w:rPr>
          <w:delText>である</w:delText>
        </w:r>
      </w:del>
      <w:ins w:id="3895" w:author="Seongeun Woo" w:date="2016-07-06T14:41:00Z">
        <w:del w:id="3896" w:author="哲均 宋" w:date="2019-08-15T16:27:00Z">
          <w:r w:rsidRPr="00ED175E" w:rsidDel="00C46EFB">
            <w:delText>911(</w:delText>
          </w:r>
          <w:r w:rsidRPr="00ED175E" w:rsidDel="00C46EFB">
            <w:rPr>
              <w:rFonts w:hint="eastAsia"/>
            </w:rPr>
            <w:delText>一般</w:delText>
          </w:r>
          <w:r w:rsidRPr="00ED175E" w:rsidDel="00C46EFB">
            <w:delText>)</w:delText>
          </w:r>
          <w:r w:rsidRPr="00ED175E" w:rsidDel="00C46EFB">
            <w:rPr>
              <w:rFonts w:hint="eastAsia"/>
            </w:rPr>
            <w:delText>、</w:delText>
          </w:r>
          <w:r w:rsidRPr="00ED175E" w:rsidDel="00C46EFB">
            <w:delText>912(</w:delText>
          </w:r>
          <w:r w:rsidRPr="00ED175E" w:rsidDel="00C46EFB">
            <w:rPr>
              <w:rFonts w:hint="eastAsia"/>
            </w:rPr>
            <w:delText>自動車</w:delText>
          </w:r>
          <w:r w:rsidRPr="00ED175E" w:rsidDel="00C46EFB">
            <w:delText>)</w:delText>
          </w:r>
        </w:del>
      </w:ins>
      <w:del w:id="3897" w:author="哲均 宋" w:date="2019-08-15T16:27:00Z">
        <w:r w:rsidR="0096549F" w:rsidRPr="00ED175E" w:rsidDel="00C46EFB">
          <w:rPr>
            <w:rFonts w:hint="eastAsia"/>
          </w:rPr>
          <w:delText>ことからわかる。</w:delText>
        </w:r>
      </w:del>
    </w:p>
    <w:p w14:paraId="7344411C" w14:textId="2BE49F2C" w:rsidR="0096549F" w:rsidRPr="00ED175E" w:rsidDel="00C46EFB" w:rsidRDefault="0096549F">
      <w:pPr>
        <w:autoSpaceDE w:val="0"/>
        <w:autoSpaceDN w:val="0"/>
        <w:jc w:val="left"/>
        <w:rPr>
          <w:del w:id="3898" w:author="哲均 宋" w:date="2019-08-15T16:27:00Z"/>
        </w:rPr>
        <w:pPrChange w:id="3899" w:author="Seongeun Woo" w:date="2016-10-13T18:44:00Z">
          <w:pPr/>
        </w:pPrChange>
      </w:pPr>
      <w:del w:id="3900" w:author="哲均 宋" w:date="2019-08-15T16:27:00Z">
        <w:r w:rsidRPr="00ED175E" w:rsidDel="00C46EFB">
          <w:delText>PTYP</w:delText>
        </w:r>
      </w:del>
      <w:ins w:id="3901" w:author="Seongeun Woo" w:date="2016-07-06T14:41:00Z">
        <w:del w:id="3902" w:author="哲均 宋" w:date="2019-08-15T16:27:00Z">
          <w:r w:rsidR="00E45028" w:rsidRPr="00ED175E" w:rsidDel="00C46EFB">
            <w:rPr>
              <w:rFonts w:hint="eastAsia"/>
            </w:rPr>
            <w:delText>である。</w:delText>
          </w:r>
          <w:r w:rsidR="00E45028" w:rsidRPr="00ED175E" w:rsidDel="00C46EFB">
            <w:delText xml:space="preserve"> </w:delText>
          </w:r>
        </w:del>
      </w:ins>
      <w:del w:id="3903" w:author="哲均 宋" w:date="2019-08-15T16:27:00Z">
        <w:r w:rsidRPr="00ED175E" w:rsidDel="00C46EFB">
          <w:delText>EID</w:delText>
        </w:r>
        <w:r w:rsidRPr="00ED175E" w:rsidDel="00C46EFB">
          <w:rPr>
            <w:rFonts w:hint="eastAsia"/>
          </w:rPr>
          <w:delText>に値がある類型は、</w:delText>
        </w:r>
        <w:r w:rsidRPr="00ED175E" w:rsidDel="00C46EFB">
          <w:delText>PTYPEID</w:delText>
        </w:r>
        <w:r w:rsidRPr="00ED175E" w:rsidDel="00C46EFB">
          <w:rPr>
            <w:rFonts w:hint="eastAsia"/>
          </w:rPr>
          <w:delText>に入力された類型の詳細類型である。</w:delText>
        </w:r>
      </w:del>
    </w:p>
    <w:p w14:paraId="1C82D60C" w14:textId="77777777" w:rsidR="0096549F" w:rsidRPr="0073721B" w:rsidRDefault="0096549F">
      <w:pPr>
        <w:autoSpaceDE w:val="0"/>
        <w:autoSpaceDN w:val="0"/>
        <w:pPrChange w:id="3904" w:author="Seongeun Woo" w:date="2016-10-13T18:44:00Z">
          <w:pPr>
            <w:pStyle w:val="-00"/>
          </w:pPr>
        </w:pPrChange>
      </w:pPr>
    </w:p>
    <w:p w14:paraId="625A3C09" w14:textId="08458E7A" w:rsidR="0096549F" w:rsidRDefault="0096549F">
      <w:pPr>
        <w:pStyle w:val="50"/>
        <w:wordWrap/>
        <w:ind w:left="601"/>
        <w:rPr>
          <w:ins w:id="3905" w:author="InnoRules" w:date="2016-10-11T09:47:00Z"/>
        </w:rPr>
        <w:pPrChange w:id="3906" w:author="Seongeun Woo" w:date="2016-10-13T18:44:00Z">
          <w:pPr>
            <w:pStyle w:val="50"/>
            <w:ind w:left="601"/>
          </w:pPr>
        </w:pPrChange>
      </w:pPr>
      <w:del w:id="3907" w:author="哲均 宋" w:date="2019-08-15T16:28:00Z">
        <w:r w:rsidRPr="00ED175E" w:rsidDel="00C46EFB">
          <w:rPr>
            <w:rFonts w:hint="eastAsia"/>
          </w:rPr>
          <w:delText>関連画面</w:delText>
        </w:r>
      </w:del>
      <w:ins w:id="3908" w:author="哲均 宋" w:date="2019-08-15T16:28:00Z">
        <w:r w:rsidR="00C46EFB" w:rsidRPr="00C46EFB">
          <w:t xml:space="preserve">Related </w:t>
        </w:r>
      </w:ins>
      <w:ins w:id="3909" w:author="哲均 宋" w:date="2019-08-16T08:55:00Z">
        <w:r w:rsidR="003566B2">
          <w:t>S</w:t>
        </w:r>
      </w:ins>
      <w:ins w:id="3910" w:author="哲均 宋" w:date="2019-08-15T16:28:00Z">
        <w:r w:rsidR="00C46EFB" w:rsidRPr="00C46EFB">
          <w:t>creen</w:t>
        </w:r>
      </w:ins>
      <w:del w:id="3911" w:author="user" w:date="2016-10-14T14:52:00Z">
        <w:r w:rsidRPr="00ED175E" w:rsidDel="000C290C">
          <w:rPr>
            <w:rFonts w:hint="eastAsia"/>
          </w:rPr>
          <w:delText>：</w:delText>
        </w:r>
      </w:del>
    </w:p>
    <w:p w14:paraId="0D251C8F" w14:textId="41876A1C" w:rsidR="00EE7C0C" w:rsidRPr="00ED175E" w:rsidRDefault="00EE7C0C">
      <w:pPr>
        <w:pStyle w:val="50"/>
        <w:numPr>
          <w:ilvl w:val="0"/>
          <w:numId w:val="0"/>
        </w:numPr>
        <w:wordWrap/>
        <w:ind w:left="599"/>
        <w:pPrChange w:id="3912" w:author="Seongeun Woo" w:date="2016-10-13T18:44:00Z">
          <w:pPr>
            <w:pStyle w:val="50"/>
            <w:ind w:left="601"/>
          </w:pPr>
        </w:pPrChange>
      </w:pPr>
    </w:p>
    <w:p w14:paraId="01386805" w14:textId="3214FF65" w:rsidR="004D70B6" w:rsidRPr="00ED175E" w:rsidRDefault="0096549F">
      <w:pPr>
        <w:pStyle w:val="afa"/>
        <w:keepNext/>
        <w:autoSpaceDE w:val="0"/>
        <w:autoSpaceDN w:val="0"/>
        <w:ind w:left="380"/>
        <w:pPrChange w:id="3913" w:author="Seongeun Woo" w:date="2016-10-13T18:44:00Z">
          <w:pPr>
            <w:pStyle w:val="afa"/>
            <w:keepNext/>
            <w:ind w:left="361" w:hanging="361"/>
          </w:pPr>
        </w:pPrChange>
      </w:pPr>
      <w:del w:id="3914" w:author="Seongeun Woo" w:date="2016-07-06T14:42:00Z">
        <w:r w:rsidRPr="0073721B" w:rsidDel="00E45028">
          <w:rPr>
            <w:lang w:eastAsia="ja-JP"/>
            <w:rPrChange w:id="3915" w:author="Unknown">
              <w:rPr>
                <w:rFonts w:ascii="Noto Sans Japanese Regular" w:eastAsia="Noto Sans Japanese Regular" w:cs="Times New Roman"/>
                <w:kern w:val="0"/>
                <w:sz w:val="19"/>
                <w:lang w:eastAsia="ja-JP"/>
              </w:rPr>
            </w:rPrChange>
          </w:rPr>
          <w:drawing>
            <wp:inline distT="0" distB="0" distL="0" distR="0" wp14:anchorId="64222DAE" wp14:editId="1C4F87AF">
              <wp:extent cx="6048375" cy="3190875"/>
              <wp:effectExtent l="0" t="0" r="0" b="0"/>
              <wp:docPr id="12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375" cy="3190875"/>
                      </a:xfrm>
                      <a:prstGeom prst="rect">
                        <a:avLst/>
                      </a:prstGeom>
                    </pic:spPr>
                  </pic:pic>
                </a:graphicData>
              </a:graphic>
            </wp:inline>
          </w:drawing>
        </w:r>
      </w:del>
      <w:ins w:id="3916" w:author="Seongeun Woo" w:date="2016-07-06T14:42:00Z">
        <w:r w:rsidR="00E45028" w:rsidRPr="0073721B">
          <w:rPr>
            <w:lang w:eastAsia="ja-JP"/>
            <w:rPrChange w:id="3917" w:author="Unknown">
              <w:rPr>
                <w:rFonts w:ascii="Noto Sans Japanese Regular" w:eastAsia="Noto Sans Japanese Regular" w:cs="Times New Roman"/>
                <w:kern w:val="0"/>
                <w:sz w:val="19"/>
                <w:lang w:eastAsia="ja-JP"/>
              </w:rPr>
            </w:rPrChange>
          </w:rPr>
          <w:drawing>
            <wp:inline distT="0" distB="0" distL="0" distR="0" wp14:anchorId="6A968FB8" wp14:editId="180A79DC">
              <wp:extent cx="5943600" cy="2825543"/>
              <wp:effectExtent l="19050" t="19050" r="19050" b="133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2825543"/>
                      </a:xfrm>
                      <a:prstGeom prst="rect">
                        <a:avLst/>
                      </a:prstGeom>
                      <a:noFill/>
                      <a:ln w="6350">
                        <a:solidFill>
                          <a:schemeClr val="tx1"/>
                        </a:solidFill>
                      </a:ln>
                    </pic:spPr>
                  </pic:pic>
                </a:graphicData>
              </a:graphic>
            </wp:inline>
          </w:drawing>
        </w:r>
      </w:ins>
    </w:p>
    <w:p w14:paraId="3ABE0F85" w14:textId="5BF2F7F8" w:rsidR="0096549F" w:rsidRPr="00ED175E" w:rsidRDefault="004D70B6">
      <w:pPr>
        <w:pStyle w:val="af6"/>
        <w:autoSpaceDE w:val="0"/>
        <w:autoSpaceDN w:val="0"/>
        <w:pPrChange w:id="3918" w:author="Seongeun Woo" w:date="2016-10-13T18:44:00Z">
          <w:pPr>
            <w:pStyle w:val="af6"/>
          </w:pPr>
        </w:pPrChange>
      </w:pPr>
      <w:bookmarkStart w:id="3919" w:name="_Toc465024688"/>
      <w:r w:rsidRPr="00ED175E">
        <w:t>[</w:t>
      </w:r>
      <w:ins w:id="3920" w:author="哲均 宋" w:date="2019-08-15T16:28:00Z">
        <w:r w:rsidR="00C46EFB">
          <w:rPr>
            <w:rFonts w:hint="eastAsia"/>
          </w:rPr>
          <w:t>I</w:t>
        </w:r>
        <w:r w:rsidR="00C46EFB">
          <w:t>mage</w:t>
        </w:r>
      </w:ins>
      <w:del w:id="3921" w:author="哲均 宋" w:date="2019-08-15T16:28:00Z">
        <w:r w:rsidRPr="00ED175E" w:rsidDel="00C46EFB">
          <w:rPr>
            <w:rFonts w:hint="eastAsia"/>
          </w:rPr>
          <w:delText>図</w:delText>
        </w:r>
      </w:del>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2</w:t>
      </w:r>
      <w:r w:rsidRPr="0073721B">
        <w:fldChar w:fldCharType="end"/>
      </w:r>
      <w:ins w:id="3922" w:author="InnoRules" w:date="2016-09-30T13:18:00Z">
        <w:r w:rsidR="00A440A6">
          <w:t xml:space="preserve"> </w:t>
        </w:r>
      </w:ins>
      <w:del w:id="3923" w:author="哲均 宋" w:date="2019-08-15T16:29:00Z">
        <w:r w:rsidRPr="00ED175E" w:rsidDel="00C46EFB">
          <w:delText xml:space="preserve"> </w:delText>
        </w:r>
      </w:del>
      <w:r w:rsidRPr="00ED175E">
        <w:rPr>
          <w:rFonts w:hint="eastAsia"/>
        </w:rPr>
        <w:t>管理類型の登録／修正</w:t>
      </w:r>
      <w:ins w:id="3924" w:author="Seongeun Woo" w:date="2016-07-06T14:43:00Z">
        <w:r w:rsidR="00E45028" w:rsidRPr="00ED175E">
          <w:rPr>
            <w:rFonts w:hint="eastAsia"/>
          </w:rPr>
          <w:t>画面</w:t>
        </w:r>
      </w:ins>
      <w:r w:rsidRPr="00ED175E">
        <w:t>]</w:t>
      </w:r>
      <w:bookmarkEnd w:id="3919"/>
    </w:p>
    <w:p w14:paraId="57990C53" w14:textId="2358B119" w:rsidR="004D70B6" w:rsidRPr="0042089F" w:rsidRDefault="004D70B6">
      <w:pPr>
        <w:autoSpaceDE w:val="0"/>
        <w:autoSpaceDN w:val="0"/>
        <w:rPr>
          <w:rFonts w:eastAsiaTheme="minorEastAsia"/>
          <w:rPrChange w:id="3925" w:author="user" w:date="2016-10-14T13:51:00Z">
            <w:rPr>
              <w:rFonts w:eastAsia="Malgun Gothic"/>
            </w:rPr>
          </w:rPrChange>
        </w:rPr>
        <w:pPrChange w:id="3926" w:author="Seongeun Woo" w:date="2016-10-13T18:44:00Z">
          <w:pPr/>
        </w:pPrChange>
      </w:pPr>
      <w:del w:id="3927" w:author="user" w:date="2016-10-14T13:51:00Z">
        <w:r w:rsidRPr="00ED175E" w:rsidDel="0042089F">
          <w:rPr>
            <w:rFonts w:eastAsia="Malgun Gothic"/>
          </w:rPr>
          <w:delText xml:space="preserve"> </w:delText>
        </w:r>
      </w:del>
    </w:p>
    <w:p w14:paraId="727A1BE9" w14:textId="77777777" w:rsidR="0096549F" w:rsidRPr="00ED175E" w:rsidRDefault="0096549F">
      <w:pPr>
        <w:widowControl/>
        <w:autoSpaceDE w:val="0"/>
        <w:autoSpaceDN w:val="0"/>
        <w:jc w:val="left"/>
        <w:pPrChange w:id="3928" w:author="Seongeun Woo" w:date="2016-10-13T18:44:00Z">
          <w:pPr>
            <w:widowControl/>
            <w:jc w:val="left"/>
          </w:pPr>
        </w:pPrChange>
      </w:pPr>
      <w:r w:rsidRPr="00ED175E">
        <w:br w:type="page"/>
      </w:r>
    </w:p>
    <w:p w14:paraId="518DB38D" w14:textId="77777777" w:rsidR="0096549F" w:rsidRPr="00ED175E" w:rsidRDefault="0096549F">
      <w:pPr>
        <w:pStyle w:val="20"/>
        <w:wordWrap/>
        <w:pPrChange w:id="3929" w:author="Seongeun Woo" w:date="2016-10-13T18:44:00Z">
          <w:pPr>
            <w:pStyle w:val="20"/>
          </w:pPr>
        </w:pPrChange>
      </w:pPr>
      <w:bookmarkStart w:id="3930" w:name="_Toc434858353"/>
      <w:bookmarkStart w:id="3931" w:name="_Toc445716740"/>
      <w:bookmarkStart w:id="3932" w:name="_Toc17112101"/>
      <w:r w:rsidRPr="00ED175E">
        <w:t>OBJ1100</w:t>
      </w:r>
      <w:bookmarkEnd w:id="3930"/>
      <w:bookmarkEnd w:id="3931"/>
      <w:bookmarkEnd w:id="3932"/>
    </w:p>
    <w:p w14:paraId="6B2EB685" w14:textId="1A9223D1" w:rsidR="003566B2" w:rsidRPr="00ED175E" w:rsidRDefault="0096549F">
      <w:pPr>
        <w:autoSpaceDE w:val="0"/>
        <w:autoSpaceDN w:val="0"/>
        <w:jc w:val="left"/>
        <w:rPr>
          <w:rFonts w:hint="eastAsia"/>
        </w:rPr>
        <w:pPrChange w:id="3933" w:author="Seongeun Woo" w:date="2016-10-13T18:44:00Z">
          <w:pPr/>
        </w:pPrChange>
      </w:pPr>
      <w:del w:id="3934" w:author="哲均 宋" w:date="2019-08-16T08:49:00Z">
        <w:r w:rsidRPr="00ED175E" w:rsidDel="003566B2">
          <w:delText>OBJ1000</w:delText>
        </w:r>
        <w:r w:rsidRPr="00ED175E" w:rsidDel="003566B2">
          <w:rPr>
            <w:rFonts w:hint="eastAsia"/>
          </w:rPr>
          <w:delText>で定義されたそれぞれの詳細類型</w:delText>
        </w:r>
        <w:r w:rsidRPr="00ED175E" w:rsidDel="003566B2">
          <w:delText>(</w:delText>
        </w:r>
        <w:r w:rsidRPr="00ED175E" w:rsidDel="003566B2">
          <w:rPr>
            <w:rFonts w:hint="eastAsia"/>
          </w:rPr>
          <w:delText>一般、自動車</w:delText>
        </w:r>
        <w:r w:rsidRPr="00ED175E" w:rsidDel="003566B2">
          <w:delText>)</w:delText>
        </w:r>
        <w:r w:rsidRPr="00ED175E" w:rsidDel="003566B2">
          <w:rPr>
            <w:rFonts w:hint="eastAsia"/>
          </w:rPr>
          <w:delText>別の標準項目やグループ情報が</w:delText>
        </w:r>
      </w:del>
      <w:ins w:id="3935" w:author="Seongeun Woo" w:date="2016-07-06T14:45:00Z">
        <w:del w:id="3936" w:author="哲均 宋" w:date="2019-08-16T08:49:00Z">
          <w:r w:rsidR="00E45028" w:rsidRPr="00ED175E" w:rsidDel="003566B2">
            <w:rPr>
              <w:rFonts w:hint="eastAsia"/>
            </w:rPr>
            <w:delText>を</w:delText>
          </w:r>
        </w:del>
      </w:ins>
      <w:del w:id="3937" w:author="哲均 宋" w:date="2019-08-16T08:49:00Z">
        <w:r w:rsidRPr="00ED175E" w:rsidDel="003566B2">
          <w:rPr>
            <w:rFonts w:hint="eastAsia"/>
          </w:rPr>
          <w:delText>保存され</w:delText>
        </w:r>
      </w:del>
      <w:ins w:id="3938" w:author="Seongeun Woo" w:date="2016-07-06T14:45:00Z">
        <w:del w:id="3939" w:author="哲均 宋" w:date="2019-08-16T08:49:00Z">
          <w:r w:rsidR="00E45028" w:rsidRPr="00ED175E" w:rsidDel="003566B2">
            <w:rPr>
              <w:rFonts w:hint="eastAsia"/>
            </w:rPr>
            <w:delText>す</w:delText>
          </w:r>
        </w:del>
      </w:ins>
      <w:del w:id="3940" w:author="哲均 宋" w:date="2019-08-16T08:49:00Z">
        <w:r w:rsidRPr="00ED175E" w:rsidDel="003566B2">
          <w:rPr>
            <w:rFonts w:hint="eastAsia"/>
          </w:rPr>
          <w:delText>るテーブルである。</w:delText>
        </w:r>
      </w:del>
      <w:ins w:id="3941" w:author="哲均 宋" w:date="2019-08-16T08:48:00Z">
        <w:r w:rsidR="003566B2" w:rsidRPr="003566B2">
          <w:t xml:space="preserve">It is a table for storing </w:t>
        </w:r>
      </w:ins>
      <w:ins w:id="3942" w:author="哲均 宋" w:date="2019-08-16T08:49:00Z">
        <w:r w:rsidR="003566B2">
          <w:t>Attribute</w:t>
        </w:r>
      </w:ins>
      <w:ins w:id="3943" w:author="哲均 宋" w:date="2019-08-16T08:48:00Z">
        <w:r w:rsidR="003566B2" w:rsidRPr="003566B2">
          <w:t xml:space="preserve"> group information for each </w:t>
        </w:r>
        <w:r w:rsidR="003566B2">
          <w:t>semi-T</w:t>
        </w:r>
        <w:r w:rsidR="003566B2" w:rsidRPr="003566B2">
          <w:t>ype defined in OBJ1000.</w:t>
        </w:r>
      </w:ins>
    </w:p>
    <w:p w14:paraId="371FCE4F" w14:textId="77777777" w:rsidR="0096549F" w:rsidRPr="003566B2" w:rsidRDefault="0096549F">
      <w:pPr>
        <w:pStyle w:val="-00"/>
        <w:wordWrap/>
        <w:rPr>
          <w:lang w:eastAsia="ja-JP"/>
          <w:rPrChange w:id="3944" w:author="哲均 宋" w:date="2019-08-16T08:49:00Z">
            <w:rPr>
              <w:lang w:eastAsia="ja-JP"/>
            </w:rPr>
          </w:rPrChange>
        </w:rPr>
        <w:pPrChange w:id="3945" w:author="Seongeun Woo" w:date="2016-10-13T18:44:00Z">
          <w:pPr>
            <w:pStyle w:val="-00"/>
          </w:pPr>
        </w:pPrChange>
      </w:pPr>
    </w:p>
    <w:p w14:paraId="78CB5346" w14:textId="1FD14721" w:rsidR="00775990" w:rsidRPr="00ED175E" w:rsidRDefault="00775990">
      <w:pPr>
        <w:pStyle w:val="af6"/>
        <w:keepNext/>
        <w:autoSpaceDE w:val="0"/>
        <w:autoSpaceDN w:val="0"/>
        <w:pPrChange w:id="3946" w:author="Seongeun Woo" w:date="2016-10-13T18:44:00Z">
          <w:pPr>
            <w:pStyle w:val="af6"/>
            <w:keepNext/>
          </w:pPr>
        </w:pPrChange>
      </w:pPr>
      <w:r w:rsidRPr="00ED175E">
        <w:t xml:space="preserve"> [</w:t>
      </w:r>
      <w:del w:id="3947" w:author="哲均 宋" w:date="2019-08-16T08:49:00Z">
        <w:r w:rsidRPr="00ED175E" w:rsidDel="003566B2">
          <w:rPr>
            <w:rFonts w:hint="eastAsia"/>
          </w:rPr>
          <w:delText>表</w:delText>
        </w:r>
      </w:del>
      <w:ins w:id="3948" w:author="哲均 宋" w:date="2019-08-16T08:49:00Z">
        <w:r w:rsidR="003566B2">
          <w:rPr>
            <w:rFonts w:hint="eastAsia"/>
          </w:rPr>
          <w:t>T</w:t>
        </w:r>
        <w:r w:rsidR="003566B2">
          <w: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3</w:t>
      </w:r>
      <w:r w:rsidRPr="0073721B">
        <w:fldChar w:fldCharType="end"/>
      </w:r>
      <w:r w:rsidRPr="00ED175E">
        <w:t xml:space="preserve"> </w:t>
      </w:r>
      <w:del w:id="3949" w:author="哲均 宋" w:date="2019-08-16T08:49:00Z">
        <w:r w:rsidRPr="00ED175E" w:rsidDel="003566B2">
          <w:rPr>
            <w:rFonts w:hint="eastAsia"/>
          </w:rPr>
          <w:delText>主要カラム</w:delText>
        </w:r>
      </w:del>
      <w:ins w:id="3950" w:author="哲均 宋" w:date="2019-08-16T08:49:00Z">
        <w:r w:rsidR="003566B2">
          <w:rPr>
            <w:rFonts w:hint="eastAsia"/>
          </w:rPr>
          <w:t>M</w:t>
        </w:r>
        <w:r w:rsidR="003566B2">
          <w:t>ain</w:t>
        </w:r>
      </w:ins>
      <w:ins w:id="3951" w:author="哲均 宋" w:date="2019-08-16T08:50:00Z">
        <w:r w:rsidR="003566B2">
          <w:t xml:space="preserve"> Column</w:t>
        </w:r>
      </w:ins>
      <w:r w:rsidRPr="00ED175E">
        <w:t>]</w:t>
      </w:r>
    </w:p>
    <w:tbl>
      <w:tblPr>
        <w:tblStyle w:val="af5"/>
        <w:tblW w:w="9498" w:type="dxa"/>
        <w:tblInd w:w="108" w:type="dxa"/>
        <w:tblLook w:val="04A0" w:firstRow="1" w:lastRow="0" w:firstColumn="1" w:lastColumn="0" w:noHBand="0" w:noVBand="1"/>
      </w:tblPr>
      <w:tblGrid>
        <w:gridCol w:w="1913"/>
        <w:gridCol w:w="4207"/>
        <w:gridCol w:w="3378"/>
        <w:tblGridChange w:id="3952">
          <w:tblGrid>
            <w:gridCol w:w="1701"/>
            <w:gridCol w:w="212"/>
            <w:gridCol w:w="4128"/>
            <w:gridCol w:w="79"/>
            <w:gridCol w:w="3378"/>
          </w:tblGrid>
        </w:tblGridChange>
      </w:tblGrid>
      <w:tr w:rsidR="003566B2" w:rsidRPr="00ED175E" w14:paraId="4E5A65D2" w14:textId="77777777" w:rsidTr="0019306E">
        <w:tc>
          <w:tcPr>
            <w:tcW w:w="1701" w:type="dxa"/>
            <w:shd w:val="clear" w:color="auto" w:fill="EEECE1"/>
            <w:vAlign w:val="center"/>
          </w:tcPr>
          <w:p w14:paraId="10F4FD11" w14:textId="70B8E6BF" w:rsidR="003566B2" w:rsidRPr="00ED175E" w:rsidRDefault="003566B2" w:rsidP="003566B2">
            <w:pPr>
              <w:pStyle w:val="afc"/>
              <w:wordWrap/>
              <w:pPrChange w:id="3953" w:author="Seongeun Woo" w:date="2016-10-13T18:44:00Z">
                <w:pPr>
                  <w:pStyle w:val="afc"/>
                </w:pPr>
              </w:pPrChange>
            </w:pPr>
            <w:ins w:id="3954" w:author="哲均 宋" w:date="2019-08-16T08:50:00Z">
              <w:r>
                <w:rPr>
                  <w:rFonts w:hint="eastAsia"/>
                </w:rPr>
                <w:t>C</w:t>
              </w:r>
              <w:r>
                <w:t>olumn Name</w:t>
              </w:r>
            </w:ins>
            <w:del w:id="3955" w:author="哲均 宋" w:date="2019-08-16T08:50:00Z">
              <w:r w:rsidRPr="00ED175E" w:rsidDel="00D17C77">
                <w:delText>COLUNM</w:delText>
              </w:r>
            </w:del>
            <w:ins w:id="3956" w:author="Seongeun Woo" w:date="2016-07-06T16:13:00Z">
              <w:del w:id="3957" w:author="哲均 宋" w:date="2019-08-16T08:50:00Z">
                <w:r w:rsidRPr="00ED175E" w:rsidDel="00D17C77">
                  <w:delText>COLUMN</w:delText>
                </w:r>
              </w:del>
            </w:ins>
            <w:del w:id="3958" w:author="哲均 宋" w:date="2019-08-16T08:50:00Z">
              <w:r w:rsidRPr="00ED175E" w:rsidDel="00D17C77">
                <w:delText xml:space="preserve"> NAME</w:delText>
              </w:r>
            </w:del>
            <w:ins w:id="3959" w:author="류종우" w:date="2016-08-10T09:25:00Z">
              <w:del w:id="3960" w:author="哲均 宋" w:date="2019-08-16T08:50:00Z">
                <w:r w:rsidRPr="00ED175E" w:rsidDel="00D17C77">
                  <w:rPr>
                    <w:rFonts w:hint="eastAsia"/>
                  </w:rPr>
                  <w:delText>カラム名</w:delText>
                </w:r>
              </w:del>
            </w:ins>
          </w:p>
        </w:tc>
        <w:tc>
          <w:tcPr>
            <w:tcW w:w="4340" w:type="dxa"/>
            <w:shd w:val="clear" w:color="auto" w:fill="EEECE1"/>
            <w:vAlign w:val="center"/>
          </w:tcPr>
          <w:p w14:paraId="219D4221" w14:textId="43808F7B" w:rsidR="003566B2" w:rsidRPr="00ED175E" w:rsidRDefault="003566B2" w:rsidP="003566B2">
            <w:pPr>
              <w:pStyle w:val="afc"/>
              <w:wordWrap/>
              <w:pPrChange w:id="3961" w:author="Seongeun Woo" w:date="2016-10-13T18:44:00Z">
                <w:pPr>
                  <w:pStyle w:val="afc"/>
                </w:pPr>
              </w:pPrChange>
            </w:pPr>
            <w:ins w:id="3962" w:author="哲均 宋" w:date="2019-08-16T08:50:00Z">
              <w:r>
                <w:rPr>
                  <w:rFonts w:hint="eastAsia"/>
                </w:rPr>
                <w:t>D</w:t>
              </w:r>
              <w:r>
                <w:t>escription</w:t>
              </w:r>
            </w:ins>
            <w:del w:id="3963" w:author="哲均 宋" w:date="2019-08-16T08:50:00Z">
              <w:r w:rsidRPr="00ED175E" w:rsidDel="00D17C77">
                <w:rPr>
                  <w:rFonts w:hint="eastAsia"/>
                </w:rPr>
                <w:delText>説明</w:delText>
              </w:r>
            </w:del>
          </w:p>
        </w:tc>
        <w:tc>
          <w:tcPr>
            <w:tcW w:w="3457" w:type="dxa"/>
            <w:shd w:val="clear" w:color="auto" w:fill="EEECE1"/>
            <w:vAlign w:val="center"/>
          </w:tcPr>
          <w:p w14:paraId="28FEB45F" w14:textId="36F326D2" w:rsidR="003566B2" w:rsidRPr="00ED175E" w:rsidRDefault="003566B2" w:rsidP="003566B2">
            <w:pPr>
              <w:pStyle w:val="afc"/>
              <w:wordWrap/>
              <w:pPrChange w:id="3964" w:author="Seongeun Woo" w:date="2016-10-13T18:44:00Z">
                <w:pPr>
                  <w:pStyle w:val="afc"/>
                </w:pPr>
              </w:pPrChange>
            </w:pPr>
            <w:ins w:id="3965" w:author="哲均 宋" w:date="2019-08-16T08:50:00Z">
              <w:r w:rsidRPr="001D2C85">
                <w:t>Remarks</w:t>
              </w:r>
            </w:ins>
            <w:del w:id="3966" w:author="哲均 宋" w:date="2019-08-16T08:50:00Z">
              <w:r w:rsidRPr="00ED175E" w:rsidDel="00D17C77">
                <w:rPr>
                  <w:rFonts w:hint="eastAsia"/>
                </w:rPr>
                <w:delText>備考</w:delText>
              </w:r>
            </w:del>
          </w:p>
        </w:tc>
      </w:tr>
      <w:tr w:rsidR="0096549F" w:rsidRPr="00ED175E" w14:paraId="4F88C4F1" w14:textId="77777777" w:rsidTr="00233A49">
        <w:tblPrEx>
          <w:tblW w:w="9498" w:type="dxa"/>
          <w:tblInd w:w="108" w:type="dxa"/>
          <w:tblPrExChange w:id="3967" w:author="Seongeun Woo" w:date="2016-07-07T23:13:00Z">
            <w:tblPrEx>
              <w:tblW w:w="9498" w:type="dxa"/>
              <w:tblInd w:w="108" w:type="dxa"/>
            </w:tblPrEx>
          </w:tblPrExChange>
        </w:tblPrEx>
        <w:tc>
          <w:tcPr>
            <w:tcW w:w="1701" w:type="dxa"/>
            <w:shd w:val="clear" w:color="auto" w:fill="EEECE1"/>
            <w:vAlign w:val="center"/>
            <w:tcPrChange w:id="3968" w:author="Seongeun Woo" w:date="2016-07-07T23:13:00Z">
              <w:tcPr>
                <w:tcW w:w="1701" w:type="dxa"/>
                <w:shd w:val="clear" w:color="auto" w:fill="F2F2F2" w:themeFill="background1" w:themeFillShade="F2"/>
                <w:vAlign w:val="center"/>
              </w:tcPr>
            </w:tcPrChange>
          </w:tcPr>
          <w:p w14:paraId="7D0103CD" w14:textId="77777777" w:rsidR="0096549F" w:rsidRPr="00ED175E" w:rsidRDefault="0096549F">
            <w:pPr>
              <w:pStyle w:val="afc"/>
              <w:wordWrap/>
              <w:pPrChange w:id="3969" w:author="Seongeun Woo" w:date="2016-10-13T18:44:00Z">
                <w:pPr>
                  <w:pStyle w:val="afc"/>
                </w:pPr>
              </w:pPrChange>
            </w:pPr>
            <w:r w:rsidRPr="00ED175E">
              <w:t>TYPEID</w:t>
            </w:r>
          </w:p>
        </w:tc>
        <w:tc>
          <w:tcPr>
            <w:tcW w:w="4340" w:type="dxa"/>
            <w:vAlign w:val="center"/>
            <w:tcPrChange w:id="3970" w:author="Seongeun Woo" w:date="2016-07-07T23:13:00Z">
              <w:tcPr>
                <w:tcW w:w="4340" w:type="dxa"/>
                <w:gridSpan w:val="2"/>
                <w:vAlign w:val="center"/>
              </w:tcPr>
            </w:tcPrChange>
          </w:tcPr>
          <w:p w14:paraId="2AFBB97F" w14:textId="3EAF87CF" w:rsidR="0096549F" w:rsidRPr="00ED175E" w:rsidRDefault="003566B2">
            <w:pPr>
              <w:pStyle w:val="afb"/>
              <w:autoSpaceDE w:val="0"/>
              <w:autoSpaceDN w:val="0"/>
              <w:pPrChange w:id="3971" w:author="Seongeun Woo" w:date="2016-10-13T18:44:00Z">
                <w:pPr>
                  <w:pStyle w:val="afb"/>
                </w:pPr>
              </w:pPrChange>
            </w:pPr>
            <w:ins w:id="3972" w:author="哲均 宋" w:date="2019-08-16T08:49:00Z">
              <w:r>
                <w:rPr>
                  <w:rFonts w:hint="eastAsia"/>
                </w:rPr>
                <w:t>T</w:t>
              </w:r>
              <w:r>
                <w:t xml:space="preserve">ype </w:t>
              </w:r>
            </w:ins>
            <w:del w:id="3973" w:author="哲均 宋" w:date="2019-08-16T08:49:00Z">
              <w:r w:rsidR="0096549F" w:rsidRPr="00ED175E" w:rsidDel="003566B2">
                <w:rPr>
                  <w:rFonts w:hint="eastAsia"/>
                </w:rPr>
                <w:delText>類型の</w:delText>
              </w:r>
            </w:del>
            <w:r w:rsidR="0096549F" w:rsidRPr="00ED175E">
              <w:t>ID</w:t>
            </w:r>
          </w:p>
        </w:tc>
        <w:tc>
          <w:tcPr>
            <w:tcW w:w="3457" w:type="dxa"/>
            <w:vAlign w:val="center"/>
            <w:tcPrChange w:id="3974" w:author="Seongeun Woo" w:date="2016-07-07T23:13:00Z">
              <w:tcPr>
                <w:tcW w:w="3457" w:type="dxa"/>
                <w:gridSpan w:val="2"/>
                <w:vAlign w:val="center"/>
              </w:tcPr>
            </w:tcPrChange>
          </w:tcPr>
          <w:p w14:paraId="160817E1" w14:textId="6741C0E2" w:rsidR="0096549F" w:rsidRPr="00ED175E" w:rsidRDefault="003566B2">
            <w:pPr>
              <w:pStyle w:val="afb"/>
              <w:autoSpaceDE w:val="0"/>
              <w:autoSpaceDN w:val="0"/>
              <w:pPrChange w:id="3975" w:author="Seongeun Woo" w:date="2016-10-13T18:44:00Z">
                <w:pPr>
                  <w:pStyle w:val="afb"/>
                </w:pPr>
              </w:pPrChange>
            </w:pPr>
            <w:ins w:id="3976" w:author="哲均 宋" w:date="2019-08-16T08:49:00Z">
              <w:r w:rsidRPr="001D2C85">
                <w:t xml:space="preserve">TYPEID </w:t>
              </w:r>
            </w:ins>
            <w:ins w:id="3977" w:author="哲均 宋" w:date="2019-08-16T14:35:00Z">
              <w:r w:rsidR="007C0E9B">
                <w:t>stored in</w:t>
              </w:r>
            </w:ins>
            <w:ins w:id="3978" w:author="哲均 宋" w:date="2019-08-16T08:49:00Z">
              <w:r w:rsidRPr="001D2C85">
                <w:t xml:space="preserve"> OBJ1000</w:t>
              </w:r>
            </w:ins>
            <w:del w:id="3979" w:author="哲均 宋" w:date="2019-08-16T08:49:00Z">
              <w:r w:rsidR="0096549F" w:rsidRPr="00ED175E" w:rsidDel="003566B2">
                <w:delText>OBJ1000</w:delText>
              </w:r>
              <w:r w:rsidR="0096549F" w:rsidRPr="00ED175E" w:rsidDel="003566B2">
                <w:rPr>
                  <w:rFonts w:hint="eastAsia"/>
                </w:rPr>
                <w:delText>に登録された</w:delText>
              </w:r>
              <w:r w:rsidR="0096549F" w:rsidRPr="00ED175E" w:rsidDel="003566B2">
                <w:delText>TYPEID.</w:delText>
              </w:r>
            </w:del>
          </w:p>
        </w:tc>
      </w:tr>
    </w:tbl>
    <w:p w14:paraId="65EAC0EA" w14:textId="20E32E97" w:rsidR="0096549F" w:rsidRPr="00ED175E" w:rsidRDefault="0096549F">
      <w:pPr>
        <w:pStyle w:val="afff"/>
        <w:wordWrap/>
        <w:jc w:val="both"/>
        <w:rPr>
          <w:lang w:eastAsia="ja-JP"/>
        </w:rPr>
        <w:pPrChange w:id="3980" w:author="Seongeun Woo" w:date="2016-10-13T18:44:00Z">
          <w:pPr>
            <w:pStyle w:val="afff"/>
            <w:jc w:val="both"/>
          </w:pPr>
        </w:pPrChange>
      </w:pPr>
    </w:p>
    <w:p w14:paraId="0BE596CA" w14:textId="195D0D35" w:rsidR="00775990" w:rsidRPr="00ED175E" w:rsidRDefault="00775990">
      <w:pPr>
        <w:pStyle w:val="af6"/>
        <w:keepNext/>
        <w:autoSpaceDE w:val="0"/>
        <w:autoSpaceDN w:val="0"/>
        <w:pPrChange w:id="3981" w:author="Seongeun Woo" w:date="2016-10-13T18:44:00Z">
          <w:pPr>
            <w:pStyle w:val="af6"/>
            <w:keepNext/>
          </w:pPr>
        </w:pPrChange>
      </w:pPr>
      <w:del w:id="3982" w:author="哲均 宋" w:date="2019-08-16T08:55:00Z">
        <w:r w:rsidRPr="00ED175E" w:rsidDel="003566B2">
          <w:delText>[</w:delText>
        </w:r>
        <w:r w:rsidRPr="00ED175E" w:rsidDel="003566B2">
          <w:rPr>
            <w:rFonts w:hint="eastAsia"/>
          </w:rPr>
          <w:delText>表</w:delText>
        </w:r>
      </w:del>
      <w:ins w:id="3983"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4</w:t>
      </w:r>
      <w:r w:rsidRPr="0073721B">
        <w:fldChar w:fldCharType="end"/>
      </w:r>
      <w:r w:rsidRPr="00ED175E">
        <w:t xml:space="preserve"> </w:t>
      </w:r>
      <w:del w:id="3984" w:author="哲均 宋" w:date="2019-08-16T08:52:00Z">
        <w:r w:rsidRPr="00ED175E" w:rsidDel="003566B2">
          <w:rPr>
            <w:rFonts w:hint="eastAsia"/>
          </w:rPr>
          <w:delText>サンプルデータ</w:delText>
        </w:r>
      </w:del>
      <w:ins w:id="3985" w:author="哲均 宋" w:date="2019-08-16T08:52:00Z">
        <w:r w:rsidR="003566B2">
          <w:rPr>
            <w:rFonts w:hint="eastAsia"/>
          </w:rPr>
          <w:t>Sample Data</w:t>
        </w:r>
      </w:ins>
      <w:r w:rsidRPr="00ED175E">
        <w:t>]</w:t>
      </w:r>
    </w:p>
    <w:tbl>
      <w:tblPr>
        <w:tblW w:w="9498" w:type="dxa"/>
        <w:tblInd w:w="99" w:type="dxa"/>
        <w:tblLayout w:type="fixed"/>
        <w:tblCellMar>
          <w:left w:w="99" w:type="dxa"/>
          <w:right w:w="99" w:type="dxa"/>
        </w:tblCellMar>
        <w:tblLook w:val="04A0" w:firstRow="1" w:lastRow="0" w:firstColumn="1" w:lastColumn="0" w:noHBand="0" w:noVBand="1"/>
      </w:tblPr>
      <w:tblGrid>
        <w:gridCol w:w="2303"/>
        <w:gridCol w:w="2445"/>
        <w:gridCol w:w="2445"/>
        <w:gridCol w:w="2305"/>
      </w:tblGrid>
      <w:tr w:rsidR="0096549F" w:rsidRPr="00ED175E" w14:paraId="6055C101" w14:textId="77777777" w:rsidTr="00775990">
        <w:trPr>
          <w:trHeight w:val="255"/>
        </w:trPr>
        <w:tc>
          <w:tcPr>
            <w:tcW w:w="2303"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79F7BF39" w14:textId="77777777" w:rsidR="0096549F" w:rsidRPr="00ED175E" w:rsidRDefault="0096549F">
            <w:pPr>
              <w:pStyle w:val="afc"/>
              <w:wordWrap/>
              <w:pPrChange w:id="3986" w:author="Seongeun Woo" w:date="2016-10-13T18:44:00Z">
                <w:pPr>
                  <w:pStyle w:val="afc"/>
                </w:pPr>
              </w:pPrChange>
            </w:pPr>
            <w:r w:rsidRPr="00ED175E">
              <w:t>TYPEID</w:t>
            </w:r>
          </w:p>
        </w:tc>
        <w:tc>
          <w:tcPr>
            <w:tcW w:w="2445" w:type="dxa"/>
            <w:tcBorders>
              <w:top w:val="single" w:sz="4" w:space="0" w:color="auto"/>
              <w:left w:val="nil"/>
              <w:bottom w:val="single" w:sz="4" w:space="0" w:color="auto"/>
              <w:right w:val="single" w:sz="4" w:space="0" w:color="auto"/>
            </w:tcBorders>
            <w:shd w:val="clear" w:color="auto" w:fill="EEECE1"/>
            <w:noWrap/>
            <w:vAlign w:val="bottom"/>
            <w:hideMark/>
          </w:tcPr>
          <w:p w14:paraId="306FF554" w14:textId="77777777" w:rsidR="0096549F" w:rsidRPr="00ED175E" w:rsidRDefault="0096549F">
            <w:pPr>
              <w:pStyle w:val="afc"/>
              <w:wordWrap/>
              <w:pPrChange w:id="3987" w:author="Seongeun Woo" w:date="2016-10-13T18:44:00Z">
                <w:pPr>
                  <w:pStyle w:val="afc"/>
                </w:pPr>
              </w:pPrChange>
            </w:pPr>
            <w:r w:rsidRPr="00ED175E">
              <w:t>GROUPSEQ</w:t>
            </w:r>
          </w:p>
        </w:tc>
        <w:tc>
          <w:tcPr>
            <w:tcW w:w="2445" w:type="dxa"/>
            <w:tcBorders>
              <w:top w:val="single" w:sz="4" w:space="0" w:color="auto"/>
              <w:left w:val="nil"/>
              <w:bottom w:val="single" w:sz="4" w:space="0" w:color="auto"/>
              <w:right w:val="single" w:sz="4" w:space="0" w:color="auto"/>
            </w:tcBorders>
            <w:shd w:val="clear" w:color="auto" w:fill="EEECE1"/>
            <w:noWrap/>
            <w:vAlign w:val="bottom"/>
            <w:hideMark/>
          </w:tcPr>
          <w:p w14:paraId="522368AA" w14:textId="77777777" w:rsidR="0096549F" w:rsidRPr="00ED175E" w:rsidRDefault="0096549F">
            <w:pPr>
              <w:pStyle w:val="afc"/>
              <w:wordWrap/>
              <w:pPrChange w:id="3988" w:author="Seongeun Woo" w:date="2016-10-13T18:44:00Z">
                <w:pPr>
                  <w:pStyle w:val="afc"/>
                </w:pPr>
              </w:pPrChange>
            </w:pPr>
            <w:r w:rsidRPr="00ED175E">
              <w:t>GROUPNAME</w:t>
            </w:r>
          </w:p>
        </w:tc>
        <w:tc>
          <w:tcPr>
            <w:tcW w:w="2305" w:type="dxa"/>
            <w:tcBorders>
              <w:top w:val="single" w:sz="4" w:space="0" w:color="auto"/>
              <w:left w:val="nil"/>
              <w:bottom w:val="single" w:sz="4" w:space="0" w:color="auto"/>
              <w:right w:val="single" w:sz="4" w:space="0" w:color="auto"/>
            </w:tcBorders>
            <w:shd w:val="clear" w:color="auto" w:fill="EEECE1"/>
            <w:noWrap/>
            <w:vAlign w:val="bottom"/>
            <w:hideMark/>
          </w:tcPr>
          <w:p w14:paraId="337310BC" w14:textId="77777777" w:rsidR="0096549F" w:rsidRPr="00ED175E" w:rsidRDefault="0096549F">
            <w:pPr>
              <w:pStyle w:val="afc"/>
              <w:wordWrap/>
              <w:pPrChange w:id="3989" w:author="Seongeun Woo" w:date="2016-10-13T18:44:00Z">
                <w:pPr>
                  <w:pStyle w:val="afc"/>
                </w:pPr>
              </w:pPrChange>
            </w:pPr>
            <w:r w:rsidRPr="00ED175E">
              <w:t>DISP_ORDER</w:t>
            </w:r>
          </w:p>
        </w:tc>
      </w:tr>
      <w:tr w:rsidR="0096549F" w:rsidRPr="00ED175E" w14:paraId="443933CA"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54DA32DB" w14:textId="77777777" w:rsidR="0096549F" w:rsidRPr="00ED175E" w:rsidRDefault="0096549F">
            <w:pPr>
              <w:pStyle w:val="afb"/>
              <w:autoSpaceDE w:val="0"/>
              <w:autoSpaceDN w:val="0"/>
              <w:pPrChange w:id="3990" w:author="Seongeun Woo" w:date="2016-10-13T18:44:00Z">
                <w:pPr>
                  <w:pStyle w:val="afb"/>
                </w:pPr>
              </w:pPrChange>
            </w:pPr>
            <w:r w:rsidRPr="00ED175E">
              <w:t>901</w:t>
            </w:r>
          </w:p>
        </w:tc>
        <w:tc>
          <w:tcPr>
            <w:tcW w:w="2445" w:type="dxa"/>
            <w:tcBorders>
              <w:top w:val="nil"/>
              <w:left w:val="nil"/>
              <w:bottom w:val="single" w:sz="4" w:space="0" w:color="auto"/>
              <w:right w:val="single" w:sz="4" w:space="0" w:color="auto"/>
            </w:tcBorders>
            <w:shd w:val="clear" w:color="auto" w:fill="auto"/>
            <w:noWrap/>
            <w:vAlign w:val="bottom"/>
            <w:hideMark/>
          </w:tcPr>
          <w:p w14:paraId="51DDE030" w14:textId="77777777" w:rsidR="0096549F" w:rsidRPr="00ED175E" w:rsidRDefault="0096549F">
            <w:pPr>
              <w:pStyle w:val="afb"/>
              <w:autoSpaceDE w:val="0"/>
              <w:autoSpaceDN w:val="0"/>
              <w:pPrChange w:id="3991"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47EE691A" w14:textId="76D4E5BB" w:rsidR="0096549F" w:rsidRPr="00ED175E" w:rsidRDefault="003566B2">
            <w:pPr>
              <w:pStyle w:val="afb"/>
              <w:autoSpaceDE w:val="0"/>
              <w:autoSpaceDN w:val="0"/>
              <w:pPrChange w:id="3992" w:author="Seongeun Woo" w:date="2016-10-13T18:44:00Z">
                <w:pPr>
                  <w:pStyle w:val="afb"/>
                </w:pPr>
              </w:pPrChange>
            </w:pPr>
            <w:ins w:id="3993" w:author="哲均 宋" w:date="2019-08-16T08:52:00Z">
              <w:r>
                <w:rPr>
                  <w:rFonts w:hint="eastAsia"/>
                </w:rPr>
                <w:t>B</w:t>
              </w:r>
              <w:r>
                <w:t>asic</w:t>
              </w:r>
            </w:ins>
            <w:del w:id="3994" w:author="哲均 宋" w:date="2019-08-16T08:52:00Z">
              <w:r w:rsidR="0096549F" w:rsidRPr="00ED175E" w:rsidDel="003566B2">
                <w:rPr>
                  <w:rFonts w:hint="eastAsia"/>
                </w:rPr>
                <w:delText>基本属性</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2042F838" w14:textId="77777777" w:rsidR="0096549F" w:rsidRPr="00ED175E" w:rsidRDefault="0096549F">
            <w:pPr>
              <w:pStyle w:val="afb"/>
              <w:autoSpaceDE w:val="0"/>
              <w:autoSpaceDN w:val="0"/>
              <w:pPrChange w:id="3995" w:author="Seongeun Woo" w:date="2016-10-13T18:44:00Z">
                <w:pPr>
                  <w:pStyle w:val="afb"/>
                </w:pPr>
              </w:pPrChange>
            </w:pPr>
            <w:r w:rsidRPr="00ED175E">
              <w:t>1</w:t>
            </w:r>
          </w:p>
        </w:tc>
      </w:tr>
      <w:tr w:rsidR="0096549F" w:rsidRPr="00ED175E" w14:paraId="55534C76"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6184B61B" w14:textId="77777777" w:rsidR="0096549F" w:rsidRPr="00ED175E" w:rsidRDefault="0096549F">
            <w:pPr>
              <w:pStyle w:val="afb"/>
              <w:autoSpaceDE w:val="0"/>
              <w:autoSpaceDN w:val="0"/>
              <w:pPrChange w:id="3996" w:author="Seongeun Woo" w:date="2016-10-13T18:44:00Z">
                <w:pPr>
                  <w:pStyle w:val="afb"/>
                </w:pPr>
              </w:pPrChange>
            </w:pPr>
            <w:r w:rsidRPr="00ED175E">
              <w:t>901</w:t>
            </w:r>
          </w:p>
        </w:tc>
        <w:tc>
          <w:tcPr>
            <w:tcW w:w="2445" w:type="dxa"/>
            <w:tcBorders>
              <w:top w:val="nil"/>
              <w:left w:val="nil"/>
              <w:bottom w:val="single" w:sz="4" w:space="0" w:color="auto"/>
              <w:right w:val="single" w:sz="4" w:space="0" w:color="auto"/>
            </w:tcBorders>
            <w:shd w:val="clear" w:color="auto" w:fill="auto"/>
            <w:noWrap/>
            <w:vAlign w:val="bottom"/>
            <w:hideMark/>
          </w:tcPr>
          <w:p w14:paraId="3B4B0EF6" w14:textId="77777777" w:rsidR="0096549F" w:rsidRPr="00ED175E" w:rsidRDefault="0096549F">
            <w:pPr>
              <w:pStyle w:val="afb"/>
              <w:autoSpaceDE w:val="0"/>
              <w:autoSpaceDN w:val="0"/>
              <w:pPrChange w:id="3997" w:author="Seongeun Woo" w:date="2016-10-13T18:44:00Z">
                <w:pPr>
                  <w:pStyle w:val="afb"/>
                </w:pPr>
              </w:pPrChange>
            </w:pPr>
            <w:r w:rsidRPr="00ED175E">
              <w:t>2</w:t>
            </w:r>
          </w:p>
        </w:tc>
        <w:tc>
          <w:tcPr>
            <w:tcW w:w="2445" w:type="dxa"/>
            <w:tcBorders>
              <w:top w:val="nil"/>
              <w:left w:val="nil"/>
              <w:bottom w:val="single" w:sz="4" w:space="0" w:color="auto"/>
              <w:right w:val="single" w:sz="4" w:space="0" w:color="auto"/>
            </w:tcBorders>
            <w:shd w:val="clear" w:color="auto" w:fill="auto"/>
            <w:noWrap/>
            <w:vAlign w:val="bottom"/>
            <w:hideMark/>
          </w:tcPr>
          <w:p w14:paraId="4989D573" w14:textId="7049EC12" w:rsidR="0096549F" w:rsidRPr="00ED175E" w:rsidRDefault="003566B2">
            <w:pPr>
              <w:pStyle w:val="afb"/>
              <w:autoSpaceDE w:val="0"/>
              <w:autoSpaceDN w:val="0"/>
              <w:pPrChange w:id="3998" w:author="Seongeun Woo" w:date="2016-10-13T18:44:00Z">
                <w:pPr>
                  <w:pStyle w:val="afb"/>
                </w:pPr>
              </w:pPrChange>
            </w:pPr>
            <w:ins w:id="3999" w:author="哲均 宋" w:date="2019-08-16T08:53:00Z">
              <w:r>
                <w:rPr>
                  <w:rFonts w:hint="eastAsia"/>
                </w:rPr>
                <w:t>O</w:t>
              </w:r>
              <w:r>
                <w:t>ther</w:t>
              </w:r>
            </w:ins>
            <w:del w:id="4000" w:author="哲均 宋" w:date="2019-08-16T08:52:00Z">
              <w:r w:rsidR="0096549F" w:rsidRPr="00ED175E" w:rsidDel="003566B2">
                <w:rPr>
                  <w:rFonts w:hint="eastAsia"/>
                </w:rPr>
                <w:delText>その他</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47CE6DB3" w14:textId="77777777" w:rsidR="0096549F" w:rsidRPr="00ED175E" w:rsidRDefault="0096549F">
            <w:pPr>
              <w:pStyle w:val="afb"/>
              <w:autoSpaceDE w:val="0"/>
              <w:autoSpaceDN w:val="0"/>
              <w:pPrChange w:id="4001" w:author="Seongeun Woo" w:date="2016-10-13T18:44:00Z">
                <w:pPr>
                  <w:pStyle w:val="afb"/>
                </w:pPr>
              </w:pPrChange>
            </w:pPr>
            <w:r w:rsidRPr="00ED175E">
              <w:t>2</w:t>
            </w:r>
          </w:p>
        </w:tc>
      </w:tr>
      <w:tr w:rsidR="003566B2" w:rsidRPr="00ED175E" w14:paraId="2F141530"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77A91BF0" w14:textId="77777777" w:rsidR="003566B2" w:rsidRPr="00ED175E" w:rsidRDefault="003566B2" w:rsidP="003566B2">
            <w:pPr>
              <w:pStyle w:val="afb"/>
              <w:autoSpaceDE w:val="0"/>
              <w:autoSpaceDN w:val="0"/>
              <w:pPrChange w:id="4002" w:author="Seongeun Woo" w:date="2016-10-13T18:44:00Z">
                <w:pPr>
                  <w:pStyle w:val="afb"/>
                </w:pPr>
              </w:pPrChange>
            </w:pPr>
            <w:r w:rsidRPr="00ED175E">
              <w:t>902</w:t>
            </w:r>
          </w:p>
        </w:tc>
        <w:tc>
          <w:tcPr>
            <w:tcW w:w="2445" w:type="dxa"/>
            <w:tcBorders>
              <w:top w:val="nil"/>
              <w:left w:val="nil"/>
              <w:bottom w:val="single" w:sz="4" w:space="0" w:color="auto"/>
              <w:right w:val="single" w:sz="4" w:space="0" w:color="auto"/>
            </w:tcBorders>
            <w:shd w:val="clear" w:color="auto" w:fill="auto"/>
            <w:noWrap/>
            <w:vAlign w:val="bottom"/>
            <w:hideMark/>
          </w:tcPr>
          <w:p w14:paraId="2DA1B48F" w14:textId="77777777" w:rsidR="003566B2" w:rsidRPr="00ED175E" w:rsidRDefault="003566B2" w:rsidP="003566B2">
            <w:pPr>
              <w:pStyle w:val="afb"/>
              <w:autoSpaceDE w:val="0"/>
              <w:autoSpaceDN w:val="0"/>
              <w:pPrChange w:id="4003"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2F989ADB" w14:textId="533F5C75" w:rsidR="003566B2" w:rsidRPr="00ED175E" w:rsidRDefault="003566B2" w:rsidP="003566B2">
            <w:pPr>
              <w:pStyle w:val="afb"/>
              <w:autoSpaceDE w:val="0"/>
              <w:autoSpaceDN w:val="0"/>
              <w:pPrChange w:id="4004" w:author="Seongeun Woo" w:date="2016-10-13T18:44:00Z">
                <w:pPr>
                  <w:pStyle w:val="afb"/>
                </w:pPr>
              </w:pPrChange>
            </w:pPr>
            <w:ins w:id="4005" w:author="哲均 宋" w:date="2019-08-16T08:53:00Z">
              <w:r>
                <w:rPr>
                  <w:rFonts w:hint="eastAsia"/>
                </w:rPr>
                <w:t>B</w:t>
              </w:r>
              <w:r>
                <w:t>asic</w:t>
              </w:r>
            </w:ins>
            <w:del w:id="4006" w:author="哲均 宋" w:date="2019-08-16T08:53:00Z">
              <w:r w:rsidRPr="00ED175E" w:rsidDel="00D60BB3">
                <w:rPr>
                  <w:rFonts w:hint="eastAsia"/>
                </w:rPr>
                <w:delText>基本属性</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0C799349" w14:textId="77777777" w:rsidR="003566B2" w:rsidRPr="00ED175E" w:rsidRDefault="003566B2" w:rsidP="003566B2">
            <w:pPr>
              <w:pStyle w:val="afb"/>
              <w:autoSpaceDE w:val="0"/>
              <w:autoSpaceDN w:val="0"/>
              <w:pPrChange w:id="4007" w:author="Seongeun Woo" w:date="2016-10-13T18:44:00Z">
                <w:pPr>
                  <w:pStyle w:val="afb"/>
                </w:pPr>
              </w:pPrChange>
            </w:pPr>
            <w:r w:rsidRPr="00ED175E">
              <w:t>1</w:t>
            </w:r>
          </w:p>
        </w:tc>
      </w:tr>
      <w:tr w:rsidR="003566B2" w:rsidRPr="00ED175E" w14:paraId="59A2F25B"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307D98B9" w14:textId="77777777" w:rsidR="003566B2" w:rsidRPr="00ED175E" w:rsidRDefault="003566B2" w:rsidP="003566B2">
            <w:pPr>
              <w:pStyle w:val="afb"/>
              <w:autoSpaceDE w:val="0"/>
              <w:autoSpaceDN w:val="0"/>
              <w:pPrChange w:id="4008" w:author="Seongeun Woo" w:date="2016-10-13T18:44:00Z">
                <w:pPr>
                  <w:pStyle w:val="afb"/>
                </w:pPr>
              </w:pPrChange>
            </w:pPr>
            <w:r w:rsidRPr="00ED175E">
              <w:t>902</w:t>
            </w:r>
          </w:p>
        </w:tc>
        <w:tc>
          <w:tcPr>
            <w:tcW w:w="2445" w:type="dxa"/>
            <w:tcBorders>
              <w:top w:val="nil"/>
              <w:left w:val="nil"/>
              <w:bottom w:val="single" w:sz="4" w:space="0" w:color="auto"/>
              <w:right w:val="single" w:sz="4" w:space="0" w:color="auto"/>
            </w:tcBorders>
            <w:shd w:val="clear" w:color="auto" w:fill="auto"/>
            <w:noWrap/>
            <w:vAlign w:val="bottom"/>
            <w:hideMark/>
          </w:tcPr>
          <w:p w14:paraId="5D58B338" w14:textId="77777777" w:rsidR="003566B2" w:rsidRPr="00ED175E" w:rsidRDefault="003566B2" w:rsidP="003566B2">
            <w:pPr>
              <w:pStyle w:val="afb"/>
              <w:autoSpaceDE w:val="0"/>
              <w:autoSpaceDN w:val="0"/>
              <w:pPrChange w:id="4009" w:author="Seongeun Woo" w:date="2016-10-13T18:44:00Z">
                <w:pPr>
                  <w:pStyle w:val="afb"/>
                </w:pPr>
              </w:pPrChange>
            </w:pPr>
            <w:r w:rsidRPr="00ED175E">
              <w:t>2</w:t>
            </w:r>
          </w:p>
        </w:tc>
        <w:tc>
          <w:tcPr>
            <w:tcW w:w="2445" w:type="dxa"/>
            <w:tcBorders>
              <w:top w:val="nil"/>
              <w:left w:val="nil"/>
              <w:bottom w:val="single" w:sz="4" w:space="0" w:color="auto"/>
              <w:right w:val="single" w:sz="4" w:space="0" w:color="auto"/>
            </w:tcBorders>
            <w:shd w:val="clear" w:color="auto" w:fill="auto"/>
            <w:noWrap/>
            <w:vAlign w:val="bottom"/>
            <w:hideMark/>
          </w:tcPr>
          <w:p w14:paraId="2EE04629" w14:textId="4223B791" w:rsidR="003566B2" w:rsidRPr="00ED175E" w:rsidRDefault="003566B2" w:rsidP="003566B2">
            <w:pPr>
              <w:pStyle w:val="afb"/>
              <w:autoSpaceDE w:val="0"/>
              <w:autoSpaceDN w:val="0"/>
              <w:pPrChange w:id="4010" w:author="Seongeun Woo" w:date="2016-10-13T18:44:00Z">
                <w:pPr>
                  <w:pStyle w:val="afb"/>
                </w:pPr>
              </w:pPrChange>
            </w:pPr>
            <w:ins w:id="4011" w:author="哲均 宋" w:date="2019-08-16T08:53:00Z">
              <w:r>
                <w:rPr>
                  <w:rFonts w:hint="eastAsia"/>
                </w:rPr>
                <w:t>O</w:t>
              </w:r>
              <w:r>
                <w:t>ther</w:t>
              </w:r>
            </w:ins>
            <w:del w:id="4012" w:author="哲均 宋" w:date="2019-08-16T08:53:00Z">
              <w:r w:rsidRPr="00ED175E" w:rsidDel="00D60BB3">
                <w:rPr>
                  <w:rFonts w:hint="eastAsia"/>
                </w:rPr>
                <w:delText>その他</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6CF04C10" w14:textId="77777777" w:rsidR="003566B2" w:rsidRPr="00ED175E" w:rsidRDefault="003566B2" w:rsidP="003566B2">
            <w:pPr>
              <w:pStyle w:val="afb"/>
              <w:autoSpaceDE w:val="0"/>
              <w:autoSpaceDN w:val="0"/>
              <w:pPrChange w:id="4013" w:author="Seongeun Woo" w:date="2016-10-13T18:44:00Z">
                <w:pPr>
                  <w:pStyle w:val="afb"/>
                </w:pPr>
              </w:pPrChange>
            </w:pPr>
            <w:r w:rsidRPr="00ED175E">
              <w:t>2</w:t>
            </w:r>
          </w:p>
        </w:tc>
      </w:tr>
      <w:tr w:rsidR="003566B2" w:rsidRPr="00ED175E" w14:paraId="633CD1FF"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5B38604D" w14:textId="77777777" w:rsidR="003566B2" w:rsidRPr="00ED175E" w:rsidRDefault="003566B2" w:rsidP="003566B2">
            <w:pPr>
              <w:pStyle w:val="afb"/>
              <w:autoSpaceDE w:val="0"/>
              <w:autoSpaceDN w:val="0"/>
              <w:pPrChange w:id="4014" w:author="Seongeun Woo" w:date="2016-10-13T18:44:00Z">
                <w:pPr>
                  <w:pStyle w:val="afb"/>
                </w:pPr>
              </w:pPrChange>
            </w:pPr>
            <w:r w:rsidRPr="00ED175E">
              <w:t>911</w:t>
            </w:r>
          </w:p>
        </w:tc>
        <w:tc>
          <w:tcPr>
            <w:tcW w:w="2445" w:type="dxa"/>
            <w:tcBorders>
              <w:top w:val="nil"/>
              <w:left w:val="nil"/>
              <w:bottom w:val="single" w:sz="4" w:space="0" w:color="auto"/>
              <w:right w:val="single" w:sz="4" w:space="0" w:color="auto"/>
            </w:tcBorders>
            <w:shd w:val="clear" w:color="auto" w:fill="auto"/>
            <w:noWrap/>
            <w:vAlign w:val="bottom"/>
            <w:hideMark/>
          </w:tcPr>
          <w:p w14:paraId="1CD3629C" w14:textId="77777777" w:rsidR="003566B2" w:rsidRPr="00ED175E" w:rsidRDefault="003566B2" w:rsidP="003566B2">
            <w:pPr>
              <w:pStyle w:val="afb"/>
              <w:autoSpaceDE w:val="0"/>
              <w:autoSpaceDN w:val="0"/>
              <w:pPrChange w:id="4015"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747ABF14" w14:textId="29B63172" w:rsidR="003566B2" w:rsidRPr="00ED175E" w:rsidRDefault="003566B2" w:rsidP="003566B2">
            <w:pPr>
              <w:pStyle w:val="afb"/>
              <w:autoSpaceDE w:val="0"/>
              <w:autoSpaceDN w:val="0"/>
              <w:pPrChange w:id="4016" w:author="Seongeun Woo" w:date="2016-10-13T18:44:00Z">
                <w:pPr>
                  <w:pStyle w:val="afb"/>
                </w:pPr>
              </w:pPrChange>
            </w:pPr>
            <w:ins w:id="4017" w:author="哲均 宋" w:date="2019-08-16T08:53:00Z">
              <w:r>
                <w:rPr>
                  <w:rFonts w:hint="eastAsia"/>
                </w:rPr>
                <w:t>B</w:t>
              </w:r>
              <w:r>
                <w:t>asic</w:t>
              </w:r>
            </w:ins>
            <w:del w:id="4018" w:author="哲均 宋" w:date="2019-08-16T08:53:00Z">
              <w:r w:rsidRPr="00ED175E" w:rsidDel="00BC0386">
                <w:rPr>
                  <w:rFonts w:hint="eastAsia"/>
                </w:rPr>
                <w:delText>基本属性</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24015C40" w14:textId="77777777" w:rsidR="003566B2" w:rsidRPr="00ED175E" w:rsidRDefault="003566B2" w:rsidP="003566B2">
            <w:pPr>
              <w:pStyle w:val="afb"/>
              <w:autoSpaceDE w:val="0"/>
              <w:autoSpaceDN w:val="0"/>
              <w:pPrChange w:id="4019" w:author="Seongeun Woo" w:date="2016-10-13T18:44:00Z">
                <w:pPr>
                  <w:pStyle w:val="afb"/>
                </w:pPr>
              </w:pPrChange>
            </w:pPr>
            <w:r w:rsidRPr="00ED175E">
              <w:t>1</w:t>
            </w:r>
          </w:p>
        </w:tc>
      </w:tr>
      <w:tr w:rsidR="003566B2" w:rsidRPr="00ED175E" w14:paraId="3094D925"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2F51202B" w14:textId="77777777" w:rsidR="003566B2" w:rsidRPr="00ED175E" w:rsidRDefault="003566B2" w:rsidP="003566B2">
            <w:pPr>
              <w:pStyle w:val="afb"/>
              <w:autoSpaceDE w:val="0"/>
              <w:autoSpaceDN w:val="0"/>
              <w:pPrChange w:id="4020" w:author="Seongeun Woo" w:date="2016-10-13T18:44:00Z">
                <w:pPr>
                  <w:pStyle w:val="afb"/>
                </w:pPr>
              </w:pPrChange>
            </w:pPr>
            <w:r w:rsidRPr="00ED175E">
              <w:t>911</w:t>
            </w:r>
          </w:p>
        </w:tc>
        <w:tc>
          <w:tcPr>
            <w:tcW w:w="2445" w:type="dxa"/>
            <w:tcBorders>
              <w:top w:val="nil"/>
              <w:left w:val="nil"/>
              <w:bottom w:val="single" w:sz="4" w:space="0" w:color="auto"/>
              <w:right w:val="single" w:sz="4" w:space="0" w:color="auto"/>
            </w:tcBorders>
            <w:shd w:val="clear" w:color="auto" w:fill="auto"/>
            <w:noWrap/>
            <w:vAlign w:val="bottom"/>
            <w:hideMark/>
          </w:tcPr>
          <w:p w14:paraId="564BE71D" w14:textId="77777777" w:rsidR="003566B2" w:rsidRPr="00ED175E" w:rsidRDefault="003566B2" w:rsidP="003566B2">
            <w:pPr>
              <w:pStyle w:val="afb"/>
              <w:autoSpaceDE w:val="0"/>
              <w:autoSpaceDN w:val="0"/>
              <w:pPrChange w:id="4021" w:author="Seongeun Woo" w:date="2016-10-13T18:44:00Z">
                <w:pPr>
                  <w:pStyle w:val="afb"/>
                </w:pPr>
              </w:pPrChange>
            </w:pPr>
            <w:r w:rsidRPr="00ED175E">
              <w:t>2</w:t>
            </w:r>
          </w:p>
        </w:tc>
        <w:tc>
          <w:tcPr>
            <w:tcW w:w="2445" w:type="dxa"/>
            <w:tcBorders>
              <w:top w:val="nil"/>
              <w:left w:val="nil"/>
              <w:bottom w:val="single" w:sz="4" w:space="0" w:color="auto"/>
              <w:right w:val="single" w:sz="4" w:space="0" w:color="auto"/>
            </w:tcBorders>
            <w:shd w:val="clear" w:color="auto" w:fill="auto"/>
            <w:noWrap/>
            <w:vAlign w:val="bottom"/>
            <w:hideMark/>
          </w:tcPr>
          <w:p w14:paraId="38EE270A" w14:textId="370042EB" w:rsidR="003566B2" w:rsidRPr="00ED175E" w:rsidRDefault="003566B2" w:rsidP="003566B2">
            <w:pPr>
              <w:pStyle w:val="afb"/>
              <w:autoSpaceDE w:val="0"/>
              <w:autoSpaceDN w:val="0"/>
              <w:pPrChange w:id="4022" w:author="Seongeun Woo" w:date="2016-10-13T18:44:00Z">
                <w:pPr>
                  <w:pStyle w:val="afb"/>
                </w:pPr>
              </w:pPrChange>
            </w:pPr>
            <w:ins w:id="4023" w:author="哲均 宋" w:date="2019-08-16T08:53:00Z">
              <w:r>
                <w:rPr>
                  <w:rFonts w:hint="eastAsia"/>
                </w:rPr>
                <w:t>O</w:t>
              </w:r>
              <w:r>
                <w:t>ther</w:t>
              </w:r>
            </w:ins>
            <w:del w:id="4024" w:author="哲均 宋" w:date="2019-08-16T08:53:00Z">
              <w:r w:rsidRPr="00ED175E" w:rsidDel="00BC0386">
                <w:rPr>
                  <w:rFonts w:hint="eastAsia"/>
                </w:rPr>
                <w:delText>その他</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235C8CDE" w14:textId="77777777" w:rsidR="003566B2" w:rsidRPr="00ED175E" w:rsidRDefault="003566B2" w:rsidP="003566B2">
            <w:pPr>
              <w:pStyle w:val="afb"/>
              <w:autoSpaceDE w:val="0"/>
              <w:autoSpaceDN w:val="0"/>
              <w:pPrChange w:id="4025" w:author="Seongeun Woo" w:date="2016-10-13T18:44:00Z">
                <w:pPr>
                  <w:pStyle w:val="afb"/>
                </w:pPr>
              </w:pPrChange>
            </w:pPr>
            <w:r w:rsidRPr="00ED175E">
              <w:t>2</w:t>
            </w:r>
          </w:p>
        </w:tc>
      </w:tr>
      <w:tr w:rsidR="003566B2" w:rsidRPr="00ED175E" w14:paraId="636F595C"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595B38A1" w14:textId="77777777" w:rsidR="003566B2" w:rsidRPr="00ED175E" w:rsidRDefault="003566B2" w:rsidP="003566B2">
            <w:pPr>
              <w:pStyle w:val="afb"/>
              <w:autoSpaceDE w:val="0"/>
              <w:autoSpaceDN w:val="0"/>
              <w:pPrChange w:id="4026" w:author="Seongeun Woo" w:date="2016-10-13T18:44:00Z">
                <w:pPr>
                  <w:pStyle w:val="afb"/>
                </w:pPr>
              </w:pPrChange>
            </w:pPr>
            <w:r w:rsidRPr="00ED175E">
              <w:t>912</w:t>
            </w:r>
          </w:p>
        </w:tc>
        <w:tc>
          <w:tcPr>
            <w:tcW w:w="2445" w:type="dxa"/>
            <w:tcBorders>
              <w:top w:val="nil"/>
              <w:left w:val="nil"/>
              <w:bottom w:val="single" w:sz="4" w:space="0" w:color="auto"/>
              <w:right w:val="single" w:sz="4" w:space="0" w:color="auto"/>
            </w:tcBorders>
            <w:shd w:val="clear" w:color="auto" w:fill="auto"/>
            <w:noWrap/>
            <w:vAlign w:val="bottom"/>
            <w:hideMark/>
          </w:tcPr>
          <w:p w14:paraId="1B9870AD" w14:textId="77777777" w:rsidR="003566B2" w:rsidRPr="00ED175E" w:rsidRDefault="003566B2" w:rsidP="003566B2">
            <w:pPr>
              <w:pStyle w:val="afb"/>
              <w:autoSpaceDE w:val="0"/>
              <w:autoSpaceDN w:val="0"/>
              <w:pPrChange w:id="4027"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42275DD0" w14:textId="0B09D36E" w:rsidR="003566B2" w:rsidRPr="00ED175E" w:rsidRDefault="003566B2" w:rsidP="003566B2">
            <w:pPr>
              <w:pStyle w:val="afb"/>
              <w:autoSpaceDE w:val="0"/>
              <w:autoSpaceDN w:val="0"/>
              <w:pPrChange w:id="4028" w:author="Seongeun Woo" w:date="2016-10-13T18:44:00Z">
                <w:pPr>
                  <w:pStyle w:val="afb"/>
                </w:pPr>
              </w:pPrChange>
            </w:pPr>
            <w:ins w:id="4029" w:author="哲均 宋" w:date="2019-08-16T08:53:00Z">
              <w:r>
                <w:rPr>
                  <w:rFonts w:hint="eastAsia"/>
                </w:rPr>
                <w:t>B</w:t>
              </w:r>
              <w:r>
                <w:t>asic</w:t>
              </w:r>
            </w:ins>
            <w:del w:id="4030" w:author="哲均 宋" w:date="2019-08-16T08:53:00Z">
              <w:r w:rsidRPr="00ED175E" w:rsidDel="003D72FC">
                <w:rPr>
                  <w:rFonts w:hint="eastAsia"/>
                </w:rPr>
                <w:delText>基本属性</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7B46BA8B" w14:textId="77777777" w:rsidR="003566B2" w:rsidRPr="00ED175E" w:rsidRDefault="003566B2" w:rsidP="003566B2">
            <w:pPr>
              <w:pStyle w:val="afb"/>
              <w:autoSpaceDE w:val="0"/>
              <w:autoSpaceDN w:val="0"/>
              <w:pPrChange w:id="4031" w:author="Seongeun Woo" w:date="2016-10-13T18:44:00Z">
                <w:pPr>
                  <w:pStyle w:val="afb"/>
                </w:pPr>
              </w:pPrChange>
            </w:pPr>
            <w:r w:rsidRPr="00ED175E">
              <w:t>1</w:t>
            </w:r>
          </w:p>
        </w:tc>
      </w:tr>
      <w:tr w:rsidR="003566B2" w:rsidRPr="00ED175E" w14:paraId="2B19CEE5"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41C409CB" w14:textId="77777777" w:rsidR="003566B2" w:rsidRPr="00ED175E" w:rsidRDefault="003566B2" w:rsidP="003566B2">
            <w:pPr>
              <w:pStyle w:val="afb"/>
              <w:autoSpaceDE w:val="0"/>
              <w:autoSpaceDN w:val="0"/>
              <w:pPrChange w:id="4032" w:author="Seongeun Woo" w:date="2016-10-13T18:44:00Z">
                <w:pPr>
                  <w:pStyle w:val="afb"/>
                </w:pPr>
              </w:pPrChange>
            </w:pPr>
            <w:r w:rsidRPr="00ED175E">
              <w:t>912</w:t>
            </w:r>
          </w:p>
        </w:tc>
        <w:tc>
          <w:tcPr>
            <w:tcW w:w="2445" w:type="dxa"/>
            <w:tcBorders>
              <w:top w:val="nil"/>
              <w:left w:val="nil"/>
              <w:bottom w:val="single" w:sz="4" w:space="0" w:color="auto"/>
              <w:right w:val="single" w:sz="4" w:space="0" w:color="auto"/>
            </w:tcBorders>
            <w:shd w:val="clear" w:color="auto" w:fill="auto"/>
            <w:noWrap/>
            <w:vAlign w:val="bottom"/>
            <w:hideMark/>
          </w:tcPr>
          <w:p w14:paraId="18B895C1" w14:textId="77777777" w:rsidR="003566B2" w:rsidRPr="00ED175E" w:rsidRDefault="003566B2" w:rsidP="003566B2">
            <w:pPr>
              <w:pStyle w:val="afb"/>
              <w:autoSpaceDE w:val="0"/>
              <w:autoSpaceDN w:val="0"/>
              <w:pPrChange w:id="4033" w:author="Seongeun Woo" w:date="2016-10-13T18:44:00Z">
                <w:pPr>
                  <w:pStyle w:val="afb"/>
                </w:pPr>
              </w:pPrChange>
            </w:pPr>
            <w:r w:rsidRPr="00ED175E">
              <w:t>2</w:t>
            </w:r>
          </w:p>
        </w:tc>
        <w:tc>
          <w:tcPr>
            <w:tcW w:w="2445" w:type="dxa"/>
            <w:tcBorders>
              <w:top w:val="nil"/>
              <w:left w:val="nil"/>
              <w:bottom w:val="single" w:sz="4" w:space="0" w:color="auto"/>
              <w:right w:val="single" w:sz="4" w:space="0" w:color="auto"/>
            </w:tcBorders>
            <w:shd w:val="clear" w:color="auto" w:fill="auto"/>
            <w:noWrap/>
            <w:vAlign w:val="bottom"/>
            <w:hideMark/>
          </w:tcPr>
          <w:p w14:paraId="7C55BAE4" w14:textId="20778C26" w:rsidR="003566B2" w:rsidRPr="00ED175E" w:rsidRDefault="003566B2" w:rsidP="003566B2">
            <w:pPr>
              <w:pStyle w:val="afb"/>
              <w:autoSpaceDE w:val="0"/>
              <w:autoSpaceDN w:val="0"/>
              <w:pPrChange w:id="4034" w:author="Seongeun Woo" w:date="2016-10-13T18:44:00Z">
                <w:pPr>
                  <w:pStyle w:val="afb"/>
                </w:pPr>
              </w:pPrChange>
            </w:pPr>
            <w:ins w:id="4035" w:author="哲均 宋" w:date="2019-08-16T08:53:00Z">
              <w:r>
                <w:rPr>
                  <w:rFonts w:hint="eastAsia"/>
                </w:rPr>
                <w:t>O</w:t>
              </w:r>
              <w:r>
                <w:t>ther</w:t>
              </w:r>
            </w:ins>
            <w:del w:id="4036" w:author="哲均 宋" w:date="2019-08-16T08:53:00Z">
              <w:r w:rsidRPr="00ED175E" w:rsidDel="003D72FC">
                <w:rPr>
                  <w:rFonts w:hint="eastAsia"/>
                </w:rPr>
                <w:delText>その他</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7FEFBC5A" w14:textId="77777777" w:rsidR="003566B2" w:rsidRPr="00ED175E" w:rsidRDefault="003566B2" w:rsidP="003566B2">
            <w:pPr>
              <w:pStyle w:val="afb"/>
              <w:autoSpaceDE w:val="0"/>
              <w:autoSpaceDN w:val="0"/>
              <w:pPrChange w:id="4037" w:author="Seongeun Woo" w:date="2016-10-13T18:44:00Z">
                <w:pPr>
                  <w:pStyle w:val="afb"/>
                </w:pPr>
              </w:pPrChange>
            </w:pPr>
            <w:r w:rsidRPr="00ED175E">
              <w:t>2</w:t>
            </w:r>
          </w:p>
        </w:tc>
      </w:tr>
      <w:tr w:rsidR="003566B2" w:rsidRPr="00ED175E" w14:paraId="4CAD99D1"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1822E6F5" w14:textId="77777777" w:rsidR="003566B2" w:rsidRPr="00ED175E" w:rsidRDefault="003566B2" w:rsidP="003566B2">
            <w:pPr>
              <w:pStyle w:val="afb"/>
              <w:autoSpaceDE w:val="0"/>
              <w:autoSpaceDN w:val="0"/>
              <w:pPrChange w:id="4038" w:author="Seongeun Woo" w:date="2016-10-13T18:44:00Z">
                <w:pPr>
                  <w:pStyle w:val="afb"/>
                </w:pPr>
              </w:pPrChange>
            </w:pPr>
            <w:r w:rsidRPr="00ED175E">
              <w:t>921</w:t>
            </w:r>
          </w:p>
        </w:tc>
        <w:tc>
          <w:tcPr>
            <w:tcW w:w="2445" w:type="dxa"/>
            <w:tcBorders>
              <w:top w:val="nil"/>
              <w:left w:val="nil"/>
              <w:bottom w:val="single" w:sz="4" w:space="0" w:color="auto"/>
              <w:right w:val="single" w:sz="4" w:space="0" w:color="auto"/>
            </w:tcBorders>
            <w:shd w:val="clear" w:color="auto" w:fill="auto"/>
            <w:noWrap/>
            <w:vAlign w:val="bottom"/>
            <w:hideMark/>
          </w:tcPr>
          <w:p w14:paraId="0E030E96" w14:textId="77777777" w:rsidR="003566B2" w:rsidRPr="00ED175E" w:rsidRDefault="003566B2" w:rsidP="003566B2">
            <w:pPr>
              <w:pStyle w:val="afb"/>
              <w:autoSpaceDE w:val="0"/>
              <w:autoSpaceDN w:val="0"/>
              <w:pPrChange w:id="4039"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26535235" w14:textId="76CFFB5B" w:rsidR="003566B2" w:rsidRPr="00ED175E" w:rsidRDefault="003566B2" w:rsidP="003566B2">
            <w:pPr>
              <w:pStyle w:val="afb"/>
              <w:autoSpaceDE w:val="0"/>
              <w:autoSpaceDN w:val="0"/>
              <w:pPrChange w:id="4040" w:author="Seongeun Woo" w:date="2016-10-13T18:44:00Z">
                <w:pPr>
                  <w:pStyle w:val="afb"/>
                </w:pPr>
              </w:pPrChange>
            </w:pPr>
            <w:ins w:id="4041" w:author="哲均 宋" w:date="2019-08-16T08:53:00Z">
              <w:r>
                <w:rPr>
                  <w:rFonts w:hint="eastAsia"/>
                </w:rPr>
                <w:t>B</w:t>
              </w:r>
              <w:r>
                <w:t>asic</w:t>
              </w:r>
            </w:ins>
            <w:del w:id="4042" w:author="哲均 宋" w:date="2019-08-16T08:53:00Z">
              <w:r w:rsidRPr="00ED175E" w:rsidDel="00297D9D">
                <w:rPr>
                  <w:rFonts w:hint="eastAsia"/>
                </w:rPr>
                <w:delText>基本属性</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65857A31" w14:textId="77777777" w:rsidR="003566B2" w:rsidRPr="00ED175E" w:rsidRDefault="003566B2" w:rsidP="003566B2">
            <w:pPr>
              <w:pStyle w:val="afb"/>
              <w:autoSpaceDE w:val="0"/>
              <w:autoSpaceDN w:val="0"/>
              <w:pPrChange w:id="4043" w:author="Seongeun Woo" w:date="2016-10-13T18:44:00Z">
                <w:pPr>
                  <w:pStyle w:val="afb"/>
                </w:pPr>
              </w:pPrChange>
            </w:pPr>
            <w:r w:rsidRPr="00ED175E">
              <w:t>1</w:t>
            </w:r>
          </w:p>
        </w:tc>
      </w:tr>
      <w:tr w:rsidR="003566B2" w:rsidRPr="00ED175E" w14:paraId="1A60A024"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3AF2D5F8" w14:textId="77777777" w:rsidR="003566B2" w:rsidRPr="00ED175E" w:rsidRDefault="003566B2" w:rsidP="003566B2">
            <w:pPr>
              <w:pStyle w:val="afb"/>
              <w:autoSpaceDE w:val="0"/>
              <w:autoSpaceDN w:val="0"/>
              <w:pPrChange w:id="4044" w:author="Seongeun Woo" w:date="2016-10-13T18:44:00Z">
                <w:pPr>
                  <w:pStyle w:val="afb"/>
                </w:pPr>
              </w:pPrChange>
            </w:pPr>
            <w:r w:rsidRPr="00ED175E">
              <w:t>921</w:t>
            </w:r>
          </w:p>
        </w:tc>
        <w:tc>
          <w:tcPr>
            <w:tcW w:w="2445" w:type="dxa"/>
            <w:tcBorders>
              <w:top w:val="nil"/>
              <w:left w:val="nil"/>
              <w:bottom w:val="single" w:sz="4" w:space="0" w:color="auto"/>
              <w:right w:val="single" w:sz="4" w:space="0" w:color="auto"/>
            </w:tcBorders>
            <w:shd w:val="clear" w:color="auto" w:fill="auto"/>
            <w:noWrap/>
            <w:vAlign w:val="bottom"/>
            <w:hideMark/>
          </w:tcPr>
          <w:p w14:paraId="11076C47" w14:textId="77777777" w:rsidR="003566B2" w:rsidRPr="00ED175E" w:rsidRDefault="003566B2" w:rsidP="003566B2">
            <w:pPr>
              <w:pStyle w:val="afb"/>
              <w:autoSpaceDE w:val="0"/>
              <w:autoSpaceDN w:val="0"/>
              <w:pPrChange w:id="4045" w:author="Seongeun Woo" w:date="2016-10-13T18:44:00Z">
                <w:pPr>
                  <w:pStyle w:val="afb"/>
                </w:pPr>
              </w:pPrChange>
            </w:pPr>
            <w:r w:rsidRPr="00ED175E">
              <w:t>2</w:t>
            </w:r>
          </w:p>
        </w:tc>
        <w:tc>
          <w:tcPr>
            <w:tcW w:w="2445" w:type="dxa"/>
            <w:tcBorders>
              <w:top w:val="nil"/>
              <w:left w:val="nil"/>
              <w:bottom w:val="single" w:sz="4" w:space="0" w:color="auto"/>
              <w:right w:val="single" w:sz="4" w:space="0" w:color="auto"/>
            </w:tcBorders>
            <w:shd w:val="clear" w:color="auto" w:fill="auto"/>
            <w:noWrap/>
            <w:vAlign w:val="bottom"/>
            <w:hideMark/>
          </w:tcPr>
          <w:p w14:paraId="64D1A9D2" w14:textId="014C54C8" w:rsidR="003566B2" w:rsidRPr="00ED175E" w:rsidRDefault="003566B2" w:rsidP="003566B2">
            <w:pPr>
              <w:pStyle w:val="afb"/>
              <w:autoSpaceDE w:val="0"/>
              <w:autoSpaceDN w:val="0"/>
              <w:pPrChange w:id="4046" w:author="Seongeun Woo" w:date="2016-10-13T18:44:00Z">
                <w:pPr>
                  <w:pStyle w:val="afb"/>
                </w:pPr>
              </w:pPrChange>
            </w:pPr>
            <w:ins w:id="4047" w:author="哲均 宋" w:date="2019-08-16T08:53:00Z">
              <w:r>
                <w:rPr>
                  <w:rFonts w:hint="eastAsia"/>
                </w:rPr>
                <w:t>O</w:t>
              </w:r>
              <w:r>
                <w:t>ther</w:t>
              </w:r>
            </w:ins>
            <w:del w:id="4048" w:author="哲均 宋" w:date="2019-08-16T08:53:00Z">
              <w:r w:rsidRPr="00ED175E" w:rsidDel="00297D9D">
                <w:rPr>
                  <w:rFonts w:hint="eastAsia"/>
                </w:rPr>
                <w:delText>その他</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5A6CC8CF" w14:textId="77777777" w:rsidR="003566B2" w:rsidRPr="00ED175E" w:rsidRDefault="003566B2" w:rsidP="003566B2">
            <w:pPr>
              <w:pStyle w:val="afb"/>
              <w:autoSpaceDE w:val="0"/>
              <w:autoSpaceDN w:val="0"/>
              <w:pPrChange w:id="4049" w:author="Seongeun Woo" w:date="2016-10-13T18:44:00Z">
                <w:pPr>
                  <w:pStyle w:val="afb"/>
                </w:pPr>
              </w:pPrChange>
            </w:pPr>
            <w:r w:rsidRPr="00ED175E">
              <w:t>2</w:t>
            </w:r>
          </w:p>
        </w:tc>
      </w:tr>
      <w:tr w:rsidR="003566B2" w:rsidRPr="00ED175E" w14:paraId="3C81DEEC"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07EC50FC" w14:textId="77777777" w:rsidR="003566B2" w:rsidRPr="00ED175E" w:rsidRDefault="003566B2" w:rsidP="003566B2">
            <w:pPr>
              <w:pStyle w:val="afb"/>
              <w:autoSpaceDE w:val="0"/>
              <w:autoSpaceDN w:val="0"/>
              <w:pPrChange w:id="4050" w:author="Seongeun Woo" w:date="2016-10-13T18:44:00Z">
                <w:pPr>
                  <w:pStyle w:val="afb"/>
                </w:pPr>
              </w:pPrChange>
            </w:pPr>
            <w:r w:rsidRPr="00ED175E">
              <w:t>922</w:t>
            </w:r>
          </w:p>
        </w:tc>
        <w:tc>
          <w:tcPr>
            <w:tcW w:w="2445" w:type="dxa"/>
            <w:tcBorders>
              <w:top w:val="nil"/>
              <w:left w:val="nil"/>
              <w:bottom w:val="single" w:sz="4" w:space="0" w:color="auto"/>
              <w:right w:val="single" w:sz="4" w:space="0" w:color="auto"/>
            </w:tcBorders>
            <w:shd w:val="clear" w:color="auto" w:fill="auto"/>
            <w:noWrap/>
            <w:vAlign w:val="bottom"/>
            <w:hideMark/>
          </w:tcPr>
          <w:p w14:paraId="0FEB871A" w14:textId="77777777" w:rsidR="003566B2" w:rsidRPr="00ED175E" w:rsidRDefault="003566B2" w:rsidP="003566B2">
            <w:pPr>
              <w:pStyle w:val="afb"/>
              <w:autoSpaceDE w:val="0"/>
              <w:autoSpaceDN w:val="0"/>
              <w:pPrChange w:id="4051"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59AAA2B9" w14:textId="6C7034EC" w:rsidR="003566B2" w:rsidRPr="00ED175E" w:rsidRDefault="003566B2" w:rsidP="003566B2">
            <w:pPr>
              <w:pStyle w:val="afb"/>
              <w:autoSpaceDE w:val="0"/>
              <w:autoSpaceDN w:val="0"/>
              <w:pPrChange w:id="4052" w:author="Seongeun Woo" w:date="2016-10-13T18:44:00Z">
                <w:pPr>
                  <w:pStyle w:val="afb"/>
                </w:pPr>
              </w:pPrChange>
            </w:pPr>
            <w:ins w:id="4053" w:author="哲均 宋" w:date="2019-08-16T08:53:00Z">
              <w:r>
                <w:rPr>
                  <w:rFonts w:hint="eastAsia"/>
                </w:rPr>
                <w:t>B</w:t>
              </w:r>
              <w:r>
                <w:t>asic</w:t>
              </w:r>
            </w:ins>
            <w:del w:id="4054" w:author="哲均 宋" w:date="2019-08-16T08:53:00Z">
              <w:r w:rsidRPr="00ED175E" w:rsidDel="001C1689">
                <w:rPr>
                  <w:rFonts w:hint="eastAsia"/>
                </w:rPr>
                <w:delText>基本属性</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0231687B" w14:textId="77777777" w:rsidR="003566B2" w:rsidRPr="00ED175E" w:rsidRDefault="003566B2" w:rsidP="003566B2">
            <w:pPr>
              <w:pStyle w:val="afb"/>
              <w:autoSpaceDE w:val="0"/>
              <w:autoSpaceDN w:val="0"/>
              <w:pPrChange w:id="4055" w:author="Seongeun Woo" w:date="2016-10-13T18:44:00Z">
                <w:pPr>
                  <w:pStyle w:val="afb"/>
                </w:pPr>
              </w:pPrChange>
            </w:pPr>
            <w:r w:rsidRPr="00ED175E">
              <w:t>1</w:t>
            </w:r>
          </w:p>
        </w:tc>
      </w:tr>
      <w:tr w:rsidR="003566B2" w:rsidRPr="00ED175E" w14:paraId="630ED33E"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5D51CBF7" w14:textId="77777777" w:rsidR="003566B2" w:rsidRPr="00ED175E" w:rsidRDefault="003566B2" w:rsidP="003566B2">
            <w:pPr>
              <w:pStyle w:val="afb"/>
              <w:autoSpaceDE w:val="0"/>
              <w:autoSpaceDN w:val="0"/>
              <w:pPrChange w:id="4056" w:author="Seongeun Woo" w:date="2016-10-13T18:44:00Z">
                <w:pPr>
                  <w:pStyle w:val="afb"/>
                </w:pPr>
              </w:pPrChange>
            </w:pPr>
            <w:r w:rsidRPr="00ED175E">
              <w:t>922</w:t>
            </w:r>
          </w:p>
        </w:tc>
        <w:tc>
          <w:tcPr>
            <w:tcW w:w="2445" w:type="dxa"/>
            <w:tcBorders>
              <w:top w:val="nil"/>
              <w:left w:val="nil"/>
              <w:bottom w:val="single" w:sz="4" w:space="0" w:color="auto"/>
              <w:right w:val="single" w:sz="4" w:space="0" w:color="auto"/>
            </w:tcBorders>
            <w:shd w:val="clear" w:color="auto" w:fill="auto"/>
            <w:noWrap/>
            <w:vAlign w:val="bottom"/>
            <w:hideMark/>
          </w:tcPr>
          <w:p w14:paraId="260AB778" w14:textId="77777777" w:rsidR="003566B2" w:rsidRPr="00ED175E" w:rsidRDefault="003566B2" w:rsidP="003566B2">
            <w:pPr>
              <w:pStyle w:val="afb"/>
              <w:autoSpaceDE w:val="0"/>
              <w:autoSpaceDN w:val="0"/>
              <w:pPrChange w:id="4057" w:author="Seongeun Woo" w:date="2016-10-13T18:44:00Z">
                <w:pPr>
                  <w:pStyle w:val="afb"/>
                </w:pPr>
              </w:pPrChange>
            </w:pPr>
            <w:r w:rsidRPr="00ED175E">
              <w:t>2</w:t>
            </w:r>
          </w:p>
        </w:tc>
        <w:tc>
          <w:tcPr>
            <w:tcW w:w="2445" w:type="dxa"/>
            <w:tcBorders>
              <w:top w:val="nil"/>
              <w:left w:val="nil"/>
              <w:bottom w:val="single" w:sz="4" w:space="0" w:color="auto"/>
              <w:right w:val="single" w:sz="4" w:space="0" w:color="auto"/>
            </w:tcBorders>
            <w:shd w:val="clear" w:color="auto" w:fill="auto"/>
            <w:noWrap/>
            <w:vAlign w:val="bottom"/>
            <w:hideMark/>
          </w:tcPr>
          <w:p w14:paraId="042D5049" w14:textId="6C924E06" w:rsidR="003566B2" w:rsidRPr="00ED175E" w:rsidRDefault="003566B2" w:rsidP="003566B2">
            <w:pPr>
              <w:pStyle w:val="afb"/>
              <w:autoSpaceDE w:val="0"/>
              <w:autoSpaceDN w:val="0"/>
              <w:pPrChange w:id="4058" w:author="Seongeun Woo" w:date="2016-10-13T18:44:00Z">
                <w:pPr>
                  <w:pStyle w:val="afb"/>
                </w:pPr>
              </w:pPrChange>
            </w:pPr>
            <w:ins w:id="4059" w:author="哲均 宋" w:date="2019-08-16T08:53:00Z">
              <w:r>
                <w:rPr>
                  <w:rFonts w:hint="eastAsia"/>
                </w:rPr>
                <w:t>O</w:t>
              </w:r>
              <w:r>
                <w:t>ther</w:t>
              </w:r>
            </w:ins>
            <w:del w:id="4060" w:author="哲均 宋" w:date="2019-08-16T08:53:00Z">
              <w:r w:rsidRPr="00ED175E" w:rsidDel="001C1689">
                <w:rPr>
                  <w:rFonts w:hint="eastAsia"/>
                </w:rPr>
                <w:delText>その他</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596DC441" w14:textId="77777777" w:rsidR="003566B2" w:rsidRPr="00ED175E" w:rsidRDefault="003566B2" w:rsidP="003566B2">
            <w:pPr>
              <w:pStyle w:val="afb"/>
              <w:autoSpaceDE w:val="0"/>
              <w:autoSpaceDN w:val="0"/>
              <w:pPrChange w:id="4061" w:author="Seongeun Woo" w:date="2016-10-13T18:44:00Z">
                <w:pPr>
                  <w:pStyle w:val="afb"/>
                </w:pPr>
              </w:pPrChange>
            </w:pPr>
            <w:r w:rsidRPr="00ED175E">
              <w:t>2</w:t>
            </w:r>
          </w:p>
        </w:tc>
      </w:tr>
      <w:tr w:rsidR="003566B2" w:rsidRPr="00ED175E" w14:paraId="15DAADAB"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4ACAE55D" w14:textId="77777777" w:rsidR="003566B2" w:rsidRPr="00ED175E" w:rsidRDefault="003566B2" w:rsidP="003566B2">
            <w:pPr>
              <w:pStyle w:val="afb"/>
              <w:autoSpaceDE w:val="0"/>
              <w:autoSpaceDN w:val="0"/>
              <w:pPrChange w:id="4062" w:author="Seongeun Woo" w:date="2016-10-13T18:44:00Z">
                <w:pPr>
                  <w:pStyle w:val="afb"/>
                </w:pPr>
              </w:pPrChange>
            </w:pPr>
            <w:r w:rsidRPr="00ED175E">
              <w:t>1,001</w:t>
            </w:r>
          </w:p>
        </w:tc>
        <w:tc>
          <w:tcPr>
            <w:tcW w:w="2445" w:type="dxa"/>
            <w:tcBorders>
              <w:top w:val="nil"/>
              <w:left w:val="nil"/>
              <w:bottom w:val="single" w:sz="4" w:space="0" w:color="auto"/>
              <w:right w:val="single" w:sz="4" w:space="0" w:color="auto"/>
            </w:tcBorders>
            <w:shd w:val="clear" w:color="auto" w:fill="auto"/>
            <w:noWrap/>
            <w:vAlign w:val="bottom"/>
            <w:hideMark/>
          </w:tcPr>
          <w:p w14:paraId="64CDF394" w14:textId="77777777" w:rsidR="003566B2" w:rsidRPr="00ED175E" w:rsidRDefault="003566B2" w:rsidP="003566B2">
            <w:pPr>
              <w:pStyle w:val="afb"/>
              <w:autoSpaceDE w:val="0"/>
              <w:autoSpaceDN w:val="0"/>
              <w:pPrChange w:id="4063"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4C0669F4" w14:textId="0B38B3AD" w:rsidR="003566B2" w:rsidRPr="00ED175E" w:rsidRDefault="003566B2" w:rsidP="003566B2">
            <w:pPr>
              <w:pStyle w:val="afb"/>
              <w:autoSpaceDE w:val="0"/>
              <w:autoSpaceDN w:val="0"/>
              <w:pPrChange w:id="4064" w:author="Seongeun Woo" w:date="2016-10-13T18:44:00Z">
                <w:pPr>
                  <w:pStyle w:val="afb"/>
                </w:pPr>
              </w:pPrChange>
            </w:pPr>
            <w:ins w:id="4065" w:author="哲均 宋" w:date="2019-08-16T08:54:00Z">
              <w:r>
                <w:rPr>
                  <w:rFonts w:hint="eastAsia"/>
                </w:rPr>
                <w:t>C</w:t>
              </w:r>
              <w:r>
                <w:t>ar’s Table Property</w:t>
              </w:r>
            </w:ins>
            <w:del w:id="4066" w:author="哲均 宋" w:date="2019-08-16T08:54:00Z">
              <w:r w:rsidRPr="00ED175E" w:rsidDel="003566B2">
                <w:rPr>
                  <w:rFonts w:hint="eastAsia"/>
                </w:rPr>
                <w:delText>自動車のパターン</w:delText>
              </w:r>
            </w:del>
            <w:ins w:id="4067" w:author="shira" w:date="2017-12-21T16:27:00Z">
              <w:del w:id="4068" w:author="哲均 宋" w:date="2019-08-16T08:54:00Z">
                <w:r w:rsidDel="003566B2">
                  <w:rPr>
                    <w:rFonts w:hint="eastAsia"/>
                  </w:rPr>
                  <w:delText>表属性</w:delText>
                </w:r>
              </w:del>
            </w:ins>
          </w:p>
        </w:tc>
        <w:tc>
          <w:tcPr>
            <w:tcW w:w="2305" w:type="dxa"/>
            <w:tcBorders>
              <w:top w:val="nil"/>
              <w:left w:val="nil"/>
              <w:bottom w:val="single" w:sz="4" w:space="0" w:color="auto"/>
              <w:right w:val="single" w:sz="4" w:space="0" w:color="auto"/>
            </w:tcBorders>
            <w:shd w:val="clear" w:color="auto" w:fill="auto"/>
            <w:noWrap/>
            <w:vAlign w:val="bottom"/>
            <w:hideMark/>
          </w:tcPr>
          <w:p w14:paraId="2D1B92C7" w14:textId="77777777" w:rsidR="003566B2" w:rsidRPr="00ED175E" w:rsidRDefault="003566B2" w:rsidP="003566B2">
            <w:pPr>
              <w:pStyle w:val="afb"/>
              <w:autoSpaceDE w:val="0"/>
              <w:autoSpaceDN w:val="0"/>
              <w:pPrChange w:id="4069" w:author="Seongeun Woo" w:date="2016-10-13T18:44:00Z">
                <w:pPr>
                  <w:pStyle w:val="afb"/>
                </w:pPr>
              </w:pPrChange>
            </w:pPr>
            <w:r w:rsidRPr="00ED175E">
              <w:t>999</w:t>
            </w:r>
          </w:p>
        </w:tc>
      </w:tr>
      <w:tr w:rsidR="003566B2" w:rsidRPr="00ED175E" w14:paraId="3047CE45"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014536A4" w14:textId="77777777" w:rsidR="003566B2" w:rsidRPr="00ED175E" w:rsidRDefault="003566B2" w:rsidP="003566B2">
            <w:pPr>
              <w:pStyle w:val="afb"/>
              <w:autoSpaceDE w:val="0"/>
              <w:autoSpaceDN w:val="0"/>
              <w:pPrChange w:id="4070" w:author="Seongeun Woo" w:date="2016-10-13T18:44:00Z">
                <w:pPr>
                  <w:pStyle w:val="afb"/>
                </w:pPr>
              </w:pPrChange>
            </w:pPr>
            <w:r w:rsidRPr="00ED175E">
              <w:t>1,002</w:t>
            </w:r>
          </w:p>
        </w:tc>
        <w:tc>
          <w:tcPr>
            <w:tcW w:w="2445" w:type="dxa"/>
            <w:tcBorders>
              <w:top w:val="nil"/>
              <w:left w:val="nil"/>
              <w:bottom w:val="single" w:sz="4" w:space="0" w:color="auto"/>
              <w:right w:val="single" w:sz="4" w:space="0" w:color="auto"/>
            </w:tcBorders>
            <w:shd w:val="clear" w:color="auto" w:fill="auto"/>
            <w:noWrap/>
            <w:vAlign w:val="bottom"/>
            <w:hideMark/>
          </w:tcPr>
          <w:p w14:paraId="574DE9EC" w14:textId="77777777" w:rsidR="003566B2" w:rsidRPr="00ED175E" w:rsidRDefault="003566B2" w:rsidP="003566B2">
            <w:pPr>
              <w:pStyle w:val="afb"/>
              <w:autoSpaceDE w:val="0"/>
              <w:autoSpaceDN w:val="0"/>
              <w:pPrChange w:id="4071"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6313F35A" w14:textId="5E2F5510" w:rsidR="003566B2" w:rsidRPr="00ED175E" w:rsidRDefault="003566B2" w:rsidP="003566B2">
            <w:pPr>
              <w:pStyle w:val="afb"/>
              <w:autoSpaceDE w:val="0"/>
              <w:autoSpaceDN w:val="0"/>
              <w:pPrChange w:id="4072" w:author="Seongeun Woo" w:date="2016-10-13T18:44:00Z">
                <w:pPr>
                  <w:pStyle w:val="afb"/>
                </w:pPr>
              </w:pPrChange>
            </w:pPr>
            <w:ins w:id="4073" w:author="哲均 宋" w:date="2019-08-16T08:54:00Z">
              <w:r w:rsidRPr="00832CD5">
                <w:t>Payment period</w:t>
              </w:r>
              <w:r>
                <w:t xml:space="preserve"> Table Property</w:t>
              </w:r>
            </w:ins>
            <w:del w:id="4074" w:author="哲均 宋" w:date="2019-08-16T08:54:00Z">
              <w:r w:rsidRPr="00ED175E" w:rsidDel="003566B2">
                <w:rPr>
                  <w:rFonts w:hint="eastAsia"/>
                </w:rPr>
                <w:delText>納期パターン</w:delText>
              </w:r>
            </w:del>
            <w:ins w:id="4075" w:author="shira" w:date="2017-12-21T16:22:00Z">
              <w:del w:id="4076" w:author="哲均 宋" w:date="2019-08-16T08:54:00Z">
                <w:r w:rsidDel="003566B2">
                  <w:rPr>
                    <w:rFonts w:hint="eastAsia"/>
                  </w:rPr>
                  <w:delText>納期表属性</w:delText>
                </w:r>
              </w:del>
            </w:ins>
            <w:del w:id="4077" w:author="哲均 宋" w:date="2019-08-16T08:54:00Z">
              <w:r w:rsidRPr="00ED175E" w:rsidDel="003566B2">
                <w:rPr>
                  <w:rFonts w:hint="eastAsia"/>
                </w:rPr>
                <w:delText>の例</w:delText>
              </w:r>
            </w:del>
          </w:p>
        </w:tc>
        <w:tc>
          <w:tcPr>
            <w:tcW w:w="2305" w:type="dxa"/>
            <w:tcBorders>
              <w:top w:val="nil"/>
              <w:left w:val="nil"/>
              <w:bottom w:val="single" w:sz="4" w:space="0" w:color="auto"/>
              <w:right w:val="single" w:sz="4" w:space="0" w:color="auto"/>
            </w:tcBorders>
            <w:shd w:val="clear" w:color="auto" w:fill="auto"/>
            <w:noWrap/>
            <w:vAlign w:val="bottom"/>
            <w:hideMark/>
          </w:tcPr>
          <w:p w14:paraId="0F6BA93A" w14:textId="77777777" w:rsidR="003566B2" w:rsidRPr="00ED175E" w:rsidRDefault="003566B2" w:rsidP="003566B2">
            <w:pPr>
              <w:pStyle w:val="afb"/>
              <w:autoSpaceDE w:val="0"/>
              <w:autoSpaceDN w:val="0"/>
              <w:pPrChange w:id="4078" w:author="Seongeun Woo" w:date="2016-10-13T18:44:00Z">
                <w:pPr>
                  <w:pStyle w:val="afb"/>
                </w:pPr>
              </w:pPrChange>
            </w:pPr>
            <w:r w:rsidRPr="00ED175E">
              <w:t>999</w:t>
            </w:r>
          </w:p>
        </w:tc>
      </w:tr>
    </w:tbl>
    <w:p w14:paraId="4DC0E962" w14:textId="77777777" w:rsidR="0096549F" w:rsidRPr="00ED175E" w:rsidRDefault="0096549F">
      <w:pPr>
        <w:pStyle w:val="-00"/>
        <w:wordWrap/>
        <w:pPrChange w:id="4079" w:author="Seongeun Woo" w:date="2016-10-13T18:44:00Z">
          <w:pPr>
            <w:pStyle w:val="-00"/>
          </w:pPr>
        </w:pPrChange>
      </w:pPr>
    </w:p>
    <w:p w14:paraId="7CC636E7" w14:textId="77777777" w:rsidR="0096549F" w:rsidRPr="00ED175E" w:rsidRDefault="0096549F">
      <w:pPr>
        <w:widowControl/>
        <w:autoSpaceDE w:val="0"/>
        <w:autoSpaceDN w:val="0"/>
        <w:jc w:val="left"/>
        <w:pPrChange w:id="4080" w:author="Seongeun Woo" w:date="2016-10-13T18:44:00Z">
          <w:pPr>
            <w:widowControl/>
            <w:jc w:val="left"/>
          </w:pPr>
        </w:pPrChange>
      </w:pPr>
      <w:r w:rsidRPr="00ED175E">
        <w:br w:type="page"/>
      </w:r>
    </w:p>
    <w:p w14:paraId="5B35481C" w14:textId="7C7441B2" w:rsidR="0096549F" w:rsidRDefault="0096549F">
      <w:pPr>
        <w:pStyle w:val="50"/>
        <w:wordWrap/>
        <w:ind w:left="601"/>
        <w:rPr>
          <w:ins w:id="4081" w:author="InnoRules" w:date="2016-10-11T10:08:00Z"/>
        </w:rPr>
        <w:pPrChange w:id="4082" w:author="Seongeun Woo" w:date="2016-10-13T18:44:00Z">
          <w:pPr>
            <w:pStyle w:val="50"/>
            <w:ind w:left="601"/>
          </w:pPr>
        </w:pPrChange>
      </w:pPr>
      <w:del w:id="4083" w:author="哲均 宋" w:date="2019-08-16T08:55:00Z">
        <w:r w:rsidRPr="00ED175E" w:rsidDel="003566B2">
          <w:rPr>
            <w:rFonts w:hint="eastAsia"/>
          </w:rPr>
          <w:delText>関連画面</w:delText>
        </w:r>
      </w:del>
      <w:ins w:id="4084" w:author="哲均 宋" w:date="2019-08-16T08:55:00Z">
        <w:r w:rsidR="003566B2">
          <w:rPr>
            <w:rFonts w:hint="eastAsia"/>
          </w:rPr>
          <w:t>Related Screen</w:t>
        </w:r>
      </w:ins>
      <w:del w:id="4085" w:author="user" w:date="2016-10-14T14:53:00Z">
        <w:r w:rsidRPr="00ED175E" w:rsidDel="000C290C">
          <w:rPr>
            <w:rFonts w:hint="eastAsia"/>
          </w:rPr>
          <w:delText>：</w:delText>
        </w:r>
      </w:del>
    </w:p>
    <w:p w14:paraId="29EC2D18" w14:textId="77777777" w:rsidR="00137165" w:rsidRPr="00ED175E" w:rsidRDefault="00137165">
      <w:pPr>
        <w:pStyle w:val="50"/>
        <w:numPr>
          <w:ilvl w:val="0"/>
          <w:numId w:val="0"/>
        </w:numPr>
        <w:wordWrap/>
        <w:ind w:left="599"/>
        <w:pPrChange w:id="4086" w:author="Seongeun Woo" w:date="2016-10-13T18:44:00Z">
          <w:pPr>
            <w:pStyle w:val="50"/>
            <w:ind w:left="601"/>
          </w:pPr>
        </w:pPrChange>
      </w:pPr>
    </w:p>
    <w:p w14:paraId="44D66190" w14:textId="33066800" w:rsidR="004D70B6" w:rsidRPr="00ED175E" w:rsidRDefault="0096549F">
      <w:pPr>
        <w:pStyle w:val="afa"/>
        <w:keepNext/>
        <w:autoSpaceDE w:val="0"/>
        <w:autoSpaceDN w:val="0"/>
        <w:ind w:left="380"/>
        <w:pPrChange w:id="4087" w:author="Seongeun Woo" w:date="2016-10-13T18:44:00Z">
          <w:pPr>
            <w:pStyle w:val="afa"/>
            <w:keepNext/>
            <w:ind w:left="361" w:hanging="361"/>
          </w:pPr>
        </w:pPrChange>
      </w:pPr>
      <w:del w:id="4088" w:author="Seongeun Woo" w:date="2016-07-06T14:46:00Z">
        <w:r w:rsidRPr="0073721B" w:rsidDel="00E45028">
          <w:rPr>
            <w:lang w:eastAsia="ja-JP"/>
            <w:rPrChange w:id="4089" w:author="Unknown">
              <w:rPr>
                <w:rFonts w:ascii="Noto Sans Japanese Regular" w:eastAsia="Noto Sans Japanese Regular" w:cs="Times New Roman"/>
                <w:kern w:val="0"/>
                <w:sz w:val="19"/>
                <w:lang w:eastAsia="ja-JP"/>
              </w:rPr>
            </w:rPrChange>
          </w:rPr>
          <w:drawing>
            <wp:inline distT="0" distB="0" distL="0" distR="0" wp14:anchorId="30886331" wp14:editId="3C5564BD">
              <wp:extent cx="6048375" cy="3190875"/>
              <wp:effectExtent l="0" t="0" r="0" b="0"/>
              <wp:docPr id="206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8375" cy="3190875"/>
                      </a:xfrm>
                      <a:prstGeom prst="rect">
                        <a:avLst/>
                      </a:prstGeom>
                    </pic:spPr>
                  </pic:pic>
                </a:graphicData>
              </a:graphic>
            </wp:inline>
          </w:drawing>
        </w:r>
      </w:del>
      <w:ins w:id="4090" w:author="Seongeun Woo" w:date="2016-07-06T14:46:00Z">
        <w:r w:rsidR="00E45028" w:rsidRPr="0073721B">
          <w:rPr>
            <w:lang w:eastAsia="ja-JP"/>
            <w:rPrChange w:id="4091" w:author="Unknown">
              <w:rPr>
                <w:rFonts w:ascii="Noto Sans Japanese Regular" w:eastAsia="Noto Sans Japanese Regular" w:cs="Times New Roman"/>
                <w:kern w:val="0"/>
                <w:sz w:val="19"/>
                <w:lang w:eastAsia="ja-JP"/>
              </w:rPr>
            </w:rPrChange>
          </w:rPr>
          <w:drawing>
            <wp:inline distT="0" distB="0" distL="0" distR="0" wp14:anchorId="17D08A77" wp14:editId="3ED07F86">
              <wp:extent cx="5943600" cy="2385364"/>
              <wp:effectExtent l="19050" t="19050" r="19050" b="1524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85364"/>
                      </a:xfrm>
                      <a:prstGeom prst="rect">
                        <a:avLst/>
                      </a:prstGeom>
                      <a:ln w="6350">
                        <a:solidFill>
                          <a:schemeClr val="tx1"/>
                        </a:solidFill>
                      </a:ln>
                    </pic:spPr>
                  </pic:pic>
                </a:graphicData>
              </a:graphic>
            </wp:inline>
          </w:drawing>
        </w:r>
      </w:ins>
    </w:p>
    <w:p w14:paraId="261C2E51" w14:textId="09D7A97A" w:rsidR="0096549F" w:rsidRPr="00ED175E" w:rsidRDefault="004D70B6">
      <w:pPr>
        <w:pStyle w:val="af6"/>
        <w:autoSpaceDE w:val="0"/>
        <w:autoSpaceDN w:val="0"/>
        <w:pPrChange w:id="4092" w:author="Seongeun Woo" w:date="2016-10-13T18:44:00Z">
          <w:pPr>
            <w:pStyle w:val="af6"/>
          </w:pPr>
        </w:pPrChange>
      </w:pPr>
      <w:bookmarkStart w:id="4093" w:name="_Toc465024689"/>
      <w:del w:id="4094" w:author="哲均 宋" w:date="2019-08-16T08:56:00Z">
        <w:r w:rsidRPr="00ED175E" w:rsidDel="003566B2">
          <w:delText>[</w:delText>
        </w:r>
        <w:r w:rsidRPr="00ED175E" w:rsidDel="003566B2">
          <w:rPr>
            <w:rFonts w:hint="eastAsia"/>
          </w:rPr>
          <w:delText>図</w:delText>
        </w:r>
      </w:del>
      <w:ins w:id="4095"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ins w:id="4096" w:author="Seongeun Woo" w:date="2016-09-23T13:18:00Z">
        <w:r w:rsidR="00D76249">
          <w:rPr>
            <w:noProof/>
          </w:rPr>
          <w:t>3</w:t>
        </w:r>
      </w:ins>
      <w:ins w:id="4097" w:author="InnoRules" w:date="2016-08-11T14:29:00Z">
        <w:del w:id="4098" w:author="Seongeun Woo" w:date="2016-09-23T13:18:00Z">
          <w:r w:rsidR="002A7ED7" w:rsidRPr="00ED175E" w:rsidDel="00D76249">
            <w:rPr>
              <w:noProof/>
            </w:rPr>
            <w:delText>3</w:delText>
          </w:r>
        </w:del>
      </w:ins>
      <w:del w:id="4099" w:author="Seongeun Woo" w:date="2016-09-23T13:18:00Z">
        <w:r w:rsidRPr="00ED175E" w:rsidDel="00D76249">
          <w:rPr>
            <w:noProof/>
          </w:rPr>
          <w:delText>3</w:delText>
        </w:r>
      </w:del>
      <w:r w:rsidRPr="0073721B">
        <w:fldChar w:fldCharType="end"/>
      </w:r>
      <w:ins w:id="4100" w:author="InnoRules" w:date="2016-09-30T13:18:00Z">
        <w:r w:rsidR="00A440A6">
          <w:t xml:space="preserve"> </w:t>
        </w:r>
      </w:ins>
      <w:del w:id="4101" w:author="InnoRules" w:date="2016-09-30T13:18:00Z">
        <w:r w:rsidRPr="00ED175E" w:rsidDel="00A440A6">
          <w:delText xml:space="preserve"> </w:delText>
        </w:r>
      </w:del>
      <w:del w:id="4102" w:author="InnoRules" w:date="2016-09-08T10:57:00Z">
        <w:r w:rsidRPr="00ED175E" w:rsidDel="00BC4AAA">
          <w:rPr>
            <w:rFonts w:hint="eastAsia"/>
          </w:rPr>
          <w:delText>標準項目の登録</w:delText>
        </w:r>
      </w:del>
      <w:ins w:id="4103" w:author="InnoRules" w:date="2016-09-08T10:57:00Z">
        <w:del w:id="4104" w:author="shira" w:date="2017-12-21T15:44:00Z">
          <w:r w:rsidR="00BC4AAA" w:rsidDel="00154423">
            <w:rPr>
              <w:rFonts w:hint="eastAsia"/>
            </w:rPr>
            <w:delText>標準項目登録</w:delText>
          </w:r>
        </w:del>
      </w:ins>
      <w:del w:id="4105" w:author="shira" w:date="2017-12-21T15:44:00Z">
        <w:r w:rsidRPr="00ED175E" w:rsidDel="00154423">
          <w:rPr>
            <w:rFonts w:hint="eastAsia"/>
          </w:rPr>
          <w:delText>／修正</w:delText>
        </w:r>
      </w:del>
      <w:ins w:id="4106" w:author="shira" w:date="2017-12-21T15:44:00Z">
        <w:r w:rsidR="00154423">
          <w:rPr>
            <w:rFonts w:hint="eastAsia"/>
          </w:rPr>
          <w:t>標準項目の登録／修正</w:t>
        </w:r>
      </w:ins>
      <w:r w:rsidRPr="00ED175E">
        <w:t xml:space="preserve"> – </w:t>
      </w:r>
      <w:r w:rsidRPr="00ED175E">
        <w:rPr>
          <w:rFonts w:hint="eastAsia"/>
        </w:rPr>
        <w:t>項目グループ管理ポップアップ画面</w:t>
      </w:r>
      <w:r w:rsidRPr="00ED175E">
        <w:t>]</w:t>
      </w:r>
      <w:bookmarkEnd w:id="4093"/>
    </w:p>
    <w:p w14:paraId="34B52A8A" w14:textId="77777777" w:rsidR="0096549F" w:rsidRPr="00ED175E" w:rsidRDefault="0096549F">
      <w:pPr>
        <w:widowControl/>
        <w:autoSpaceDE w:val="0"/>
        <w:autoSpaceDN w:val="0"/>
        <w:jc w:val="left"/>
        <w:pPrChange w:id="4107" w:author="Seongeun Woo" w:date="2016-10-13T18:44:00Z">
          <w:pPr>
            <w:widowControl/>
            <w:jc w:val="left"/>
          </w:pPr>
        </w:pPrChange>
      </w:pPr>
      <w:r w:rsidRPr="00ED175E">
        <w:br w:type="page"/>
      </w:r>
    </w:p>
    <w:p w14:paraId="252DC840" w14:textId="77777777" w:rsidR="0096549F" w:rsidRPr="00ED175E" w:rsidRDefault="0096549F">
      <w:pPr>
        <w:pStyle w:val="20"/>
        <w:wordWrap/>
        <w:pPrChange w:id="4108" w:author="Seongeun Woo" w:date="2016-10-13T18:44:00Z">
          <w:pPr>
            <w:pStyle w:val="20"/>
          </w:pPr>
        </w:pPrChange>
      </w:pPr>
      <w:bookmarkStart w:id="4109" w:name="_Toc434858354"/>
      <w:bookmarkStart w:id="4110" w:name="_Toc445716741"/>
      <w:bookmarkStart w:id="4111" w:name="_Toc17112102"/>
      <w:r w:rsidRPr="00ED175E">
        <w:t>OBJ1110</w:t>
      </w:r>
      <w:bookmarkEnd w:id="4109"/>
      <w:bookmarkEnd w:id="4110"/>
      <w:bookmarkEnd w:id="4111"/>
    </w:p>
    <w:p w14:paraId="3ACF594B" w14:textId="058C6BD0" w:rsidR="003566B2" w:rsidRPr="00ED175E" w:rsidRDefault="0096549F">
      <w:pPr>
        <w:autoSpaceDE w:val="0"/>
        <w:autoSpaceDN w:val="0"/>
        <w:jc w:val="left"/>
        <w:rPr>
          <w:rFonts w:hint="eastAsia"/>
        </w:rPr>
        <w:pPrChange w:id="4112" w:author="Seongeun Woo" w:date="2016-10-13T18:44:00Z">
          <w:pPr/>
        </w:pPrChange>
      </w:pPr>
      <w:del w:id="4113" w:author="哲均 宋" w:date="2019-08-16T08:58:00Z">
        <w:r w:rsidRPr="00ED175E" w:rsidDel="003566B2">
          <w:rPr>
            <w:rFonts w:hint="eastAsia"/>
          </w:rPr>
          <w:delText>標準項目グループに所属する</w:delText>
        </w:r>
      </w:del>
      <w:ins w:id="4114" w:author="Seongeun Woo" w:date="2016-07-06T14:46:00Z">
        <w:del w:id="4115" w:author="哲均 宋" w:date="2019-08-16T08:58:00Z">
          <w:r w:rsidR="00E45028" w:rsidRPr="00ED175E" w:rsidDel="003566B2">
            <w:rPr>
              <w:rFonts w:hint="eastAsia"/>
            </w:rPr>
            <w:delText>と</w:delText>
          </w:r>
        </w:del>
      </w:ins>
      <w:del w:id="4116" w:author="哲均 宋" w:date="2019-08-16T08:58:00Z">
        <w:r w:rsidRPr="00ED175E" w:rsidDel="003566B2">
          <w:rPr>
            <w:rFonts w:hint="eastAsia"/>
          </w:rPr>
          <w:delText>標準項目</w:delText>
        </w:r>
      </w:del>
      <w:ins w:id="4117" w:author="Seongeun Woo" w:date="2016-07-06T14:46:00Z">
        <w:del w:id="4118" w:author="哲均 宋" w:date="2019-08-16T08:58:00Z">
          <w:r w:rsidR="00E45028" w:rsidRPr="00ED175E" w:rsidDel="003566B2">
            <w:rPr>
              <w:rFonts w:hint="eastAsia"/>
            </w:rPr>
            <w:delText>間</w:delText>
          </w:r>
        </w:del>
      </w:ins>
      <w:del w:id="4119" w:author="哲均 宋" w:date="2019-08-16T08:58:00Z">
        <w:r w:rsidRPr="00ED175E" w:rsidDel="003566B2">
          <w:rPr>
            <w:rFonts w:hint="eastAsia"/>
          </w:rPr>
          <w:delText>の連結情報が</w:delText>
        </w:r>
      </w:del>
      <w:ins w:id="4120" w:author="Seongeun Woo" w:date="2016-07-06T14:46:00Z">
        <w:del w:id="4121" w:author="哲均 宋" w:date="2019-08-16T08:58:00Z">
          <w:r w:rsidR="00E45028" w:rsidRPr="00ED175E" w:rsidDel="003566B2">
            <w:rPr>
              <w:rFonts w:hint="eastAsia"/>
            </w:rPr>
            <w:delText>を</w:delText>
          </w:r>
        </w:del>
      </w:ins>
      <w:del w:id="4122" w:author="哲均 宋" w:date="2019-08-16T08:58:00Z">
        <w:r w:rsidRPr="00ED175E" w:rsidDel="003566B2">
          <w:rPr>
            <w:rFonts w:hint="eastAsia"/>
          </w:rPr>
          <w:delText>保存される</w:delText>
        </w:r>
      </w:del>
      <w:ins w:id="4123" w:author="Seongeun Woo" w:date="2016-07-06T14:46:00Z">
        <w:del w:id="4124" w:author="哲均 宋" w:date="2019-08-16T08:58:00Z">
          <w:r w:rsidR="00E45028" w:rsidRPr="00ED175E" w:rsidDel="003566B2">
            <w:rPr>
              <w:rFonts w:hint="eastAsia"/>
            </w:rPr>
            <w:delText>する</w:delText>
          </w:r>
        </w:del>
      </w:ins>
      <w:del w:id="4125" w:author="哲均 宋" w:date="2019-08-16T08:58:00Z">
        <w:r w:rsidRPr="00ED175E" w:rsidDel="003566B2">
          <w:rPr>
            <w:rFonts w:hint="eastAsia"/>
          </w:rPr>
          <w:delText>テーブルである。</w:delText>
        </w:r>
      </w:del>
      <w:ins w:id="4126" w:author="哲均 宋" w:date="2019-08-16T08:57:00Z">
        <w:r w:rsidR="003566B2" w:rsidRPr="003566B2">
          <w:t xml:space="preserve">It is a table for storing a list of </w:t>
        </w:r>
      </w:ins>
      <w:ins w:id="4127" w:author="哲均 宋" w:date="2019-08-16T08:58:00Z">
        <w:r w:rsidR="003566B2">
          <w:t>A</w:t>
        </w:r>
      </w:ins>
      <w:ins w:id="4128" w:author="哲均 宋" w:date="2019-08-16T08:57:00Z">
        <w:r w:rsidR="003566B2">
          <w:t>ttribute</w:t>
        </w:r>
        <w:r w:rsidR="003566B2" w:rsidRPr="003566B2">
          <w:t xml:space="preserve">s that </w:t>
        </w:r>
        <w:proofErr w:type="spellStart"/>
        <w:r w:rsidR="003566B2" w:rsidRPr="003566B2">
          <w:t>a</w:t>
        </w:r>
        <w:proofErr w:type="spellEnd"/>
        <w:r w:rsidR="003566B2" w:rsidRPr="003566B2">
          <w:t xml:space="preserve"> </w:t>
        </w:r>
      </w:ins>
      <w:ins w:id="4129" w:author="哲均 宋" w:date="2019-08-16T08:58:00Z">
        <w:r w:rsidR="003566B2">
          <w:t>Attribute</w:t>
        </w:r>
      </w:ins>
      <w:ins w:id="4130" w:author="哲均 宋" w:date="2019-08-16T08:57:00Z">
        <w:r w:rsidR="003566B2" w:rsidRPr="003566B2">
          <w:t xml:space="preserve"> </w:t>
        </w:r>
      </w:ins>
      <w:ins w:id="4131" w:author="哲均 宋" w:date="2019-08-16T08:58:00Z">
        <w:r w:rsidR="003566B2">
          <w:t>G</w:t>
        </w:r>
      </w:ins>
      <w:ins w:id="4132" w:author="哲均 宋" w:date="2019-08-16T08:57:00Z">
        <w:r w:rsidR="003566B2" w:rsidRPr="003566B2">
          <w:t>roup has.</w:t>
        </w:r>
      </w:ins>
    </w:p>
    <w:p w14:paraId="7A5872E4" w14:textId="77777777" w:rsidR="0096549F" w:rsidRPr="00ED175E" w:rsidRDefault="0096549F">
      <w:pPr>
        <w:pStyle w:val="-00"/>
        <w:wordWrap/>
        <w:rPr>
          <w:lang w:eastAsia="ja-JP"/>
        </w:rPr>
        <w:pPrChange w:id="4133" w:author="Seongeun Woo" w:date="2016-10-13T18:44:00Z">
          <w:pPr>
            <w:pStyle w:val="-00"/>
          </w:pPr>
        </w:pPrChange>
      </w:pPr>
    </w:p>
    <w:p w14:paraId="4E240D70" w14:textId="2F71D111" w:rsidR="00775990" w:rsidRPr="00ED175E" w:rsidRDefault="00775990">
      <w:pPr>
        <w:pStyle w:val="af6"/>
        <w:keepNext/>
        <w:autoSpaceDE w:val="0"/>
        <w:autoSpaceDN w:val="0"/>
        <w:pPrChange w:id="4134" w:author="Seongeun Woo" w:date="2016-10-13T18:44:00Z">
          <w:pPr>
            <w:pStyle w:val="af6"/>
            <w:keepNext/>
          </w:pPr>
        </w:pPrChange>
      </w:pPr>
      <w:r w:rsidRPr="00ED175E">
        <w:t xml:space="preserve"> </w:t>
      </w:r>
      <w:del w:id="4135" w:author="哲均 宋" w:date="2019-08-16T08:55:00Z">
        <w:r w:rsidRPr="00ED175E" w:rsidDel="003566B2">
          <w:delText>[</w:delText>
        </w:r>
        <w:r w:rsidRPr="00ED175E" w:rsidDel="003566B2">
          <w:rPr>
            <w:rFonts w:hint="eastAsia"/>
          </w:rPr>
          <w:delText>表</w:delText>
        </w:r>
      </w:del>
      <w:ins w:id="4136"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5</w:t>
      </w:r>
      <w:r w:rsidRPr="0073721B">
        <w:fldChar w:fldCharType="end"/>
      </w:r>
      <w:r w:rsidRPr="00ED175E">
        <w:t xml:space="preserve"> </w:t>
      </w:r>
      <w:del w:id="4137" w:author="哲均 宋" w:date="2019-08-16T08:58:00Z">
        <w:r w:rsidRPr="00ED175E" w:rsidDel="003566B2">
          <w:rPr>
            <w:rFonts w:hint="eastAsia"/>
          </w:rPr>
          <w:delText>主要カラム</w:delText>
        </w:r>
        <w:r w:rsidRPr="00ED175E" w:rsidDel="003566B2">
          <w:delText>]</w:delText>
        </w:r>
      </w:del>
      <w:ins w:id="4138"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913"/>
        <w:gridCol w:w="4223"/>
        <w:gridCol w:w="3362"/>
        <w:tblGridChange w:id="4139">
          <w:tblGrid>
            <w:gridCol w:w="1701"/>
            <w:gridCol w:w="212"/>
            <w:gridCol w:w="4128"/>
            <w:gridCol w:w="95"/>
            <w:gridCol w:w="3362"/>
          </w:tblGrid>
        </w:tblGridChange>
      </w:tblGrid>
      <w:tr w:rsidR="003566B2" w:rsidRPr="00ED175E" w14:paraId="2A695CCE" w14:textId="77777777" w:rsidTr="00E53E40">
        <w:tc>
          <w:tcPr>
            <w:tcW w:w="1913" w:type="dxa"/>
            <w:shd w:val="clear" w:color="auto" w:fill="EEECE1"/>
            <w:vAlign w:val="center"/>
          </w:tcPr>
          <w:p w14:paraId="62260892" w14:textId="6ECEFDC4" w:rsidR="003566B2" w:rsidRPr="00ED175E" w:rsidRDefault="003566B2" w:rsidP="003566B2">
            <w:pPr>
              <w:pStyle w:val="afc"/>
              <w:wordWrap/>
              <w:pPrChange w:id="4140" w:author="Seongeun Woo" w:date="2016-10-13T18:44:00Z">
                <w:pPr>
                  <w:pStyle w:val="afc"/>
                </w:pPr>
              </w:pPrChange>
            </w:pPr>
            <w:ins w:id="4141" w:author="哲均 宋" w:date="2019-08-16T08:50:00Z">
              <w:r>
                <w:rPr>
                  <w:rFonts w:hint="eastAsia"/>
                </w:rPr>
                <w:t>C</w:t>
              </w:r>
              <w:r>
                <w:t>olumn Name</w:t>
              </w:r>
            </w:ins>
            <w:del w:id="4142" w:author="哲均 宋" w:date="2019-08-16T08:50:00Z">
              <w:r w:rsidRPr="00ED175E" w:rsidDel="00B968D0">
                <w:delText>COLUNM</w:delText>
              </w:r>
            </w:del>
            <w:ins w:id="4143" w:author="Seongeun Woo" w:date="2016-07-06T16:13:00Z">
              <w:del w:id="4144" w:author="哲均 宋" w:date="2019-08-16T08:50:00Z">
                <w:r w:rsidRPr="00ED175E" w:rsidDel="00B968D0">
                  <w:delText>COLUMN</w:delText>
                </w:r>
              </w:del>
            </w:ins>
            <w:del w:id="4145" w:author="哲均 宋" w:date="2019-08-16T08:50:00Z">
              <w:r w:rsidRPr="00ED175E" w:rsidDel="00B968D0">
                <w:delText xml:space="preserve"> NAME</w:delText>
              </w:r>
            </w:del>
            <w:ins w:id="4146" w:author="류종우" w:date="2016-08-10T09:27:00Z">
              <w:del w:id="4147" w:author="哲均 宋" w:date="2019-08-16T08:50:00Z">
                <w:r w:rsidRPr="00ED175E" w:rsidDel="00B968D0">
                  <w:rPr>
                    <w:rFonts w:hint="eastAsia"/>
                  </w:rPr>
                  <w:delText>カラム名</w:delText>
                </w:r>
              </w:del>
            </w:ins>
          </w:p>
        </w:tc>
        <w:tc>
          <w:tcPr>
            <w:tcW w:w="4223" w:type="dxa"/>
            <w:shd w:val="clear" w:color="auto" w:fill="EEECE1"/>
            <w:vAlign w:val="center"/>
          </w:tcPr>
          <w:p w14:paraId="6823A98B" w14:textId="58362C1C" w:rsidR="003566B2" w:rsidRPr="00ED175E" w:rsidRDefault="003566B2" w:rsidP="003566B2">
            <w:pPr>
              <w:pStyle w:val="afc"/>
              <w:wordWrap/>
              <w:pPrChange w:id="4148" w:author="Seongeun Woo" w:date="2016-10-13T18:44:00Z">
                <w:pPr>
                  <w:pStyle w:val="afc"/>
                </w:pPr>
              </w:pPrChange>
            </w:pPr>
            <w:ins w:id="4149" w:author="哲均 宋" w:date="2019-08-16T08:50:00Z">
              <w:r>
                <w:rPr>
                  <w:rFonts w:hint="eastAsia"/>
                </w:rPr>
                <w:t>D</w:t>
              </w:r>
              <w:r>
                <w:t>escription</w:t>
              </w:r>
            </w:ins>
            <w:del w:id="4150" w:author="哲均 宋" w:date="2019-08-16T08:50:00Z">
              <w:r w:rsidRPr="00ED175E" w:rsidDel="00B968D0">
                <w:rPr>
                  <w:rFonts w:hint="eastAsia"/>
                </w:rPr>
                <w:delText>説明</w:delText>
              </w:r>
            </w:del>
          </w:p>
        </w:tc>
        <w:tc>
          <w:tcPr>
            <w:tcW w:w="3362" w:type="dxa"/>
            <w:shd w:val="clear" w:color="auto" w:fill="EEECE1"/>
            <w:vAlign w:val="center"/>
          </w:tcPr>
          <w:p w14:paraId="3B2C37E7" w14:textId="0FA32EE4" w:rsidR="003566B2" w:rsidRPr="00ED175E" w:rsidRDefault="003566B2" w:rsidP="003566B2">
            <w:pPr>
              <w:pStyle w:val="afc"/>
              <w:wordWrap/>
              <w:pPrChange w:id="4151" w:author="Seongeun Woo" w:date="2016-10-13T18:44:00Z">
                <w:pPr>
                  <w:pStyle w:val="afc"/>
                </w:pPr>
              </w:pPrChange>
            </w:pPr>
            <w:ins w:id="4152" w:author="哲均 宋" w:date="2019-08-16T08:50:00Z">
              <w:r w:rsidRPr="001D2C85">
                <w:t>Remarks</w:t>
              </w:r>
            </w:ins>
            <w:del w:id="4153" w:author="哲均 宋" w:date="2019-08-16T08:50:00Z">
              <w:r w:rsidRPr="00ED175E" w:rsidDel="00B968D0">
                <w:rPr>
                  <w:rFonts w:hint="eastAsia"/>
                </w:rPr>
                <w:delText>備考</w:delText>
              </w:r>
            </w:del>
          </w:p>
        </w:tc>
      </w:tr>
      <w:tr w:rsidR="00E53E40" w:rsidRPr="00ED175E" w14:paraId="00C08DF8" w14:textId="77777777" w:rsidTr="00E53E40">
        <w:tblPrEx>
          <w:tblW w:w="9498" w:type="dxa"/>
          <w:tblInd w:w="108" w:type="dxa"/>
          <w:tblPrExChange w:id="4154" w:author="Seongeun Woo" w:date="2016-07-07T23:13:00Z">
            <w:tblPrEx>
              <w:tblW w:w="9498" w:type="dxa"/>
              <w:tblInd w:w="108" w:type="dxa"/>
            </w:tblPrEx>
          </w:tblPrExChange>
        </w:tblPrEx>
        <w:tc>
          <w:tcPr>
            <w:tcW w:w="1913" w:type="dxa"/>
            <w:shd w:val="clear" w:color="auto" w:fill="EEECE1"/>
            <w:vAlign w:val="center"/>
            <w:tcPrChange w:id="4155" w:author="Seongeun Woo" w:date="2016-07-07T23:13:00Z">
              <w:tcPr>
                <w:tcW w:w="1701" w:type="dxa"/>
                <w:shd w:val="clear" w:color="auto" w:fill="F2F2F2" w:themeFill="background1" w:themeFillShade="F2"/>
                <w:vAlign w:val="center"/>
              </w:tcPr>
            </w:tcPrChange>
          </w:tcPr>
          <w:p w14:paraId="271A140B" w14:textId="77777777" w:rsidR="00E53E40" w:rsidRPr="00ED175E" w:rsidRDefault="00E53E40" w:rsidP="00E53E40">
            <w:pPr>
              <w:pStyle w:val="afc"/>
              <w:wordWrap/>
              <w:pPrChange w:id="4156" w:author="Seongeun Woo" w:date="2016-10-13T18:44:00Z">
                <w:pPr>
                  <w:pStyle w:val="afc"/>
                </w:pPr>
              </w:pPrChange>
            </w:pPr>
            <w:r w:rsidRPr="00ED175E">
              <w:t>TYPEID</w:t>
            </w:r>
          </w:p>
        </w:tc>
        <w:tc>
          <w:tcPr>
            <w:tcW w:w="4223" w:type="dxa"/>
            <w:vAlign w:val="center"/>
            <w:tcPrChange w:id="4157" w:author="Seongeun Woo" w:date="2016-07-07T23:13:00Z">
              <w:tcPr>
                <w:tcW w:w="4340" w:type="dxa"/>
                <w:gridSpan w:val="2"/>
                <w:vAlign w:val="center"/>
              </w:tcPr>
            </w:tcPrChange>
          </w:tcPr>
          <w:p w14:paraId="2E7FAF3B" w14:textId="4217AD01" w:rsidR="00E53E40" w:rsidRPr="00ED175E" w:rsidRDefault="00E53E40" w:rsidP="00E53E40">
            <w:pPr>
              <w:pStyle w:val="afb"/>
              <w:autoSpaceDE w:val="0"/>
              <w:autoSpaceDN w:val="0"/>
              <w:pPrChange w:id="4158" w:author="Seongeun Woo" w:date="2016-10-13T18:44:00Z">
                <w:pPr>
                  <w:pStyle w:val="afb"/>
                </w:pPr>
              </w:pPrChange>
            </w:pPr>
            <w:del w:id="4159" w:author="哲均 宋" w:date="2019-08-16T08:58:00Z">
              <w:r w:rsidRPr="00ED175E" w:rsidDel="00E53E40">
                <w:rPr>
                  <w:rFonts w:hint="eastAsia"/>
                </w:rPr>
                <w:delText>類型の</w:delText>
              </w:r>
            </w:del>
            <w:ins w:id="4160" w:author="哲均 宋" w:date="2019-08-16T08:58:00Z">
              <w:r>
                <w:rPr>
                  <w:rFonts w:hint="eastAsia"/>
                </w:rPr>
                <w:t>T</w:t>
              </w:r>
              <w:r>
                <w:t xml:space="preserve">ype </w:t>
              </w:r>
            </w:ins>
            <w:r w:rsidRPr="00ED175E">
              <w:t>ID</w:t>
            </w:r>
          </w:p>
        </w:tc>
        <w:tc>
          <w:tcPr>
            <w:tcW w:w="3362" w:type="dxa"/>
            <w:vAlign w:val="center"/>
            <w:tcPrChange w:id="4161" w:author="Seongeun Woo" w:date="2016-07-07T23:13:00Z">
              <w:tcPr>
                <w:tcW w:w="3457" w:type="dxa"/>
                <w:gridSpan w:val="2"/>
                <w:vAlign w:val="center"/>
              </w:tcPr>
            </w:tcPrChange>
          </w:tcPr>
          <w:p w14:paraId="73723DFA" w14:textId="4D89E6F9" w:rsidR="00E53E40" w:rsidRPr="00ED175E" w:rsidRDefault="00E53E40" w:rsidP="00E53E40">
            <w:pPr>
              <w:pStyle w:val="afb"/>
              <w:autoSpaceDE w:val="0"/>
              <w:autoSpaceDN w:val="0"/>
              <w:pPrChange w:id="4162" w:author="Seongeun Woo" w:date="2016-10-13T18:44:00Z">
                <w:pPr>
                  <w:pStyle w:val="afb"/>
                </w:pPr>
              </w:pPrChange>
            </w:pPr>
            <w:ins w:id="4163" w:author="哲均 宋" w:date="2019-08-16T09:01:00Z">
              <w:r w:rsidRPr="001D2C85">
                <w:t xml:space="preserve">TYPEID </w:t>
              </w:r>
            </w:ins>
            <w:ins w:id="4164" w:author="哲均 宋" w:date="2019-08-16T14:35:00Z">
              <w:r w:rsidR="007C0E9B">
                <w:t>stored in</w:t>
              </w:r>
            </w:ins>
            <w:ins w:id="4165" w:author="哲均 宋" w:date="2019-08-16T09:01:00Z">
              <w:r w:rsidRPr="001D2C85">
                <w:t xml:space="preserve"> OBJ1000</w:t>
              </w:r>
            </w:ins>
            <w:del w:id="4166" w:author="哲均 宋" w:date="2019-08-16T09:01:00Z">
              <w:r w:rsidRPr="00ED175E" w:rsidDel="00A94E11">
                <w:delText>OBJ1000</w:delText>
              </w:r>
              <w:r w:rsidRPr="00ED175E" w:rsidDel="00A94E11">
                <w:rPr>
                  <w:rFonts w:hint="eastAsia"/>
                </w:rPr>
                <w:delText>に登録された</w:delText>
              </w:r>
              <w:r w:rsidRPr="00ED175E" w:rsidDel="00A94E11">
                <w:delText>TYPEID.</w:delText>
              </w:r>
            </w:del>
          </w:p>
        </w:tc>
      </w:tr>
      <w:tr w:rsidR="00E53E40" w:rsidRPr="00ED175E" w14:paraId="1CA1EA29" w14:textId="77777777" w:rsidTr="00E53E40">
        <w:tblPrEx>
          <w:tblW w:w="9498" w:type="dxa"/>
          <w:tblInd w:w="108" w:type="dxa"/>
          <w:tblPrExChange w:id="4167" w:author="Seongeun Woo" w:date="2016-07-07T23:13:00Z">
            <w:tblPrEx>
              <w:tblW w:w="9498" w:type="dxa"/>
              <w:tblInd w:w="108" w:type="dxa"/>
            </w:tblPrEx>
          </w:tblPrExChange>
        </w:tblPrEx>
        <w:tc>
          <w:tcPr>
            <w:tcW w:w="1913" w:type="dxa"/>
            <w:shd w:val="clear" w:color="auto" w:fill="EEECE1"/>
            <w:vAlign w:val="center"/>
            <w:tcPrChange w:id="4168" w:author="Seongeun Woo" w:date="2016-07-07T23:13:00Z">
              <w:tcPr>
                <w:tcW w:w="1701" w:type="dxa"/>
                <w:shd w:val="clear" w:color="auto" w:fill="F2F2F2" w:themeFill="background1" w:themeFillShade="F2"/>
                <w:vAlign w:val="center"/>
              </w:tcPr>
            </w:tcPrChange>
          </w:tcPr>
          <w:p w14:paraId="7613172A" w14:textId="77777777" w:rsidR="00E53E40" w:rsidRPr="00ED175E" w:rsidRDefault="00E53E40" w:rsidP="00E53E40">
            <w:pPr>
              <w:pStyle w:val="afc"/>
              <w:wordWrap/>
              <w:pPrChange w:id="4169" w:author="Seongeun Woo" w:date="2016-10-13T18:44:00Z">
                <w:pPr>
                  <w:pStyle w:val="afc"/>
                </w:pPr>
              </w:pPrChange>
            </w:pPr>
            <w:r w:rsidRPr="00ED175E">
              <w:t>GROUPSEQ</w:t>
            </w:r>
          </w:p>
        </w:tc>
        <w:tc>
          <w:tcPr>
            <w:tcW w:w="4223" w:type="dxa"/>
            <w:vAlign w:val="center"/>
            <w:tcPrChange w:id="4170" w:author="Seongeun Woo" w:date="2016-07-07T23:13:00Z">
              <w:tcPr>
                <w:tcW w:w="4340" w:type="dxa"/>
                <w:gridSpan w:val="2"/>
                <w:vAlign w:val="center"/>
              </w:tcPr>
            </w:tcPrChange>
          </w:tcPr>
          <w:p w14:paraId="556CAFAD" w14:textId="4F484161" w:rsidR="00E53E40" w:rsidRPr="00ED175E" w:rsidRDefault="00E53E40" w:rsidP="00E53E40">
            <w:pPr>
              <w:pStyle w:val="afb"/>
              <w:autoSpaceDE w:val="0"/>
              <w:autoSpaceDN w:val="0"/>
              <w:pPrChange w:id="4171" w:author="Seongeun Woo" w:date="2016-10-13T18:44:00Z">
                <w:pPr>
                  <w:pStyle w:val="afb"/>
                </w:pPr>
              </w:pPrChange>
            </w:pPr>
            <w:del w:id="4172" w:author="哲均 宋" w:date="2019-08-16T08:59:00Z">
              <w:r w:rsidRPr="00ED175E" w:rsidDel="00E53E40">
                <w:rPr>
                  <w:rFonts w:hint="eastAsia"/>
                </w:rPr>
                <w:delText>標準項目グループの順番</w:delText>
              </w:r>
            </w:del>
            <w:ins w:id="4173" w:author="哲均 宋" w:date="2019-08-16T08:59:00Z">
              <w:r w:rsidRPr="00E53E40">
                <w:t xml:space="preserve">Order in </w:t>
              </w:r>
              <w:r>
                <w:t>Attribute Group</w:t>
              </w:r>
            </w:ins>
          </w:p>
        </w:tc>
        <w:tc>
          <w:tcPr>
            <w:tcW w:w="3362" w:type="dxa"/>
            <w:vAlign w:val="center"/>
            <w:tcPrChange w:id="4174" w:author="Seongeun Woo" w:date="2016-07-07T23:13:00Z">
              <w:tcPr>
                <w:tcW w:w="3457" w:type="dxa"/>
                <w:gridSpan w:val="2"/>
                <w:vAlign w:val="center"/>
              </w:tcPr>
            </w:tcPrChange>
          </w:tcPr>
          <w:p w14:paraId="459C6A2C" w14:textId="395EC4BF" w:rsidR="00E53E40" w:rsidRPr="00ED175E" w:rsidRDefault="00E53E40" w:rsidP="00E53E40">
            <w:pPr>
              <w:pStyle w:val="afb"/>
              <w:autoSpaceDE w:val="0"/>
              <w:autoSpaceDN w:val="0"/>
              <w:pPrChange w:id="4175" w:author="Seongeun Woo" w:date="2016-10-13T18:44:00Z">
                <w:pPr>
                  <w:pStyle w:val="afb"/>
                </w:pPr>
              </w:pPrChange>
            </w:pPr>
            <w:ins w:id="4176" w:author="哲均 宋" w:date="2019-08-16T09:01:00Z">
              <w:r>
                <w:t>GROUP</w:t>
              </w:r>
              <w:r w:rsidRPr="008B5B33">
                <w:t xml:space="preserve">SEQ of </w:t>
              </w:r>
              <w:r>
                <w:t>Attribute</w:t>
              </w:r>
              <w:r w:rsidRPr="008B5B33">
                <w:t xml:space="preserve"> </w:t>
              </w:r>
              <w:r>
                <w:t>G</w:t>
              </w:r>
              <w:r w:rsidRPr="008B5B33">
                <w:t xml:space="preserve">roup </w:t>
              </w:r>
            </w:ins>
            <w:ins w:id="4177" w:author="哲均 宋" w:date="2019-08-16T14:35:00Z">
              <w:r w:rsidR="007C0E9B">
                <w:t>stored in</w:t>
              </w:r>
            </w:ins>
            <w:ins w:id="4178" w:author="哲均 宋" w:date="2019-08-16T09:01:00Z">
              <w:r w:rsidRPr="008B5B33">
                <w:t xml:space="preserve"> OBJ1100</w:t>
              </w:r>
            </w:ins>
            <w:del w:id="4179" w:author="哲均 宋" w:date="2019-08-16T09:01:00Z">
              <w:r w:rsidRPr="00ED175E" w:rsidDel="00A94E11">
                <w:delText>OBJ1100</w:delText>
              </w:r>
              <w:r w:rsidRPr="00ED175E" w:rsidDel="00A94E11">
                <w:rPr>
                  <w:rFonts w:hint="eastAsia"/>
                </w:rPr>
                <w:delText>に登録された</w:delText>
              </w:r>
              <w:r w:rsidRPr="00ED175E" w:rsidDel="00A94E11">
                <w:delText>GROUPSEQ</w:delText>
              </w:r>
            </w:del>
          </w:p>
        </w:tc>
      </w:tr>
      <w:tr w:rsidR="0096549F" w:rsidRPr="00ED175E" w14:paraId="7E79BC5B" w14:textId="77777777" w:rsidTr="00E53E40">
        <w:tblPrEx>
          <w:tblW w:w="9498" w:type="dxa"/>
          <w:tblInd w:w="108" w:type="dxa"/>
          <w:tblPrExChange w:id="4180" w:author="Seongeun Woo" w:date="2016-07-07T23:13:00Z">
            <w:tblPrEx>
              <w:tblW w:w="9498" w:type="dxa"/>
              <w:tblInd w:w="108" w:type="dxa"/>
            </w:tblPrEx>
          </w:tblPrExChange>
        </w:tblPrEx>
        <w:tc>
          <w:tcPr>
            <w:tcW w:w="1913" w:type="dxa"/>
            <w:shd w:val="clear" w:color="auto" w:fill="EEECE1"/>
            <w:vAlign w:val="center"/>
            <w:tcPrChange w:id="4181" w:author="Seongeun Woo" w:date="2016-07-07T23:13:00Z">
              <w:tcPr>
                <w:tcW w:w="1701" w:type="dxa"/>
                <w:shd w:val="clear" w:color="auto" w:fill="F2F2F2" w:themeFill="background1" w:themeFillShade="F2"/>
                <w:vAlign w:val="center"/>
              </w:tcPr>
            </w:tcPrChange>
          </w:tcPr>
          <w:p w14:paraId="0AA0E803" w14:textId="77777777" w:rsidR="0096549F" w:rsidRPr="00ED175E" w:rsidRDefault="0096549F">
            <w:pPr>
              <w:pStyle w:val="afc"/>
              <w:wordWrap/>
              <w:pPrChange w:id="4182" w:author="Seongeun Woo" w:date="2016-10-13T18:44:00Z">
                <w:pPr>
                  <w:pStyle w:val="afc"/>
                </w:pPr>
              </w:pPrChange>
            </w:pPr>
            <w:r w:rsidRPr="00ED175E">
              <w:t>ITEMID</w:t>
            </w:r>
          </w:p>
        </w:tc>
        <w:tc>
          <w:tcPr>
            <w:tcW w:w="4223" w:type="dxa"/>
            <w:vAlign w:val="center"/>
            <w:tcPrChange w:id="4183" w:author="Seongeun Woo" w:date="2016-07-07T23:13:00Z">
              <w:tcPr>
                <w:tcW w:w="4340" w:type="dxa"/>
                <w:gridSpan w:val="2"/>
                <w:vAlign w:val="center"/>
              </w:tcPr>
            </w:tcPrChange>
          </w:tcPr>
          <w:p w14:paraId="59F168A5" w14:textId="4BA50AC2" w:rsidR="0096549F" w:rsidRPr="00ED175E" w:rsidRDefault="0096549F">
            <w:pPr>
              <w:pStyle w:val="afb"/>
              <w:autoSpaceDE w:val="0"/>
              <w:autoSpaceDN w:val="0"/>
              <w:pPrChange w:id="4184" w:author="Seongeun Woo" w:date="2016-10-13T18:44:00Z">
                <w:pPr>
                  <w:pStyle w:val="afb"/>
                </w:pPr>
              </w:pPrChange>
            </w:pPr>
            <w:del w:id="4185" w:author="哲均 宋" w:date="2019-08-16T08:59:00Z">
              <w:r w:rsidRPr="00ED175E" w:rsidDel="00E53E40">
                <w:rPr>
                  <w:rFonts w:hint="eastAsia"/>
                </w:rPr>
                <w:delText>標準項目</w:delText>
              </w:r>
            </w:del>
            <w:ins w:id="4186" w:author="哲均 宋" w:date="2019-08-16T08:59:00Z">
              <w:r w:rsidR="00E53E40">
                <w:rPr>
                  <w:rFonts w:hint="eastAsia"/>
                </w:rPr>
                <w:t>A</w:t>
              </w:r>
              <w:r w:rsidR="00E53E40">
                <w:t xml:space="preserve">ttribute </w:t>
              </w:r>
            </w:ins>
            <w:r w:rsidRPr="00ED175E">
              <w:t>ID</w:t>
            </w:r>
          </w:p>
        </w:tc>
        <w:tc>
          <w:tcPr>
            <w:tcW w:w="3362" w:type="dxa"/>
            <w:vAlign w:val="center"/>
            <w:tcPrChange w:id="4187" w:author="Seongeun Woo" w:date="2016-07-07T23:13:00Z">
              <w:tcPr>
                <w:tcW w:w="3457" w:type="dxa"/>
                <w:gridSpan w:val="2"/>
                <w:vAlign w:val="center"/>
              </w:tcPr>
            </w:tcPrChange>
          </w:tcPr>
          <w:p w14:paraId="1D486C91" w14:textId="5EA2E277" w:rsidR="0096549F" w:rsidRPr="00ED175E" w:rsidRDefault="00E53E40">
            <w:pPr>
              <w:pStyle w:val="afb"/>
              <w:autoSpaceDE w:val="0"/>
              <w:autoSpaceDN w:val="0"/>
              <w:pPrChange w:id="4188" w:author="Seongeun Woo" w:date="2016-10-13T18:44:00Z">
                <w:pPr>
                  <w:pStyle w:val="afb"/>
                </w:pPr>
              </w:pPrChange>
            </w:pPr>
            <w:ins w:id="4189" w:author="哲均 宋" w:date="2019-08-16T09:01:00Z">
              <w:r w:rsidRPr="008B5B33">
                <w:t xml:space="preserve">ITEMID </w:t>
              </w:r>
            </w:ins>
            <w:ins w:id="4190" w:author="哲均 宋" w:date="2019-08-16T14:35:00Z">
              <w:r w:rsidR="007C0E9B">
                <w:t>stored in</w:t>
              </w:r>
            </w:ins>
            <w:ins w:id="4191" w:author="哲均 宋" w:date="2019-08-16T09:01:00Z">
              <w:r w:rsidRPr="008B5B33">
                <w:t xml:space="preserve"> OBJ1200</w:t>
              </w:r>
            </w:ins>
            <w:del w:id="4192" w:author="哲均 宋" w:date="2019-08-16T09:01:00Z">
              <w:r w:rsidR="0096549F" w:rsidRPr="00ED175E" w:rsidDel="00E53E40">
                <w:delText>OBJ1200</w:delText>
              </w:r>
              <w:r w:rsidR="0096549F" w:rsidRPr="00ED175E" w:rsidDel="00E53E40">
                <w:rPr>
                  <w:rFonts w:hint="eastAsia"/>
                </w:rPr>
                <w:delText>に登録された</w:delText>
              </w:r>
              <w:r w:rsidR="0096549F" w:rsidRPr="00ED175E" w:rsidDel="00E53E40">
                <w:delText>ITEMID</w:delText>
              </w:r>
            </w:del>
          </w:p>
        </w:tc>
      </w:tr>
    </w:tbl>
    <w:p w14:paraId="1F3BEC6A" w14:textId="77777777" w:rsidR="0096549F" w:rsidRPr="00ED175E" w:rsidRDefault="0096549F">
      <w:pPr>
        <w:pStyle w:val="-00"/>
        <w:wordWrap/>
        <w:rPr>
          <w:lang w:eastAsia="ja-JP"/>
        </w:rPr>
        <w:pPrChange w:id="4193" w:author="Seongeun Woo" w:date="2016-10-13T18:44:00Z">
          <w:pPr>
            <w:pStyle w:val="-00"/>
          </w:pPr>
        </w:pPrChange>
      </w:pPr>
    </w:p>
    <w:p w14:paraId="33FDE527" w14:textId="5149C4DF" w:rsidR="00775990" w:rsidRPr="00ED175E" w:rsidRDefault="00775990">
      <w:pPr>
        <w:pStyle w:val="af6"/>
        <w:keepNext/>
        <w:autoSpaceDE w:val="0"/>
        <w:autoSpaceDN w:val="0"/>
        <w:pPrChange w:id="4194" w:author="Seongeun Woo" w:date="2016-10-13T18:44:00Z">
          <w:pPr>
            <w:pStyle w:val="af6"/>
            <w:keepNext/>
          </w:pPr>
        </w:pPrChange>
      </w:pPr>
      <w:r w:rsidRPr="00ED175E">
        <w:t xml:space="preserve"> </w:t>
      </w:r>
      <w:del w:id="4195" w:author="哲均 宋" w:date="2019-08-16T08:55:00Z">
        <w:r w:rsidRPr="00ED175E" w:rsidDel="003566B2">
          <w:delText>[</w:delText>
        </w:r>
        <w:r w:rsidRPr="00ED175E" w:rsidDel="003566B2">
          <w:rPr>
            <w:rFonts w:hint="eastAsia"/>
          </w:rPr>
          <w:delText>表</w:delText>
        </w:r>
      </w:del>
      <w:ins w:id="4196"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6</w:t>
      </w:r>
      <w:r w:rsidRPr="0073721B">
        <w:fldChar w:fldCharType="end"/>
      </w:r>
      <w:r w:rsidRPr="00ED175E">
        <w:t xml:space="preserve"> </w:t>
      </w:r>
      <w:del w:id="4197" w:author="哲均 宋" w:date="2019-08-16T08:52:00Z">
        <w:r w:rsidRPr="00ED175E" w:rsidDel="003566B2">
          <w:rPr>
            <w:rFonts w:hint="eastAsia"/>
          </w:rPr>
          <w:delText>サンプルデータ</w:delText>
        </w:r>
      </w:del>
      <w:ins w:id="4198" w:author="哲均 宋" w:date="2019-08-16T08:52:00Z">
        <w:r w:rsidR="003566B2">
          <w:rPr>
            <w:rFonts w:hint="eastAsia"/>
          </w:rPr>
          <w:t>Sample Data</w:t>
        </w:r>
      </w:ins>
      <w:r w:rsidRPr="00ED175E">
        <w:t>]</w:t>
      </w:r>
    </w:p>
    <w:tbl>
      <w:tblPr>
        <w:tblW w:w="9498" w:type="dxa"/>
        <w:tblInd w:w="99" w:type="dxa"/>
        <w:tblLayout w:type="fixed"/>
        <w:tblCellMar>
          <w:left w:w="99" w:type="dxa"/>
          <w:right w:w="99" w:type="dxa"/>
        </w:tblCellMar>
        <w:tblLook w:val="04A0" w:firstRow="1" w:lastRow="0" w:firstColumn="1" w:lastColumn="0" w:noHBand="0" w:noVBand="1"/>
      </w:tblPr>
      <w:tblGrid>
        <w:gridCol w:w="1915"/>
        <w:gridCol w:w="1931"/>
        <w:gridCol w:w="1931"/>
        <w:gridCol w:w="1931"/>
        <w:gridCol w:w="1790"/>
      </w:tblGrid>
      <w:tr w:rsidR="0096549F" w:rsidRPr="00ED175E" w14:paraId="1BF18FFB" w14:textId="77777777" w:rsidTr="00775990">
        <w:trPr>
          <w:trHeight w:val="255"/>
        </w:trPr>
        <w:tc>
          <w:tcPr>
            <w:tcW w:w="1915"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0F140782" w14:textId="77777777" w:rsidR="0096549F" w:rsidRPr="0073721B" w:rsidRDefault="0096549F">
            <w:pPr>
              <w:pStyle w:val="afc"/>
              <w:wordWrap/>
              <w:pPrChange w:id="4199" w:author="Seongeun Woo" w:date="2016-10-13T18:44:00Z">
                <w:pPr>
                  <w:pStyle w:val="-1"/>
                </w:pPr>
              </w:pPrChange>
            </w:pPr>
            <w:r w:rsidRPr="0073721B">
              <w:t>TYPEID</w:t>
            </w:r>
          </w:p>
        </w:tc>
        <w:tc>
          <w:tcPr>
            <w:tcW w:w="1931" w:type="dxa"/>
            <w:tcBorders>
              <w:top w:val="single" w:sz="4" w:space="0" w:color="auto"/>
              <w:left w:val="nil"/>
              <w:bottom w:val="single" w:sz="4" w:space="0" w:color="auto"/>
              <w:right w:val="single" w:sz="4" w:space="0" w:color="auto"/>
            </w:tcBorders>
            <w:shd w:val="clear" w:color="auto" w:fill="EEECE1"/>
            <w:noWrap/>
            <w:vAlign w:val="bottom"/>
            <w:hideMark/>
          </w:tcPr>
          <w:p w14:paraId="0E70C219" w14:textId="77777777" w:rsidR="0096549F" w:rsidRPr="000244D6" w:rsidRDefault="0096549F">
            <w:pPr>
              <w:pStyle w:val="afc"/>
              <w:wordWrap/>
              <w:pPrChange w:id="4200" w:author="Seongeun Woo" w:date="2016-10-13T18:44:00Z">
                <w:pPr>
                  <w:pStyle w:val="-1"/>
                </w:pPr>
              </w:pPrChange>
            </w:pPr>
            <w:r w:rsidRPr="000244D6">
              <w:t>GROUPSEQ</w:t>
            </w:r>
          </w:p>
        </w:tc>
        <w:tc>
          <w:tcPr>
            <w:tcW w:w="1931" w:type="dxa"/>
            <w:tcBorders>
              <w:top w:val="single" w:sz="4" w:space="0" w:color="auto"/>
              <w:left w:val="nil"/>
              <w:bottom w:val="single" w:sz="4" w:space="0" w:color="auto"/>
              <w:right w:val="single" w:sz="4" w:space="0" w:color="auto"/>
            </w:tcBorders>
            <w:shd w:val="clear" w:color="auto" w:fill="EEECE1"/>
            <w:noWrap/>
            <w:vAlign w:val="bottom"/>
            <w:hideMark/>
          </w:tcPr>
          <w:p w14:paraId="16D2F195" w14:textId="77777777" w:rsidR="0096549F" w:rsidRPr="00D76249" w:rsidRDefault="0096549F">
            <w:pPr>
              <w:pStyle w:val="afc"/>
              <w:wordWrap/>
              <w:pPrChange w:id="4201" w:author="Seongeun Woo" w:date="2016-10-13T18:44:00Z">
                <w:pPr>
                  <w:pStyle w:val="-1"/>
                </w:pPr>
              </w:pPrChange>
            </w:pPr>
            <w:r w:rsidRPr="00D76249">
              <w:t>SEQ</w:t>
            </w:r>
          </w:p>
        </w:tc>
        <w:tc>
          <w:tcPr>
            <w:tcW w:w="1931" w:type="dxa"/>
            <w:tcBorders>
              <w:top w:val="single" w:sz="4" w:space="0" w:color="auto"/>
              <w:left w:val="nil"/>
              <w:bottom w:val="single" w:sz="4" w:space="0" w:color="auto"/>
              <w:right w:val="single" w:sz="4" w:space="0" w:color="auto"/>
            </w:tcBorders>
            <w:shd w:val="clear" w:color="auto" w:fill="EEECE1"/>
            <w:noWrap/>
            <w:vAlign w:val="bottom"/>
            <w:hideMark/>
          </w:tcPr>
          <w:p w14:paraId="358A92F5" w14:textId="77777777" w:rsidR="0096549F" w:rsidRPr="00FC0EB8" w:rsidRDefault="0096549F">
            <w:pPr>
              <w:pStyle w:val="afc"/>
              <w:wordWrap/>
              <w:pPrChange w:id="4202" w:author="Seongeun Woo" w:date="2016-10-13T18:44:00Z">
                <w:pPr>
                  <w:pStyle w:val="-1"/>
                </w:pPr>
              </w:pPrChange>
            </w:pPr>
            <w:r w:rsidRPr="00FC0EB8">
              <w:t>ITEMID</w:t>
            </w:r>
          </w:p>
        </w:tc>
        <w:tc>
          <w:tcPr>
            <w:tcW w:w="1790" w:type="dxa"/>
            <w:tcBorders>
              <w:top w:val="single" w:sz="4" w:space="0" w:color="auto"/>
              <w:left w:val="nil"/>
              <w:bottom w:val="single" w:sz="4" w:space="0" w:color="auto"/>
              <w:right w:val="single" w:sz="4" w:space="0" w:color="auto"/>
            </w:tcBorders>
            <w:shd w:val="clear" w:color="auto" w:fill="EEECE1"/>
            <w:noWrap/>
            <w:vAlign w:val="bottom"/>
            <w:hideMark/>
          </w:tcPr>
          <w:p w14:paraId="203492D4" w14:textId="77777777" w:rsidR="0096549F" w:rsidRPr="00DE16D6" w:rsidRDefault="0096549F">
            <w:pPr>
              <w:pStyle w:val="afc"/>
              <w:wordWrap/>
              <w:pPrChange w:id="4203" w:author="Seongeun Woo" w:date="2016-10-13T18:44:00Z">
                <w:pPr>
                  <w:pStyle w:val="-1"/>
                </w:pPr>
              </w:pPrChange>
            </w:pPr>
            <w:r w:rsidRPr="00DE16D6">
              <w:t>DISP_ORDER</w:t>
            </w:r>
          </w:p>
        </w:tc>
      </w:tr>
      <w:tr w:rsidR="0096549F" w:rsidRPr="00ED175E" w14:paraId="5E7C425A"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1D2D562B" w14:textId="77777777" w:rsidR="0096549F" w:rsidRPr="00ED175E" w:rsidRDefault="0096549F">
            <w:pPr>
              <w:pStyle w:val="afb"/>
              <w:autoSpaceDE w:val="0"/>
              <w:autoSpaceDN w:val="0"/>
              <w:pPrChange w:id="4204"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6F4F7C1F" w14:textId="77777777" w:rsidR="0096549F" w:rsidRPr="00ED175E" w:rsidRDefault="0096549F">
            <w:pPr>
              <w:pStyle w:val="afb"/>
              <w:autoSpaceDE w:val="0"/>
              <w:autoSpaceDN w:val="0"/>
              <w:pPrChange w:id="4205"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57599C8F" w14:textId="77777777" w:rsidR="0096549F" w:rsidRPr="00ED175E" w:rsidRDefault="0096549F">
            <w:pPr>
              <w:pStyle w:val="afb"/>
              <w:autoSpaceDE w:val="0"/>
              <w:autoSpaceDN w:val="0"/>
              <w:pPrChange w:id="4206" w:author="Seongeun Woo" w:date="2016-10-13T18:44:00Z">
                <w:pPr>
                  <w:pStyle w:val="afb"/>
                </w:pPr>
              </w:pPrChange>
            </w:pPr>
            <w:r w:rsidRPr="00ED175E">
              <w:t>15</w:t>
            </w:r>
          </w:p>
        </w:tc>
        <w:tc>
          <w:tcPr>
            <w:tcW w:w="1931" w:type="dxa"/>
            <w:tcBorders>
              <w:top w:val="nil"/>
              <w:left w:val="nil"/>
              <w:bottom w:val="single" w:sz="4" w:space="0" w:color="auto"/>
              <w:right w:val="single" w:sz="4" w:space="0" w:color="auto"/>
            </w:tcBorders>
            <w:shd w:val="clear" w:color="auto" w:fill="auto"/>
            <w:noWrap/>
            <w:vAlign w:val="bottom"/>
            <w:hideMark/>
          </w:tcPr>
          <w:p w14:paraId="23D7F7FC" w14:textId="77777777" w:rsidR="0096549F" w:rsidRPr="00ED175E" w:rsidRDefault="0096549F">
            <w:pPr>
              <w:pStyle w:val="afb"/>
              <w:autoSpaceDE w:val="0"/>
              <w:autoSpaceDN w:val="0"/>
              <w:pPrChange w:id="4207" w:author="Seongeun Woo" w:date="2016-10-13T18:44:00Z">
                <w:pPr>
                  <w:pStyle w:val="afb"/>
                </w:pPr>
              </w:pPrChange>
            </w:pPr>
            <w:r w:rsidRPr="00ED175E">
              <w:t>78</w:t>
            </w:r>
          </w:p>
        </w:tc>
        <w:tc>
          <w:tcPr>
            <w:tcW w:w="1790" w:type="dxa"/>
            <w:tcBorders>
              <w:top w:val="nil"/>
              <w:left w:val="nil"/>
              <w:bottom w:val="single" w:sz="4" w:space="0" w:color="auto"/>
              <w:right w:val="single" w:sz="4" w:space="0" w:color="auto"/>
            </w:tcBorders>
            <w:shd w:val="clear" w:color="auto" w:fill="auto"/>
            <w:noWrap/>
            <w:vAlign w:val="bottom"/>
            <w:hideMark/>
          </w:tcPr>
          <w:p w14:paraId="2F5156D0" w14:textId="77777777" w:rsidR="0096549F" w:rsidRPr="00ED175E" w:rsidRDefault="0096549F">
            <w:pPr>
              <w:pStyle w:val="afb"/>
              <w:autoSpaceDE w:val="0"/>
              <w:autoSpaceDN w:val="0"/>
              <w:pPrChange w:id="4208" w:author="Seongeun Woo" w:date="2016-10-13T18:44:00Z">
                <w:pPr>
                  <w:pStyle w:val="afb"/>
                </w:pPr>
              </w:pPrChange>
            </w:pPr>
            <w:r w:rsidRPr="00ED175E">
              <w:t>999</w:t>
            </w:r>
          </w:p>
        </w:tc>
      </w:tr>
      <w:tr w:rsidR="0096549F" w:rsidRPr="00ED175E" w14:paraId="3A1CAB03"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600A59E6" w14:textId="77777777" w:rsidR="0096549F" w:rsidRPr="00ED175E" w:rsidRDefault="0096549F">
            <w:pPr>
              <w:pStyle w:val="afb"/>
              <w:autoSpaceDE w:val="0"/>
              <w:autoSpaceDN w:val="0"/>
              <w:pPrChange w:id="4209"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0827B948" w14:textId="77777777" w:rsidR="0096549F" w:rsidRPr="00ED175E" w:rsidRDefault="0096549F">
            <w:pPr>
              <w:pStyle w:val="afb"/>
              <w:autoSpaceDE w:val="0"/>
              <w:autoSpaceDN w:val="0"/>
              <w:pPrChange w:id="4210"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76FBA1C5" w14:textId="77777777" w:rsidR="0096549F" w:rsidRPr="00ED175E" w:rsidRDefault="0096549F">
            <w:pPr>
              <w:pStyle w:val="afb"/>
              <w:autoSpaceDE w:val="0"/>
              <w:autoSpaceDN w:val="0"/>
              <w:pPrChange w:id="4211" w:author="Seongeun Woo" w:date="2016-10-13T18:44:00Z">
                <w:pPr>
                  <w:pStyle w:val="afb"/>
                </w:pPr>
              </w:pPrChange>
            </w:pPr>
            <w:r w:rsidRPr="00ED175E">
              <w:t>16</w:t>
            </w:r>
          </w:p>
        </w:tc>
        <w:tc>
          <w:tcPr>
            <w:tcW w:w="1931" w:type="dxa"/>
            <w:tcBorders>
              <w:top w:val="nil"/>
              <w:left w:val="nil"/>
              <w:bottom w:val="single" w:sz="4" w:space="0" w:color="auto"/>
              <w:right w:val="single" w:sz="4" w:space="0" w:color="auto"/>
            </w:tcBorders>
            <w:shd w:val="clear" w:color="auto" w:fill="auto"/>
            <w:noWrap/>
            <w:vAlign w:val="bottom"/>
            <w:hideMark/>
          </w:tcPr>
          <w:p w14:paraId="2E79FFA0" w14:textId="77777777" w:rsidR="0096549F" w:rsidRPr="00ED175E" w:rsidRDefault="0096549F">
            <w:pPr>
              <w:pStyle w:val="afb"/>
              <w:autoSpaceDE w:val="0"/>
              <w:autoSpaceDN w:val="0"/>
              <w:pPrChange w:id="4212" w:author="Seongeun Woo" w:date="2016-10-13T18:44:00Z">
                <w:pPr>
                  <w:pStyle w:val="afb"/>
                </w:pPr>
              </w:pPrChange>
            </w:pPr>
            <w:r w:rsidRPr="00ED175E">
              <w:t>79</w:t>
            </w:r>
          </w:p>
        </w:tc>
        <w:tc>
          <w:tcPr>
            <w:tcW w:w="1790" w:type="dxa"/>
            <w:tcBorders>
              <w:top w:val="nil"/>
              <w:left w:val="nil"/>
              <w:bottom w:val="single" w:sz="4" w:space="0" w:color="auto"/>
              <w:right w:val="single" w:sz="4" w:space="0" w:color="auto"/>
            </w:tcBorders>
            <w:shd w:val="clear" w:color="auto" w:fill="auto"/>
            <w:noWrap/>
            <w:vAlign w:val="bottom"/>
            <w:hideMark/>
          </w:tcPr>
          <w:p w14:paraId="195056BF" w14:textId="77777777" w:rsidR="0096549F" w:rsidRPr="00ED175E" w:rsidRDefault="0096549F">
            <w:pPr>
              <w:pStyle w:val="afb"/>
              <w:autoSpaceDE w:val="0"/>
              <w:autoSpaceDN w:val="0"/>
              <w:pPrChange w:id="4213" w:author="Seongeun Woo" w:date="2016-10-13T18:44:00Z">
                <w:pPr>
                  <w:pStyle w:val="afb"/>
                </w:pPr>
              </w:pPrChange>
            </w:pPr>
            <w:r w:rsidRPr="00ED175E">
              <w:t>999</w:t>
            </w:r>
          </w:p>
        </w:tc>
      </w:tr>
      <w:tr w:rsidR="0096549F" w:rsidRPr="00ED175E" w14:paraId="3F045424"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78D972D2" w14:textId="77777777" w:rsidR="0096549F" w:rsidRPr="00ED175E" w:rsidRDefault="0096549F">
            <w:pPr>
              <w:pStyle w:val="afb"/>
              <w:autoSpaceDE w:val="0"/>
              <w:autoSpaceDN w:val="0"/>
              <w:pPrChange w:id="4214"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4916CF3C" w14:textId="77777777" w:rsidR="0096549F" w:rsidRPr="00ED175E" w:rsidRDefault="0096549F">
            <w:pPr>
              <w:pStyle w:val="afb"/>
              <w:autoSpaceDE w:val="0"/>
              <w:autoSpaceDN w:val="0"/>
              <w:pPrChange w:id="4215"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0B190ED6" w14:textId="77777777" w:rsidR="0096549F" w:rsidRPr="00ED175E" w:rsidRDefault="0096549F">
            <w:pPr>
              <w:pStyle w:val="afb"/>
              <w:autoSpaceDE w:val="0"/>
              <w:autoSpaceDN w:val="0"/>
              <w:pPrChange w:id="4216" w:author="Seongeun Woo" w:date="2016-10-13T18:44:00Z">
                <w:pPr>
                  <w:pStyle w:val="afb"/>
                </w:pPr>
              </w:pPrChange>
            </w:pPr>
            <w:r w:rsidRPr="00ED175E">
              <w:t>17</w:t>
            </w:r>
          </w:p>
        </w:tc>
        <w:tc>
          <w:tcPr>
            <w:tcW w:w="1931" w:type="dxa"/>
            <w:tcBorders>
              <w:top w:val="nil"/>
              <w:left w:val="nil"/>
              <w:bottom w:val="single" w:sz="4" w:space="0" w:color="auto"/>
              <w:right w:val="single" w:sz="4" w:space="0" w:color="auto"/>
            </w:tcBorders>
            <w:shd w:val="clear" w:color="auto" w:fill="auto"/>
            <w:noWrap/>
            <w:vAlign w:val="bottom"/>
            <w:hideMark/>
          </w:tcPr>
          <w:p w14:paraId="5B5AD9A5" w14:textId="77777777" w:rsidR="0096549F" w:rsidRPr="00ED175E" w:rsidRDefault="0096549F">
            <w:pPr>
              <w:pStyle w:val="afb"/>
              <w:autoSpaceDE w:val="0"/>
              <w:autoSpaceDN w:val="0"/>
              <w:pPrChange w:id="4217" w:author="Seongeun Woo" w:date="2016-10-13T18:44:00Z">
                <w:pPr>
                  <w:pStyle w:val="afb"/>
                </w:pPr>
              </w:pPrChange>
            </w:pPr>
            <w:r w:rsidRPr="00ED175E">
              <w:t>80</w:t>
            </w:r>
          </w:p>
        </w:tc>
        <w:tc>
          <w:tcPr>
            <w:tcW w:w="1790" w:type="dxa"/>
            <w:tcBorders>
              <w:top w:val="nil"/>
              <w:left w:val="nil"/>
              <w:bottom w:val="single" w:sz="4" w:space="0" w:color="auto"/>
              <w:right w:val="single" w:sz="4" w:space="0" w:color="auto"/>
            </w:tcBorders>
            <w:shd w:val="clear" w:color="auto" w:fill="auto"/>
            <w:noWrap/>
            <w:vAlign w:val="bottom"/>
            <w:hideMark/>
          </w:tcPr>
          <w:p w14:paraId="475C67BB" w14:textId="77777777" w:rsidR="0096549F" w:rsidRPr="00ED175E" w:rsidRDefault="0096549F">
            <w:pPr>
              <w:pStyle w:val="afb"/>
              <w:autoSpaceDE w:val="0"/>
              <w:autoSpaceDN w:val="0"/>
              <w:pPrChange w:id="4218" w:author="Seongeun Woo" w:date="2016-10-13T18:44:00Z">
                <w:pPr>
                  <w:pStyle w:val="afb"/>
                </w:pPr>
              </w:pPrChange>
            </w:pPr>
            <w:r w:rsidRPr="00ED175E">
              <w:t>999</w:t>
            </w:r>
          </w:p>
        </w:tc>
      </w:tr>
      <w:tr w:rsidR="0096549F" w:rsidRPr="00ED175E" w14:paraId="784852A6"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241CAF70" w14:textId="77777777" w:rsidR="0096549F" w:rsidRPr="00ED175E" w:rsidRDefault="0096549F">
            <w:pPr>
              <w:pStyle w:val="afb"/>
              <w:autoSpaceDE w:val="0"/>
              <w:autoSpaceDN w:val="0"/>
              <w:pPrChange w:id="4219"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7B8324AA" w14:textId="77777777" w:rsidR="0096549F" w:rsidRPr="00ED175E" w:rsidRDefault="0096549F">
            <w:pPr>
              <w:pStyle w:val="afb"/>
              <w:autoSpaceDE w:val="0"/>
              <w:autoSpaceDN w:val="0"/>
              <w:pPrChange w:id="4220"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71228ACF" w14:textId="77777777" w:rsidR="0096549F" w:rsidRPr="00ED175E" w:rsidRDefault="0096549F">
            <w:pPr>
              <w:pStyle w:val="afb"/>
              <w:autoSpaceDE w:val="0"/>
              <w:autoSpaceDN w:val="0"/>
              <w:pPrChange w:id="4221" w:author="Seongeun Woo" w:date="2016-10-13T18:44:00Z">
                <w:pPr>
                  <w:pStyle w:val="afb"/>
                </w:pPr>
              </w:pPrChange>
            </w:pPr>
            <w:r w:rsidRPr="00ED175E">
              <w:t>18</w:t>
            </w:r>
          </w:p>
        </w:tc>
        <w:tc>
          <w:tcPr>
            <w:tcW w:w="1931" w:type="dxa"/>
            <w:tcBorders>
              <w:top w:val="nil"/>
              <w:left w:val="nil"/>
              <w:bottom w:val="single" w:sz="4" w:space="0" w:color="auto"/>
              <w:right w:val="single" w:sz="4" w:space="0" w:color="auto"/>
            </w:tcBorders>
            <w:shd w:val="clear" w:color="auto" w:fill="auto"/>
            <w:noWrap/>
            <w:vAlign w:val="bottom"/>
            <w:hideMark/>
          </w:tcPr>
          <w:p w14:paraId="55342D8B" w14:textId="77777777" w:rsidR="0096549F" w:rsidRPr="00ED175E" w:rsidRDefault="0096549F">
            <w:pPr>
              <w:pStyle w:val="afb"/>
              <w:autoSpaceDE w:val="0"/>
              <w:autoSpaceDN w:val="0"/>
              <w:pPrChange w:id="4222" w:author="Seongeun Woo" w:date="2016-10-13T18:44:00Z">
                <w:pPr>
                  <w:pStyle w:val="afb"/>
                </w:pPr>
              </w:pPrChange>
            </w:pPr>
            <w:r w:rsidRPr="00ED175E">
              <w:t>81</w:t>
            </w:r>
          </w:p>
        </w:tc>
        <w:tc>
          <w:tcPr>
            <w:tcW w:w="1790" w:type="dxa"/>
            <w:tcBorders>
              <w:top w:val="nil"/>
              <w:left w:val="nil"/>
              <w:bottom w:val="single" w:sz="4" w:space="0" w:color="auto"/>
              <w:right w:val="single" w:sz="4" w:space="0" w:color="auto"/>
            </w:tcBorders>
            <w:shd w:val="clear" w:color="auto" w:fill="auto"/>
            <w:noWrap/>
            <w:vAlign w:val="bottom"/>
            <w:hideMark/>
          </w:tcPr>
          <w:p w14:paraId="4DC4218F" w14:textId="77777777" w:rsidR="0096549F" w:rsidRPr="00ED175E" w:rsidRDefault="0096549F">
            <w:pPr>
              <w:pStyle w:val="afb"/>
              <w:autoSpaceDE w:val="0"/>
              <w:autoSpaceDN w:val="0"/>
              <w:pPrChange w:id="4223" w:author="Seongeun Woo" w:date="2016-10-13T18:44:00Z">
                <w:pPr>
                  <w:pStyle w:val="afb"/>
                </w:pPr>
              </w:pPrChange>
            </w:pPr>
            <w:r w:rsidRPr="00ED175E">
              <w:t>999</w:t>
            </w:r>
          </w:p>
        </w:tc>
      </w:tr>
      <w:tr w:rsidR="0096549F" w:rsidRPr="00ED175E" w14:paraId="505793EA"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09979322" w14:textId="77777777" w:rsidR="0096549F" w:rsidRPr="00ED175E" w:rsidRDefault="0096549F">
            <w:pPr>
              <w:pStyle w:val="afb"/>
              <w:autoSpaceDE w:val="0"/>
              <w:autoSpaceDN w:val="0"/>
              <w:pPrChange w:id="4224"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16F43753" w14:textId="77777777" w:rsidR="0096549F" w:rsidRPr="00ED175E" w:rsidRDefault="0096549F">
            <w:pPr>
              <w:pStyle w:val="afb"/>
              <w:autoSpaceDE w:val="0"/>
              <w:autoSpaceDN w:val="0"/>
              <w:pPrChange w:id="4225"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31FB38EE" w14:textId="77777777" w:rsidR="0096549F" w:rsidRPr="00ED175E" w:rsidRDefault="0096549F">
            <w:pPr>
              <w:pStyle w:val="afb"/>
              <w:autoSpaceDE w:val="0"/>
              <w:autoSpaceDN w:val="0"/>
              <w:pPrChange w:id="4226" w:author="Seongeun Woo" w:date="2016-10-13T18:44:00Z">
                <w:pPr>
                  <w:pStyle w:val="afb"/>
                </w:pPr>
              </w:pPrChange>
            </w:pPr>
            <w:r w:rsidRPr="00ED175E">
              <w:t>19</w:t>
            </w:r>
          </w:p>
        </w:tc>
        <w:tc>
          <w:tcPr>
            <w:tcW w:w="1931" w:type="dxa"/>
            <w:tcBorders>
              <w:top w:val="nil"/>
              <w:left w:val="nil"/>
              <w:bottom w:val="single" w:sz="4" w:space="0" w:color="auto"/>
              <w:right w:val="single" w:sz="4" w:space="0" w:color="auto"/>
            </w:tcBorders>
            <w:shd w:val="clear" w:color="auto" w:fill="auto"/>
            <w:noWrap/>
            <w:vAlign w:val="bottom"/>
            <w:hideMark/>
          </w:tcPr>
          <w:p w14:paraId="0DC3CAC5" w14:textId="77777777" w:rsidR="0096549F" w:rsidRPr="00ED175E" w:rsidRDefault="0096549F">
            <w:pPr>
              <w:pStyle w:val="afb"/>
              <w:autoSpaceDE w:val="0"/>
              <w:autoSpaceDN w:val="0"/>
              <w:pPrChange w:id="4227" w:author="Seongeun Woo" w:date="2016-10-13T18:44:00Z">
                <w:pPr>
                  <w:pStyle w:val="afb"/>
                </w:pPr>
              </w:pPrChange>
            </w:pPr>
            <w:r w:rsidRPr="00ED175E">
              <w:t>82</w:t>
            </w:r>
          </w:p>
        </w:tc>
        <w:tc>
          <w:tcPr>
            <w:tcW w:w="1790" w:type="dxa"/>
            <w:tcBorders>
              <w:top w:val="nil"/>
              <w:left w:val="nil"/>
              <w:bottom w:val="single" w:sz="4" w:space="0" w:color="auto"/>
              <w:right w:val="single" w:sz="4" w:space="0" w:color="auto"/>
            </w:tcBorders>
            <w:shd w:val="clear" w:color="auto" w:fill="auto"/>
            <w:noWrap/>
            <w:vAlign w:val="bottom"/>
            <w:hideMark/>
          </w:tcPr>
          <w:p w14:paraId="2B46A5E9" w14:textId="77777777" w:rsidR="0096549F" w:rsidRPr="00ED175E" w:rsidRDefault="0096549F">
            <w:pPr>
              <w:pStyle w:val="afb"/>
              <w:autoSpaceDE w:val="0"/>
              <w:autoSpaceDN w:val="0"/>
              <w:pPrChange w:id="4228" w:author="Seongeun Woo" w:date="2016-10-13T18:44:00Z">
                <w:pPr>
                  <w:pStyle w:val="afb"/>
                </w:pPr>
              </w:pPrChange>
            </w:pPr>
            <w:r w:rsidRPr="00ED175E">
              <w:t>999</w:t>
            </w:r>
          </w:p>
        </w:tc>
      </w:tr>
      <w:tr w:rsidR="0096549F" w:rsidRPr="00ED175E" w14:paraId="7CF43C4E"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4AD261A8" w14:textId="77777777" w:rsidR="0096549F" w:rsidRPr="00ED175E" w:rsidRDefault="0096549F">
            <w:pPr>
              <w:pStyle w:val="afb"/>
              <w:autoSpaceDE w:val="0"/>
              <w:autoSpaceDN w:val="0"/>
              <w:pPrChange w:id="4229"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03F94838" w14:textId="77777777" w:rsidR="0096549F" w:rsidRPr="00ED175E" w:rsidRDefault="0096549F">
            <w:pPr>
              <w:pStyle w:val="afb"/>
              <w:autoSpaceDE w:val="0"/>
              <w:autoSpaceDN w:val="0"/>
              <w:pPrChange w:id="4230"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0D544C30" w14:textId="77777777" w:rsidR="0096549F" w:rsidRPr="00ED175E" w:rsidRDefault="0096549F">
            <w:pPr>
              <w:pStyle w:val="afb"/>
              <w:autoSpaceDE w:val="0"/>
              <w:autoSpaceDN w:val="0"/>
              <w:pPrChange w:id="4231" w:author="Seongeun Woo" w:date="2016-10-13T18:44:00Z">
                <w:pPr>
                  <w:pStyle w:val="afb"/>
                </w:pPr>
              </w:pPrChange>
            </w:pPr>
            <w:r w:rsidRPr="00ED175E">
              <w:t>20</w:t>
            </w:r>
          </w:p>
        </w:tc>
        <w:tc>
          <w:tcPr>
            <w:tcW w:w="1931" w:type="dxa"/>
            <w:tcBorders>
              <w:top w:val="nil"/>
              <w:left w:val="nil"/>
              <w:bottom w:val="single" w:sz="4" w:space="0" w:color="auto"/>
              <w:right w:val="single" w:sz="4" w:space="0" w:color="auto"/>
            </w:tcBorders>
            <w:shd w:val="clear" w:color="auto" w:fill="auto"/>
            <w:noWrap/>
            <w:vAlign w:val="bottom"/>
            <w:hideMark/>
          </w:tcPr>
          <w:p w14:paraId="75FB779F" w14:textId="77777777" w:rsidR="0096549F" w:rsidRPr="00ED175E" w:rsidRDefault="0096549F">
            <w:pPr>
              <w:pStyle w:val="afb"/>
              <w:autoSpaceDE w:val="0"/>
              <w:autoSpaceDN w:val="0"/>
              <w:pPrChange w:id="4232" w:author="Seongeun Woo" w:date="2016-10-13T18:44:00Z">
                <w:pPr>
                  <w:pStyle w:val="afb"/>
                </w:pPr>
              </w:pPrChange>
            </w:pPr>
            <w:r w:rsidRPr="00ED175E">
              <w:t>83</w:t>
            </w:r>
          </w:p>
        </w:tc>
        <w:tc>
          <w:tcPr>
            <w:tcW w:w="1790" w:type="dxa"/>
            <w:tcBorders>
              <w:top w:val="nil"/>
              <w:left w:val="nil"/>
              <w:bottom w:val="single" w:sz="4" w:space="0" w:color="auto"/>
              <w:right w:val="single" w:sz="4" w:space="0" w:color="auto"/>
            </w:tcBorders>
            <w:shd w:val="clear" w:color="auto" w:fill="auto"/>
            <w:noWrap/>
            <w:vAlign w:val="bottom"/>
            <w:hideMark/>
          </w:tcPr>
          <w:p w14:paraId="4B28F2B7" w14:textId="77777777" w:rsidR="0096549F" w:rsidRPr="00ED175E" w:rsidRDefault="0096549F">
            <w:pPr>
              <w:pStyle w:val="afb"/>
              <w:autoSpaceDE w:val="0"/>
              <w:autoSpaceDN w:val="0"/>
              <w:pPrChange w:id="4233" w:author="Seongeun Woo" w:date="2016-10-13T18:44:00Z">
                <w:pPr>
                  <w:pStyle w:val="afb"/>
                </w:pPr>
              </w:pPrChange>
            </w:pPr>
            <w:r w:rsidRPr="00ED175E">
              <w:t>999</w:t>
            </w:r>
          </w:p>
        </w:tc>
      </w:tr>
      <w:tr w:rsidR="0096549F" w:rsidRPr="00ED175E" w14:paraId="33C227B5"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40BA76C5" w14:textId="77777777" w:rsidR="0096549F" w:rsidRPr="00ED175E" w:rsidRDefault="0096549F">
            <w:pPr>
              <w:pStyle w:val="afb"/>
              <w:autoSpaceDE w:val="0"/>
              <w:autoSpaceDN w:val="0"/>
              <w:pPrChange w:id="4234"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4C6B35EA" w14:textId="77777777" w:rsidR="0096549F" w:rsidRPr="00ED175E" w:rsidRDefault="0096549F">
            <w:pPr>
              <w:pStyle w:val="afb"/>
              <w:autoSpaceDE w:val="0"/>
              <w:autoSpaceDN w:val="0"/>
              <w:pPrChange w:id="4235"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48001D63" w14:textId="77777777" w:rsidR="0096549F" w:rsidRPr="00ED175E" w:rsidRDefault="0096549F">
            <w:pPr>
              <w:pStyle w:val="afb"/>
              <w:autoSpaceDE w:val="0"/>
              <w:autoSpaceDN w:val="0"/>
              <w:pPrChange w:id="4236" w:author="Seongeun Woo" w:date="2016-10-13T18:44:00Z">
                <w:pPr>
                  <w:pStyle w:val="afb"/>
                </w:pPr>
              </w:pPrChange>
            </w:pPr>
            <w:r w:rsidRPr="00ED175E">
              <w:t>21</w:t>
            </w:r>
          </w:p>
        </w:tc>
        <w:tc>
          <w:tcPr>
            <w:tcW w:w="1931" w:type="dxa"/>
            <w:tcBorders>
              <w:top w:val="nil"/>
              <w:left w:val="nil"/>
              <w:bottom w:val="single" w:sz="4" w:space="0" w:color="auto"/>
              <w:right w:val="single" w:sz="4" w:space="0" w:color="auto"/>
            </w:tcBorders>
            <w:shd w:val="clear" w:color="auto" w:fill="auto"/>
            <w:noWrap/>
            <w:vAlign w:val="bottom"/>
            <w:hideMark/>
          </w:tcPr>
          <w:p w14:paraId="47742E77" w14:textId="77777777" w:rsidR="0096549F" w:rsidRPr="00ED175E" w:rsidRDefault="0096549F">
            <w:pPr>
              <w:pStyle w:val="afb"/>
              <w:autoSpaceDE w:val="0"/>
              <w:autoSpaceDN w:val="0"/>
              <w:pPrChange w:id="4237" w:author="Seongeun Woo" w:date="2016-10-13T18:44:00Z">
                <w:pPr>
                  <w:pStyle w:val="afb"/>
                </w:pPr>
              </w:pPrChange>
            </w:pPr>
            <w:r w:rsidRPr="00ED175E">
              <w:t>84</w:t>
            </w:r>
          </w:p>
        </w:tc>
        <w:tc>
          <w:tcPr>
            <w:tcW w:w="1790" w:type="dxa"/>
            <w:tcBorders>
              <w:top w:val="nil"/>
              <w:left w:val="nil"/>
              <w:bottom w:val="single" w:sz="4" w:space="0" w:color="auto"/>
              <w:right w:val="single" w:sz="4" w:space="0" w:color="auto"/>
            </w:tcBorders>
            <w:shd w:val="clear" w:color="auto" w:fill="auto"/>
            <w:noWrap/>
            <w:vAlign w:val="bottom"/>
            <w:hideMark/>
          </w:tcPr>
          <w:p w14:paraId="4F275A5B" w14:textId="77777777" w:rsidR="0096549F" w:rsidRPr="00ED175E" w:rsidRDefault="0096549F">
            <w:pPr>
              <w:pStyle w:val="afb"/>
              <w:autoSpaceDE w:val="0"/>
              <w:autoSpaceDN w:val="0"/>
              <w:pPrChange w:id="4238" w:author="Seongeun Woo" w:date="2016-10-13T18:44:00Z">
                <w:pPr>
                  <w:pStyle w:val="afb"/>
                </w:pPr>
              </w:pPrChange>
            </w:pPr>
            <w:r w:rsidRPr="00ED175E">
              <w:t>999</w:t>
            </w:r>
          </w:p>
        </w:tc>
      </w:tr>
      <w:tr w:rsidR="0096549F" w:rsidRPr="00ED175E" w14:paraId="7D9A6DE0"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3A7A0BA4" w14:textId="77777777" w:rsidR="0096549F" w:rsidRPr="00ED175E" w:rsidRDefault="0096549F">
            <w:pPr>
              <w:pStyle w:val="afb"/>
              <w:autoSpaceDE w:val="0"/>
              <w:autoSpaceDN w:val="0"/>
              <w:pPrChange w:id="4239"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771D77F4" w14:textId="77777777" w:rsidR="0096549F" w:rsidRPr="00ED175E" w:rsidRDefault="0096549F">
            <w:pPr>
              <w:pStyle w:val="afb"/>
              <w:autoSpaceDE w:val="0"/>
              <w:autoSpaceDN w:val="0"/>
              <w:pPrChange w:id="4240"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408FC2A1" w14:textId="77777777" w:rsidR="0096549F" w:rsidRPr="00ED175E" w:rsidRDefault="0096549F">
            <w:pPr>
              <w:pStyle w:val="afb"/>
              <w:autoSpaceDE w:val="0"/>
              <w:autoSpaceDN w:val="0"/>
              <w:pPrChange w:id="4241" w:author="Seongeun Woo" w:date="2016-10-13T18:44:00Z">
                <w:pPr>
                  <w:pStyle w:val="afb"/>
                </w:pPr>
              </w:pPrChange>
            </w:pPr>
            <w:r w:rsidRPr="00ED175E">
              <w:t>22</w:t>
            </w:r>
          </w:p>
        </w:tc>
        <w:tc>
          <w:tcPr>
            <w:tcW w:w="1931" w:type="dxa"/>
            <w:tcBorders>
              <w:top w:val="nil"/>
              <w:left w:val="nil"/>
              <w:bottom w:val="single" w:sz="4" w:space="0" w:color="auto"/>
              <w:right w:val="single" w:sz="4" w:space="0" w:color="auto"/>
            </w:tcBorders>
            <w:shd w:val="clear" w:color="auto" w:fill="auto"/>
            <w:noWrap/>
            <w:vAlign w:val="bottom"/>
            <w:hideMark/>
          </w:tcPr>
          <w:p w14:paraId="662A5F0C" w14:textId="77777777" w:rsidR="0096549F" w:rsidRPr="00ED175E" w:rsidRDefault="0096549F">
            <w:pPr>
              <w:pStyle w:val="afb"/>
              <w:autoSpaceDE w:val="0"/>
              <w:autoSpaceDN w:val="0"/>
              <w:pPrChange w:id="4242" w:author="Seongeun Woo" w:date="2016-10-13T18:44:00Z">
                <w:pPr>
                  <w:pStyle w:val="afb"/>
                </w:pPr>
              </w:pPrChange>
            </w:pPr>
            <w:r w:rsidRPr="00ED175E">
              <w:t>85</w:t>
            </w:r>
          </w:p>
        </w:tc>
        <w:tc>
          <w:tcPr>
            <w:tcW w:w="1790" w:type="dxa"/>
            <w:tcBorders>
              <w:top w:val="nil"/>
              <w:left w:val="nil"/>
              <w:bottom w:val="single" w:sz="4" w:space="0" w:color="auto"/>
              <w:right w:val="single" w:sz="4" w:space="0" w:color="auto"/>
            </w:tcBorders>
            <w:shd w:val="clear" w:color="auto" w:fill="auto"/>
            <w:noWrap/>
            <w:vAlign w:val="bottom"/>
            <w:hideMark/>
          </w:tcPr>
          <w:p w14:paraId="028D30EC" w14:textId="77777777" w:rsidR="0096549F" w:rsidRPr="00ED175E" w:rsidRDefault="0096549F">
            <w:pPr>
              <w:pStyle w:val="afb"/>
              <w:autoSpaceDE w:val="0"/>
              <w:autoSpaceDN w:val="0"/>
              <w:pPrChange w:id="4243" w:author="Seongeun Woo" w:date="2016-10-13T18:44:00Z">
                <w:pPr>
                  <w:pStyle w:val="afb"/>
                </w:pPr>
              </w:pPrChange>
            </w:pPr>
            <w:r w:rsidRPr="00ED175E">
              <w:t>999</w:t>
            </w:r>
          </w:p>
        </w:tc>
      </w:tr>
      <w:tr w:rsidR="0096549F" w:rsidRPr="00ED175E" w14:paraId="108CFC53"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287627A9" w14:textId="77777777" w:rsidR="0096549F" w:rsidRPr="00ED175E" w:rsidRDefault="0096549F">
            <w:pPr>
              <w:pStyle w:val="afb"/>
              <w:autoSpaceDE w:val="0"/>
              <w:autoSpaceDN w:val="0"/>
              <w:pPrChange w:id="4244" w:author="Seongeun Woo" w:date="2016-10-13T18:44:00Z">
                <w:pPr>
                  <w:pStyle w:val="afb"/>
                </w:pPr>
              </w:pPrChange>
            </w:pPr>
            <w:r w:rsidRPr="00ED175E">
              <w:t>901</w:t>
            </w:r>
          </w:p>
        </w:tc>
        <w:tc>
          <w:tcPr>
            <w:tcW w:w="1931" w:type="dxa"/>
            <w:tcBorders>
              <w:top w:val="nil"/>
              <w:left w:val="nil"/>
              <w:bottom w:val="single" w:sz="4" w:space="0" w:color="auto"/>
              <w:right w:val="single" w:sz="4" w:space="0" w:color="auto"/>
            </w:tcBorders>
            <w:shd w:val="clear" w:color="auto" w:fill="auto"/>
            <w:noWrap/>
            <w:vAlign w:val="bottom"/>
            <w:hideMark/>
          </w:tcPr>
          <w:p w14:paraId="57DC3D8F" w14:textId="77777777" w:rsidR="0096549F" w:rsidRPr="00ED175E" w:rsidRDefault="0096549F">
            <w:pPr>
              <w:pStyle w:val="afb"/>
              <w:autoSpaceDE w:val="0"/>
              <w:autoSpaceDN w:val="0"/>
              <w:pPrChange w:id="4245"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37327582" w14:textId="77777777" w:rsidR="0096549F" w:rsidRPr="00ED175E" w:rsidRDefault="0096549F">
            <w:pPr>
              <w:pStyle w:val="afb"/>
              <w:autoSpaceDE w:val="0"/>
              <w:autoSpaceDN w:val="0"/>
              <w:pPrChange w:id="4246" w:author="Seongeun Woo" w:date="2016-10-13T18:44:00Z">
                <w:pPr>
                  <w:pStyle w:val="afb"/>
                </w:pPr>
              </w:pPrChange>
            </w:pPr>
            <w:r w:rsidRPr="00ED175E">
              <w:t>23</w:t>
            </w:r>
          </w:p>
        </w:tc>
        <w:tc>
          <w:tcPr>
            <w:tcW w:w="1931" w:type="dxa"/>
            <w:tcBorders>
              <w:top w:val="nil"/>
              <w:left w:val="nil"/>
              <w:bottom w:val="single" w:sz="4" w:space="0" w:color="auto"/>
              <w:right w:val="single" w:sz="4" w:space="0" w:color="auto"/>
            </w:tcBorders>
            <w:shd w:val="clear" w:color="auto" w:fill="auto"/>
            <w:noWrap/>
            <w:vAlign w:val="bottom"/>
            <w:hideMark/>
          </w:tcPr>
          <w:p w14:paraId="25D2DEE9" w14:textId="77777777" w:rsidR="0096549F" w:rsidRPr="00ED175E" w:rsidRDefault="0096549F">
            <w:pPr>
              <w:pStyle w:val="afb"/>
              <w:autoSpaceDE w:val="0"/>
              <w:autoSpaceDN w:val="0"/>
              <w:pPrChange w:id="4247" w:author="Seongeun Woo" w:date="2016-10-13T18:44:00Z">
                <w:pPr>
                  <w:pStyle w:val="afb"/>
                </w:pPr>
              </w:pPrChange>
            </w:pPr>
            <w:r w:rsidRPr="00ED175E">
              <w:t>86</w:t>
            </w:r>
          </w:p>
        </w:tc>
        <w:tc>
          <w:tcPr>
            <w:tcW w:w="1790" w:type="dxa"/>
            <w:tcBorders>
              <w:top w:val="nil"/>
              <w:left w:val="nil"/>
              <w:bottom w:val="single" w:sz="4" w:space="0" w:color="auto"/>
              <w:right w:val="single" w:sz="4" w:space="0" w:color="auto"/>
            </w:tcBorders>
            <w:shd w:val="clear" w:color="auto" w:fill="auto"/>
            <w:noWrap/>
            <w:vAlign w:val="bottom"/>
            <w:hideMark/>
          </w:tcPr>
          <w:p w14:paraId="25BE4C97" w14:textId="77777777" w:rsidR="0096549F" w:rsidRPr="00ED175E" w:rsidRDefault="0096549F">
            <w:pPr>
              <w:pStyle w:val="afb"/>
              <w:autoSpaceDE w:val="0"/>
              <w:autoSpaceDN w:val="0"/>
              <w:pPrChange w:id="4248" w:author="Seongeun Woo" w:date="2016-10-13T18:44:00Z">
                <w:pPr>
                  <w:pStyle w:val="afb"/>
                </w:pPr>
              </w:pPrChange>
            </w:pPr>
            <w:r w:rsidRPr="00ED175E">
              <w:t>999</w:t>
            </w:r>
          </w:p>
        </w:tc>
      </w:tr>
      <w:tr w:rsidR="0096549F" w:rsidRPr="00ED175E" w14:paraId="51FCA942" w14:textId="77777777" w:rsidTr="0019306E">
        <w:trPr>
          <w:trHeight w:val="255"/>
        </w:trPr>
        <w:tc>
          <w:tcPr>
            <w:tcW w:w="1915" w:type="dxa"/>
            <w:tcBorders>
              <w:top w:val="nil"/>
              <w:left w:val="single" w:sz="4" w:space="0" w:color="auto"/>
              <w:bottom w:val="single" w:sz="4" w:space="0" w:color="auto"/>
              <w:right w:val="single" w:sz="4" w:space="0" w:color="auto"/>
            </w:tcBorders>
            <w:shd w:val="clear" w:color="auto" w:fill="auto"/>
            <w:noWrap/>
            <w:vAlign w:val="bottom"/>
            <w:hideMark/>
          </w:tcPr>
          <w:p w14:paraId="0BB8A9DD" w14:textId="77777777" w:rsidR="0096549F" w:rsidRPr="00ED175E" w:rsidRDefault="0096549F">
            <w:pPr>
              <w:pStyle w:val="afb"/>
              <w:autoSpaceDE w:val="0"/>
              <w:autoSpaceDN w:val="0"/>
              <w:pPrChange w:id="4249" w:author="Seongeun Woo" w:date="2016-10-13T18:44:00Z">
                <w:pPr>
                  <w:pStyle w:val="afb"/>
                </w:pPr>
              </w:pPrChange>
            </w:pPr>
            <w:r w:rsidRPr="00ED175E">
              <w:t>911</w:t>
            </w:r>
          </w:p>
        </w:tc>
        <w:tc>
          <w:tcPr>
            <w:tcW w:w="1931" w:type="dxa"/>
            <w:tcBorders>
              <w:top w:val="nil"/>
              <w:left w:val="nil"/>
              <w:bottom w:val="single" w:sz="4" w:space="0" w:color="auto"/>
              <w:right w:val="single" w:sz="4" w:space="0" w:color="auto"/>
            </w:tcBorders>
            <w:shd w:val="clear" w:color="auto" w:fill="auto"/>
            <w:noWrap/>
            <w:vAlign w:val="bottom"/>
            <w:hideMark/>
          </w:tcPr>
          <w:p w14:paraId="46592F1E" w14:textId="77777777" w:rsidR="0096549F" w:rsidRPr="00ED175E" w:rsidRDefault="0096549F">
            <w:pPr>
              <w:pStyle w:val="afb"/>
              <w:autoSpaceDE w:val="0"/>
              <w:autoSpaceDN w:val="0"/>
              <w:pPrChange w:id="4250" w:author="Seongeun Woo" w:date="2016-10-13T18:44:00Z">
                <w:pPr>
                  <w:pStyle w:val="afb"/>
                </w:pPr>
              </w:pPrChange>
            </w:pPr>
            <w:r w:rsidRPr="00ED175E">
              <w:t>1</w:t>
            </w:r>
          </w:p>
        </w:tc>
        <w:tc>
          <w:tcPr>
            <w:tcW w:w="1931" w:type="dxa"/>
            <w:tcBorders>
              <w:top w:val="nil"/>
              <w:left w:val="nil"/>
              <w:bottom w:val="single" w:sz="4" w:space="0" w:color="auto"/>
              <w:right w:val="single" w:sz="4" w:space="0" w:color="auto"/>
            </w:tcBorders>
            <w:shd w:val="clear" w:color="auto" w:fill="auto"/>
            <w:noWrap/>
            <w:vAlign w:val="bottom"/>
            <w:hideMark/>
          </w:tcPr>
          <w:p w14:paraId="667175B3" w14:textId="77777777" w:rsidR="0096549F" w:rsidRPr="00ED175E" w:rsidRDefault="0096549F">
            <w:pPr>
              <w:pStyle w:val="afb"/>
              <w:autoSpaceDE w:val="0"/>
              <w:autoSpaceDN w:val="0"/>
              <w:pPrChange w:id="4251" w:author="Seongeun Woo" w:date="2016-10-13T18:44:00Z">
                <w:pPr>
                  <w:pStyle w:val="afb"/>
                </w:pPr>
              </w:pPrChange>
            </w:pPr>
            <w:r w:rsidRPr="00ED175E">
              <w:t>7</w:t>
            </w:r>
          </w:p>
        </w:tc>
        <w:tc>
          <w:tcPr>
            <w:tcW w:w="1931" w:type="dxa"/>
            <w:tcBorders>
              <w:top w:val="nil"/>
              <w:left w:val="nil"/>
              <w:bottom w:val="single" w:sz="4" w:space="0" w:color="auto"/>
              <w:right w:val="single" w:sz="4" w:space="0" w:color="auto"/>
            </w:tcBorders>
            <w:shd w:val="clear" w:color="auto" w:fill="auto"/>
            <w:noWrap/>
            <w:vAlign w:val="bottom"/>
            <w:hideMark/>
          </w:tcPr>
          <w:p w14:paraId="29BD5222" w14:textId="77777777" w:rsidR="0096549F" w:rsidRPr="00ED175E" w:rsidRDefault="0096549F">
            <w:pPr>
              <w:pStyle w:val="afb"/>
              <w:autoSpaceDE w:val="0"/>
              <w:autoSpaceDN w:val="0"/>
              <w:pPrChange w:id="4252" w:author="Seongeun Woo" w:date="2016-10-13T18:44:00Z">
                <w:pPr>
                  <w:pStyle w:val="afb"/>
                </w:pPr>
              </w:pPrChange>
            </w:pPr>
            <w:r w:rsidRPr="00ED175E">
              <w:t>87</w:t>
            </w:r>
          </w:p>
        </w:tc>
        <w:tc>
          <w:tcPr>
            <w:tcW w:w="1790" w:type="dxa"/>
            <w:tcBorders>
              <w:top w:val="nil"/>
              <w:left w:val="nil"/>
              <w:bottom w:val="single" w:sz="4" w:space="0" w:color="auto"/>
              <w:right w:val="single" w:sz="4" w:space="0" w:color="auto"/>
            </w:tcBorders>
            <w:shd w:val="clear" w:color="auto" w:fill="auto"/>
            <w:noWrap/>
            <w:vAlign w:val="bottom"/>
            <w:hideMark/>
          </w:tcPr>
          <w:p w14:paraId="5F04B0BA" w14:textId="77777777" w:rsidR="0096549F" w:rsidRPr="00ED175E" w:rsidRDefault="0096549F">
            <w:pPr>
              <w:pStyle w:val="afb"/>
              <w:autoSpaceDE w:val="0"/>
              <w:autoSpaceDN w:val="0"/>
              <w:pPrChange w:id="4253" w:author="Seongeun Woo" w:date="2016-10-13T18:44:00Z">
                <w:pPr>
                  <w:pStyle w:val="afb"/>
                </w:pPr>
              </w:pPrChange>
            </w:pPr>
            <w:r w:rsidRPr="00ED175E">
              <w:t>999</w:t>
            </w:r>
          </w:p>
        </w:tc>
      </w:tr>
    </w:tbl>
    <w:p w14:paraId="64F63313" w14:textId="77777777" w:rsidR="0096549F" w:rsidRPr="00ED175E" w:rsidRDefault="0096549F">
      <w:pPr>
        <w:pStyle w:val="-00"/>
        <w:wordWrap/>
        <w:pPrChange w:id="4254" w:author="Seongeun Woo" w:date="2016-10-13T18:44:00Z">
          <w:pPr>
            <w:pStyle w:val="-00"/>
          </w:pPr>
        </w:pPrChange>
      </w:pPr>
    </w:p>
    <w:p w14:paraId="54124188" w14:textId="64B8B8C7" w:rsidR="0096549F" w:rsidRPr="00ED175E" w:rsidRDefault="0096549F">
      <w:pPr>
        <w:pStyle w:val="afff5"/>
        <w:wordWrap/>
        <w:pPrChange w:id="4255" w:author="Seongeun Woo" w:date="2016-10-13T18:44:00Z">
          <w:pPr>
            <w:pStyle w:val="afff5"/>
          </w:pPr>
        </w:pPrChange>
      </w:pPr>
      <w:del w:id="4256" w:author="哲均 宋" w:date="2019-08-16T09:52:00Z">
        <w:r w:rsidRPr="00ED175E" w:rsidDel="00A3306E">
          <w:delText>テーブル説明</w:delText>
        </w:r>
      </w:del>
      <w:ins w:id="4257" w:author="哲均 宋" w:date="2019-08-16T09:52:00Z">
        <w:r w:rsidR="00A3306E">
          <w:t>Table Description</w:t>
        </w:r>
      </w:ins>
    </w:p>
    <w:p w14:paraId="2E5208B3" w14:textId="37F2214C" w:rsidR="00A3306E" w:rsidRPr="00ED175E" w:rsidRDefault="0096549F">
      <w:pPr>
        <w:autoSpaceDE w:val="0"/>
        <w:autoSpaceDN w:val="0"/>
        <w:jc w:val="left"/>
        <w:rPr>
          <w:rFonts w:hint="eastAsia"/>
        </w:rPr>
        <w:pPrChange w:id="4258" w:author="Seongeun Woo" w:date="2016-10-13T18:44:00Z">
          <w:pPr/>
        </w:pPrChange>
      </w:pPr>
      <w:del w:id="4259" w:author="哲均 宋" w:date="2019-08-16T09:51:00Z">
        <w:r w:rsidRPr="00ED175E" w:rsidDel="00A3306E">
          <w:delText>OBJ1100</w:delText>
        </w:r>
        <w:r w:rsidRPr="00ED175E" w:rsidDel="00A3306E">
          <w:rPr>
            <w:rFonts w:hint="eastAsia"/>
          </w:rPr>
          <w:delText>と</w:delText>
        </w:r>
        <w:r w:rsidRPr="00ED175E" w:rsidDel="00A3306E">
          <w:delText>OBJ1200</w:delText>
        </w:r>
        <w:r w:rsidRPr="00ED175E" w:rsidDel="00A3306E">
          <w:rPr>
            <w:rFonts w:hint="eastAsia"/>
          </w:rPr>
          <w:delText>の情報を連結するテーブルである。</w:delText>
        </w:r>
        <w:r w:rsidRPr="00ED175E" w:rsidDel="00A3306E">
          <w:delText xml:space="preserve"> </w:delText>
        </w:r>
      </w:del>
      <w:ins w:id="4260" w:author="哲均 宋" w:date="2019-08-16T09:51:00Z">
        <w:r w:rsidR="00A3306E" w:rsidRPr="00A3306E">
          <w:t>In this table, information of OBJ1100 and OBJ1200 is linked.</w:t>
        </w:r>
      </w:ins>
    </w:p>
    <w:p w14:paraId="2AAA9980" w14:textId="77777777" w:rsidR="0096549F" w:rsidRPr="00ED175E" w:rsidRDefault="0096549F">
      <w:pPr>
        <w:tabs>
          <w:tab w:val="left" w:pos="562"/>
        </w:tabs>
        <w:autoSpaceDE w:val="0"/>
        <w:autoSpaceDN w:val="0"/>
        <w:rPr>
          <w:rFonts w:eastAsiaTheme="minorEastAsia"/>
        </w:rPr>
        <w:pPrChange w:id="4261" w:author="Seongeun Woo" w:date="2016-10-13T18:44:00Z">
          <w:pPr>
            <w:tabs>
              <w:tab w:val="left" w:pos="562"/>
            </w:tabs>
          </w:pPr>
        </w:pPrChange>
      </w:pPr>
    </w:p>
    <w:p w14:paraId="29E51E32" w14:textId="77777777" w:rsidR="0096549F" w:rsidRPr="00ED175E" w:rsidRDefault="0096549F">
      <w:pPr>
        <w:tabs>
          <w:tab w:val="left" w:pos="562"/>
        </w:tabs>
        <w:autoSpaceDE w:val="0"/>
        <w:autoSpaceDN w:val="0"/>
        <w:rPr>
          <w:rFonts w:eastAsiaTheme="minorEastAsia"/>
        </w:rPr>
        <w:pPrChange w:id="4262" w:author="Seongeun Woo" w:date="2016-10-13T18:44:00Z">
          <w:pPr>
            <w:tabs>
              <w:tab w:val="left" w:pos="562"/>
            </w:tabs>
          </w:pPr>
        </w:pPrChange>
      </w:pPr>
    </w:p>
    <w:p w14:paraId="55C437EF" w14:textId="77777777" w:rsidR="0096549F" w:rsidRPr="00ED175E" w:rsidRDefault="0096549F">
      <w:pPr>
        <w:tabs>
          <w:tab w:val="left" w:pos="562"/>
        </w:tabs>
        <w:autoSpaceDE w:val="0"/>
        <w:autoSpaceDN w:val="0"/>
        <w:rPr>
          <w:rFonts w:eastAsiaTheme="minorEastAsia"/>
        </w:rPr>
        <w:pPrChange w:id="4263" w:author="Seongeun Woo" w:date="2016-10-13T18:44:00Z">
          <w:pPr>
            <w:tabs>
              <w:tab w:val="left" w:pos="562"/>
            </w:tabs>
          </w:pPr>
        </w:pPrChange>
      </w:pPr>
    </w:p>
    <w:p w14:paraId="63A2A882" w14:textId="77777777" w:rsidR="0096549F" w:rsidRPr="00ED175E" w:rsidRDefault="0096549F">
      <w:pPr>
        <w:tabs>
          <w:tab w:val="left" w:pos="562"/>
        </w:tabs>
        <w:autoSpaceDE w:val="0"/>
        <w:autoSpaceDN w:val="0"/>
        <w:rPr>
          <w:rFonts w:eastAsiaTheme="minorEastAsia"/>
        </w:rPr>
        <w:pPrChange w:id="4264" w:author="Seongeun Woo" w:date="2016-10-13T18:44:00Z">
          <w:pPr>
            <w:tabs>
              <w:tab w:val="left" w:pos="562"/>
            </w:tabs>
          </w:pPr>
        </w:pPrChange>
      </w:pPr>
    </w:p>
    <w:p w14:paraId="72277783" w14:textId="77777777" w:rsidR="0096549F" w:rsidRPr="00ED175E" w:rsidRDefault="0096549F">
      <w:pPr>
        <w:tabs>
          <w:tab w:val="left" w:pos="562"/>
        </w:tabs>
        <w:autoSpaceDE w:val="0"/>
        <w:autoSpaceDN w:val="0"/>
        <w:rPr>
          <w:rFonts w:eastAsiaTheme="minorEastAsia"/>
        </w:rPr>
        <w:pPrChange w:id="4265" w:author="Seongeun Woo" w:date="2016-10-13T18:44:00Z">
          <w:pPr>
            <w:tabs>
              <w:tab w:val="left" w:pos="562"/>
            </w:tabs>
          </w:pPr>
        </w:pPrChange>
      </w:pPr>
    </w:p>
    <w:p w14:paraId="6F20D931" w14:textId="77777777" w:rsidR="0096549F" w:rsidRPr="00ED175E" w:rsidRDefault="0096549F">
      <w:pPr>
        <w:tabs>
          <w:tab w:val="left" w:pos="562"/>
        </w:tabs>
        <w:autoSpaceDE w:val="0"/>
        <w:autoSpaceDN w:val="0"/>
        <w:rPr>
          <w:rFonts w:eastAsiaTheme="minorEastAsia"/>
        </w:rPr>
        <w:pPrChange w:id="4266" w:author="Seongeun Woo" w:date="2016-10-13T18:44:00Z">
          <w:pPr>
            <w:tabs>
              <w:tab w:val="left" w:pos="562"/>
            </w:tabs>
          </w:pPr>
        </w:pPrChange>
      </w:pPr>
    </w:p>
    <w:p w14:paraId="5A392FB3" w14:textId="77777777" w:rsidR="0096549F" w:rsidRPr="00ED175E" w:rsidRDefault="0096549F">
      <w:pPr>
        <w:tabs>
          <w:tab w:val="left" w:pos="562"/>
        </w:tabs>
        <w:autoSpaceDE w:val="0"/>
        <w:autoSpaceDN w:val="0"/>
        <w:rPr>
          <w:rFonts w:eastAsiaTheme="minorEastAsia"/>
        </w:rPr>
        <w:pPrChange w:id="4267" w:author="Seongeun Woo" w:date="2016-10-13T18:44:00Z">
          <w:pPr>
            <w:tabs>
              <w:tab w:val="left" w:pos="562"/>
            </w:tabs>
          </w:pPr>
        </w:pPrChange>
      </w:pPr>
    </w:p>
    <w:p w14:paraId="5EE7CC74" w14:textId="77777777" w:rsidR="0096549F" w:rsidRPr="00ED175E" w:rsidRDefault="0096549F">
      <w:pPr>
        <w:tabs>
          <w:tab w:val="left" w:pos="562"/>
        </w:tabs>
        <w:autoSpaceDE w:val="0"/>
        <w:autoSpaceDN w:val="0"/>
        <w:rPr>
          <w:rFonts w:eastAsiaTheme="minorEastAsia"/>
        </w:rPr>
        <w:pPrChange w:id="4268" w:author="Seongeun Woo" w:date="2016-10-13T18:44:00Z">
          <w:pPr>
            <w:tabs>
              <w:tab w:val="left" w:pos="562"/>
            </w:tabs>
          </w:pPr>
        </w:pPrChange>
      </w:pPr>
    </w:p>
    <w:p w14:paraId="7D9B6397" w14:textId="77777777" w:rsidR="0096549F" w:rsidRPr="00ED175E" w:rsidRDefault="0096549F">
      <w:pPr>
        <w:tabs>
          <w:tab w:val="left" w:pos="562"/>
        </w:tabs>
        <w:autoSpaceDE w:val="0"/>
        <w:autoSpaceDN w:val="0"/>
        <w:rPr>
          <w:rFonts w:eastAsiaTheme="minorEastAsia"/>
        </w:rPr>
        <w:pPrChange w:id="4269" w:author="Seongeun Woo" w:date="2016-10-13T18:44:00Z">
          <w:pPr>
            <w:tabs>
              <w:tab w:val="left" w:pos="562"/>
            </w:tabs>
          </w:pPr>
        </w:pPrChange>
      </w:pPr>
    </w:p>
    <w:p w14:paraId="4D4895CF" w14:textId="77777777" w:rsidR="0096549F" w:rsidRPr="00ED175E" w:rsidRDefault="0096549F">
      <w:pPr>
        <w:tabs>
          <w:tab w:val="left" w:pos="562"/>
        </w:tabs>
        <w:autoSpaceDE w:val="0"/>
        <w:autoSpaceDN w:val="0"/>
        <w:rPr>
          <w:rFonts w:eastAsiaTheme="minorEastAsia"/>
        </w:rPr>
        <w:pPrChange w:id="4270" w:author="Seongeun Woo" w:date="2016-10-13T18:44:00Z">
          <w:pPr>
            <w:tabs>
              <w:tab w:val="left" w:pos="562"/>
            </w:tabs>
          </w:pPr>
        </w:pPrChange>
      </w:pPr>
    </w:p>
    <w:p w14:paraId="74A80D13" w14:textId="77777777" w:rsidR="0096549F" w:rsidRPr="00ED175E" w:rsidRDefault="0096549F">
      <w:pPr>
        <w:tabs>
          <w:tab w:val="left" w:pos="562"/>
        </w:tabs>
        <w:autoSpaceDE w:val="0"/>
        <w:autoSpaceDN w:val="0"/>
        <w:rPr>
          <w:rFonts w:eastAsiaTheme="minorEastAsia"/>
        </w:rPr>
        <w:pPrChange w:id="4271" w:author="Seongeun Woo" w:date="2016-10-13T18:44:00Z">
          <w:pPr>
            <w:tabs>
              <w:tab w:val="left" w:pos="562"/>
            </w:tabs>
          </w:pPr>
        </w:pPrChange>
      </w:pPr>
    </w:p>
    <w:p w14:paraId="6E0A7ACD" w14:textId="77777777" w:rsidR="0096549F" w:rsidRPr="00ED175E" w:rsidRDefault="0096549F">
      <w:pPr>
        <w:tabs>
          <w:tab w:val="left" w:pos="562"/>
        </w:tabs>
        <w:autoSpaceDE w:val="0"/>
        <w:autoSpaceDN w:val="0"/>
        <w:rPr>
          <w:rFonts w:eastAsiaTheme="minorEastAsia"/>
        </w:rPr>
        <w:pPrChange w:id="4272" w:author="Seongeun Woo" w:date="2016-10-13T18:44:00Z">
          <w:pPr>
            <w:tabs>
              <w:tab w:val="left" w:pos="562"/>
            </w:tabs>
          </w:pPr>
        </w:pPrChange>
      </w:pPr>
    </w:p>
    <w:p w14:paraId="74AD7173" w14:textId="77777777" w:rsidR="00775990" w:rsidRPr="00ED175E" w:rsidRDefault="00775990">
      <w:pPr>
        <w:tabs>
          <w:tab w:val="left" w:pos="562"/>
        </w:tabs>
        <w:autoSpaceDE w:val="0"/>
        <w:autoSpaceDN w:val="0"/>
        <w:rPr>
          <w:rFonts w:eastAsiaTheme="minorEastAsia"/>
        </w:rPr>
        <w:pPrChange w:id="4273" w:author="Seongeun Woo" w:date="2016-10-13T18:44:00Z">
          <w:pPr>
            <w:tabs>
              <w:tab w:val="left" w:pos="562"/>
            </w:tabs>
          </w:pPr>
        </w:pPrChange>
      </w:pPr>
    </w:p>
    <w:p w14:paraId="2315EFB4" w14:textId="77777777" w:rsidR="0096549F" w:rsidRPr="00ED175E" w:rsidRDefault="0096549F">
      <w:pPr>
        <w:tabs>
          <w:tab w:val="left" w:pos="562"/>
        </w:tabs>
        <w:autoSpaceDE w:val="0"/>
        <w:autoSpaceDN w:val="0"/>
        <w:rPr>
          <w:rFonts w:eastAsiaTheme="minorEastAsia"/>
        </w:rPr>
        <w:pPrChange w:id="4274" w:author="Seongeun Woo" w:date="2016-10-13T18:44:00Z">
          <w:pPr>
            <w:tabs>
              <w:tab w:val="left" w:pos="562"/>
            </w:tabs>
          </w:pPr>
        </w:pPrChange>
      </w:pPr>
    </w:p>
    <w:p w14:paraId="6B66249A" w14:textId="13094A05" w:rsidR="0096549F" w:rsidRDefault="0096549F">
      <w:pPr>
        <w:pStyle w:val="50"/>
        <w:wordWrap/>
        <w:ind w:left="601"/>
        <w:rPr>
          <w:ins w:id="4275" w:author="InnoRules" w:date="2016-10-11T09:47:00Z"/>
        </w:rPr>
        <w:pPrChange w:id="4276" w:author="Seongeun Woo" w:date="2016-10-13T18:44:00Z">
          <w:pPr>
            <w:pStyle w:val="50"/>
            <w:ind w:left="601"/>
          </w:pPr>
        </w:pPrChange>
      </w:pPr>
      <w:del w:id="4277" w:author="哲均 宋" w:date="2019-08-16T08:55:00Z">
        <w:r w:rsidRPr="00ED175E" w:rsidDel="003566B2">
          <w:rPr>
            <w:rFonts w:hint="eastAsia"/>
          </w:rPr>
          <w:delText>関連画面</w:delText>
        </w:r>
      </w:del>
      <w:ins w:id="4278" w:author="哲均 宋" w:date="2019-08-16T08:55:00Z">
        <w:r w:rsidR="003566B2">
          <w:rPr>
            <w:rFonts w:hint="eastAsia"/>
          </w:rPr>
          <w:t>Related Screen</w:t>
        </w:r>
      </w:ins>
      <w:del w:id="4279" w:author="user" w:date="2016-10-14T14:53:00Z">
        <w:r w:rsidRPr="00ED175E" w:rsidDel="000C290C">
          <w:rPr>
            <w:rFonts w:hint="eastAsia"/>
          </w:rPr>
          <w:delText>：</w:delText>
        </w:r>
      </w:del>
    </w:p>
    <w:p w14:paraId="63C55A9C" w14:textId="77777777" w:rsidR="00EE7C0C" w:rsidRPr="00ED175E" w:rsidRDefault="00EE7C0C">
      <w:pPr>
        <w:pStyle w:val="50"/>
        <w:numPr>
          <w:ilvl w:val="0"/>
          <w:numId w:val="0"/>
        </w:numPr>
        <w:wordWrap/>
        <w:ind w:left="599"/>
        <w:pPrChange w:id="4280" w:author="Seongeun Woo" w:date="2016-10-13T18:44:00Z">
          <w:pPr>
            <w:pStyle w:val="50"/>
            <w:ind w:left="601"/>
          </w:pPr>
        </w:pPrChange>
      </w:pPr>
    </w:p>
    <w:p w14:paraId="06BA1E88" w14:textId="1E27DD47" w:rsidR="004D70B6" w:rsidRPr="00ED175E" w:rsidRDefault="0096549F">
      <w:pPr>
        <w:pStyle w:val="afa"/>
        <w:keepNext/>
        <w:autoSpaceDE w:val="0"/>
        <w:autoSpaceDN w:val="0"/>
        <w:ind w:left="380"/>
        <w:pPrChange w:id="4281" w:author="Seongeun Woo" w:date="2016-10-13T18:44:00Z">
          <w:pPr>
            <w:pStyle w:val="afa"/>
            <w:keepNext/>
            <w:ind w:left="342" w:hanging="342"/>
          </w:pPr>
        </w:pPrChange>
      </w:pPr>
      <w:del w:id="4282" w:author="Seongeun Woo" w:date="2016-07-06T14:47:00Z">
        <w:r w:rsidRPr="0073721B" w:rsidDel="00E45028">
          <w:rPr>
            <w:lang w:eastAsia="ja-JP"/>
            <w:rPrChange w:id="4283" w:author="Unknown">
              <w:rPr>
                <w:rFonts w:ascii="Noto Sans Japanese Regular" w:eastAsia="Noto Sans Japanese Regular" w:hAnsi="Arial" w:cs="Times New Roman"/>
                <w:b/>
                <w:spacing w:val="-2"/>
                <w:sz w:val="18"/>
                <w:szCs w:val="24"/>
                <w:lang w:eastAsia="ja-JP"/>
              </w:rPr>
            </w:rPrChange>
          </w:rPr>
          <w:drawing>
            <wp:inline distT="0" distB="0" distL="0" distR="0" wp14:anchorId="20007503" wp14:editId="0762F51F">
              <wp:extent cx="6048375" cy="3190875"/>
              <wp:effectExtent l="0" t="0" r="0" b="0"/>
              <wp:docPr id="2064"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8375" cy="3190875"/>
                      </a:xfrm>
                      <a:prstGeom prst="rect">
                        <a:avLst/>
                      </a:prstGeom>
                    </pic:spPr>
                  </pic:pic>
                </a:graphicData>
              </a:graphic>
            </wp:inline>
          </w:drawing>
        </w:r>
      </w:del>
      <w:ins w:id="4284" w:author="Seongeun Woo" w:date="2016-07-06T14:47:00Z">
        <w:del w:id="4285" w:author="Jongho Lee" w:date="2016-09-22T18:14:00Z">
          <w:r w:rsidR="00E45028" w:rsidRPr="0073721B" w:rsidDel="003F29F6">
            <w:rPr>
              <w:lang w:eastAsia="ja-JP"/>
              <w:rPrChange w:id="4286" w:author="Unknown">
                <w:rPr>
                  <w:rFonts w:ascii="Noto Sans Japanese Regular" w:eastAsia="Noto Sans Japanese Regular" w:hAnsi="Arial" w:cs="Times New Roman"/>
                  <w:b/>
                  <w:spacing w:val="-2"/>
                  <w:sz w:val="18"/>
                  <w:szCs w:val="24"/>
                  <w:lang w:eastAsia="ja-JP"/>
                </w:rPr>
              </w:rPrChange>
            </w:rPr>
            <w:drawing>
              <wp:inline distT="0" distB="0" distL="0" distR="0" wp14:anchorId="2C35E105" wp14:editId="10ABD64B">
                <wp:extent cx="5943600" cy="2545478"/>
                <wp:effectExtent l="0" t="0" r="0" b="762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2545478"/>
                        </a:xfrm>
                        <a:prstGeom prst="rect">
                          <a:avLst/>
                        </a:prstGeom>
                        <a:noFill/>
                        <a:ln>
                          <a:noFill/>
                        </a:ln>
                      </pic:spPr>
                    </pic:pic>
                  </a:graphicData>
                </a:graphic>
              </wp:inline>
            </w:drawing>
          </w:r>
        </w:del>
      </w:ins>
      <w:ins w:id="4287" w:author="Jongho Lee" w:date="2016-09-22T18:14:00Z">
        <w:r w:rsidR="003F29F6">
          <w:rPr>
            <w:lang w:eastAsia="ja-JP"/>
            <w:rPrChange w:id="4288" w:author="Unknown">
              <w:rPr>
                <w:rFonts w:ascii="Noto Sans Japanese Regular" w:eastAsia="Noto Sans Japanese Regular" w:hAnsi="Arial" w:cs="Times New Roman"/>
                <w:b/>
                <w:spacing w:val="-2"/>
                <w:sz w:val="18"/>
                <w:szCs w:val="24"/>
                <w:lang w:eastAsia="ja-JP"/>
              </w:rPr>
            </w:rPrChange>
          </w:rPr>
          <w:drawing>
            <wp:inline distT="0" distB="0" distL="0" distR="0" wp14:anchorId="7A60ACB4" wp14:editId="67AA4241">
              <wp:extent cx="6048375" cy="2994025"/>
              <wp:effectExtent l="19050" t="19050" r="28575" b="158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94025"/>
                      </a:xfrm>
                      <a:prstGeom prst="rect">
                        <a:avLst/>
                      </a:prstGeom>
                      <a:ln w="6350">
                        <a:solidFill>
                          <a:schemeClr val="tx1"/>
                        </a:solidFill>
                      </a:ln>
                    </pic:spPr>
                  </pic:pic>
                </a:graphicData>
              </a:graphic>
            </wp:inline>
          </w:drawing>
        </w:r>
      </w:ins>
    </w:p>
    <w:p w14:paraId="489714AB" w14:textId="318D6598" w:rsidR="0096549F" w:rsidRPr="00ED175E" w:rsidRDefault="004D70B6">
      <w:pPr>
        <w:pStyle w:val="af6"/>
        <w:autoSpaceDE w:val="0"/>
        <w:autoSpaceDN w:val="0"/>
        <w:rPr>
          <w:lang w:eastAsia="zh-CN"/>
        </w:rPr>
        <w:pPrChange w:id="4289" w:author="Seongeun Woo" w:date="2016-10-13T18:44:00Z">
          <w:pPr>
            <w:pStyle w:val="af6"/>
          </w:pPr>
        </w:pPrChange>
      </w:pPr>
      <w:bookmarkStart w:id="4290" w:name="_Toc465024690"/>
      <w:del w:id="4291" w:author="哲均 宋" w:date="2019-08-16T08:56:00Z">
        <w:r w:rsidRPr="00ED175E" w:rsidDel="003566B2">
          <w:rPr>
            <w:lang w:eastAsia="zh-CN"/>
          </w:rPr>
          <w:delText>[</w:delText>
        </w:r>
        <w:r w:rsidRPr="00ED175E" w:rsidDel="003566B2">
          <w:rPr>
            <w:rFonts w:hint="eastAsia"/>
            <w:lang w:eastAsia="zh-CN"/>
          </w:rPr>
          <w:delText>図</w:delText>
        </w:r>
      </w:del>
      <w:ins w:id="4292" w:author="哲均 宋" w:date="2019-08-16T08:56:00Z">
        <w:r w:rsidR="003566B2">
          <w:rPr>
            <w:lang w:eastAsia="zh-CN"/>
          </w:rPr>
          <w:t>[Image</w:t>
        </w:r>
      </w:ins>
      <w:r w:rsidRPr="00ED175E">
        <w:rPr>
          <w:lang w:eastAsia="zh-CN"/>
        </w:rPr>
        <w:t xml:space="preserve"> </w:t>
      </w:r>
      <w:r w:rsidRPr="0073721B">
        <w:fldChar w:fldCharType="begin"/>
      </w:r>
      <w:r w:rsidRPr="00ED175E">
        <w:rPr>
          <w:lang w:eastAsia="zh-CN"/>
        </w:rPr>
        <w:instrText xml:space="preserve"> SEQ [</w:instrText>
      </w:r>
      <w:r w:rsidRPr="00ED175E">
        <w:rPr>
          <w:rFonts w:hint="eastAsia"/>
          <w:lang w:eastAsia="zh-CN"/>
        </w:rPr>
        <w:instrText>図</w:instrText>
      </w:r>
      <w:r w:rsidRPr="00ED175E">
        <w:rPr>
          <w:lang w:eastAsia="zh-CN"/>
        </w:rPr>
        <w:instrText xml:space="preserve"> \* ARABIC </w:instrText>
      </w:r>
      <w:r w:rsidRPr="0073721B">
        <w:fldChar w:fldCharType="separate"/>
      </w:r>
      <w:r w:rsidR="00D76249">
        <w:rPr>
          <w:noProof/>
          <w:lang w:eastAsia="zh-CN"/>
        </w:rPr>
        <w:t>4</w:t>
      </w:r>
      <w:r w:rsidRPr="0073721B">
        <w:fldChar w:fldCharType="end"/>
      </w:r>
      <w:ins w:id="4293" w:author="InnoRules" w:date="2016-09-30T13:19:00Z">
        <w:r w:rsidR="00A440A6">
          <w:rPr>
            <w:lang w:eastAsia="zh-CN"/>
          </w:rPr>
          <w:t xml:space="preserve"> </w:t>
        </w:r>
      </w:ins>
      <w:del w:id="4294" w:author="InnoRules" w:date="2016-09-30T13:19:00Z">
        <w:r w:rsidRPr="00ED175E" w:rsidDel="00A440A6">
          <w:rPr>
            <w:lang w:eastAsia="zh-CN"/>
          </w:rPr>
          <w:delText xml:space="preserve"> </w:delText>
        </w:r>
      </w:del>
      <w:del w:id="4295" w:author="InnoRules" w:date="2016-09-08T10:57:00Z">
        <w:r w:rsidRPr="00ED175E" w:rsidDel="00BC4AAA">
          <w:rPr>
            <w:rFonts w:hint="eastAsia"/>
            <w:lang w:eastAsia="zh-CN"/>
          </w:rPr>
          <w:delText>標準項目</w:delText>
        </w:r>
        <w:r w:rsidRPr="00ED175E" w:rsidDel="00BC4AAA">
          <w:rPr>
            <w:rFonts w:hint="eastAsia"/>
          </w:rPr>
          <w:delText>の</w:delText>
        </w:r>
        <w:r w:rsidRPr="00ED175E" w:rsidDel="00BC4AAA">
          <w:rPr>
            <w:rFonts w:hint="eastAsia"/>
            <w:lang w:eastAsia="zh-CN"/>
          </w:rPr>
          <w:delText>登録</w:delText>
        </w:r>
      </w:del>
      <w:ins w:id="4296" w:author="InnoRules" w:date="2016-09-08T10:57:00Z">
        <w:del w:id="4297" w:author="shira" w:date="2017-12-21T15:44:00Z">
          <w:r w:rsidR="00BC4AAA" w:rsidDel="00154423">
            <w:rPr>
              <w:rFonts w:hint="eastAsia"/>
              <w:lang w:eastAsia="zh-CN"/>
            </w:rPr>
            <w:delText>標準項目登録</w:delText>
          </w:r>
        </w:del>
      </w:ins>
      <w:del w:id="4298" w:author="shira" w:date="2017-12-21T15:44:00Z">
        <w:r w:rsidRPr="00ED175E" w:rsidDel="00154423">
          <w:rPr>
            <w:rFonts w:hint="eastAsia"/>
            <w:lang w:eastAsia="zh-CN"/>
          </w:rPr>
          <w:delText>／修正</w:delText>
        </w:r>
      </w:del>
      <w:ins w:id="4299" w:author="shira" w:date="2017-12-21T15:44:00Z">
        <w:r w:rsidR="00154423">
          <w:rPr>
            <w:rFonts w:hint="eastAsia"/>
            <w:lang w:eastAsia="zh-CN"/>
          </w:rPr>
          <w:t>標準項目の登録／修正</w:t>
        </w:r>
      </w:ins>
      <w:ins w:id="4300" w:author="user" w:date="2016-10-14T14:53:00Z">
        <w:r w:rsidR="000C290C">
          <w:rPr>
            <w:rFonts w:hint="eastAsia"/>
            <w:lang w:eastAsia="zh-CN"/>
          </w:rPr>
          <w:t>画面</w:t>
        </w:r>
      </w:ins>
      <w:r w:rsidRPr="00ED175E">
        <w:rPr>
          <w:lang w:eastAsia="zh-CN"/>
        </w:rPr>
        <w:t>]</w:t>
      </w:r>
      <w:bookmarkEnd w:id="4290"/>
    </w:p>
    <w:p w14:paraId="7F86A49D" w14:textId="34CC2478" w:rsidR="0096549F" w:rsidRPr="00ED175E" w:rsidRDefault="0096549F">
      <w:pPr>
        <w:pStyle w:val="af6"/>
        <w:autoSpaceDE w:val="0"/>
        <w:autoSpaceDN w:val="0"/>
        <w:rPr>
          <w:rFonts w:eastAsiaTheme="minorEastAsia"/>
          <w:lang w:eastAsia="zh-CN"/>
        </w:rPr>
        <w:pPrChange w:id="4301" w:author="Seongeun Woo" w:date="2016-10-13T18:44:00Z">
          <w:pPr>
            <w:pStyle w:val="af6"/>
          </w:pPr>
        </w:pPrChange>
      </w:pPr>
    </w:p>
    <w:p w14:paraId="15F82532" w14:textId="77777777" w:rsidR="0096549F" w:rsidRPr="00ED175E" w:rsidRDefault="0096549F">
      <w:pPr>
        <w:tabs>
          <w:tab w:val="left" w:pos="562"/>
        </w:tabs>
        <w:autoSpaceDE w:val="0"/>
        <w:autoSpaceDN w:val="0"/>
        <w:rPr>
          <w:rFonts w:eastAsiaTheme="minorEastAsia"/>
          <w:lang w:eastAsia="zh-CN"/>
        </w:rPr>
        <w:pPrChange w:id="4302" w:author="Seongeun Woo" w:date="2016-10-13T18:44:00Z">
          <w:pPr>
            <w:tabs>
              <w:tab w:val="left" w:pos="562"/>
            </w:tabs>
          </w:pPr>
        </w:pPrChange>
      </w:pPr>
    </w:p>
    <w:p w14:paraId="6BB7A975" w14:textId="77777777" w:rsidR="0096549F" w:rsidRPr="00ED175E" w:rsidRDefault="0096549F">
      <w:pPr>
        <w:tabs>
          <w:tab w:val="left" w:pos="562"/>
        </w:tabs>
        <w:autoSpaceDE w:val="0"/>
        <w:autoSpaceDN w:val="0"/>
        <w:rPr>
          <w:rFonts w:eastAsiaTheme="minorEastAsia"/>
          <w:lang w:eastAsia="zh-CN"/>
        </w:rPr>
        <w:pPrChange w:id="4303" w:author="Seongeun Woo" w:date="2016-10-13T18:44:00Z">
          <w:pPr>
            <w:tabs>
              <w:tab w:val="left" w:pos="562"/>
            </w:tabs>
          </w:pPr>
        </w:pPrChange>
      </w:pPr>
    </w:p>
    <w:p w14:paraId="7FECD37A" w14:textId="77777777" w:rsidR="0096549F" w:rsidRPr="00ED175E" w:rsidRDefault="0096549F">
      <w:pPr>
        <w:tabs>
          <w:tab w:val="left" w:pos="562"/>
        </w:tabs>
        <w:autoSpaceDE w:val="0"/>
        <w:autoSpaceDN w:val="0"/>
        <w:rPr>
          <w:rFonts w:eastAsiaTheme="minorEastAsia"/>
          <w:lang w:eastAsia="zh-CN"/>
        </w:rPr>
        <w:pPrChange w:id="4304" w:author="Seongeun Woo" w:date="2016-10-13T18:44:00Z">
          <w:pPr>
            <w:tabs>
              <w:tab w:val="left" w:pos="562"/>
            </w:tabs>
          </w:pPr>
        </w:pPrChange>
      </w:pPr>
    </w:p>
    <w:p w14:paraId="3B79F7C4" w14:textId="77777777" w:rsidR="0096549F" w:rsidRPr="00ED175E" w:rsidRDefault="0096549F">
      <w:pPr>
        <w:tabs>
          <w:tab w:val="left" w:pos="562"/>
        </w:tabs>
        <w:autoSpaceDE w:val="0"/>
        <w:autoSpaceDN w:val="0"/>
        <w:rPr>
          <w:rFonts w:eastAsiaTheme="minorEastAsia"/>
          <w:lang w:eastAsia="zh-CN"/>
        </w:rPr>
        <w:pPrChange w:id="4305" w:author="Seongeun Woo" w:date="2016-10-13T18:44:00Z">
          <w:pPr>
            <w:tabs>
              <w:tab w:val="left" w:pos="562"/>
            </w:tabs>
          </w:pPr>
        </w:pPrChange>
      </w:pPr>
    </w:p>
    <w:p w14:paraId="5122EB33" w14:textId="77777777" w:rsidR="0096549F" w:rsidRPr="00ED175E" w:rsidRDefault="0096549F">
      <w:pPr>
        <w:tabs>
          <w:tab w:val="left" w:pos="562"/>
        </w:tabs>
        <w:autoSpaceDE w:val="0"/>
        <w:autoSpaceDN w:val="0"/>
        <w:rPr>
          <w:rFonts w:eastAsiaTheme="minorEastAsia"/>
          <w:lang w:eastAsia="zh-CN"/>
        </w:rPr>
        <w:pPrChange w:id="4306" w:author="Seongeun Woo" w:date="2016-10-13T18:44:00Z">
          <w:pPr>
            <w:tabs>
              <w:tab w:val="left" w:pos="562"/>
            </w:tabs>
          </w:pPr>
        </w:pPrChange>
      </w:pPr>
    </w:p>
    <w:p w14:paraId="43A5EAEE" w14:textId="77777777" w:rsidR="0096549F" w:rsidRPr="00ED175E" w:rsidRDefault="0096549F">
      <w:pPr>
        <w:tabs>
          <w:tab w:val="left" w:pos="562"/>
        </w:tabs>
        <w:autoSpaceDE w:val="0"/>
        <w:autoSpaceDN w:val="0"/>
        <w:rPr>
          <w:rFonts w:eastAsiaTheme="minorEastAsia"/>
          <w:lang w:eastAsia="zh-CN"/>
        </w:rPr>
        <w:pPrChange w:id="4307" w:author="Seongeun Woo" w:date="2016-10-13T18:44:00Z">
          <w:pPr>
            <w:tabs>
              <w:tab w:val="left" w:pos="562"/>
            </w:tabs>
          </w:pPr>
        </w:pPrChange>
      </w:pPr>
    </w:p>
    <w:p w14:paraId="4F327969" w14:textId="77777777" w:rsidR="0096549F" w:rsidRPr="00ED175E" w:rsidRDefault="0096549F">
      <w:pPr>
        <w:tabs>
          <w:tab w:val="left" w:pos="562"/>
        </w:tabs>
        <w:autoSpaceDE w:val="0"/>
        <w:autoSpaceDN w:val="0"/>
        <w:rPr>
          <w:rFonts w:eastAsiaTheme="minorEastAsia"/>
          <w:lang w:eastAsia="zh-CN"/>
        </w:rPr>
        <w:pPrChange w:id="4308" w:author="Seongeun Woo" w:date="2016-10-13T18:44:00Z">
          <w:pPr>
            <w:tabs>
              <w:tab w:val="left" w:pos="562"/>
            </w:tabs>
          </w:pPr>
        </w:pPrChange>
      </w:pPr>
    </w:p>
    <w:p w14:paraId="5E689FE3" w14:textId="77777777" w:rsidR="0096549F" w:rsidRPr="00ED175E" w:rsidRDefault="0096549F">
      <w:pPr>
        <w:tabs>
          <w:tab w:val="left" w:pos="562"/>
        </w:tabs>
        <w:autoSpaceDE w:val="0"/>
        <w:autoSpaceDN w:val="0"/>
        <w:rPr>
          <w:rFonts w:eastAsiaTheme="minorEastAsia"/>
          <w:lang w:eastAsia="zh-CN"/>
        </w:rPr>
        <w:pPrChange w:id="4309" w:author="Seongeun Woo" w:date="2016-10-13T18:44:00Z">
          <w:pPr>
            <w:tabs>
              <w:tab w:val="left" w:pos="562"/>
            </w:tabs>
          </w:pPr>
        </w:pPrChange>
      </w:pPr>
    </w:p>
    <w:p w14:paraId="6ECAB322" w14:textId="77777777" w:rsidR="0096549F" w:rsidRPr="00ED175E" w:rsidRDefault="0096549F">
      <w:pPr>
        <w:tabs>
          <w:tab w:val="left" w:pos="562"/>
        </w:tabs>
        <w:autoSpaceDE w:val="0"/>
        <w:autoSpaceDN w:val="0"/>
        <w:rPr>
          <w:rFonts w:eastAsiaTheme="minorEastAsia"/>
          <w:lang w:eastAsia="zh-CN"/>
        </w:rPr>
        <w:pPrChange w:id="4310" w:author="Seongeun Woo" w:date="2016-10-13T18:44:00Z">
          <w:pPr>
            <w:tabs>
              <w:tab w:val="left" w:pos="562"/>
            </w:tabs>
          </w:pPr>
        </w:pPrChange>
      </w:pPr>
    </w:p>
    <w:p w14:paraId="7147203A" w14:textId="77777777" w:rsidR="0096549F" w:rsidRPr="00ED175E" w:rsidRDefault="0096549F">
      <w:pPr>
        <w:tabs>
          <w:tab w:val="left" w:pos="562"/>
        </w:tabs>
        <w:autoSpaceDE w:val="0"/>
        <w:autoSpaceDN w:val="0"/>
        <w:rPr>
          <w:rFonts w:eastAsiaTheme="minorEastAsia"/>
          <w:lang w:eastAsia="zh-CN"/>
        </w:rPr>
        <w:pPrChange w:id="4311" w:author="Seongeun Woo" w:date="2016-10-13T18:44:00Z">
          <w:pPr>
            <w:tabs>
              <w:tab w:val="left" w:pos="562"/>
            </w:tabs>
          </w:pPr>
        </w:pPrChange>
      </w:pPr>
    </w:p>
    <w:p w14:paraId="50AC3B18" w14:textId="77777777" w:rsidR="0096549F" w:rsidRPr="00ED175E" w:rsidRDefault="0096549F">
      <w:pPr>
        <w:tabs>
          <w:tab w:val="left" w:pos="562"/>
        </w:tabs>
        <w:autoSpaceDE w:val="0"/>
        <w:autoSpaceDN w:val="0"/>
        <w:rPr>
          <w:rFonts w:eastAsiaTheme="minorEastAsia"/>
          <w:lang w:eastAsia="zh-CN"/>
        </w:rPr>
        <w:pPrChange w:id="4312" w:author="Seongeun Woo" w:date="2016-10-13T18:44:00Z">
          <w:pPr>
            <w:tabs>
              <w:tab w:val="left" w:pos="562"/>
            </w:tabs>
          </w:pPr>
        </w:pPrChange>
      </w:pPr>
    </w:p>
    <w:p w14:paraId="7A63E274" w14:textId="77777777" w:rsidR="0096549F" w:rsidRPr="00ED175E" w:rsidRDefault="0096549F">
      <w:pPr>
        <w:tabs>
          <w:tab w:val="left" w:pos="562"/>
        </w:tabs>
        <w:autoSpaceDE w:val="0"/>
        <w:autoSpaceDN w:val="0"/>
        <w:rPr>
          <w:rFonts w:eastAsiaTheme="minorEastAsia"/>
          <w:lang w:eastAsia="zh-CN"/>
        </w:rPr>
        <w:pPrChange w:id="4313" w:author="Seongeun Woo" w:date="2016-10-13T18:44:00Z">
          <w:pPr>
            <w:tabs>
              <w:tab w:val="left" w:pos="562"/>
            </w:tabs>
          </w:pPr>
        </w:pPrChange>
      </w:pPr>
    </w:p>
    <w:p w14:paraId="64F37B11" w14:textId="77777777" w:rsidR="0096549F" w:rsidRPr="00ED175E" w:rsidRDefault="0096549F">
      <w:pPr>
        <w:tabs>
          <w:tab w:val="left" w:pos="562"/>
        </w:tabs>
        <w:autoSpaceDE w:val="0"/>
        <w:autoSpaceDN w:val="0"/>
        <w:rPr>
          <w:rFonts w:eastAsiaTheme="minorEastAsia"/>
          <w:lang w:eastAsia="zh-CN"/>
        </w:rPr>
        <w:pPrChange w:id="4314" w:author="Seongeun Woo" w:date="2016-10-13T18:44:00Z">
          <w:pPr>
            <w:tabs>
              <w:tab w:val="left" w:pos="562"/>
            </w:tabs>
          </w:pPr>
        </w:pPrChange>
      </w:pPr>
    </w:p>
    <w:p w14:paraId="6BC52FFD" w14:textId="77777777" w:rsidR="0096549F" w:rsidRPr="00ED175E" w:rsidRDefault="0096549F">
      <w:pPr>
        <w:tabs>
          <w:tab w:val="left" w:pos="562"/>
        </w:tabs>
        <w:autoSpaceDE w:val="0"/>
        <w:autoSpaceDN w:val="0"/>
        <w:rPr>
          <w:rFonts w:eastAsiaTheme="minorEastAsia"/>
          <w:lang w:eastAsia="zh-CN"/>
        </w:rPr>
        <w:pPrChange w:id="4315" w:author="Seongeun Woo" w:date="2016-10-13T18:44:00Z">
          <w:pPr>
            <w:tabs>
              <w:tab w:val="left" w:pos="562"/>
            </w:tabs>
          </w:pPr>
        </w:pPrChange>
      </w:pPr>
    </w:p>
    <w:p w14:paraId="06CEDD92" w14:textId="77777777" w:rsidR="0096549F" w:rsidRPr="00ED175E" w:rsidRDefault="0096549F">
      <w:pPr>
        <w:tabs>
          <w:tab w:val="left" w:pos="562"/>
        </w:tabs>
        <w:autoSpaceDE w:val="0"/>
        <w:autoSpaceDN w:val="0"/>
        <w:rPr>
          <w:rFonts w:eastAsiaTheme="minorEastAsia"/>
          <w:lang w:eastAsia="zh-CN"/>
        </w:rPr>
        <w:pPrChange w:id="4316" w:author="Seongeun Woo" w:date="2016-10-13T18:44:00Z">
          <w:pPr>
            <w:tabs>
              <w:tab w:val="left" w:pos="562"/>
            </w:tabs>
          </w:pPr>
        </w:pPrChange>
      </w:pPr>
    </w:p>
    <w:p w14:paraId="4916E9CE" w14:textId="77777777" w:rsidR="0096549F" w:rsidRPr="00ED175E" w:rsidRDefault="0096549F">
      <w:pPr>
        <w:tabs>
          <w:tab w:val="left" w:pos="562"/>
        </w:tabs>
        <w:autoSpaceDE w:val="0"/>
        <w:autoSpaceDN w:val="0"/>
        <w:rPr>
          <w:rFonts w:eastAsiaTheme="minorEastAsia"/>
          <w:lang w:eastAsia="zh-CN"/>
        </w:rPr>
        <w:pPrChange w:id="4317" w:author="Seongeun Woo" w:date="2016-10-13T18:44:00Z">
          <w:pPr>
            <w:tabs>
              <w:tab w:val="left" w:pos="562"/>
            </w:tabs>
          </w:pPr>
        </w:pPrChange>
      </w:pPr>
    </w:p>
    <w:p w14:paraId="0F144D6B" w14:textId="77777777" w:rsidR="0096549F" w:rsidRPr="00ED175E" w:rsidRDefault="0096549F">
      <w:pPr>
        <w:tabs>
          <w:tab w:val="left" w:pos="562"/>
        </w:tabs>
        <w:autoSpaceDE w:val="0"/>
        <w:autoSpaceDN w:val="0"/>
        <w:rPr>
          <w:rFonts w:eastAsiaTheme="minorEastAsia"/>
          <w:lang w:eastAsia="zh-CN"/>
        </w:rPr>
        <w:pPrChange w:id="4318" w:author="Seongeun Woo" w:date="2016-10-13T18:44:00Z">
          <w:pPr>
            <w:tabs>
              <w:tab w:val="left" w:pos="562"/>
            </w:tabs>
          </w:pPr>
        </w:pPrChange>
      </w:pPr>
    </w:p>
    <w:p w14:paraId="18EAC396" w14:textId="77777777" w:rsidR="0096549F" w:rsidRPr="00ED175E" w:rsidRDefault="0096549F">
      <w:pPr>
        <w:tabs>
          <w:tab w:val="left" w:pos="562"/>
        </w:tabs>
        <w:autoSpaceDE w:val="0"/>
        <w:autoSpaceDN w:val="0"/>
        <w:rPr>
          <w:rFonts w:eastAsiaTheme="minorEastAsia"/>
          <w:lang w:eastAsia="zh-CN"/>
        </w:rPr>
        <w:pPrChange w:id="4319" w:author="Seongeun Woo" w:date="2016-10-13T18:44:00Z">
          <w:pPr>
            <w:tabs>
              <w:tab w:val="left" w:pos="562"/>
            </w:tabs>
          </w:pPr>
        </w:pPrChange>
      </w:pPr>
    </w:p>
    <w:p w14:paraId="015E1070" w14:textId="77777777" w:rsidR="0096549F" w:rsidRPr="00ED175E" w:rsidRDefault="0096549F">
      <w:pPr>
        <w:tabs>
          <w:tab w:val="left" w:pos="562"/>
        </w:tabs>
        <w:autoSpaceDE w:val="0"/>
        <w:autoSpaceDN w:val="0"/>
        <w:rPr>
          <w:rFonts w:eastAsiaTheme="minorEastAsia"/>
          <w:lang w:eastAsia="zh-CN"/>
        </w:rPr>
        <w:pPrChange w:id="4320" w:author="Seongeun Woo" w:date="2016-10-13T18:44:00Z">
          <w:pPr>
            <w:tabs>
              <w:tab w:val="left" w:pos="562"/>
            </w:tabs>
          </w:pPr>
        </w:pPrChange>
      </w:pPr>
    </w:p>
    <w:p w14:paraId="10A93BFB" w14:textId="77777777" w:rsidR="0096549F" w:rsidRPr="00ED175E" w:rsidRDefault="0096549F">
      <w:pPr>
        <w:tabs>
          <w:tab w:val="left" w:pos="562"/>
        </w:tabs>
        <w:autoSpaceDE w:val="0"/>
        <w:autoSpaceDN w:val="0"/>
        <w:rPr>
          <w:ins w:id="4321" w:author="Seongeun Woo" w:date="2016-07-07T23:28:00Z"/>
          <w:rFonts w:eastAsiaTheme="minorEastAsia"/>
          <w:lang w:eastAsia="zh-CN"/>
        </w:rPr>
        <w:pPrChange w:id="4322" w:author="Seongeun Woo" w:date="2016-10-13T18:44:00Z">
          <w:pPr>
            <w:tabs>
              <w:tab w:val="left" w:pos="562"/>
            </w:tabs>
          </w:pPr>
        </w:pPrChange>
      </w:pPr>
    </w:p>
    <w:p w14:paraId="2BB9567F" w14:textId="25320983" w:rsidR="00EF0E6F" w:rsidRPr="00ED175E" w:rsidDel="00EE7C0C" w:rsidRDefault="00EF0E6F">
      <w:pPr>
        <w:tabs>
          <w:tab w:val="left" w:pos="562"/>
        </w:tabs>
        <w:autoSpaceDE w:val="0"/>
        <w:autoSpaceDN w:val="0"/>
        <w:rPr>
          <w:del w:id="4323" w:author="InnoRules" w:date="2016-10-11T09:47:00Z"/>
          <w:rFonts w:eastAsiaTheme="minorEastAsia"/>
        </w:rPr>
        <w:pPrChange w:id="4324" w:author="Seongeun Woo" w:date="2016-10-13T18:44:00Z">
          <w:pPr>
            <w:tabs>
              <w:tab w:val="left" w:pos="562"/>
            </w:tabs>
          </w:pPr>
        </w:pPrChange>
      </w:pPr>
      <w:bookmarkStart w:id="4325" w:name="_Toc463944373"/>
      <w:bookmarkStart w:id="4326" w:name="_Toc464215012"/>
      <w:bookmarkStart w:id="4327" w:name="_Toc464215502"/>
      <w:bookmarkStart w:id="4328" w:name="_Toc464221745"/>
      <w:bookmarkStart w:id="4329" w:name="_Toc464227463"/>
      <w:bookmarkStart w:id="4330" w:name="_Toc464747697"/>
      <w:bookmarkStart w:id="4331" w:name="_Toc465010220"/>
      <w:bookmarkStart w:id="4332" w:name="_Toc465024624"/>
      <w:bookmarkStart w:id="4333" w:name="_Toc17110287"/>
      <w:bookmarkStart w:id="4334" w:name="_Toc17110470"/>
      <w:bookmarkStart w:id="4335" w:name="_Toc17110684"/>
      <w:bookmarkStart w:id="4336" w:name="_Toc17110777"/>
      <w:bookmarkStart w:id="4337" w:name="_Toc17110871"/>
      <w:bookmarkStart w:id="4338" w:name="_Toc17110965"/>
      <w:bookmarkStart w:id="4339" w:name="_Toc17111060"/>
      <w:bookmarkStart w:id="4340" w:name="_Toc17111155"/>
      <w:bookmarkStart w:id="4341" w:name="_Toc17111252"/>
      <w:bookmarkStart w:id="4342" w:name="_Toc17111351"/>
      <w:bookmarkStart w:id="4343" w:name="_Toc17111445"/>
      <w:bookmarkStart w:id="4344" w:name="_Toc17111540"/>
      <w:bookmarkStart w:id="4345" w:name="_Toc17111730"/>
      <w:bookmarkStart w:id="4346" w:name="_Toc17111825"/>
      <w:bookmarkStart w:id="4347" w:name="_Toc17111919"/>
      <w:bookmarkStart w:id="4348" w:name="_Toc17112012"/>
      <w:bookmarkStart w:id="4349" w:name="_Toc17112103"/>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p>
    <w:p w14:paraId="476ED4DD" w14:textId="0BA39D37" w:rsidR="0096549F" w:rsidRPr="00ED175E" w:rsidDel="00EE7C0C" w:rsidRDefault="0096549F">
      <w:pPr>
        <w:tabs>
          <w:tab w:val="left" w:pos="562"/>
        </w:tabs>
        <w:autoSpaceDE w:val="0"/>
        <w:autoSpaceDN w:val="0"/>
        <w:rPr>
          <w:del w:id="4350" w:author="InnoRules" w:date="2016-10-11T09:47:00Z"/>
          <w:rFonts w:eastAsiaTheme="minorEastAsia"/>
        </w:rPr>
        <w:pPrChange w:id="4351" w:author="Seongeun Woo" w:date="2016-10-13T18:44:00Z">
          <w:pPr>
            <w:tabs>
              <w:tab w:val="left" w:pos="562"/>
            </w:tabs>
          </w:pPr>
        </w:pPrChange>
      </w:pPr>
      <w:bookmarkStart w:id="4352" w:name="_Toc463944374"/>
      <w:bookmarkStart w:id="4353" w:name="_Toc464215013"/>
      <w:bookmarkStart w:id="4354" w:name="_Toc464215503"/>
      <w:bookmarkStart w:id="4355" w:name="_Toc464221746"/>
      <w:bookmarkStart w:id="4356" w:name="_Toc464227464"/>
      <w:bookmarkStart w:id="4357" w:name="_Toc464747698"/>
      <w:bookmarkStart w:id="4358" w:name="_Toc465010221"/>
      <w:bookmarkStart w:id="4359" w:name="_Toc465024625"/>
      <w:bookmarkStart w:id="4360" w:name="_Toc17110288"/>
      <w:bookmarkStart w:id="4361" w:name="_Toc17110471"/>
      <w:bookmarkStart w:id="4362" w:name="_Toc17110685"/>
      <w:bookmarkStart w:id="4363" w:name="_Toc17110778"/>
      <w:bookmarkStart w:id="4364" w:name="_Toc17110872"/>
      <w:bookmarkStart w:id="4365" w:name="_Toc17110966"/>
      <w:bookmarkStart w:id="4366" w:name="_Toc17111061"/>
      <w:bookmarkStart w:id="4367" w:name="_Toc17111156"/>
      <w:bookmarkStart w:id="4368" w:name="_Toc17111253"/>
      <w:bookmarkStart w:id="4369" w:name="_Toc17111352"/>
      <w:bookmarkStart w:id="4370" w:name="_Toc17111446"/>
      <w:bookmarkStart w:id="4371" w:name="_Toc17111541"/>
      <w:bookmarkStart w:id="4372" w:name="_Toc17111731"/>
      <w:bookmarkStart w:id="4373" w:name="_Toc17111826"/>
      <w:bookmarkStart w:id="4374" w:name="_Toc17111920"/>
      <w:bookmarkStart w:id="4375" w:name="_Toc17112013"/>
      <w:bookmarkStart w:id="4376" w:name="_Toc17112104"/>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p>
    <w:p w14:paraId="4CD3ACD5" w14:textId="77777777" w:rsidR="0096549F" w:rsidRPr="00ED175E" w:rsidRDefault="0096549F">
      <w:pPr>
        <w:pStyle w:val="20"/>
        <w:wordWrap/>
        <w:pPrChange w:id="4377" w:author="Seongeun Woo" w:date="2016-10-13T18:44:00Z">
          <w:pPr>
            <w:pStyle w:val="20"/>
          </w:pPr>
        </w:pPrChange>
      </w:pPr>
      <w:bookmarkStart w:id="4378" w:name="_Toc412794810"/>
      <w:bookmarkStart w:id="4379" w:name="_Toc414631954"/>
      <w:bookmarkStart w:id="4380" w:name="_Toc434858355"/>
      <w:bookmarkStart w:id="4381" w:name="_Toc445716742"/>
      <w:bookmarkStart w:id="4382" w:name="_Toc17112105"/>
      <w:r w:rsidRPr="00ED175E">
        <w:t>OBJ1200</w:t>
      </w:r>
      <w:bookmarkEnd w:id="4378"/>
      <w:bookmarkEnd w:id="4379"/>
      <w:bookmarkEnd w:id="4380"/>
      <w:bookmarkEnd w:id="4381"/>
      <w:bookmarkEnd w:id="4382"/>
    </w:p>
    <w:p w14:paraId="42EA1A14" w14:textId="4B28287A" w:rsidR="00A3306E" w:rsidRPr="00ED175E" w:rsidRDefault="0096549F">
      <w:pPr>
        <w:autoSpaceDE w:val="0"/>
        <w:autoSpaceDN w:val="0"/>
        <w:jc w:val="left"/>
        <w:rPr>
          <w:rFonts w:hint="eastAsia"/>
        </w:rPr>
        <w:pPrChange w:id="4383" w:author="Seongeun Woo" w:date="2016-10-13T18:44:00Z">
          <w:pPr/>
        </w:pPrChange>
      </w:pPr>
      <w:del w:id="4384" w:author="哲均 宋" w:date="2019-08-16T09:57:00Z">
        <w:r w:rsidRPr="00ED175E" w:rsidDel="00A3306E">
          <w:rPr>
            <w:rFonts w:hint="eastAsia"/>
          </w:rPr>
          <w:delText>詳細類型</w:delText>
        </w:r>
        <w:r w:rsidRPr="00ED175E" w:rsidDel="00A3306E">
          <w:delText>(</w:delText>
        </w:r>
        <w:r w:rsidRPr="00ED175E" w:rsidDel="00A3306E">
          <w:rPr>
            <w:rFonts w:hint="eastAsia"/>
          </w:rPr>
          <w:delText>一般、自動車など</w:delText>
        </w:r>
        <w:r w:rsidRPr="00ED175E" w:rsidDel="00A3306E">
          <w:delText>)</w:delText>
        </w:r>
        <w:r w:rsidRPr="00ED175E" w:rsidDel="00A3306E">
          <w:rPr>
            <w:rFonts w:hint="eastAsia"/>
          </w:rPr>
          <w:delText>の</w:delText>
        </w:r>
      </w:del>
      <w:ins w:id="4385" w:author="Seongeun Woo" w:date="2016-07-06T14:47:00Z">
        <w:del w:id="4386" w:author="哲均 宋" w:date="2019-08-16T09:57:00Z">
          <w:r w:rsidR="00E45028" w:rsidRPr="00ED175E" w:rsidDel="00A3306E">
            <w:rPr>
              <w:rFonts w:hint="eastAsia"/>
            </w:rPr>
            <w:delText>の</w:delText>
          </w:r>
        </w:del>
      </w:ins>
      <w:del w:id="4387" w:author="哲均 宋" w:date="2019-08-16T09:57:00Z">
        <w:r w:rsidRPr="00ED175E" w:rsidDel="00A3306E">
          <w:rPr>
            <w:rFonts w:hint="eastAsia"/>
          </w:rPr>
          <w:delText>標準項目</w:delText>
        </w:r>
      </w:del>
      <w:ins w:id="4388" w:author="Seongeun Woo" w:date="2016-07-06T14:47:00Z">
        <w:del w:id="4389" w:author="哲均 宋" w:date="2019-08-16T09:57:00Z">
          <w:r w:rsidR="00E45028" w:rsidRPr="00ED175E" w:rsidDel="00A3306E">
            <w:rPr>
              <w:rFonts w:hint="eastAsia"/>
            </w:rPr>
            <w:delText>別の基準情報を</w:delText>
          </w:r>
        </w:del>
      </w:ins>
      <w:del w:id="4390" w:author="哲均 宋" w:date="2019-08-16T09:57:00Z">
        <w:r w:rsidRPr="00ED175E" w:rsidDel="00A3306E">
          <w:rPr>
            <w:rFonts w:hint="eastAsia"/>
          </w:rPr>
          <w:delText>が保存される</w:delText>
        </w:r>
      </w:del>
      <w:ins w:id="4391" w:author="Seongeun Woo" w:date="2016-07-06T14:48:00Z">
        <w:del w:id="4392" w:author="哲均 宋" w:date="2019-08-16T09:57:00Z">
          <w:r w:rsidR="00E45028" w:rsidRPr="00ED175E" w:rsidDel="00A3306E">
            <w:rPr>
              <w:rFonts w:hint="eastAsia"/>
            </w:rPr>
            <w:delText>する</w:delText>
          </w:r>
        </w:del>
      </w:ins>
      <w:del w:id="4393" w:author="哲均 宋" w:date="2019-08-16T09:57:00Z">
        <w:r w:rsidRPr="00ED175E" w:rsidDel="00A3306E">
          <w:rPr>
            <w:rFonts w:hint="eastAsia"/>
          </w:rPr>
          <w:delText>テーブルである。</w:delText>
        </w:r>
      </w:del>
      <w:ins w:id="4394" w:author="哲均 宋" w:date="2019-08-16T09:56:00Z">
        <w:r w:rsidR="00A3306E" w:rsidRPr="00A3306E">
          <w:t xml:space="preserve">It is a table that stores meta information of </w:t>
        </w:r>
        <w:r w:rsidR="00A3306E">
          <w:rPr>
            <w:rFonts w:hint="eastAsia"/>
          </w:rPr>
          <w:t>A</w:t>
        </w:r>
        <w:r w:rsidR="00A3306E">
          <w:t>ttributes</w:t>
        </w:r>
        <w:r w:rsidR="00A3306E" w:rsidRPr="00A3306E">
          <w:t xml:space="preserve"> for each </w:t>
        </w:r>
      </w:ins>
      <w:ins w:id="4395" w:author="哲均 宋" w:date="2019-08-16T09:57:00Z">
        <w:r w:rsidR="00A3306E">
          <w:t>semi-Type.</w:t>
        </w:r>
      </w:ins>
    </w:p>
    <w:p w14:paraId="0EC4507D" w14:textId="77777777" w:rsidR="0096549F" w:rsidRPr="00ED175E" w:rsidRDefault="0096549F">
      <w:pPr>
        <w:pStyle w:val="-00"/>
        <w:wordWrap/>
        <w:rPr>
          <w:lang w:eastAsia="ja-JP"/>
        </w:rPr>
        <w:pPrChange w:id="4396" w:author="Seongeun Woo" w:date="2016-10-13T18:44:00Z">
          <w:pPr>
            <w:pStyle w:val="-00"/>
          </w:pPr>
        </w:pPrChange>
      </w:pPr>
    </w:p>
    <w:p w14:paraId="3F2916D1" w14:textId="3C6E5770" w:rsidR="00775990" w:rsidRPr="00ED175E" w:rsidRDefault="00775990">
      <w:pPr>
        <w:pStyle w:val="af6"/>
        <w:keepNext/>
        <w:autoSpaceDE w:val="0"/>
        <w:autoSpaceDN w:val="0"/>
        <w:pPrChange w:id="4397" w:author="Seongeun Woo" w:date="2016-10-13T18:44:00Z">
          <w:pPr>
            <w:pStyle w:val="af6"/>
            <w:keepNext/>
          </w:pPr>
        </w:pPrChange>
      </w:pPr>
      <w:r w:rsidRPr="00ED175E">
        <w:t xml:space="preserve"> </w:t>
      </w:r>
      <w:del w:id="4398" w:author="哲均 宋" w:date="2019-08-16T08:55:00Z">
        <w:r w:rsidRPr="00ED175E" w:rsidDel="003566B2">
          <w:delText>[</w:delText>
        </w:r>
        <w:r w:rsidRPr="00ED175E" w:rsidDel="003566B2">
          <w:rPr>
            <w:rFonts w:hint="eastAsia"/>
          </w:rPr>
          <w:delText>表</w:delText>
        </w:r>
      </w:del>
      <w:ins w:id="4399"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7</w:t>
      </w:r>
      <w:r w:rsidRPr="0073721B">
        <w:fldChar w:fldCharType="end"/>
      </w:r>
      <w:r w:rsidRPr="00ED175E">
        <w:t xml:space="preserve"> </w:t>
      </w:r>
      <w:del w:id="4400" w:author="哲均 宋" w:date="2019-08-16T08:58:00Z">
        <w:r w:rsidRPr="00ED175E" w:rsidDel="003566B2">
          <w:rPr>
            <w:rFonts w:hint="eastAsia"/>
          </w:rPr>
          <w:delText>主要カラム</w:delText>
        </w:r>
        <w:r w:rsidRPr="00ED175E" w:rsidDel="003566B2">
          <w:delText>]</w:delText>
        </w:r>
      </w:del>
      <w:ins w:id="4401"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884"/>
        <w:gridCol w:w="4340"/>
        <w:gridCol w:w="3274"/>
        <w:tblGridChange w:id="4402">
          <w:tblGrid>
            <w:gridCol w:w="1884"/>
            <w:gridCol w:w="4340"/>
            <w:gridCol w:w="3274"/>
          </w:tblGrid>
        </w:tblGridChange>
      </w:tblGrid>
      <w:tr w:rsidR="003566B2" w:rsidRPr="00ED175E" w14:paraId="4E3E2753" w14:textId="77777777" w:rsidTr="00775990">
        <w:tc>
          <w:tcPr>
            <w:tcW w:w="1884" w:type="dxa"/>
            <w:shd w:val="clear" w:color="auto" w:fill="EEECE1"/>
            <w:vAlign w:val="center"/>
          </w:tcPr>
          <w:p w14:paraId="58E6C7B4" w14:textId="325B6D5A" w:rsidR="003566B2" w:rsidRPr="00ED175E" w:rsidRDefault="003566B2" w:rsidP="003566B2">
            <w:pPr>
              <w:pStyle w:val="afc"/>
              <w:wordWrap/>
              <w:pPrChange w:id="4403" w:author="Seongeun Woo" w:date="2016-10-13T18:44:00Z">
                <w:pPr>
                  <w:pStyle w:val="afc"/>
                </w:pPr>
              </w:pPrChange>
            </w:pPr>
            <w:ins w:id="4404" w:author="哲均 宋" w:date="2019-08-16T08:50:00Z">
              <w:r>
                <w:rPr>
                  <w:rFonts w:hint="eastAsia"/>
                </w:rPr>
                <w:t>C</w:t>
              </w:r>
              <w:r>
                <w:t>olumn Name</w:t>
              </w:r>
            </w:ins>
            <w:del w:id="4405" w:author="哲均 宋" w:date="2019-08-16T08:50:00Z">
              <w:r w:rsidRPr="00ED175E" w:rsidDel="008C2F50">
                <w:delText>COLUNM</w:delText>
              </w:r>
            </w:del>
            <w:ins w:id="4406" w:author="류종우" w:date="2016-08-10T09:29:00Z">
              <w:del w:id="4407" w:author="哲均 宋" w:date="2019-08-16T08:50:00Z">
                <w:r w:rsidRPr="00ED175E" w:rsidDel="008C2F50">
                  <w:rPr>
                    <w:rFonts w:hint="eastAsia"/>
                  </w:rPr>
                  <w:delText>カラム名</w:delText>
                </w:r>
              </w:del>
            </w:ins>
            <w:ins w:id="4408" w:author="Seongeun Woo" w:date="2016-07-06T16:13:00Z">
              <w:del w:id="4409" w:author="哲均 宋" w:date="2019-08-16T08:50:00Z">
                <w:r w:rsidRPr="00ED175E" w:rsidDel="008C2F50">
                  <w:delText>COLUMN</w:delText>
                </w:r>
              </w:del>
            </w:ins>
            <w:del w:id="4410" w:author="哲均 宋" w:date="2019-08-16T08:50:00Z">
              <w:r w:rsidRPr="00ED175E" w:rsidDel="008C2F50">
                <w:delText xml:space="preserve"> NAME</w:delText>
              </w:r>
            </w:del>
          </w:p>
        </w:tc>
        <w:tc>
          <w:tcPr>
            <w:tcW w:w="4340" w:type="dxa"/>
            <w:shd w:val="clear" w:color="auto" w:fill="EEECE1"/>
            <w:vAlign w:val="center"/>
          </w:tcPr>
          <w:p w14:paraId="28881ED5" w14:textId="35BE6EB7" w:rsidR="003566B2" w:rsidRPr="00ED175E" w:rsidRDefault="003566B2" w:rsidP="003566B2">
            <w:pPr>
              <w:pStyle w:val="afc"/>
              <w:wordWrap/>
              <w:pPrChange w:id="4411" w:author="Seongeun Woo" w:date="2016-10-13T18:44:00Z">
                <w:pPr>
                  <w:pStyle w:val="afc"/>
                </w:pPr>
              </w:pPrChange>
            </w:pPr>
            <w:ins w:id="4412" w:author="哲均 宋" w:date="2019-08-16T08:50:00Z">
              <w:r>
                <w:rPr>
                  <w:rFonts w:hint="eastAsia"/>
                </w:rPr>
                <w:t>D</w:t>
              </w:r>
              <w:r>
                <w:t>escription</w:t>
              </w:r>
            </w:ins>
            <w:del w:id="4413" w:author="哲均 宋" w:date="2019-08-16T08:50:00Z">
              <w:r w:rsidRPr="00ED175E" w:rsidDel="008C2F50">
                <w:rPr>
                  <w:rFonts w:hint="eastAsia"/>
                </w:rPr>
                <w:delText>説明</w:delText>
              </w:r>
            </w:del>
          </w:p>
        </w:tc>
        <w:tc>
          <w:tcPr>
            <w:tcW w:w="3274" w:type="dxa"/>
            <w:shd w:val="clear" w:color="auto" w:fill="EEECE1"/>
            <w:vAlign w:val="center"/>
          </w:tcPr>
          <w:p w14:paraId="09138E13" w14:textId="4BB9CB6A" w:rsidR="003566B2" w:rsidRPr="00ED175E" w:rsidRDefault="003566B2" w:rsidP="003566B2">
            <w:pPr>
              <w:pStyle w:val="afc"/>
              <w:wordWrap/>
              <w:pPrChange w:id="4414" w:author="Seongeun Woo" w:date="2016-10-13T18:44:00Z">
                <w:pPr>
                  <w:pStyle w:val="afc"/>
                </w:pPr>
              </w:pPrChange>
            </w:pPr>
            <w:ins w:id="4415" w:author="哲均 宋" w:date="2019-08-16T08:50:00Z">
              <w:r w:rsidRPr="001D2C85">
                <w:t>Remarks</w:t>
              </w:r>
            </w:ins>
            <w:del w:id="4416" w:author="哲均 宋" w:date="2019-08-16T08:50:00Z">
              <w:r w:rsidRPr="00ED175E" w:rsidDel="008C2F50">
                <w:rPr>
                  <w:rFonts w:hint="eastAsia"/>
                </w:rPr>
                <w:delText>備考</w:delText>
              </w:r>
            </w:del>
          </w:p>
        </w:tc>
      </w:tr>
      <w:tr w:rsidR="0096549F" w:rsidRPr="00ED175E" w14:paraId="4AFAED3E" w14:textId="77777777" w:rsidTr="00E45028">
        <w:tblPrEx>
          <w:tblW w:w="9498" w:type="dxa"/>
          <w:tblInd w:w="108" w:type="dxa"/>
          <w:tblPrExChange w:id="4417" w:author="Seongeun Woo" w:date="2016-07-06T14:51:00Z">
            <w:tblPrEx>
              <w:tblW w:w="9498" w:type="dxa"/>
              <w:tblInd w:w="108" w:type="dxa"/>
            </w:tblPrEx>
          </w:tblPrExChange>
        </w:tblPrEx>
        <w:tc>
          <w:tcPr>
            <w:tcW w:w="1884" w:type="dxa"/>
            <w:shd w:val="clear" w:color="auto" w:fill="EEECE1"/>
            <w:vAlign w:val="center"/>
            <w:tcPrChange w:id="4418" w:author="Seongeun Woo" w:date="2016-07-06T14:51:00Z">
              <w:tcPr>
                <w:tcW w:w="1884" w:type="dxa"/>
                <w:shd w:val="clear" w:color="auto" w:fill="F2F2F2" w:themeFill="background1" w:themeFillShade="F2"/>
                <w:vAlign w:val="center"/>
              </w:tcPr>
            </w:tcPrChange>
          </w:tcPr>
          <w:p w14:paraId="41776C60" w14:textId="77777777" w:rsidR="0096549F" w:rsidRPr="00ED175E" w:rsidRDefault="0096549F">
            <w:pPr>
              <w:pStyle w:val="25"/>
              <w:autoSpaceDE w:val="0"/>
              <w:autoSpaceDN w:val="0"/>
              <w:rPr>
                <w:b/>
              </w:rPr>
              <w:pPrChange w:id="4419" w:author="Seongeun Woo" w:date="2016-10-13T18:44:00Z">
                <w:pPr>
                  <w:pStyle w:val="25"/>
                </w:pPr>
              </w:pPrChange>
            </w:pPr>
            <w:r w:rsidRPr="00ED175E">
              <w:rPr>
                <w:b/>
              </w:rPr>
              <w:t>ITEMID</w:t>
            </w:r>
          </w:p>
        </w:tc>
        <w:tc>
          <w:tcPr>
            <w:tcW w:w="4340" w:type="dxa"/>
            <w:vAlign w:val="center"/>
            <w:tcPrChange w:id="4420" w:author="Seongeun Woo" w:date="2016-07-06T14:51:00Z">
              <w:tcPr>
                <w:tcW w:w="4340" w:type="dxa"/>
                <w:vAlign w:val="center"/>
              </w:tcPr>
            </w:tcPrChange>
          </w:tcPr>
          <w:p w14:paraId="1D8574D2" w14:textId="76A4C7EE" w:rsidR="0096549F" w:rsidRPr="00ED175E" w:rsidRDefault="00A3306E">
            <w:pPr>
              <w:pStyle w:val="afb"/>
              <w:autoSpaceDE w:val="0"/>
              <w:autoSpaceDN w:val="0"/>
              <w:pPrChange w:id="4421" w:author="Seongeun Woo" w:date="2016-10-13T18:44:00Z">
                <w:pPr>
                  <w:pStyle w:val="afb"/>
                </w:pPr>
              </w:pPrChange>
            </w:pPr>
            <w:ins w:id="4422" w:author="哲均 宋" w:date="2019-08-16T09:57:00Z">
              <w:r>
                <w:rPr>
                  <w:rFonts w:hint="eastAsia"/>
                </w:rPr>
                <w:t>Attribute</w:t>
              </w:r>
              <w:r>
                <w:t xml:space="preserve"> </w:t>
              </w:r>
              <w:r w:rsidRPr="00AF5048">
                <w:rPr>
                  <w:rFonts w:hint="eastAsia"/>
                </w:rPr>
                <w:t>ID</w:t>
              </w:r>
            </w:ins>
            <w:del w:id="4423" w:author="哲均 宋" w:date="2019-08-16T09:57:00Z">
              <w:r w:rsidR="0096549F" w:rsidRPr="00ED175E" w:rsidDel="00A3306E">
                <w:rPr>
                  <w:rFonts w:hint="eastAsia"/>
                </w:rPr>
                <w:delText>標準項目</w:delText>
              </w:r>
              <w:r w:rsidR="0096549F" w:rsidRPr="00ED175E" w:rsidDel="00A3306E">
                <w:delText>ID</w:delText>
              </w:r>
            </w:del>
          </w:p>
        </w:tc>
        <w:tc>
          <w:tcPr>
            <w:tcW w:w="3274" w:type="dxa"/>
            <w:vAlign w:val="center"/>
            <w:tcPrChange w:id="4424" w:author="Seongeun Woo" w:date="2016-07-06T14:51:00Z">
              <w:tcPr>
                <w:tcW w:w="3274" w:type="dxa"/>
                <w:vAlign w:val="center"/>
              </w:tcPr>
            </w:tcPrChange>
          </w:tcPr>
          <w:p w14:paraId="23DF5CE1" w14:textId="77777777" w:rsidR="0096549F" w:rsidRPr="00ED175E" w:rsidRDefault="0096549F">
            <w:pPr>
              <w:pStyle w:val="afb"/>
              <w:autoSpaceDE w:val="0"/>
              <w:autoSpaceDN w:val="0"/>
              <w:pPrChange w:id="4425" w:author="Seongeun Woo" w:date="2016-10-13T18:44:00Z">
                <w:pPr>
                  <w:pStyle w:val="afb"/>
                </w:pPr>
              </w:pPrChange>
            </w:pPr>
          </w:p>
        </w:tc>
      </w:tr>
      <w:tr w:rsidR="0096549F" w:rsidRPr="00ED175E" w14:paraId="0ACC7A17" w14:textId="77777777" w:rsidTr="00E45028">
        <w:tblPrEx>
          <w:tblW w:w="9498" w:type="dxa"/>
          <w:tblInd w:w="108" w:type="dxa"/>
          <w:tblPrExChange w:id="4426" w:author="Seongeun Woo" w:date="2016-07-06T14:51:00Z">
            <w:tblPrEx>
              <w:tblW w:w="9498" w:type="dxa"/>
              <w:tblInd w:w="108" w:type="dxa"/>
            </w:tblPrEx>
          </w:tblPrExChange>
        </w:tblPrEx>
        <w:tc>
          <w:tcPr>
            <w:tcW w:w="1884" w:type="dxa"/>
            <w:shd w:val="clear" w:color="auto" w:fill="EEECE1"/>
            <w:vAlign w:val="center"/>
            <w:tcPrChange w:id="4427" w:author="Seongeun Woo" w:date="2016-07-06T14:51:00Z">
              <w:tcPr>
                <w:tcW w:w="1884" w:type="dxa"/>
                <w:shd w:val="clear" w:color="auto" w:fill="F2F2F2" w:themeFill="background1" w:themeFillShade="F2"/>
                <w:vAlign w:val="center"/>
              </w:tcPr>
            </w:tcPrChange>
          </w:tcPr>
          <w:p w14:paraId="176C44A2" w14:textId="77777777" w:rsidR="0096549F" w:rsidRPr="00ED175E" w:rsidRDefault="0096549F">
            <w:pPr>
              <w:pStyle w:val="25"/>
              <w:autoSpaceDE w:val="0"/>
              <w:autoSpaceDN w:val="0"/>
              <w:rPr>
                <w:b/>
              </w:rPr>
              <w:pPrChange w:id="4428" w:author="Seongeun Woo" w:date="2016-10-13T18:44:00Z">
                <w:pPr>
                  <w:pStyle w:val="25"/>
                </w:pPr>
              </w:pPrChange>
            </w:pPr>
            <w:r w:rsidRPr="00ED175E">
              <w:rPr>
                <w:b/>
              </w:rPr>
              <w:t>R10_1</w:t>
            </w:r>
          </w:p>
        </w:tc>
        <w:tc>
          <w:tcPr>
            <w:tcW w:w="4340" w:type="dxa"/>
            <w:vAlign w:val="center"/>
            <w:tcPrChange w:id="4429" w:author="Seongeun Woo" w:date="2016-07-06T14:51:00Z">
              <w:tcPr>
                <w:tcW w:w="4340" w:type="dxa"/>
                <w:vAlign w:val="center"/>
              </w:tcPr>
            </w:tcPrChange>
          </w:tcPr>
          <w:p w14:paraId="2F91BDEA" w14:textId="3525C285" w:rsidR="0096549F" w:rsidRPr="00ED175E" w:rsidRDefault="0096549F">
            <w:pPr>
              <w:pStyle w:val="afb"/>
              <w:autoSpaceDE w:val="0"/>
              <w:autoSpaceDN w:val="0"/>
              <w:pPrChange w:id="4430" w:author="Seongeun Woo" w:date="2016-10-13T18:44:00Z">
                <w:pPr>
                  <w:pStyle w:val="afb"/>
                </w:pPr>
              </w:pPrChange>
            </w:pPr>
            <w:del w:id="4431" w:author="哲均 宋" w:date="2019-08-16T10:00:00Z">
              <w:r w:rsidRPr="00ED175E" w:rsidDel="00A3306E">
                <w:rPr>
                  <w:rFonts w:hint="eastAsia"/>
                </w:rPr>
                <w:delText>ルールから</w:delText>
              </w:r>
            </w:del>
            <w:ins w:id="4432" w:author="Seongeun Woo" w:date="2016-07-06T14:48:00Z">
              <w:del w:id="4433" w:author="哲均 宋" w:date="2019-08-16T10:00:00Z">
                <w:r w:rsidR="00E45028" w:rsidRPr="00ED175E" w:rsidDel="00A3306E">
                  <w:rPr>
                    <w:rFonts w:hint="eastAsia"/>
                  </w:rPr>
                  <w:delText>項目と</w:delText>
                </w:r>
              </w:del>
            </w:ins>
            <w:del w:id="4434" w:author="哲均 宋" w:date="2019-08-16T10:00:00Z">
              <w:r w:rsidRPr="00ED175E" w:rsidDel="00A3306E">
                <w:rPr>
                  <w:rFonts w:hint="eastAsia"/>
                </w:rPr>
                <w:delText>連結された標準項目のコード値</w:delText>
              </w:r>
            </w:del>
            <w:ins w:id="4435" w:author="哲均 宋" w:date="2019-08-16T09:59:00Z">
              <w:r w:rsidR="00A3306E" w:rsidRPr="00A3306E">
                <w:t>Code value of rule item</w:t>
              </w:r>
            </w:ins>
          </w:p>
        </w:tc>
        <w:tc>
          <w:tcPr>
            <w:tcW w:w="3274" w:type="dxa"/>
            <w:vAlign w:val="center"/>
            <w:tcPrChange w:id="4436" w:author="Seongeun Woo" w:date="2016-07-06T14:51:00Z">
              <w:tcPr>
                <w:tcW w:w="3274" w:type="dxa"/>
                <w:vAlign w:val="center"/>
              </w:tcPr>
            </w:tcPrChange>
          </w:tcPr>
          <w:p w14:paraId="052F834B" w14:textId="50E3E3C4" w:rsidR="0096549F" w:rsidRPr="00ED175E" w:rsidRDefault="00A3306E">
            <w:pPr>
              <w:pStyle w:val="afb"/>
              <w:autoSpaceDE w:val="0"/>
              <w:autoSpaceDN w:val="0"/>
              <w:pPrChange w:id="4437" w:author="Seongeun Woo" w:date="2016-10-13T18:44:00Z">
                <w:pPr>
                  <w:pStyle w:val="afb"/>
                </w:pPr>
              </w:pPrChange>
            </w:pPr>
            <w:ins w:id="4438" w:author="哲均 宋" w:date="2019-08-16T10:00:00Z">
              <w:r w:rsidRPr="00A3306E">
                <w:t>Attributes are stored in the repository as rule items.</w:t>
              </w:r>
            </w:ins>
          </w:p>
        </w:tc>
      </w:tr>
      <w:tr w:rsidR="00A3306E" w:rsidRPr="00ED175E" w14:paraId="31316E94" w14:textId="77777777" w:rsidTr="00E45028">
        <w:tblPrEx>
          <w:tblW w:w="9498" w:type="dxa"/>
          <w:tblInd w:w="108" w:type="dxa"/>
          <w:tblPrExChange w:id="4439" w:author="Seongeun Woo" w:date="2016-07-06T14:51:00Z">
            <w:tblPrEx>
              <w:tblW w:w="9498" w:type="dxa"/>
              <w:tblInd w:w="108" w:type="dxa"/>
            </w:tblPrEx>
          </w:tblPrExChange>
        </w:tblPrEx>
        <w:tc>
          <w:tcPr>
            <w:tcW w:w="1884" w:type="dxa"/>
            <w:shd w:val="clear" w:color="auto" w:fill="EEECE1"/>
            <w:vAlign w:val="center"/>
            <w:tcPrChange w:id="4440" w:author="Seongeun Woo" w:date="2016-07-06T14:51:00Z">
              <w:tcPr>
                <w:tcW w:w="1884" w:type="dxa"/>
                <w:shd w:val="clear" w:color="auto" w:fill="F2F2F2" w:themeFill="background1" w:themeFillShade="F2"/>
                <w:vAlign w:val="center"/>
              </w:tcPr>
            </w:tcPrChange>
          </w:tcPr>
          <w:p w14:paraId="61746D6A" w14:textId="77777777" w:rsidR="00A3306E" w:rsidRPr="00ED175E" w:rsidRDefault="00A3306E" w:rsidP="00A3306E">
            <w:pPr>
              <w:pStyle w:val="25"/>
              <w:autoSpaceDE w:val="0"/>
              <w:autoSpaceDN w:val="0"/>
              <w:rPr>
                <w:b/>
              </w:rPr>
              <w:pPrChange w:id="4441" w:author="Seongeun Woo" w:date="2016-10-13T18:44:00Z">
                <w:pPr>
                  <w:pStyle w:val="25"/>
                </w:pPr>
              </w:pPrChange>
            </w:pPr>
            <w:r w:rsidRPr="00ED175E">
              <w:rPr>
                <w:b/>
              </w:rPr>
              <w:t>PROP_TYPE</w:t>
            </w:r>
          </w:p>
        </w:tc>
        <w:tc>
          <w:tcPr>
            <w:tcW w:w="4340" w:type="dxa"/>
            <w:vAlign w:val="center"/>
            <w:tcPrChange w:id="4442" w:author="Seongeun Woo" w:date="2016-07-06T14:51:00Z">
              <w:tcPr>
                <w:tcW w:w="4340" w:type="dxa"/>
                <w:vAlign w:val="center"/>
              </w:tcPr>
            </w:tcPrChange>
          </w:tcPr>
          <w:p w14:paraId="4A966A07" w14:textId="4287BF75" w:rsidR="00A3306E" w:rsidRPr="00ED175E" w:rsidRDefault="00A3306E" w:rsidP="00A3306E">
            <w:pPr>
              <w:pStyle w:val="afb"/>
              <w:autoSpaceDE w:val="0"/>
              <w:autoSpaceDN w:val="0"/>
              <w:pPrChange w:id="4443" w:author="Seongeun Woo" w:date="2016-10-13T18:44:00Z">
                <w:pPr>
                  <w:pStyle w:val="afb"/>
                </w:pPr>
              </w:pPrChange>
            </w:pPr>
            <w:ins w:id="4444" w:author="哲均 宋" w:date="2019-08-16T10:00:00Z">
              <w:r>
                <w:t>Code Values that distinguish Item values. For Example, Single, Multi, Rule Type, Range Type</w:t>
              </w:r>
            </w:ins>
            <w:del w:id="4445" w:author="哲均 宋" w:date="2019-08-16T10:00:00Z">
              <w:r w:rsidRPr="00ED175E" w:rsidDel="006814A9">
                <w:rPr>
                  <w:rFonts w:hint="eastAsia"/>
                </w:rPr>
                <w:delText>標準項目の単一、多重、規則型、範囲型の区分値</w:delText>
              </w:r>
            </w:del>
          </w:p>
        </w:tc>
        <w:tc>
          <w:tcPr>
            <w:tcW w:w="3274" w:type="dxa"/>
            <w:vAlign w:val="center"/>
            <w:tcPrChange w:id="4446" w:author="Seongeun Woo" w:date="2016-07-06T14:51:00Z">
              <w:tcPr>
                <w:tcW w:w="3274" w:type="dxa"/>
                <w:vAlign w:val="center"/>
              </w:tcPr>
            </w:tcPrChange>
          </w:tcPr>
          <w:p w14:paraId="5F3AD30C" w14:textId="77777777" w:rsidR="00A3306E" w:rsidRPr="00AF5048" w:rsidRDefault="00A3306E" w:rsidP="00A3306E">
            <w:pPr>
              <w:pStyle w:val="afb"/>
              <w:autoSpaceDE w:val="0"/>
              <w:autoSpaceDN w:val="0"/>
              <w:ind w:right="198"/>
              <w:rPr>
                <w:ins w:id="4447" w:author="哲均 宋" w:date="2019-08-16T10:00:00Z"/>
              </w:rPr>
            </w:pPr>
            <w:ins w:id="4448" w:author="哲均 宋" w:date="2019-08-16T10:00:00Z">
              <w:r w:rsidRPr="00AF5048">
                <w:rPr>
                  <w:rFonts w:hint="eastAsia"/>
                  <w:lang w:eastAsia="zh-TW"/>
                </w:rPr>
                <w:t xml:space="preserve">1: </w:t>
              </w:r>
              <w:r>
                <w:rPr>
                  <w:rFonts w:hint="eastAsia"/>
                </w:rPr>
                <w:t>S</w:t>
              </w:r>
              <w:r>
                <w:t>ingle</w:t>
              </w:r>
            </w:ins>
          </w:p>
          <w:p w14:paraId="6EBF6D44" w14:textId="77777777" w:rsidR="00A3306E" w:rsidRPr="00AF5048" w:rsidRDefault="00A3306E" w:rsidP="00A3306E">
            <w:pPr>
              <w:pStyle w:val="afb"/>
              <w:autoSpaceDE w:val="0"/>
              <w:autoSpaceDN w:val="0"/>
              <w:ind w:right="198"/>
              <w:rPr>
                <w:ins w:id="4449" w:author="哲均 宋" w:date="2019-08-16T10:00:00Z"/>
                <w:lang w:eastAsia="zh-TW"/>
              </w:rPr>
            </w:pPr>
            <w:ins w:id="4450" w:author="哲均 宋" w:date="2019-08-16T10:00:00Z">
              <w:r w:rsidRPr="00AF5048">
                <w:rPr>
                  <w:rFonts w:hint="eastAsia"/>
                  <w:lang w:eastAsia="zh-TW"/>
                </w:rPr>
                <w:t xml:space="preserve">2: </w:t>
              </w:r>
              <w:r>
                <w:rPr>
                  <w:lang w:eastAsia="zh-TW"/>
                </w:rPr>
                <w:t>Multi</w:t>
              </w:r>
            </w:ins>
          </w:p>
          <w:p w14:paraId="40CFB7D9" w14:textId="77777777" w:rsidR="00A3306E" w:rsidRPr="00AF5048" w:rsidRDefault="00A3306E" w:rsidP="00A3306E">
            <w:pPr>
              <w:pStyle w:val="afb"/>
              <w:autoSpaceDE w:val="0"/>
              <w:autoSpaceDN w:val="0"/>
              <w:ind w:right="198"/>
              <w:rPr>
                <w:ins w:id="4451" w:author="哲均 宋" w:date="2019-08-16T10:00:00Z"/>
                <w:lang w:eastAsia="zh-TW"/>
              </w:rPr>
            </w:pPr>
            <w:ins w:id="4452" w:author="哲均 宋" w:date="2019-08-16T10:00:00Z">
              <w:r w:rsidRPr="00AF5048">
                <w:rPr>
                  <w:rFonts w:hint="eastAsia"/>
                  <w:lang w:eastAsia="zh-TW"/>
                </w:rPr>
                <w:t xml:space="preserve">3: </w:t>
              </w:r>
              <w:r>
                <w:rPr>
                  <w:lang w:eastAsia="zh-TW"/>
                </w:rPr>
                <w:t>Rule Type</w:t>
              </w:r>
            </w:ins>
          </w:p>
          <w:p w14:paraId="076E6550" w14:textId="7BCCDA44" w:rsidR="00A3306E" w:rsidRPr="00ED175E" w:rsidRDefault="00A3306E" w:rsidP="00A3306E">
            <w:pPr>
              <w:pStyle w:val="afb"/>
              <w:autoSpaceDE w:val="0"/>
              <w:autoSpaceDN w:val="0"/>
              <w:pPrChange w:id="4453" w:author="Seongeun Woo" w:date="2016-10-13T18:44:00Z">
                <w:pPr>
                  <w:pStyle w:val="afb"/>
                </w:pPr>
              </w:pPrChange>
            </w:pPr>
            <w:ins w:id="4454" w:author="哲均 宋" w:date="2019-08-16T10:00:00Z">
              <w:r w:rsidRPr="00AF5048">
                <w:rPr>
                  <w:rFonts w:hint="eastAsia"/>
                  <w:lang w:eastAsia="zh-TW"/>
                </w:rPr>
                <w:t xml:space="preserve">4: </w:t>
              </w:r>
              <w:r>
                <w:rPr>
                  <w:lang w:eastAsia="zh-TW"/>
                </w:rPr>
                <w:t>Range Type</w:t>
              </w:r>
            </w:ins>
            <w:del w:id="4455" w:author="哲均 宋" w:date="2019-08-16T10:00:00Z">
              <w:r w:rsidRPr="00ED175E" w:rsidDel="006814A9">
                <w:delText>1</w:delText>
              </w:r>
              <w:r w:rsidRPr="00ED175E" w:rsidDel="006814A9">
                <w:rPr>
                  <w:rFonts w:hint="eastAsia"/>
                </w:rPr>
                <w:delText>：単一値</w:delText>
              </w:r>
              <w:r w:rsidRPr="00ED175E" w:rsidDel="006814A9">
                <w:br/>
                <w:delText>2</w:delText>
              </w:r>
              <w:r w:rsidRPr="00ED175E" w:rsidDel="006814A9">
                <w:rPr>
                  <w:rFonts w:hint="eastAsia"/>
                </w:rPr>
                <w:delText>：多重値</w:delText>
              </w:r>
              <w:r w:rsidRPr="00ED175E" w:rsidDel="006814A9">
                <w:br/>
                <w:delText>3</w:delText>
              </w:r>
              <w:r w:rsidRPr="00ED175E" w:rsidDel="006814A9">
                <w:rPr>
                  <w:rFonts w:hint="eastAsia"/>
                </w:rPr>
                <w:delText>：規則型</w:delText>
              </w:r>
              <w:r w:rsidRPr="00ED175E" w:rsidDel="006814A9">
                <w:br/>
                <w:delText>4</w:delText>
              </w:r>
              <w:r w:rsidRPr="00ED175E" w:rsidDel="006814A9">
                <w:rPr>
                  <w:rFonts w:hint="eastAsia"/>
                </w:rPr>
                <w:delText>：範囲型</w:delText>
              </w:r>
            </w:del>
          </w:p>
        </w:tc>
      </w:tr>
      <w:tr w:rsidR="0096549F" w:rsidRPr="00ED175E" w14:paraId="0F75D892" w14:textId="77777777" w:rsidTr="00E45028">
        <w:tblPrEx>
          <w:tblW w:w="9498" w:type="dxa"/>
          <w:tblInd w:w="108" w:type="dxa"/>
          <w:tblPrExChange w:id="4456" w:author="Seongeun Woo" w:date="2016-07-06T14:51:00Z">
            <w:tblPrEx>
              <w:tblW w:w="9498" w:type="dxa"/>
              <w:tblInd w:w="108" w:type="dxa"/>
            </w:tblPrEx>
          </w:tblPrExChange>
        </w:tblPrEx>
        <w:tc>
          <w:tcPr>
            <w:tcW w:w="1884" w:type="dxa"/>
            <w:shd w:val="clear" w:color="auto" w:fill="EEECE1"/>
            <w:vAlign w:val="center"/>
            <w:tcPrChange w:id="4457" w:author="Seongeun Woo" w:date="2016-07-06T14:51:00Z">
              <w:tcPr>
                <w:tcW w:w="1884" w:type="dxa"/>
                <w:shd w:val="clear" w:color="auto" w:fill="F2F2F2" w:themeFill="background1" w:themeFillShade="F2"/>
                <w:vAlign w:val="center"/>
              </w:tcPr>
            </w:tcPrChange>
          </w:tcPr>
          <w:p w14:paraId="506BE64D" w14:textId="77777777" w:rsidR="0096549F" w:rsidRPr="00ED175E" w:rsidRDefault="0096549F">
            <w:pPr>
              <w:pStyle w:val="25"/>
              <w:autoSpaceDE w:val="0"/>
              <w:autoSpaceDN w:val="0"/>
              <w:rPr>
                <w:b/>
              </w:rPr>
              <w:pPrChange w:id="4458" w:author="Seongeun Woo" w:date="2016-10-13T18:44:00Z">
                <w:pPr>
                  <w:pStyle w:val="25"/>
                </w:pPr>
              </w:pPrChange>
            </w:pPr>
            <w:r w:rsidRPr="00ED175E">
              <w:rPr>
                <w:b/>
              </w:rPr>
              <w:t>DISP_NAME</w:t>
            </w:r>
          </w:p>
        </w:tc>
        <w:tc>
          <w:tcPr>
            <w:tcW w:w="4340" w:type="dxa"/>
            <w:vAlign w:val="center"/>
            <w:tcPrChange w:id="4459" w:author="Seongeun Woo" w:date="2016-07-06T14:51:00Z">
              <w:tcPr>
                <w:tcW w:w="4340" w:type="dxa"/>
                <w:vAlign w:val="center"/>
              </w:tcPr>
            </w:tcPrChange>
          </w:tcPr>
          <w:p w14:paraId="566EFD33" w14:textId="5E681D65" w:rsidR="0096549F" w:rsidRPr="00ED175E" w:rsidRDefault="00A3306E">
            <w:pPr>
              <w:pStyle w:val="afb"/>
              <w:autoSpaceDE w:val="0"/>
              <w:autoSpaceDN w:val="0"/>
              <w:pPrChange w:id="4460" w:author="Seongeun Woo" w:date="2016-10-13T18:44:00Z">
                <w:pPr>
                  <w:pStyle w:val="afb"/>
                </w:pPr>
              </w:pPrChange>
            </w:pPr>
            <w:ins w:id="4461" w:author="哲均 宋" w:date="2019-08-16T10:00:00Z">
              <w:r>
                <w:t>Attribute</w:t>
              </w:r>
              <w:r w:rsidRPr="00D90B10">
                <w:t xml:space="preserve"> name displayed on the screen</w:t>
              </w:r>
            </w:ins>
            <w:del w:id="4462" w:author="哲均 宋" w:date="2019-08-16T10:00:00Z">
              <w:r w:rsidR="0096549F" w:rsidRPr="00ED175E" w:rsidDel="00A3306E">
                <w:rPr>
                  <w:rFonts w:hint="eastAsia"/>
                </w:rPr>
                <w:delText>画面に表示される標準項目のエイリアス</w:delText>
              </w:r>
            </w:del>
          </w:p>
        </w:tc>
        <w:tc>
          <w:tcPr>
            <w:tcW w:w="3274" w:type="dxa"/>
            <w:vAlign w:val="center"/>
            <w:tcPrChange w:id="4463" w:author="Seongeun Woo" w:date="2016-07-06T14:51:00Z">
              <w:tcPr>
                <w:tcW w:w="3274" w:type="dxa"/>
                <w:vAlign w:val="center"/>
              </w:tcPr>
            </w:tcPrChange>
          </w:tcPr>
          <w:p w14:paraId="7AF47693" w14:textId="77777777" w:rsidR="0096549F" w:rsidRPr="00ED175E" w:rsidRDefault="0096549F">
            <w:pPr>
              <w:pStyle w:val="afb"/>
              <w:autoSpaceDE w:val="0"/>
              <w:autoSpaceDN w:val="0"/>
              <w:pPrChange w:id="4464" w:author="Seongeun Woo" w:date="2016-10-13T18:44:00Z">
                <w:pPr>
                  <w:pStyle w:val="afb"/>
                </w:pPr>
              </w:pPrChange>
            </w:pPr>
          </w:p>
        </w:tc>
      </w:tr>
      <w:tr w:rsidR="00A3306E" w:rsidRPr="00ED175E" w14:paraId="39D00D3D" w14:textId="77777777" w:rsidTr="00E45028">
        <w:tblPrEx>
          <w:tblW w:w="9498" w:type="dxa"/>
          <w:tblInd w:w="108" w:type="dxa"/>
          <w:tblPrExChange w:id="4465" w:author="Seongeun Woo" w:date="2016-07-06T14:51:00Z">
            <w:tblPrEx>
              <w:tblW w:w="9498" w:type="dxa"/>
              <w:tblInd w:w="108" w:type="dxa"/>
            </w:tblPrEx>
          </w:tblPrExChange>
        </w:tblPrEx>
        <w:tc>
          <w:tcPr>
            <w:tcW w:w="1884" w:type="dxa"/>
            <w:shd w:val="clear" w:color="auto" w:fill="EEECE1"/>
            <w:vAlign w:val="center"/>
            <w:tcPrChange w:id="4466" w:author="Seongeun Woo" w:date="2016-07-06T14:51:00Z">
              <w:tcPr>
                <w:tcW w:w="1884" w:type="dxa"/>
                <w:shd w:val="clear" w:color="auto" w:fill="F2F2F2" w:themeFill="background1" w:themeFillShade="F2"/>
                <w:vAlign w:val="center"/>
              </w:tcPr>
            </w:tcPrChange>
          </w:tcPr>
          <w:p w14:paraId="3702138F" w14:textId="77777777" w:rsidR="00A3306E" w:rsidRPr="00ED175E" w:rsidRDefault="00A3306E" w:rsidP="00A3306E">
            <w:pPr>
              <w:pStyle w:val="25"/>
              <w:autoSpaceDE w:val="0"/>
              <w:autoSpaceDN w:val="0"/>
              <w:rPr>
                <w:b/>
              </w:rPr>
              <w:pPrChange w:id="4467" w:author="Seongeun Woo" w:date="2016-10-13T18:44:00Z">
                <w:pPr>
                  <w:pStyle w:val="25"/>
                </w:pPr>
              </w:pPrChange>
            </w:pPr>
            <w:r w:rsidRPr="00ED175E">
              <w:rPr>
                <w:b/>
              </w:rPr>
              <w:t>DISP_TYPE</w:t>
            </w:r>
          </w:p>
        </w:tc>
        <w:tc>
          <w:tcPr>
            <w:tcW w:w="4340" w:type="dxa"/>
            <w:vAlign w:val="center"/>
            <w:tcPrChange w:id="4468" w:author="Seongeun Woo" w:date="2016-07-06T14:51:00Z">
              <w:tcPr>
                <w:tcW w:w="4340" w:type="dxa"/>
                <w:vAlign w:val="center"/>
              </w:tcPr>
            </w:tcPrChange>
          </w:tcPr>
          <w:p w14:paraId="65B52977" w14:textId="39CD4F33" w:rsidR="00A3306E" w:rsidRPr="00ED175E" w:rsidRDefault="00A3306E" w:rsidP="00A3306E">
            <w:pPr>
              <w:pStyle w:val="afb"/>
              <w:autoSpaceDE w:val="0"/>
              <w:autoSpaceDN w:val="0"/>
              <w:pPrChange w:id="4469" w:author="Seongeun Woo" w:date="2016-10-13T18:44:00Z">
                <w:pPr>
                  <w:pStyle w:val="afb"/>
                </w:pPr>
              </w:pPrChange>
            </w:pPr>
            <w:ins w:id="4470" w:author="哲均 宋" w:date="2019-08-16T10:01:00Z">
              <w:r w:rsidRPr="00D90B10">
                <w:t xml:space="preserve">Type of </w:t>
              </w:r>
              <w:r>
                <w:t>attribute</w:t>
              </w:r>
              <w:r w:rsidRPr="00D90B10">
                <w:t xml:space="preserve"> displayed on the screen</w:t>
              </w:r>
            </w:ins>
            <w:del w:id="4471" w:author="哲均 宋" w:date="2019-08-16T10:01:00Z">
              <w:r w:rsidRPr="00ED175E" w:rsidDel="00093050">
                <w:rPr>
                  <w:rFonts w:hint="eastAsia"/>
                </w:rPr>
                <w:delText>画面に表示される標準項目の類型</w:delText>
              </w:r>
            </w:del>
          </w:p>
        </w:tc>
        <w:tc>
          <w:tcPr>
            <w:tcW w:w="3274" w:type="dxa"/>
            <w:vAlign w:val="center"/>
            <w:tcPrChange w:id="4472" w:author="Seongeun Woo" w:date="2016-07-06T14:51:00Z">
              <w:tcPr>
                <w:tcW w:w="3274" w:type="dxa"/>
                <w:vAlign w:val="center"/>
              </w:tcPr>
            </w:tcPrChange>
          </w:tcPr>
          <w:p w14:paraId="1A81B9D9" w14:textId="77777777" w:rsidR="00A3306E" w:rsidRPr="00AF5048" w:rsidRDefault="00A3306E" w:rsidP="00A3306E">
            <w:pPr>
              <w:pStyle w:val="afb"/>
              <w:autoSpaceDE w:val="0"/>
              <w:autoSpaceDN w:val="0"/>
              <w:ind w:right="198"/>
              <w:rPr>
                <w:ins w:id="4473" w:author="哲均 宋" w:date="2019-08-16T10:01:00Z"/>
              </w:rPr>
            </w:pPr>
            <w:ins w:id="4474" w:author="哲均 宋" w:date="2019-08-16T10:01:00Z">
              <w:r w:rsidRPr="00AF5048">
                <w:rPr>
                  <w:rFonts w:hint="eastAsia"/>
                </w:rPr>
                <w:t>1: TEXT BOX</w:t>
              </w:r>
            </w:ins>
          </w:p>
          <w:p w14:paraId="7DC38C66" w14:textId="77777777" w:rsidR="00A3306E" w:rsidRPr="00AF5048" w:rsidRDefault="00A3306E" w:rsidP="00A3306E">
            <w:pPr>
              <w:pStyle w:val="afb"/>
              <w:autoSpaceDE w:val="0"/>
              <w:autoSpaceDN w:val="0"/>
              <w:ind w:right="198"/>
              <w:rPr>
                <w:ins w:id="4475" w:author="哲均 宋" w:date="2019-08-16T10:01:00Z"/>
              </w:rPr>
            </w:pPr>
            <w:ins w:id="4476" w:author="哲均 宋" w:date="2019-08-16T10:01:00Z">
              <w:r w:rsidRPr="00AF5048">
                <w:rPr>
                  <w:rFonts w:hint="eastAsia"/>
                </w:rPr>
                <w:t>2: COMBO BOX</w:t>
              </w:r>
            </w:ins>
          </w:p>
          <w:p w14:paraId="51EE2BB3" w14:textId="77777777" w:rsidR="00A3306E" w:rsidRPr="00AF5048" w:rsidRDefault="00A3306E" w:rsidP="00A3306E">
            <w:pPr>
              <w:pStyle w:val="afb"/>
              <w:autoSpaceDE w:val="0"/>
              <w:autoSpaceDN w:val="0"/>
              <w:ind w:right="198"/>
              <w:rPr>
                <w:ins w:id="4477" w:author="哲均 宋" w:date="2019-08-16T10:01:00Z"/>
              </w:rPr>
            </w:pPr>
            <w:ins w:id="4478" w:author="哲均 宋" w:date="2019-08-16T10:01:00Z">
              <w:r w:rsidRPr="00AF5048">
                <w:rPr>
                  <w:rFonts w:hint="eastAsia"/>
                </w:rPr>
                <w:t>3: CHECK BOX</w:t>
              </w:r>
            </w:ins>
          </w:p>
          <w:p w14:paraId="7204B63C" w14:textId="390F5B9A" w:rsidR="00A3306E" w:rsidRPr="00ED175E" w:rsidRDefault="00A3306E" w:rsidP="00A3306E">
            <w:pPr>
              <w:pStyle w:val="afb"/>
              <w:autoSpaceDE w:val="0"/>
              <w:autoSpaceDN w:val="0"/>
              <w:pPrChange w:id="4479" w:author="user" w:date="2016-10-14T15:21:00Z">
                <w:pPr>
                  <w:pStyle w:val="afb"/>
                </w:pPr>
              </w:pPrChange>
            </w:pPr>
            <w:ins w:id="4480" w:author="哲均 宋" w:date="2019-08-16T10:01:00Z">
              <w:r w:rsidRPr="00AF5048">
                <w:rPr>
                  <w:rFonts w:hint="eastAsia"/>
                </w:rPr>
                <w:t>5: DATE</w:t>
              </w:r>
            </w:ins>
            <w:del w:id="4481" w:author="哲均 宋" w:date="2019-08-16T10:01:00Z">
              <w:r w:rsidRPr="00ED175E" w:rsidDel="00093050">
                <w:delText>1</w:delText>
              </w:r>
            </w:del>
            <w:ins w:id="4482" w:author="user" w:date="2016-10-14T15:21:00Z">
              <w:del w:id="4483" w:author="哲均 宋" w:date="2019-08-16T10:01:00Z">
                <w:r w:rsidRPr="00ED175E" w:rsidDel="00093050">
                  <w:rPr>
                    <w:rFonts w:hint="eastAsia"/>
                  </w:rPr>
                  <w:delText>：</w:delText>
                </w:r>
              </w:del>
            </w:ins>
            <w:del w:id="4484" w:author="哲均 宋" w:date="2019-08-16T10:01:00Z">
              <w:r w:rsidRPr="00ED175E" w:rsidDel="00093050">
                <w:delText xml:space="preserve"> : TEXT BOX</w:delText>
              </w:r>
              <w:r w:rsidRPr="00ED175E" w:rsidDel="00093050">
                <w:br/>
                <w:delText>2</w:delText>
              </w:r>
            </w:del>
            <w:ins w:id="4485" w:author="user" w:date="2016-10-14T15:21:00Z">
              <w:del w:id="4486" w:author="哲均 宋" w:date="2019-08-16T10:01:00Z">
                <w:r w:rsidRPr="00ED175E" w:rsidDel="00093050">
                  <w:rPr>
                    <w:rFonts w:hint="eastAsia"/>
                  </w:rPr>
                  <w:delText>：</w:delText>
                </w:r>
              </w:del>
            </w:ins>
            <w:del w:id="4487" w:author="哲均 宋" w:date="2019-08-16T10:01:00Z">
              <w:r w:rsidRPr="00ED175E" w:rsidDel="00093050">
                <w:delText xml:space="preserve"> : COMBO BOX</w:delText>
              </w:r>
              <w:r w:rsidRPr="00ED175E" w:rsidDel="00093050">
                <w:br/>
                <w:delText>3</w:delText>
              </w:r>
            </w:del>
            <w:ins w:id="4488" w:author="user" w:date="2016-10-14T15:21:00Z">
              <w:del w:id="4489" w:author="哲均 宋" w:date="2019-08-16T10:01:00Z">
                <w:r w:rsidRPr="00ED175E" w:rsidDel="00093050">
                  <w:rPr>
                    <w:rFonts w:hint="eastAsia"/>
                  </w:rPr>
                  <w:delText>：</w:delText>
                </w:r>
              </w:del>
            </w:ins>
            <w:del w:id="4490" w:author="哲均 宋" w:date="2019-08-16T10:01:00Z">
              <w:r w:rsidRPr="00ED175E" w:rsidDel="00093050">
                <w:delText xml:space="preserve"> : CHECK BOX</w:delText>
              </w:r>
              <w:r w:rsidRPr="00ED175E" w:rsidDel="00093050">
                <w:br/>
                <w:delText>5</w:delText>
              </w:r>
            </w:del>
            <w:ins w:id="4491" w:author="user" w:date="2016-10-14T15:22:00Z">
              <w:del w:id="4492" w:author="哲均 宋" w:date="2019-08-16T10:01:00Z">
                <w:r w:rsidRPr="00ED175E" w:rsidDel="00093050">
                  <w:rPr>
                    <w:rFonts w:hint="eastAsia"/>
                  </w:rPr>
                  <w:delText>：</w:delText>
                </w:r>
              </w:del>
            </w:ins>
            <w:del w:id="4493" w:author="哲均 宋" w:date="2019-08-16T10:01:00Z">
              <w:r w:rsidRPr="00ED175E" w:rsidDel="00093050">
                <w:delText xml:space="preserve"> : DATE</w:delText>
              </w:r>
            </w:del>
          </w:p>
        </w:tc>
      </w:tr>
      <w:tr w:rsidR="0096549F" w:rsidRPr="00ED175E" w14:paraId="72B2E71A" w14:textId="77777777" w:rsidTr="00E45028">
        <w:tblPrEx>
          <w:tblW w:w="9498" w:type="dxa"/>
          <w:tblInd w:w="108" w:type="dxa"/>
          <w:tblPrExChange w:id="4494" w:author="Seongeun Woo" w:date="2016-07-06T14:51:00Z">
            <w:tblPrEx>
              <w:tblW w:w="9498" w:type="dxa"/>
              <w:tblInd w:w="108" w:type="dxa"/>
            </w:tblPrEx>
          </w:tblPrExChange>
        </w:tblPrEx>
        <w:tc>
          <w:tcPr>
            <w:tcW w:w="1884" w:type="dxa"/>
            <w:shd w:val="clear" w:color="auto" w:fill="EEECE1"/>
            <w:vAlign w:val="center"/>
            <w:tcPrChange w:id="4495" w:author="Seongeun Woo" w:date="2016-07-06T14:51:00Z">
              <w:tcPr>
                <w:tcW w:w="1884" w:type="dxa"/>
                <w:shd w:val="clear" w:color="auto" w:fill="F2F2F2" w:themeFill="background1" w:themeFillShade="F2"/>
                <w:vAlign w:val="center"/>
              </w:tcPr>
            </w:tcPrChange>
          </w:tcPr>
          <w:p w14:paraId="7D98B74C" w14:textId="77777777" w:rsidR="0096549F" w:rsidRPr="00ED175E" w:rsidRDefault="0096549F">
            <w:pPr>
              <w:pStyle w:val="25"/>
              <w:autoSpaceDE w:val="0"/>
              <w:autoSpaceDN w:val="0"/>
              <w:rPr>
                <w:b/>
              </w:rPr>
              <w:pPrChange w:id="4496" w:author="Seongeun Woo" w:date="2016-10-13T18:44:00Z">
                <w:pPr>
                  <w:pStyle w:val="25"/>
                </w:pPr>
              </w:pPrChange>
            </w:pPr>
            <w:r w:rsidRPr="00ED175E">
              <w:rPr>
                <w:b/>
              </w:rPr>
              <w:t>PHY_COLUMN1,2</w:t>
            </w:r>
          </w:p>
        </w:tc>
        <w:tc>
          <w:tcPr>
            <w:tcW w:w="4340" w:type="dxa"/>
            <w:vAlign w:val="center"/>
            <w:tcPrChange w:id="4497" w:author="Seongeun Woo" w:date="2016-07-06T14:51:00Z">
              <w:tcPr>
                <w:tcW w:w="4340" w:type="dxa"/>
                <w:vAlign w:val="center"/>
              </w:tcPr>
            </w:tcPrChange>
          </w:tcPr>
          <w:p w14:paraId="66BCCC27" w14:textId="7CA86635" w:rsidR="0096549F" w:rsidRPr="000D42BE" w:rsidRDefault="006026FD">
            <w:pPr>
              <w:pStyle w:val="afb"/>
              <w:autoSpaceDE w:val="0"/>
              <w:autoSpaceDN w:val="0"/>
              <w:pPrChange w:id="4498" w:author="Seongeun Woo" w:date="2016-10-13T18:44:00Z">
                <w:pPr>
                  <w:pStyle w:val="afb"/>
                </w:pPr>
              </w:pPrChange>
            </w:pPr>
            <w:ins w:id="4499" w:author="哲均 宋" w:date="2019-08-16T10:02:00Z">
              <w:r w:rsidRPr="00D90B10">
                <w:t xml:space="preserve">Column name of OBJ_DETAIL table where </w:t>
              </w:r>
              <w:r>
                <w:t>attributes</w:t>
              </w:r>
              <w:r w:rsidRPr="00D90B10">
                <w:t xml:space="preserve"> are stored</w:t>
              </w:r>
            </w:ins>
            <w:del w:id="4500" w:author="哲均 宋" w:date="2019-08-16T10:02:00Z">
              <w:r w:rsidR="0096549F" w:rsidRPr="000D42BE" w:rsidDel="006026FD">
                <w:rPr>
                  <w:rFonts w:hint="eastAsia"/>
                </w:rPr>
                <w:delText>指定された標準項目の実際のデータ値が保存される</w:delText>
              </w:r>
              <w:r w:rsidR="0096549F" w:rsidRPr="000D42BE" w:rsidDel="006026FD">
                <w:delText>OBJ_DETAIL</w:delText>
              </w:r>
              <w:r w:rsidR="0096549F" w:rsidRPr="000D42BE" w:rsidDel="006026FD">
                <w:rPr>
                  <w:rFonts w:hint="eastAsia"/>
                </w:rPr>
                <w:delText>テーブルのカラムのエイリアス</w:delText>
              </w:r>
            </w:del>
          </w:p>
          <w:p w14:paraId="73F0E395" w14:textId="1F0D5664" w:rsidR="0096549F" w:rsidRPr="00ED175E" w:rsidRDefault="0096549F">
            <w:pPr>
              <w:pStyle w:val="afb"/>
              <w:autoSpaceDE w:val="0"/>
              <w:autoSpaceDN w:val="0"/>
              <w:pPrChange w:id="4501" w:author="Seongeun Woo" w:date="2016-10-13T18:44:00Z">
                <w:pPr>
                  <w:pStyle w:val="afb"/>
                </w:pPr>
              </w:pPrChange>
            </w:pPr>
            <w:r w:rsidRPr="000D42BE">
              <w:t>-</w:t>
            </w:r>
            <w:ins w:id="4502" w:author="InnoRules" w:date="2016-09-08T10:56:00Z">
              <w:del w:id="4503" w:author="哲均 宋" w:date="2019-08-16T10:03:00Z">
                <w:r w:rsidR="000D42BE" w:rsidDel="006026FD">
                  <w:rPr>
                    <w:rFonts w:hint="eastAsia"/>
                  </w:rPr>
                  <w:delText xml:space="preserve">　</w:delText>
                </w:r>
              </w:del>
            </w:ins>
            <w:del w:id="4504" w:author="Seongeun Woo" w:date="2016-07-06T14:48:00Z">
              <w:r w:rsidRPr="000D42BE" w:rsidDel="00E45028">
                <w:delText>FROM~TO</w:delText>
              </w:r>
              <w:r w:rsidRPr="000D42BE" w:rsidDel="00E45028">
                <w:rPr>
                  <w:rFonts w:hint="eastAsia"/>
                </w:rPr>
                <w:delText>の</w:delText>
              </w:r>
            </w:del>
            <w:del w:id="4505" w:author="哲均 宋" w:date="2019-08-16T10:02:00Z">
              <w:r w:rsidRPr="000D42BE" w:rsidDel="006026FD">
                <w:rPr>
                  <w:rFonts w:hint="eastAsia"/>
                </w:rPr>
                <w:delText>範囲型の場合、</w:delText>
              </w:r>
            </w:del>
            <w:r w:rsidRPr="000D42BE">
              <w:t>PHY_COLUMN2</w:t>
            </w:r>
            <w:ins w:id="4506" w:author="哲均 宋" w:date="2019-08-16T10:02:00Z">
              <w:r w:rsidR="006026FD">
                <w:rPr>
                  <w:rFonts w:hint="eastAsia"/>
                </w:rPr>
                <w:t xml:space="preserve"> </w:t>
              </w:r>
              <w:r w:rsidR="006026FD">
                <w:t xml:space="preserve">is </w:t>
              </w:r>
              <w:r w:rsidR="006026FD" w:rsidRPr="00D90B10">
                <w:t>used only for range type</w:t>
              </w:r>
            </w:ins>
            <w:del w:id="4507" w:author="哲均 宋" w:date="2019-08-16T10:02:00Z">
              <w:r w:rsidRPr="000D42BE" w:rsidDel="006026FD">
                <w:rPr>
                  <w:rFonts w:hint="eastAsia"/>
                </w:rPr>
                <w:delText>まで使用</w:delText>
              </w:r>
            </w:del>
          </w:p>
        </w:tc>
        <w:tc>
          <w:tcPr>
            <w:tcW w:w="3274" w:type="dxa"/>
            <w:vAlign w:val="center"/>
            <w:tcPrChange w:id="4508" w:author="Seongeun Woo" w:date="2016-07-06T14:51:00Z">
              <w:tcPr>
                <w:tcW w:w="3274" w:type="dxa"/>
                <w:vAlign w:val="center"/>
              </w:tcPr>
            </w:tcPrChange>
          </w:tcPr>
          <w:p w14:paraId="7B57CF26" w14:textId="77777777" w:rsidR="0096549F" w:rsidRPr="00ED175E" w:rsidRDefault="0096549F">
            <w:pPr>
              <w:pStyle w:val="afb"/>
              <w:autoSpaceDE w:val="0"/>
              <w:autoSpaceDN w:val="0"/>
              <w:pPrChange w:id="4509" w:author="Seongeun Woo" w:date="2016-10-13T18:44:00Z">
                <w:pPr>
                  <w:pStyle w:val="afb"/>
                </w:pPr>
              </w:pPrChange>
            </w:pPr>
            <w:r w:rsidRPr="00ED175E">
              <w:t>CHAR01, CHAR02, TEXT01…</w:t>
            </w:r>
          </w:p>
        </w:tc>
      </w:tr>
      <w:tr w:rsidR="0096549F" w:rsidRPr="00ED175E" w14:paraId="0BA5A8A1" w14:textId="77777777" w:rsidTr="00E45028">
        <w:tblPrEx>
          <w:tblW w:w="9498" w:type="dxa"/>
          <w:tblInd w:w="108" w:type="dxa"/>
          <w:tblPrExChange w:id="4510" w:author="Seongeun Woo" w:date="2016-07-06T14:51:00Z">
            <w:tblPrEx>
              <w:tblW w:w="9498" w:type="dxa"/>
              <w:tblInd w:w="108" w:type="dxa"/>
            </w:tblPrEx>
          </w:tblPrExChange>
        </w:tblPrEx>
        <w:tc>
          <w:tcPr>
            <w:tcW w:w="1884" w:type="dxa"/>
            <w:shd w:val="clear" w:color="auto" w:fill="EEECE1"/>
            <w:vAlign w:val="center"/>
            <w:tcPrChange w:id="4511" w:author="Seongeun Woo" w:date="2016-07-06T14:51:00Z">
              <w:tcPr>
                <w:tcW w:w="1884" w:type="dxa"/>
                <w:shd w:val="clear" w:color="auto" w:fill="F2F2F2" w:themeFill="background1" w:themeFillShade="F2"/>
                <w:vAlign w:val="center"/>
              </w:tcPr>
            </w:tcPrChange>
          </w:tcPr>
          <w:p w14:paraId="5458CBDA" w14:textId="77777777" w:rsidR="0096549F" w:rsidRPr="00ED175E" w:rsidRDefault="0096549F">
            <w:pPr>
              <w:pStyle w:val="25"/>
              <w:autoSpaceDE w:val="0"/>
              <w:autoSpaceDN w:val="0"/>
              <w:rPr>
                <w:b/>
              </w:rPr>
              <w:pPrChange w:id="4512" w:author="Seongeun Woo" w:date="2016-10-13T18:44:00Z">
                <w:pPr>
                  <w:pStyle w:val="25"/>
                </w:pPr>
              </w:pPrChange>
            </w:pPr>
            <w:r w:rsidRPr="00ED175E">
              <w:rPr>
                <w:b/>
              </w:rPr>
              <w:t>ITEM_ID</w:t>
            </w:r>
          </w:p>
        </w:tc>
        <w:tc>
          <w:tcPr>
            <w:tcW w:w="4340" w:type="dxa"/>
            <w:vAlign w:val="center"/>
            <w:tcPrChange w:id="4513" w:author="Seongeun Woo" w:date="2016-07-06T14:51:00Z">
              <w:tcPr>
                <w:tcW w:w="4340" w:type="dxa"/>
                <w:vAlign w:val="center"/>
              </w:tcPr>
            </w:tcPrChange>
          </w:tcPr>
          <w:p w14:paraId="6D914A53" w14:textId="3A277737" w:rsidR="0096549F" w:rsidRPr="00ED175E" w:rsidDel="006026FD" w:rsidRDefault="0096549F">
            <w:pPr>
              <w:pStyle w:val="afb"/>
              <w:autoSpaceDE w:val="0"/>
              <w:autoSpaceDN w:val="0"/>
              <w:rPr>
                <w:del w:id="4514" w:author="哲均 宋" w:date="2019-08-16T10:08:00Z"/>
              </w:rPr>
              <w:pPrChange w:id="4515" w:author="Seongeun Woo" w:date="2016-10-13T18:44:00Z">
                <w:pPr>
                  <w:pStyle w:val="afb"/>
                </w:pPr>
              </w:pPrChange>
            </w:pPr>
            <w:del w:id="4516" w:author="哲均 宋" w:date="2019-08-16T10:08:00Z">
              <w:r w:rsidRPr="00ED175E" w:rsidDel="006026FD">
                <w:rPr>
                  <w:rFonts w:hint="eastAsia"/>
                </w:rPr>
                <w:delText>標準項目の</w:delText>
              </w:r>
            </w:del>
            <w:ins w:id="4517" w:author="user" w:date="2016-10-14T14:30:00Z">
              <w:del w:id="4518" w:author="哲均 宋" w:date="2019-08-16T10:08:00Z">
                <w:r w:rsidR="00F4025C" w:rsidDel="006026FD">
                  <w:rPr>
                    <w:rFonts w:hint="eastAsia"/>
                  </w:rPr>
                  <w:delText>許容</w:delText>
                </w:r>
              </w:del>
            </w:ins>
            <w:del w:id="4519" w:author="哲均 宋" w:date="2019-08-16T10:08:00Z">
              <w:r w:rsidRPr="00ED175E" w:rsidDel="006026FD">
                <w:rPr>
                  <w:rFonts w:hint="eastAsia"/>
                </w:rPr>
                <w:delText>許可値として使用される項目の</w:delText>
              </w:r>
              <w:r w:rsidRPr="00ED175E" w:rsidDel="006026FD">
                <w:delText>R10_1.</w:delText>
              </w:r>
            </w:del>
          </w:p>
          <w:p w14:paraId="79DD5413" w14:textId="5FDF32DB" w:rsidR="006026FD" w:rsidRPr="00ED175E" w:rsidRDefault="0096549F">
            <w:pPr>
              <w:pStyle w:val="afb"/>
              <w:autoSpaceDE w:val="0"/>
              <w:autoSpaceDN w:val="0"/>
              <w:rPr>
                <w:rFonts w:hint="eastAsia"/>
              </w:rPr>
              <w:pPrChange w:id="4520" w:author="Seongeun Woo" w:date="2016-10-13T18:44:00Z">
                <w:pPr>
                  <w:pStyle w:val="afb"/>
                </w:pPr>
              </w:pPrChange>
            </w:pPr>
            <w:del w:id="4521" w:author="哲均 宋" w:date="2019-08-16T10:08:00Z">
              <w:r w:rsidRPr="00ED175E" w:rsidDel="006026FD">
                <w:delText>-</w:delText>
              </w:r>
            </w:del>
            <w:ins w:id="4522" w:author="InnoRules" w:date="2016-09-08T10:56:00Z">
              <w:del w:id="4523" w:author="哲均 宋" w:date="2019-08-16T10:08:00Z">
                <w:r w:rsidR="00BC4AAA" w:rsidDel="006026FD">
                  <w:rPr>
                    <w:rFonts w:hint="eastAsia"/>
                  </w:rPr>
                  <w:delText xml:space="preserve">　</w:delText>
                </w:r>
              </w:del>
            </w:ins>
            <w:del w:id="4524" w:author="哲均 宋" w:date="2019-08-16T10:08:00Z">
              <w:r w:rsidRPr="00ED175E" w:rsidDel="006026FD">
                <w:rPr>
                  <w:rFonts w:hint="eastAsia"/>
                </w:rPr>
                <w:delText>他の項目の許可</w:delText>
              </w:r>
            </w:del>
            <w:ins w:id="4525" w:author="user" w:date="2016-10-14T14:31:00Z">
              <w:del w:id="4526" w:author="哲均 宋" w:date="2019-08-16T10:08:00Z">
                <w:r w:rsidR="00F4025C" w:rsidDel="006026FD">
                  <w:rPr>
                    <w:rFonts w:hint="eastAsia"/>
                  </w:rPr>
                  <w:delText>許容</w:delText>
                </w:r>
              </w:del>
            </w:ins>
            <w:del w:id="4527" w:author="哲均 宋" w:date="2019-08-16T10:08:00Z">
              <w:r w:rsidRPr="00ED175E" w:rsidDel="006026FD">
                <w:rPr>
                  <w:rFonts w:hint="eastAsia"/>
                </w:rPr>
                <w:delText>値を使用する場合は、該当項目の</w:delText>
              </w:r>
              <w:r w:rsidRPr="00ED175E" w:rsidDel="006026FD">
                <w:delText>R10_1</w:delText>
              </w:r>
              <w:r w:rsidRPr="00ED175E" w:rsidDel="006026FD">
                <w:rPr>
                  <w:rFonts w:hint="eastAsia"/>
                </w:rPr>
                <w:delText>の値を入力</w:delText>
              </w:r>
            </w:del>
            <w:ins w:id="4528" w:author="哲均 宋" w:date="2019-08-16T10:03:00Z">
              <w:r w:rsidR="006026FD">
                <w:rPr>
                  <w:rFonts w:hint="eastAsia"/>
                </w:rPr>
                <w:t>I</w:t>
              </w:r>
              <w:r w:rsidR="006026FD">
                <w:t>tem</w:t>
              </w:r>
              <w:r w:rsidR="006026FD" w:rsidRPr="008B3EA9">
                <w:t xml:space="preserve"> code</w:t>
              </w:r>
            </w:ins>
            <w:ins w:id="4529" w:author="哲均 宋" w:date="2019-08-16T10:04:00Z">
              <w:r w:rsidR="006026FD">
                <w:t>(</w:t>
              </w:r>
              <w:r w:rsidR="006026FD" w:rsidRPr="00ED175E">
                <w:t>R10_1</w:t>
              </w:r>
              <w:r w:rsidR="006026FD">
                <w:t>)</w:t>
              </w:r>
            </w:ins>
            <w:ins w:id="4530" w:author="哲均 宋" w:date="2019-08-16T10:03:00Z">
              <w:r w:rsidR="006026FD" w:rsidRPr="008B3EA9">
                <w:t xml:space="preserve"> for displaying allowed values for </w:t>
              </w:r>
              <w:r w:rsidR="006026FD">
                <w:t>attributes</w:t>
              </w:r>
            </w:ins>
          </w:p>
        </w:tc>
        <w:tc>
          <w:tcPr>
            <w:tcW w:w="3274" w:type="dxa"/>
            <w:vAlign w:val="center"/>
            <w:tcPrChange w:id="4531" w:author="Seongeun Woo" w:date="2016-07-06T14:51:00Z">
              <w:tcPr>
                <w:tcW w:w="3274" w:type="dxa"/>
                <w:vAlign w:val="center"/>
              </w:tcPr>
            </w:tcPrChange>
          </w:tcPr>
          <w:p w14:paraId="3AEF5BE8" w14:textId="0B7960C8" w:rsidR="0096549F" w:rsidRPr="00ED175E" w:rsidRDefault="006026FD">
            <w:pPr>
              <w:pStyle w:val="afb"/>
              <w:autoSpaceDE w:val="0"/>
              <w:autoSpaceDN w:val="0"/>
              <w:pPrChange w:id="4532" w:author="Seongeun Woo" w:date="2016-10-13T18:44:00Z">
                <w:pPr>
                  <w:pStyle w:val="afb"/>
                </w:pPr>
              </w:pPrChange>
            </w:pPr>
            <w:ins w:id="4533" w:author="哲均 宋" w:date="2019-08-16T10:08:00Z">
              <w:r>
                <w:t>In case of</w:t>
              </w:r>
            </w:ins>
            <w:ins w:id="4534" w:author="哲均 宋" w:date="2019-08-16T10:07:00Z">
              <w:r w:rsidRPr="006026FD">
                <w:t xml:space="preserve"> using the </w:t>
              </w:r>
              <w:r w:rsidRPr="008B3EA9">
                <w:t xml:space="preserve">allowed </w:t>
              </w:r>
              <w:r w:rsidRPr="006026FD">
                <w:t>value</w:t>
              </w:r>
              <w:r>
                <w:t>s</w:t>
              </w:r>
              <w:r w:rsidRPr="006026FD">
                <w:t xml:space="preserve"> of another item, the value of R10_1 of that item is </w:t>
              </w:r>
              <w:r>
                <w:t>stored</w:t>
              </w:r>
            </w:ins>
          </w:p>
        </w:tc>
      </w:tr>
      <w:tr w:rsidR="0096549F" w:rsidRPr="00ED175E" w14:paraId="58EE83BC" w14:textId="77777777" w:rsidTr="00E45028">
        <w:tblPrEx>
          <w:tblW w:w="9498" w:type="dxa"/>
          <w:tblInd w:w="108" w:type="dxa"/>
          <w:tblPrExChange w:id="4535" w:author="Seongeun Woo" w:date="2016-07-06T14:51:00Z">
            <w:tblPrEx>
              <w:tblW w:w="9498" w:type="dxa"/>
              <w:tblInd w:w="108" w:type="dxa"/>
            </w:tblPrEx>
          </w:tblPrExChange>
        </w:tblPrEx>
        <w:tc>
          <w:tcPr>
            <w:tcW w:w="1884" w:type="dxa"/>
            <w:shd w:val="clear" w:color="auto" w:fill="EEECE1"/>
            <w:vAlign w:val="center"/>
            <w:tcPrChange w:id="4536" w:author="Seongeun Woo" w:date="2016-07-06T14:51:00Z">
              <w:tcPr>
                <w:tcW w:w="1884" w:type="dxa"/>
                <w:shd w:val="clear" w:color="auto" w:fill="F2F2F2" w:themeFill="background1" w:themeFillShade="F2"/>
                <w:vAlign w:val="center"/>
              </w:tcPr>
            </w:tcPrChange>
          </w:tcPr>
          <w:p w14:paraId="6D42D7B1" w14:textId="77777777" w:rsidR="0096549F" w:rsidRPr="00ED175E" w:rsidRDefault="0096549F">
            <w:pPr>
              <w:pStyle w:val="25"/>
              <w:autoSpaceDE w:val="0"/>
              <w:autoSpaceDN w:val="0"/>
              <w:rPr>
                <w:b/>
              </w:rPr>
              <w:pPrChange w:id="4537" w:author="Seongeun Woo" w:date="2016-10-13T18:44:00Z">
                <w:pPr>
                  <w:pStyle w:val="25"/>
                </w:pPr>
              </w:pPrChange>
            </w:pPr>
            <w:r w:rsidRPr="00ED175E">
              <w:rPr>
                <w:b/>
              </w:rPr>
              <w:t>DATA_TYPE</w:t>
            </w:r>
          </w:p>
        </w:tc>
        <w:tc>
          <w:tcPr>
            <w:tcW w:w="4340" w:type="dxa"/>
            <w:vAlign w:val="center"/>
            <w:tcPrChange w:id="4538" w:author="Seongeun Woo" w:date="2016-07-06T14:51:00Z">
              <w:tcPr>
                <w:tcW w:w="4340" w:type="dxa"/>
                <w:vAlign w:val="center"/>
              </w:tcPr>
            </w:tcPrChange>
          </w:tcPr>
          <w:p w14:paraId="38598BC6" w14:textId="322073CC" w:rsidR="0096549F" w:rsidRPr="00ED175E" w:rsidRDefault="006026FD">
            <w:pPr>
              <w:pStyle w:val="afb"/>
              <w:autoSpaceDE w:val="0"/>
              <w:autoSpaceDN w:val="0"/>
              <w:pPrChange w:id="4539" w:author="Seongeun Woo" w:date="2016-10-13T18:44:00Z">
                <w:pPr>
                  <w:pStyle w:val="afb"/>
                </w:pPr>
              </w:pPrChange>
            </w:pPr>
            <w:ins w:id="4540" w:author="哲均 宋" w:date="2019-08-16T10:09:00Z">
              <w:r>
                <w:t>Code Values that distinguish data types</w:t>
              </w:r>
            </w:ins>
            <w:del w:id="4541" w:author="哲均 宋" w:date="2019-08-16T10:09:00Z">
              <w:r w:rsidR="0096549F" w:rsidRPr="00ED175E" w:rsidDel="006026FD">
                <w:rPr>
                  <w:rFonts w:hint="eastAsia"/>
                </w:rPr>
                <w:delText>標準項目の文字型、数値型の区分値</w:delText>
              </w:r>
            </w:del>
          </w:p>
        </w:tc>
        <w:tc>
          <w:tcPr>
            <w:tcW w:w="3274" w:type="dxa"/>
            <w:vAlign w:val="center"/>
            <w:tcPrChange w:id="4542" w:author="Seongeun Woo" w:date="2016-07-06T14:51:00Z">
              <w:tcPr>
                <w:tcW w:w="3274" w:type="dxa"/>
                <w:vAlign w:val="center"/>
              </w:tcPr>
            </w:tcPrChange>
          </w:tcPr>
          <w:p w14:paraId="11CEC186" w14:textId="77777777" w:rsidR="006026FD" w:rsidRPr="00AF5048" w:rsidRDefault="006026FD" w:rsidP="006026FD">
            <w:pPr>
              <w:pStyle w:val="afb"/>
              <w:autoSpaceDE w:val="0"/>
              <w:autoSpaceDN w:val="0"/>
              <w:ind w:right="198"/>
              <w:rPr>
                <w:ins w:id="4543" w:author="哲均 宋" w:date="2019-08-16T10:09:00Z"/>
              </w:rPr>
            </w:pPr>
            <w:ins w:id="4544" w:author="哲均 宋" w:date="2019-08-16T10:09:00Z">
              <w:r w:rsidRPr="00AF5048">
                <w:rPr>
                  <w:rFonts w:hint="eastAsia"/>
                </w:rPr>
                <w:t xml:space="preserve">1: </w:t>
              </w:r>
              <w:r>
                <w:t>Numeric Type</w:t>
              </w:r>
            </w:ins>
          </w:p>
          <w:p w14:paraId="5E54091D" w14:textId="43E2F7D0" w:rsidR="0096549F" w:rsidRPr="00ED175E" w:rsidRDefault="006026FD" w:rsidP="006026FD">
            <w:pPr>
              <w:pStyle w:val="afb"/>
              <w:autoSpaceDE w:val="0"/>
              <w:autoSpaceDN w:val="0"/>
              <w:pPrChange w:id="4545" w:author="Seongeun Woo" w:date="2016-10-13T18:44:00Z">
                <w:pPr>
                  <w:pStyle w:val="afb"/>
                </w:pPr>
              </w:pPrChange>
            </w:pPr>
            <w:ins w:id="4546" w:author="哲均 宋" w:date="2019-08-16T10:09:00Z">
              <w:r w:rsidRPr="00AF5048">
                <w:rPr>
                  <w:rFonts w:hint="eastAsia"/>
                </w:rPr>
                <w:t xml:space="preserve">2: </w:t>
              </w:r>
              <w:r>
                <w:t>Character Type</w:t>
              </w:r>
            </w:ins>
            <w:del w:id="4547" w:author="哲均 宋" w:date="2019-08-16T10:09:00Z">
              <w:r w:rsidR="0096549F" w:rsidRPr="00ED175E" w:rsidDel="006026FD">
                <w:delText>1</w:delText>
              </w:r>
              <w:r w:rsidR="0096549F" w:rsidRPr="00ED175E" w:rsidDel="006026FD">
                <w:rPr>
                  <w:rFonts w:hint="eastAsia"/>
                </w:rPr>
                <w:delText>：数値型</w:delText>
              </w:r>
              <w:r w:rsidR="0096549F" w:rsidRPr="00ED175E" w:rsidDel="006026FD">
                <w:br/>
                <w:delText>2</w:delText>
              </w:r>
              <w:r w:rsidR="0096549F" w:rsidRPr="00ED175E" w:rsidDel="006026FD">
                <w:rPr>
                  <w:rFonts w:hint="eastAsia"/>
                </w:rPr>
                <w:delText>：文字型</w:delText>
              </w:r>
            </w:del>
          </w:p>
        </w:tc>
      </w:tr>
      <w:tr w:rsidR="0096549F" w:rsidRPr="00ED175E" w14:paraId="0EB633F6" w14:textId="77777777" w:rsidTr="00E45028">
        <w:tblPrEx>
          <w:tblW w:w="9498" w:type="dxa"/>
          <w:tblInd w:w="108" w:type="dxa"/>
          <w:tblPrExChange w:id="4548" w:author="Seongeun Woo" w:date="2016-07-06T14:51:00Z">
            <w:tblPrEx>
              <w:tblW w:w="9498" w:type="dxa"/>
              <w:tblInd w:w="108" w:type="dxa"/>
            </w:tblPrEx>
          </w:tblPrExChange>
        </w:tblPrEx>
        <w:tc>
          <w:tcPr>
            <w:tcW w:w="1884" w:type="dxa"/>
            <w:shd w:val="clear" w:color="auto" w:fill="EEECE1"/>
            <w:vAlign w:val="center"/>
            <w:tcPrChange w:id="4549" w:author="Seongeun Woo" w:date="2016-07-06T14:51:00Z">
              <w:tcPr>
                <w:tcW w:w="1884" w:type="dxa"/>
                <w:shd w:val="clear" w:color="auto" w:fill="F2F2F2" w:themeFill="background1" w:themeFillShade="F2"/>
                <w:vAlign w:val="center"/>
              </w:tcPr>
            </w:tcPrChange>
          </w:tcPr>
          <w:p w14:paraId="5140BA35" w14:textId="77777777" w:rsidR="0096549F" w:rsidRPr="00ED175E" w:rsidRDefault="0096549F">
            <w:pPr>
              <w:pStyle w:val="25"/>
              <w:autoSpaceDE w:val="0"/>
              <w:autoSpaceDN w:val="0"/>
              <w:rPr>
                <w:b/>
              </w:rPr>
              <w:pPrChange w:id="4550" w:author="Seongeun Woo" w:date="2016-10-13T18:44:00Z">
                <w:pPr>
                  <w:pStyle w:val="25"/>
                </w:pPr>
              </w:pPrChange>
            </w:pPr>
            <w:r w:rsidRPr="00ED175E">
              <w:rPr>
                <w:b/>
              </w:rPr>
              <w:t>ALIAS</w:t>
            </w:r>
          </w:p>
        </w:tc>
        <w:tc>
          <w:tcPr>
            <w:tcW w:w="4340" w:type="dxa"/>
            <w:vAlign w:val="center"/>
            <w:tcPrChange w:id="4551" w:author="Seongeun Woo" w:date="2016-07-06T14:51:00Z">
              <w:tcPr>
                <w:tcW w:w="4340" w:type="dxa"/>
                <w:vAlign w:val="center"/>
              </w:tcPr>
            </w:tcPrChange>
          </w:tcPr>
          <w:p w14:paraId="3B346735" w14:textId="3FECC427" w:rsidR="0096549F" w:rsidRPr="00ED175E" w:rsidRDefault="006026FD">
            <w:pPr>
              <w:pStyle w:val="afb"/>
              <w:autoSpaceDE w:val="0"/>
              <w:autoSpaceDN w:val="0"/>
              <w:pPrChange w:id="4552" w:author="Seongeun Woo" w:date="2016-10-13T18:44:00Z">
                <w:pPr>
                  <w:pStyle w:val="afb"/>
                </w:pPr>
              </w:pPrChange>
            </w:pPr>
            <w:ins w:id="4553" w:author="哲均 宋" w:date="2019-08-16T10:09:00Z">
              <w:r>
                <w:t>A</w:t>
              </w:r>
              <w:r w:rsidRPr="008B3EA9">
                <w:t xml:space="preserve">lias for </w:t>
              </w:r>
            </w:ins>
            <w:ins w:id="4554" w:author="哲均 宋" w:date="2019-08-16T10:10:00Z">
              <w:r>
                <w:t>A</w:t>
              </w:r>
            </w:ins>
            <w:ins w:id="4555" w:author="哲均 宋" w:date="2019-08-16T10:09:00Z">
              <w:r>
                <w:t>ttribute</w:t>
              </w:r>
            </w:ins>
            <w:del w:id="4556" w:author="哲均 宋" w:date="2019-08-16T10:09:00Z">
              <w:r w:rsidR="0096549F" w:rsidRPr="00ED175E" w:rsidDel="006026FD">
                <w:rPr>
                  <w:rFonts w:hint="eastAsia"/>
                </w:rPr>
                <w:delText>標準項目の</w:delText>
              </w:r>
            </w:del>
            <w:ins w:id="4557" w:author="user" w:date="2016-10-14T14:56:00Z">
              <w:del w:id="4558" w:author="哲均 宋" w:date="2019-08-16T10:09:00Z">
                <w:r w:rsidR="000C290C" w:rsidDel="006026FD">
                  <w:rPr>
                    <w:rFonts w:hint="eastAsia"/>
                  </w:rPr>
                  <w:delText>英語</w:delText>
                </w:r>
              </w:del>
            </w:ins>
            <w:del w:id="4559" w:author="哲均 宋" w:date="2019-08-16T10:09:00Z">
              <w:r w:rsidR="0096549F" w:rsidRPr="00ED175E" w:rsidDel="006026FD">
                <w:rPr>
                  <w:rFonts w:hint="eastAsia"/>
                </w:rPr>
                <w:delText>英文のエイリアス</w:delText>
              </w:r>
            </w:del>
          </w:p>
        </w:tc>
        <w:tc>
          <w:tcPr>
            <w:tcW w:w="3274" w:type="dxa"/>
            <w:vAlign w:val="center"/>
            <w:tcPrChange w:id="4560" w:author="Seongeun Woo" w:date="2016-07-06T14:51:00Z">
              <w:tcPr>
                <w:tcW w:w="3274" w:type="dxa"/>
                <w:vAlign w:val="center"/>
              </w:tcPr>
            </w:tcPrChange>
          </w:tcPr>
          <w:p w14:paraId="646841EE" w14:textId="77777777" w:rsidR="0096549F" w:rsidRPr="00ED175E" w:rsidRDefault="0096549F">
            <w:pPr>
              <w:pStyle w:val="afb"/>
              <w:autoSpaceDE w:val="0"/>
              <w:autoSpaceDN w:val="0"/>
              <w:pPrChange w:id="4561" w:author="Seongeun Woo" w:date="2016-10-13T18:44:00Z">
                <w:pPr>
                  <w:pStyle w:val="afb"/>
                </w:pPr>
              </w:pPrChange>
            </w:pPr>
          </w:p>
        </w:tc>
      </w:tr>
      <w:tr w:rsidR="00A76F2E" w:rsidRPr="00ED175E" w14:paraId="476AA5A8" w14:textId="77777777" w:rsidTr="00E45028">
        <w:trPr>
          <w:ins w:id="4562" w:author="哲均 宋" w:date="2019-08-16T11:44:00Z"/>
        </w:trPr>
        <w:tc>
          <w:tcPr>
            <w:tcW w:w="1884" w:type="dxa"/>
            <w:shd w:val="clear" w:color="auto" w:fill="EEECE1"/>
            <w:vAlign w:val="center"/>
          </w:tcPr>
          <w:p w14:paraId="7E8D1B63" w14:textId="1494021B" w:rsidR="00A76F2E" w:rsidRPr="00A76F2E" w:rsidRDefault="00A76F2E" w:rsidP="00A76F2E">
            <w:pPr>
              <w:pStyle w:val="25"/>
              <w:autoSpaceDE w:val="0"/>
              <w:autoSpaceDN w:val="0"/>
              <w:rPr>
                <w:ins w:id="4563" w:author="哲均 宋" w:date="2019-08-16T11:44:00Z"/>
                <w:b/>
                <w:bCs/>
                <w:rPrChange w:id="4564" w:author="哲均 宋" w:date="2019-08-16T11:45:00Z">
                  <w:rPr>
                    <w:ins w:id="4565" w:author="哲均 宋" w:date="2019-08-16T11:44:00Z"/>
                    <w:b/>
                  </w:rPr>
                </w:rPrChange>
              </w:rPr>
            </w:pPr>
            <w:ins w:id="4566" w:author="哲均 宋" w:date="2019-08-16T11:44:00Z">
              <w:r w:rsidRPr="00A76F2E">
                <w:rPr>
                  <w:rFonts w:hint="eastAsia"/>
                  <w:b/>
                  <w:bCs/>
                  <w:rPrChange w:id="4567" w:author="哲均 宋" w:date="2019-08-16T11:45:00Z">
                    <w:rPr>
                      <w:rFonts w:hint="eastAsia"/>
                    </w:rPr>
                  </w:rPrChange>
                </w:rPr>
                <w:t>RULE_KBN</w:t>
              </w:r>
            </w:ins>
          </w:p>
        </w:tc>
        <w:tc>
          <w:tcPr>
            <w:tcW w:w="4340" w:type="dxa"/>
            <w:vAlign w:val="center"/>
          </w:tcPr>
          <w:p w14:paraId="0660AF70" w14:textId="0D217FCE" w:rsidR="00A76F2E" w:rsidRDefault="00A76F2E" w:rsidP="00A76F2E">
            <w:pPr>
              <w:pStyle w:val="afb"/>
              <w:autoSpaceDE w:val="0"/>
              <w:autoSpaceDN w:val="0"/>
              <w:rPr>
                <w:ins w:id="4568" w:author="哲均 宋" w:date="2019-08-16T11:44:00Z"/>
              </w:rPr>
            </w:pPr>
            <w:ins w:id="4569" w:author="哲均 宋" w:date="2019-08-16T11:44:00Z">
              <w:r>
                <w:t>Code Values that distinguish Attribute’s extra type. For examples, E</w:t>
              </w:r>
              <w:r w:rsidRPr="008B3EA9">
                <w:t xml:space="preserve">xecution </w:t>
              </w:r>
              <w:r>
                <w:t>R</w:t>
              </w:r>
              <w:r w:rsidRPr="008B3EA9">
                <w:t>ule</w:t>
              </w:r>
              <w:r>
                <w:t xml:space="preserve"> and Input Item.</w:t>
              </w:r>
            </w:ins>
          </w:p>
        </w:tc>
        <w:tc>
          <w:tcPr>
            <w:tcW w:w="3274" w:type="dxa"/>
            <w:vAlign w:val="center"/>
          </w:tcPr>
          <w:p w14:paraId="5930CBF0" w14:textId="77777777" w:rsidR="00A76F2E" w:rsidRPr="00AF5048" w:rsidRDefault="00A76F2E" w:rsidP="00A76F2E">
            <w:pPr>
              <w:pStyle w:val="afb"/>
              <w:autoSpaceDE w:val="0"/>
              <w:autoSpaceDN w:val="0"/>
              <w:ind w:right="198"/>
              <w:rPr>
                <w:ins w:id="4570" w:author="哲均 宋" w:date="2019-08-16T11:44:00Z"/>
              </w:rPr>
            </w:pPr>
            <w:ins w:id="4571" w:author="哲均 宋" w:date="2019-08-16T11:44:00Z">
              <w:r w:rsidRPr="00AF5048">
                <w:rPr>
                  <w:rFonts w:hint="eastAsia"/>
                </w:rPr>
                <w:t xml:space="preserve">0: </w:t>
              </w:r>
              <w:r>
                <w:rPr>
                  <w:rFonts w:hint="eastAsia"/>
                </w:rPr>
                <w:t>N</w:t>
              </w:r>
              <w:r>
                <w:t>one</w:t>
              </w:r>
            </w:ins>
          </w:p>
          <w:p w14:paraId="400CA8AE" w14:textId="77777777" w:rsidR="00A76F2E" w:rsidRPr="00AF5048" w:rsidRDefault="00A76F2E" w:rsidP="00A76F2E">
            <w:pPr>
              <w:pStyle w:val="afb"/>
              <w:autoSpaceDE w:val="0"/>
              <w:autoSpaceDN w:val="0"/>
              <w:ind w:right="198"/>
              <w:rPr>
                <w:ins w:id="4572" w:author="哲均 宋" w:date="2019-08-16T11:44:00Z"/>
              </w:rPr>
            </w:pPr>
            <w:ins w:id="4573" w:author="哲均 宋" w:date="2019-08-16T11:44:00Z">
              <w:r w:rsidRPr="00AF5048">
                <w:rPr>
                  <w:rFonts w:hint="eastAsia"/>
                </w:rPr>
                <w:t xml:space="preserve">1: </w:t>
              </w:r>
              <w:r>
                <w:rPr>
                  <w:rFonts w:hint="eastAsia"/>
                </w:rPr>
                <w:t>I</w:t>
              </w:r>
              <w:r>
                <w:t>nput Item</w:t>
              </w:r>
            </w:ins>
          </w:p>
          <w:p w14:paraId="46370293" w14:textId="40AFE3AB" w:rsidR="00A76F2E" w:rsidRPr="00ED175E" w:rsidRDefault="00A76F2E" w:rsidP="00A76F2E">
            <w:pPr>
              <w:pStyle w:val="afb"/>
              <w:autoSpaceDE w:val="0"/>
              <w:autoSpaceDN w:val="0"/>
              <w:rPr>
                <w:ins w:id="4574" w:author="哲均 宋" w:date="2019-08-16T11:44:00Z"/>
              </w:rPr>
            </w:pPr>
            <w:ins w:id="4575" w:author="哲均 宋" w:date="2019-08-16T11:44:00Z">
              <w:r w:rsidRPr="00AF5048">
                <w:rPr>
                  <w:rFonts w:hint="eastAsia"/>
                </w:rPr>
                <w:t xml:space="preserve">2: </w:t>
              </w:r>
              <w:r>
                <w:rPr>
                  <w:rFonts w:hint="eastAsia"/>
                </w:rPr>
                <w:t>E</w:t>
              </w:r>
              <w:r>
                <w:t>xecution Rule</w:t>
              </w:r>
            </w:ins>
          </w:p>
        </w:tc>
      </w:tr>
      <w:tr w:rsidR="00A76F2E" w:rsidRPr="00ED175E" w14:paraId="551ABBF9" w14:textId="77777777" w:rsidTr="00E45028">
        <w:tblPrEx>
          <w:tblW w:w="9498" w:type="dxa"/>
          <w:tblInd w:w="108" w:type="dxa"/>
          <w:tblPrExChange w:id="4576" w:author="Seongeun Woo" w:date="2016-07-06T14:51:00Z">
            <w:tblPrEx>
              <w:tblW w:w="9498" w:type="dxa"/>
              <w:tblInd w:w="108" w:type="dxa"/>
            </w:tblPrEx>
          </w:tblPrExChange>
        </w:tblPrEx>
        <w:trPr>
          <w:ins w:id="4577" w:author="Seongeun Woo" w:date="2016-07-06T14:49:00Z"/>
        </w:trPr>
        <w:tc>
          <w:tcPr>
            <w:tcW w:w="1884" w:type="dxa"/>
            <w:shd w:val="clear" w:color="auto" w:fill="EEECE1"/>
            <w:vAlign w:val="center"/>
            <w:tcPrChange w:id="4578" w:author="Seongeun Woo" w:date="2016-07-06T14:51:00Z">
              <w:tcPr>
                <w:tcW w:w="1884" w:type="dxa"/>
                <w:shd w:val="clear" w:color="auto" w:fill="F2F2F2" w:themeFill="background1" w:themeFillShade="F2"/>
                <w:vAlign w:val="center"/>
              </w:tcPr>
            </w:tcPrChange>
          </w:tcPr>
          <w:p w14:paraId="16FD0B1C" w14:textId="1FA1D820" w:rsidR="00A76F2E" w:rsidRPr="00ED175E" w:rsidRDefault="00A76F2E" w:rsidP="00A76F2E">
            <w:pPr>
              <w:pStyle w:val="25"/>
              <w:autoSpaceDE w:val="0"/>
              <w:autoSpaceDN w:val="0"/>
              <w:rPr>
                <w:ins w:id="4579" w:author="Seongeun Woo" w:date="2016-07-06T14:49:00Z"/>
                <w:b/>
              </w:rPr>
              <w:pPrChange w:id="4580" w:author="Seongeun Woo" w:date="2016-10-13T18:44:00Z">
                <w:pPr>
                  <w:pStyle w:val="25"/>
                </w:pPr>
              </w:pPrChange>
            </w:pPr>
            <w:ins w:id="4581" w:author="Seongeun Woo" w:date="2016-07-06T14:49:00Z">
              <w:r w:rsidRPr="00ED175E">
                <w:rPr>
                  <w:b/>
                </w:rPr>
                <w:t>DISP_ORDER</w:t>
              </w:r>
            </w:ins>
          </w:p>
        </w:tc>
        <w:tc>
          <w:tcPr>
            <w:tcW w:w="4340" w:type="dxa"/>
            <w:vAlign w:val="center"/>
            <w:tcPrChange w:id="4582" w:author="Seongeun Woo" w:date="2016-07-06T14:51:00Z">
              <w:tcPr>
                <w:tcW w:w="4340" w:type="dxa"/>
                <w:vAlign w:val="center"/>
              </w:tcPr>
            </w:tcPrChange>
          </w:tcPr>
          <w:p w14:paraId="049FE421" w14:textId="7948CCFE" w:rsidR="00A76F2E" w:rsidRPr="00ED175E" w:rsidRDefault="00A76F2E" w:rsidP="00A76F2E">
            <w:pPr>
              <w:pStyle w:val="afb"/>
              <w:autoSpaceDE w:val="0"/>
              <w:autoSpaceDN w:val="0"/>
              <w:rPr>
                <w:ins w:id="4583" w:author="Seongeun Woo" w:date="2016-07-06T14:49:00Z"/>
              </w:rPr>
              <w:pPrChange w:id="4584" w:author="Seongeun Woo" w:date="2016-10-13T18:44:00Z">
                <w:pPr>
                  <w:pStyle w:val="afb"/>
                </w:pPr>
              </w:pPrChange>
            </w:pPr>
            <w:ins w:id="4585" w:author="哲均 宋" w:date="2019-08-16T10:10:00Z">
              <w:r>
                <w:rPr>
                  <w:rFonts w:hint="eastAsia"/>
                </w:rPr>
                <w:t>D</w:t>
              </w:r>
              <w:r>
                <w:t>isplay Order</w:t>
              </w:r>
            </w:ins>
            <w:ins w:id="4586" w:author="Seongeun Woo" w:date="2016-07-06T14:49:00Z">
              <w:del w:id="4587" w:author="哲均 宋" w:date="2019-08-16T10:10:00Z">
                <w:r w:rsidRPr="00ED175E" w:rsidDel="006026FD">
                  <w:rPr>
                    <w:rFonts w:hint="eastAsia"/>
                    <w:rPrChange w:id="4588" w:author="InnoRules" w:date="2016-08-30T14:14:00Z">
                      <w:rPr>
                        <w:rFonts w:ascii="Noto Sans Japanese Regular" w:eastAsiaTheme="minorEastAsia" w:hAnsi="Arial" w:cs="Times New Roman" w:hint="eastAsia"/>
                        <w:b/>
                        <w:szCs w:val="24"/>
                      </w:rPr>
                    </w:rPrChange>
                  </w:rPr>
                  <w:delText>標準項目の表示順序</w:delText>
                </w:r>
              </w:del>
            </w:ins>
          </w:p>
        </w:tc>
        <w:tc>
          <w:tcPr>
            <w:tcW w:w="3274" w:type="dxa"/>
            <w:vAlign w:val="center"/>
            <w:tcPrChange w:id="4589" w:author="Seongeun Woo" w:date="2016-07-06T14:51:00Z">
              <w:tcPr>
                <w:tcW w:w="3274" w:type="dxa"/>
                <w:vAlign w:val="center"/>
              </w:tcPr>
            </w:tcPrChange>
          </w:tcPr>
          <w:p w14:paraId="04FF66E3" w14:textId="77777777" w:rsidR="00A76F2E" w:rsidRPr="00ED175E" w:rsidRDefault="00A76F2E" w:rsidP="00A76F2E">
            <w:pPr>
              <w:pStyle w:val="afb"/>
              <w:autoSpaceDE w:val="0"/>
              <w:autoSpaceDN w:val="0"/>
              <w:rPr>
                <w:ins w:id="4590" w:author="Seongeun Woo" w:date="2016-07-06T14:49:00Z"/>
              </w:rPr>
              <w:pPrChange w:id="4591" w:author="Seongeun Woo" w:date="2016-10-13T18:44:00Z">
                <w:pPr>
                  <w:pStyle w:val="afb"/>
                </w:pPr>
              </w:pPrChange>
            </w:pPr>
          </w:p>
        </w:tc>
      </w:tr>
    </w:tbl>
    <w:p w14:paraId="7EF41870" w14:textId="77777777" w:rsidR="0096549F" w:rsidRPr="00ED175E" w:rsidRDefault="0096549F">
      <w:pPr>
        <w:pStyle w:val="-00"/>
        <w:wordWrap/>
        <w:rPr>
          <w:lang w:eastAsia="ja-JP"/>
        </w:rPr>
        <w:pPrChange w:id="4592" w:author="Seongeun Woo" w:date="2016-10-13T18:44:00Z">
          <w:pPr>
            <w:pStyle w:val="-00"/>
          </w:pPr>
        </w:pPrChange>
      </w:pPr>
    </w:p>
    <w:p w14:paraId="755A8A1A" w14:textId="77777777" w:rsidR="0096549F" w:rsidRPr="00ED175E" w:rsidRDefault="0096549F">
      <w:pPr>
        <w:widowControl/>
        <w:autoSpaceDE w:val="0"/>
        <w:autoSpaceDN w:val="0"/>
        <w:jc w:val="left"/>
        <w:pPrChange w:id="4593" w:author="Seongeun Woo" w:date="2016-10-13T18:44:00Z">
          <w:pPr>
            <w:widowControl/>
            <w:jc w:val="left"/>
          </w:pPr>
        </w:pPrChange>
      </w:pPr>
      <w:r w:rsidRPr="00ED175E">
        <w:br w:type="page"/>
      </w:r>
    </w:p>
    <w:p w14:paraId="41CCFF22" w14:textId="60C3D18F" w:rsidR="00775990" w:rsidRPr="00ED175E" w:rsidRDefault="00775990">
      <w:pPr>
        <w:pStyle w:val="af6"/>
        <w:keepNext/>
        <w:autoSpaceDE w:val="0"/>
        <w:autoSpaceDN w:val="0"/>
        <w:pPrChange w:id="4594" w:author="Seongeun Woo" w:date="2016-10-13T18:44:00Z">
          <w:pPr>
            <w:pStyle w:val="af6"/>
            <w:keepNext/>
          </w:pPr>
        </w:pPrChange>
      </w:pPr>
      <w:r w:rsidRPr="00ED175E">
        <w:t xml:space="preserve"> </w:t>
      </w:r>
      <w:del w:id="4595" w:author="哲均 宋" w:date="2019-08-16T08:55:00Z">
        <w:r w:rsidRPr="00ED175E" w:rsidDel="003566B2">
          <w:delText>[</w:delText>
        </w:r>
        <w:r w:rsidRPr="00ED175E" w:rsidDel="003566B2">
          <w:rPr>
            <w:rFonts w:hint="eastAsia"/>
          </w:rPr>
          <w:delText>表</w:delText>
        </w:r>
      </w:del>
      <w:ins w:id="4596"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8</w:t>
      </w:r>
      <w:r w:rsidRPr="0073721B">
        <w:fldChar w:fldCharType="end"/>
      </w:r>
      <w:r w:rsidRPr="00ED175E">
        <w:t xml:space="preserve"> </w:t>
      </w:r>
      <w:del w:id="4597" w:author="哲均 宋" w:date="2019-08-16T08:52:00Z">
        <w:r w:rsidRPr="00ED175E" w:rsidDel="003566B2">
          <w:rPr>
            <w:rFonts w:hint="eastAsia"/>
          </w:rPr>
          <w:delText>サンプルデータ</w:delText>
        </w:r>
      </w:del>
      <w:ins w:id="4598" w:author="哲均 宋" w:date="2019-08-16T08:52:00Z">
        <w:r w:rsidR="003566B2">
          <w:rPr>
            <w:rFonts w:hint="eastAsia"/>
          </w:rPr>
          <w:t>Sample Data</w:t>
        </w:r>
      </w:ins>
      <w:r w:rsidRPr="00ED175E">
        <w:t>]</w:t>
      </w:r>
    </w:p>
    <w:tbl>
      <w:tblPr>
        <w:tblW w:w="9498" w:type="dxa"/>
        <w:tblInd w:w="99" w:type="dxa"/>
        <w:tblLayout w:type="fixed"/>
        <w:tblCellMar>
          <w:left w:w="99" w:type="dxa"/>
          <w:right w:w="99" w:type="dxa"/>
        </w:tblCellMar>
        <w:tblLook w:val="04A0" w:firstRow="1" w:lastRow="0" w:firstColumn="1" w:lastColumn="0" w:noHBand="0" w:noVBand="1"/>
        <w:tblPrChange w:id="4599" w:author="哲均 宋" w:date="2019-08-16T10:12:00Z">
          <w:tblPr>
            <w:tblW w:w="9498" w:type="dxa"/>
            <w:tblInd w:w="99" w:type="dxa"/>
            <w:tblLayout w:type="fixed"/>
            <w:tblCellMar>
              <w:left w:w="99" w:type="dxa"/>
              <w:right w:w="99" w:type="dxa"/>
            </w:tblCellMar>
            <w:tblLook w:val="04A0" w:firstRow="1" w:lastRow="0" w:firstColumn="1" w:lastColumn="0" w:noHBand="0" w:noVBand="1"/>
          </w:tblPr>
        </w:tblPrChange>
      </w:tblPr>
      <w:tblGrid>
        <w:gridCol w:w="745"/>
        <w:gridCol w:w="888"/>
        <w:gridCol w:w="635"/>
        <w:gridCol w:w="1276"/>
        <w:gridCol w:w="753"/>
        <w:gridCol w:w="888"/>
        <w:gridCol w:w="888"/>
        <w:gridCol w:w="814"/>
        <w:gridCol w:w="770"/>
        <w:gridCol w:w="1134"/>
        <w:gridCol w:w="707"/>
        <w:tblGridChange w:id="4600">
          <w:tblGrid>
            <w:gridCol w:w="745"/>
            <w:gridCol w:w="888"/>
            <w:gridCol w:w="789"/>
            <w:gridCol w:w="1092"/>
            <w:gridCol w:w="783"/>
            <w:gridCol w:w="888"/>
            <w:gridCol w:w="888"/>
            <w:gridCol w:w="814"/>
            <w:gridCol w:w="770"/>
            <w:gridCol w:w="1134"/>
            <w:gridCol w:w="707"/>
          </w:tblGrid>
        </w:tblGridChange>
      </w:tblGrid>
      <w:tr w:rsidR="0096549F" w:rsidRPr="00ED175E" w14:paraId="62E58F22" w14:textId="77777777" w:rsidTr="006931A1">
        <w:trPr>
          <w:trHeight w:val="255"/>
          <w:trPrChange w:id="4601" w:author="哲均 宋" w:date="2019-08-16T10:12:00Z">
            <w:trPr>
              <w:trHeight w:val="255"/>
            </w:trPr>
          </w:trPrChange>
        </w:trPr>
        <w:tc>
          <w:tcPr>
            <w:tcW w:w="745"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4602" w:author="哲均 宋" w:date="2019-08-16T10:12:00Z">
              <w:tcPr>
                <w:tcW w:w="745"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5B1A399B" w14:textId="77777777" w:rsidR="00424294" w:rsidRPr="00ED175E" w:rsidRDefault="0096549F">
            <w:pPr>
              <w:pStyle w:val="afc"/>
              <w:wordWrap/>
              <w:pPrChange w:id="4603" w:author="Seongeun Woo" w:date="2016-10-13T18:44:00Z">
                <w:pPr>
                  <w:pStyle w:val="afc"/>
                </w:pPr>
              </w:pPrChange>
            </w:pPr>
            <w:r w:rsidRPr="00ED175E">
              <w:t>ITEM</w:t>
            </w:r>
          </w:p>
          <w:p w14:paraId="6502B441" w14:textId="1820D5BD" w:rsidR="0096549F" w:rsidRPr="00ED175E" w:rsidRDefault="0096549F">
            <w:pPr>
              <w:pStyle w:val="afc"/>
              <w:wordWrap/>
              <w:pPrChange w:id="4604" w:author="Seongeun Woo" w:date="2016-10-13T18:44:00Z">
                <w:pPr>
                  <w:pStyle w:val="afc"/>
                </w:pPr>
              </w:pPrChange>
            </w:pPr>
            <w:r w:rsidRPr="00ED175E">
              <w:t>ID</w:t>
            </w:r>
          </w:p>
        </w:tc>
        <w:tc>
          <w:tcPr>
            <w:tcW w:w="888" w:type="dxa"/>
            <w:tcBorders>
              <w:top w:val="single" w:sz="4" w:space="0" w:color="auto"/>
              <w:left w:val="nil"/>
              <w:bottom w:val="single" w:sz="4" w:space="0" w:color="auto"/>
              <w:right w:val="single" w:sz="4" w:space="0" w:color="auto"/>
            </w:tcBorders>
            <w:shd w:val="clear" w:color="auto" w:fill="EEECE1"/>
            <w:noWrap/>
            <w:vAlign w:val="center"/>
            <w:hideMark/>
            <w:tcPrChange w:id="4605" w:author="哲均 宋" w:date="2019-08-16T10:12:00Z">
              <w:tcPr>
                <w:tcW w:w="888"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33CA1CA6" w14:textId="77777777" w:rsidR="0096549F" w:rsidRPr="00ED175E" w:rsidRDefault="0096549F">
            <w:pPr>
              <w:pStyle w:val="afc"/>
              <w:wordWrap/>
              <w:pPrChange w:id="4606" w:author="Seongeun Woo" w:date="2016-10-13T18:44:00Z">
                <w:pPr>
                  <w:pStyle w:val="afc"/>
                </w:pPr>
              </w:pPrChange>
            </w:pPr>
            <w:r w:rsidRPr="00ED175E">
              <w:t>R10_1</w:t>
            </w:r>
          </w:p>
        </w:tc>
        <w:tc>
          <w:tcPr>
            <w:tcW w:w="635" w:type="dxa"/>
            <w:tcBorders>
              <w:top w:val="single" w:sz="4" w:space="0" w:color="auto"/>
              <w:left w:val="nil"/>
              <w:bottom w:val="single" w:sz="4" w:space="0" w:color="auto"/>
              <w:right w:val="single" w:sz="4" w:space="0" w:color="auto"/>
            </w:tcBorders>
            <w:shd w:val="clear" w:color="auto" w:fill="EEECE1"/>
            <w:noWrap/>
            <w:vAlign w:val="center"/>
            <w:hideMark/>
            <w:tcPrChange w:id="4607" w:author="哲均 宋" w:date="2019-08-16T10:12:00Z">
              <w:tcPr>
                <w:tcW w:w="789"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BB9C985" w14:textId="77777777" w:rsidR="0096549F" w:rsidRPr="00ED175E" w:rsidRDefault="0096549F">
            <w:pPr>
              <w:pStyle w:val="afc"/>
              <w:wordWrap/>
              <w:pPrChange w:id="4608" w:author="Seongeun Woo" w:date="2016-10-13T18:44:00Z">
                <w:pPr>
                  <w:pStyle w:val="afc"/>
                </w:pPr>
              </w:pPrChange>
            </w:pPr>
            <w:r w:rsidRPr="00ED175E">
              <w:t>PROP_</w:t>
            </w:r>
            <w:r w:rsidRPr="00ED175E">
              <w:br/>
              <w:t>TYPE</w:t>
            </w:r>
          </w:p>
        </w:tc>
        <w:tc>
          <w:tcPr>
            <w:tcW w:w="1276" w:type="dxa"/>
            <w:tcBorders>
              <w:top w:val="single" w:sz="4" w:space="0" w:color="auto"/>
              <w:left w:val="nil"/>
              <w:bottom w:val="single" w:sz="4" w:space="0" w:color="auto"/>
              <w:right w:val="single" w:sz="4" w:space="0" w:color="auto"/>
            </w:tcBorders>
            <w:shd w:val="clear" w:color="auto" w:fill="EEECE1"/>
            <w:noWrap/>
            <w:vAlign w:val="center"/>
            <w:hideMark/>
            <w:tcPrChange w:id="4609" w:author="哲均 宋" w:date="2019-08-16T10:12:00Z">
              <w:tcPr>
                <w:tcW w:w="1092"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5174DC84" w14:textId="77777777" w:rsidR="0096549F" w:rsidRPr="00ED175E" w:rsidRDefault="0096549F">
            <w:pPr>
              <w:pStyle w:val="afc"/>
              <w:wordWrap/>
              <w:pPrChange w:id="4610" w:author="Seongeun Woo" w:date="2016-10-13T18:44:00Z">
                <w:pPr>
                  <w:pStyle w:val="afc"/>
                </w:pPr>
              </w:pPrChange>
            </w:pPr>
            <w:r w:rsidRPr="00ED175E">
              <w:t>DISP_</w:t>
            </w:r>
            <w:r w:rsidRPr="00ED175E">
              <w:br/>
              <w:t>NAME</w:t>
            </w:r>
          </w:p>
        </w:tc>
        <w:tc>
          <w:tcPr>
            <w:tcW w:w="753" w:type="dxa"/>
            <w:tcBorders>
              <w:top w:val="single" w:sz="4" w:space="0" w:color="auto"/>
              <w:left w:val="nil"/>
              <w:bottom w:val="single" w:sz="4" w:space="0" w:color="auto"/>
              <w:right w:val="single" w:sz="4" w:space="0" w:color="auto"/>
            </w:tcBorders>
            <w:shd w:val="clear" w:color="auto" w:fill="EEECE1"/>
            <w:noWrap/>
            <w:vAlign w:val="center"/>
            <w:hideMark/>
            <w:tcPrChange w:id="4611" w:author="哲均 宋" w:date="2019-08-16T10:12:00Z">
              <w:tcPr>
                <w:tcW w:w="783"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B3C8EB2" w14:textId="77777777" w:rsidR="0096549F" w:rsidRPr="00ED175E" w:rsidRDefault="0096549F">
            <w:pPr>
              <w:pStyle w:val="afc"/>
              <w:wordWrap/>
              <w:pPrChange w:id="4612" w:author="Seongeun Woo" w:date="2016-10-13T18:44:00Z">
                <w:pPr>
                  <w:pStyle w:val="afc"/>
                </w:pPr>
              </w:pPrChange>
            </w:pPr>
            <w:r w:rsidRPr="00ED175E">
              <w:t>DISP_</w:t>
            </w:r>
            <w:r w:rsidRPr="00ED175E">
              <w:br/>
              <w:t>TYPE</w:t>
            </w:r>
          </w:p>
        </w:tc>
        <w:tc>
          <w:tcPr>
            <w:tcW w:w="888" w:type="dxa"/>
            <w:tcBorders>
              <w:top w:val="single" w:sz="4" w:space="0" w:color="auto"/>
              <w:left w:val="nil"/>
              <w:bottom w:val="single" w:sz="4" w:space="0" w:color="auto"/>
              <w:right w:val="single" w:sz="4" w:space="0" w:color="auto"/>
            </w:tcBorders>
            <w:shd w:val="clear" w:color="auto" w:fill="EEECE1"/>
            <w:noWrap/>
            <w:vAlign w:val="center"/>
            <w:hideMark/>
            <w:tcPrChange w:id="4613" w:author="哲均 宋" w:date="2019-08-16T10:12:00Z">
              <w:tcPr>
                <w:tcW w:w="888"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D3AF4DE" w14:textId="77777777" w:rsidR="0096549F" w:rsidRPr="00ED175E" w:rsidRDefault="0096549F">
            <w:pPr>
              <w:pStyle w:val="afc"/>
              <w:wordWrap/>
              <w:pPrChange w:id="4614" w:author="Seongeun Woo" w:date="2016-10-13T18:44:00Z">
                <w:pPr>
                  <w:pStyle w:val="afc"/>
                </w:pPr>
              </w:pPrChange>
            </w:pPr>
            <w:r w:rsidRPr="00ED175E">
              <w:t>PHY_COLUMN1</w:t>
            </w:r>
          </w:p>
        </w:tc>
        <w:tc>
          <w:tcPr>
            <w:tcW w:w="888" w:type="dxa"/>
            <w:tcBorders>
              <w:top w:val="single" w:sz="4" w:space="0" w:color="auto"/>
              <w:left w:val="nil"/>
              <w:bottom w:val="single" w:sz="4" w:space="0" w:color="auto"/>
              <w:right w:val="single" w:sz="4" w:space="0" w:color="auto"/>
            </w:tcBorders>
            <w:shd w:val="clear" w:color="auto" w:fill="EEECE1"/>
            <w:noWrap/>
            <w:vAlign w:val="center"/>
            <w:hideMark/>
            <w:tcPrChange w:id="4615" w:author="哲均 宋" w:date="2019-08-16T10:12:00Z">
              <w:tcPr>
                <w:tcW w:w="888"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49D0B6F3" w14:textId="77777777" w:rsidR="0096549F" w:rsidRPr="00ED175E" w:rsidRDefault="0096549F">
            <w:pPr>
              <w:pStyle w:val="afc"/>
              <w:wordWrap/>
              <w:pPrChange w:id="4616" w:author="Seongeun Woo" w:date="2016-10-13T18:44:00Z">
                <w:pPr>
                  <w:pStyle w:val="afc"/>
                </w:pPr>
              </w:pPrChange>
            </w:pPr>
            <w:r w:rsidRPr="00ED175E">
              <w:t>PHY_COLUMN2</w:t>
            </w:r>
          </w:p>
        </w:tc>
        <w:tc>
          <w:tcPr>
            <w:tcW w:w="814" w:type="dxa"/>
            <w:tcBorders>
              <w:top w:val="single" w:sz="4" w:space="0" w:color="auto"/>
              <w:left w:val="nil"/>
              <w:bottom w:val="single" w:sz="4" w:space="0" w:color="auto"/>
              <w:right w:val="single" w:sz="4" w:space="0" w:color="auto"/>
            </w:tcBorders>
            <w:shd w:val="clear" w:color="auto" w:fill="EEECE1"/>
            <w:noWrap/>
            <w:vAlign w:val="center"/>
            <w:hideMark/>
            <w:tcPrChange w:id="4617" w:author="哲均 宋" w:date="2019-08-16T10:12:00Z">
              <w:tcPr>
                <w:tcW w:w="814"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7075AFF" w14:textId="77777777" w:rsidR="0096549F" w:rsidRPr="00ED175E" w:rsidRDefault="0096549F">
            <w:pPr>
              <w:pStyle w:val="afc"/>
              <w:wordWrap/>
              <w:pPrChange w:id="4618" w:author="Seongeun Woo" w:date="2016-10-13T18:44:00Z">
                <w:pPr>
                  <w:pStyle w:val="afc"/>
                </w:pPr>
              </w:pPrChange>
            </w:pPr>
            <w:r w:rsidRPr="00ED175E">
              <w:t>ITEM_</w:t>
            </w:r>
            <w:r w:rsidRPr="00ED175E">
              <w:br/>
              <w:t>ID</w:t>
            </w:r>
          </w:p>
        </w:tc>
        <w:tc>
          <w:tcPr>
            <w:tcW w:w="770" w:type="dxa"/>
            <w:tcBorders>
              <w:top w:val="single" w:sz="4" w:space="0" w:color="auto"/>
              <w:left w:val="nil"/>
              <w:bottom w:val="single" w:sz="4" w:space="0" w:color="auto"/>
              <w:right w:val="single" w:sz="4" w:space="0" w:color="auto"/>
            </w:tcBorders>
            <w:shd w:val="clear" w:color="auto" w:fill="EEECE1"/>
            <w:noWrap/>
            <w:vAlign w:val="center"/>
            <w:hideMark/>
            <w:tcPrChange w:id="4619" w:author="哲均 宋" w:date="2019-08-16T10:12:00Z">
              <w:tcPr>
                <w:tcW w:w="77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03AD6DC" w14:textId="77777777" w:rsidR="0096549F" w:rsidRPr="00ED175E" w:rsidRDefault="0096549F">
            <w:pPr>
              <w:pStyle w:val="afc"/>
              <w:wordWrap/>
              <w:pPrChange w:id="4620" w:author="Seongeun Woo" w:date="2016-10-13T18:44:00Z">
                <w:pPr>
                  <w:pStyle w:val="afc"/>
                </w:pPr>
              </w:pPrChange>
            </w:pPr>
            <w:r w:rsidRPr="00ED175E">
              <w:t>DATA_</w:t>
            </w:r>
            <w:r w:rsidRPr="00ED175E">
              <w:br/>
              <w:t>TYPE</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Change w:id="4621" w:author="哲均 宋" w:date="2019-08-16T10:12:00Z">
              <w:tcPr>
                <w:tcW w:w="1134"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C5170D2" w14:textId="77777777" w:rsidR="0096549F" w:rsidRPr="00ED175E" w:rsidRDefault="0096549F">
            <w:pPr>
              <w:pStyle w:val="afc"/>
              <w:wordWrap/>
              <w:pPrChange w:id="4622" w:author="Seongeun Woo" w:date="2016-10-13T18:44:00Z">
                <w:pPr>
                  <w:pStyle w:val="afc"/>
                </w:pPr>
              </w:pPrChange>
            </w:pPr>
            <w:r w:rsidRPr="00ED175E">
              <w:t>ALIAS</w:t>
            </w:r>
          </w:p>
        </w:tc>
        <w:tc>
          <w:tcPr>
            <w:tcW w:w="707" w:type="dxa"/>
            <w:tcBorders>
              <w:top w:val="single" w:sz="4" w:space="0" w:color="auto"/>
              <w:left w:val="nil"/>
              <w:bottom w:val="single" w:sz="4" w:space="0" w:color="auto"/>
              <w:right w:val="single" w:sz="4" w:space="0" w:color="auto"/>
            </w:tcBorders>
            <w:shd w:val="clear" w:color="auto" w:fill="EEECE1"/>
            <w:noWrap/>
            <w:vAlign w:val="center"/>
            <w:hideMark/>
            <w:tcPrChange w:id="4623" w:author="哲均 宋" w:date="2019-08-16T10:12:00Z">
              <w:tcPr>
                <w:tcW w:w="707"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B61D2ED" w14:textId="77777777" w:rsidR="0096549F" w:rsidRPr="00ED175E" w:rsidRDefault="0096549F">
            <w:pPr>
              <w:pStyle w:val="afc"/>
              <w:wordWrap/>
              <w:pPrChange w:id="4624" w:author="Seongeun Woo" w:date="2016-10-13T18:44:00Z">
                <w:pPr>
                  <w:pStyle w:val="afc"/>
                </w:pPr>
              </w:pPrChange>
            </w:pPr>
            <w:r w:rsidRPr="00ED175E">
              <w:t>DISP_</w:t>
            </w:r>
            <w:r w:rsidRPr="00ED175E">
              <w:br/>
              <w:t>ORDER</w:t>
            </w:r>
          </w:p>
        </w:tc>
      </w:tr>
      <w:tr w:rsidR="0096549F" w:rsidRPr="00ED175E" w14:paraId="636F6C40" w14:textId="77777777" w:rsidTr="006931A1">
        <w:trPr>
          <w:trHeight w:val="255"/>
          <w:trPrChange w:id="4625"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626"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B0FEAB" w14:textId="77777777" w:rsidR="0096549F" w:rsidRPr="00ED175E" w:rsidRDefault="0096549F">
            <w:pPr>
              <w:pStyle w:val="afb"/>
              <w:autoSpaceDE w:val="0"/>
              <w:autoSpaceDN w:val="0"/>
              <w:pPrChange w:id="4627" w:author="Seongeun Woo" w:date="2016-10-13T18:44:00Z">
                <w:pPr>
                  <w:pStyle w:val="afb"/>
                </w:pPr>
              </w:pPrChange>
            </w:pPr>
            <w:r w:rsidRPr="00ED175E">
              <w:t>36</w:t>
            </w:r>
          </w:p>
        </w:tc>
        <w:tc>
          <w:tcPr>
            <w:tcW w:w="888" w:type="dxa"/>
            <w:tcBorders>
              <w:top w:val="nil"/>
              <w:left w:val="nil"/>
              <w:bottom w:val="single" w:sz="4" w:space="0" w:color="auto"/>
              <w:right w:val="single" w:sz="4" w:space="0" w:color="auto"/>
            </w:tcBorders>
            <w:shd w:val="clear" w:color="auto" w:fill="auto"/>
            <w:noWrap/>
            <w:vAlign w:val="center"/>
            <w:hideMark/>
            <w:tcPrChange w:id="4628"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7026AE80" w14:textId="77777777" w:rsidR="0096549F" w:rsidRPr="00ED175E" w:rsidRDefault="0096549F">
            <w:pPr>
              <w:pStyle w:val="afb"/>
              <w:autoSpaceDE w:val="0"/>
              <w:autoSpaceDN w:val="0"/>
              <w:pPrChange w:id="4629" w:author="Seongeun Woo" w:date="2016-10-13T18:44:00Z">
                <w:pPr>
                  <w:pStyle w:val="afb"/>
                </w:pPr>
              </w:pPrChange>
            </w:pPr>
            <w:r w:rsidRPr="00ED175E">
              <w:t>#S00000008</w:t>
            </w:r>
          </w:p>
        </w:tc>
        <w:tc>
          <w:tcPr>
            <w:tcW w:w="635" w:type="dxa"/>
            <w:tcBorders>
              <w:top w:val="nil"/>
              <w:left w:val="nil"/>
              <w:bottom w:val="single" w:sz="4" w:space="0" w:color="auto"/>
              <w:right w:val="single" w:sz="4" w:space="0" w:color="auto"/>
            </w:tcBorders>
            <w:shd w:val="clear" w:color="auto" w:fill="auto"/>
            <w:noWrap/>
            <w:vAlign w:val="center"/>
            <w:hideMark/>
            <w:tcPrChange w:id="4630"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1701502D" w14:textId="77777777" w:rsidR="0096549F" w:rsidRPr="00ED175E" w:rsidRDefault="0096549F">
            <w:pPr>
              <w:pStyle w:val="afb"/>
              <w:autoSpaceDE w:val="0"/>
              <w:autoSpaceDN w:val="0"/>
              <w:pPrChange w:id="4631"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632"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286D8293" w14:textId="25B91105" w:rsidR="0096549F" w:rsidRPr="00ED175E" w:rsidRDefault="0096549F">
            <w:pPr>
              <w:pStyle w:val="afb"/>
              <w:autoSpaceDE w:val="0"/>
              <w:autoSpaceDN w:val="0"/>
              <w:pPrChange w:id="4633" w:author="Seongeun Woo" w:date="2016-10-13T18:44:00Z">
                <w:pPr>
                  <w:pStyle w:val="afb"/>
                </w:pPr>
              </w:pPrChange>
            </w:pPr>
            <w:del w:id="4634" w:author="哲均 宋" w:date="2019-08-16T10:10:00Z">
              <w:r w:rsidRPr="00ED175E" w:rsidDel="006026FD">
                <w:rPr>
                  <w:rFonts w:hint="eastAsia"/>
                </w:rPr>
                <w:delText>商品名</w:delText>
              </w:r>
            </w:del>
            <w:ins w:id="4635" w:author="哲均 宋" w:date="2019-08-16T10:10:00Z">
              <w:r w:rsidR="006026FD">
                <w:rPr>
                  <w:rFonts w:hint="eastAsia"/>
                </w:rPr>
                <w:t>P</w:t>
              </w:r>
              <w:r w:rsidR="006026FD">
                <w:t>roduct Name</w:t>
              </w:r>
            </w:ins>
          </w:p>
        </w:tc>
        <w:tc>
          <w:tcPr>
            <w:tcW w:w="753" w:type="dxa"/>
            <w:tcBorders>
              <w:top w:val="nil"/>
              <w:left w:val="nil"/>
              <w:bottom w:val="single" w:sz="4" w:space="0" w:color="auto"/>
              <w:right w:val="single" w:sz="4" w:space="0" w:color="auto"/>
            </w:tcBorders>
            <w:shd w:val="clear" w:color="auto" w:fill="auto"/>
            <w:noWrap/>
            <w:vAlign w:val="center"/>
            <w:hideMark/>
            <w:tcPrChange w:id="4636"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0C370C09" w14:textId="77777777" w:rsidR="0096549F" w:rsidRPr="00ED175E" w:rsidRDefault="0096549F">
            <w:pPr>
              <w:pStyle w:val="afb"/>
              <w:autoSpaceDE w:val="0"/>
              <w:autoSpaceDN w:val="0"/>
              <w:pPrChange w:id="4637" w:author="Seongeun Woo" w:date="2016-10-13T18:44:00Z">
                <w:pPr>
                  <w:pStyle w:val="afb"/>
                </w:pPr>
              </w:pPrChange>
            </w:pPr>
            <w:r w:rsidRPr="00ED175E">
              <w:t>1</w:t>
            </w:r>
          </w:p>
        </w:tc>
        <w:tc>
          <w:tcPr>
            <w:tcW w:w="888" w:type="dxa"/>
            <w:tcBorders>
              <w:top w:val="nil"/>
              <w:left w:val="nil"/>
              <w:bottom w:val="single" w:sz="4" w:space="0" w:color="auto"/>
              <w:right w:val="single" w:sz="4" w:space="0" w:color="auto"/>
            </w:tcBorders>
            <w:shd w:val="clear" w:color="auto" w:fill="auto"/>
            <w:noWrap/>
            <w:vAlign w:val="center"/>
            <w:hideMark/>
            <w:tcPrChange w:id="4638"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36D56573" w14:textId="77777777" w:rsidR="0096549F" w:rsidRPr="00ED175E" w:rsidRDefault="0096549F">
            <w:pPr>
              <w:pStyle w:val="afb"/>
              <w:autoSpaceDE w:val="0"/>
              <w:autoSpaceDN w:val="0"/>
              <w:pPrChange w:id="4639" w:author="Seongeun Woo" w:date="2016-10-13T18:44:00Z">
                <w:pPr>
                  <w:pStyle w:val="afb"/>
                </w:pPr>
              </w:pPrChange>
            </w:pPr>
            <w:r w:rsidRPr="00ED175E">
              <w:t>CHAR09</w:t>
            </w:r>
          </w:p>
        </w:tc>
        <w:tc>
          <w:tcPr>
            <w:tcW w:w="888" w:type="dxa"/>
            <w:tcBorders>
              <w:top w:val="nil"/>
              <w:left w:val="nil"/>
              <w:bottom w:val="single" w:sz="4" w:space="0" w:color="auto"/>
              <w:right w:val="single" w:sz="4" w:space="0" w:color="auto"/>
            </w:tcBorders>
            <w:shd w:val="clear" w:color="auto" w:fill="auto"/>
            <w:noWrap/>
            <w:vAlign w:val="center"/>
            <w:hideMark/>
            <w:tcPrChange w:id="4640"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33A1BEC0" w14:textId="77777777" w:rsidR="0096549F" w:rsidRPr="00ED175E" w:rsidRDefault="0096549F">
            <w:pPr>
              <w:pStyle w:val="afb"/>
              <w:autoSpaceDE w:val="0"/>
              <w:autoSpaceDN w:val="0"/>
              <w:pPrChange w:id="4641"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642"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5F1F9AA6" w14:textId="77777777" w:rsidR="0096549F" w:rsidRPr="00ED175E" w:rsidRDefault="0096549F">
            <w:pPr>
              <w:pStyle w:val="afb"/>
              <w:autoSpaceDE w:val="0"/>
              <w:autoSpaceDN w:val="0"/>
              <w:pPrChange w:id="4643" w:author="Seongeun Woo" w:date="2016-10-13T18:44:00Z">
                <w:pPr>
                  <w:pStyle w:val="afb"/>
                </w:pPr>
              </w:pPrChange>
            </w:pPr>
            <w:r w:rsidRPr="00ED175E">
              <w:t>#S00000008</w:t>
            </w:r>
          </w:p>
        </w:tc>
        <w:tc>
          <w:tcPr>
            <w:tcW w:w="770" w:type="dxa"/>
            <w:tcBorders>
              <w:top w:val="nil"/>
              <w:left w:val="nil"/>
              <w:bottom w:val="single" w:sz="4" w:space="0" w:color="auto"/>
              <w:right w:val="single" w:sz="4" w:space="0" w:color="auto"/>
            </w:tcBorders>
            <w:shd w:val="clear" w:color="auto" w:fill="auto"/>
            <w:noWrap/>
            <w:vAlign w:val="center"/>
            <w:hideMark/>
            <w:tcPrChange w:id="4644"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5A7CB668" w14:textId="77777777" w:rsidR="0096549F" w:rsidRPr="00ED175E" w:rsidRDefault="0096549F">
            <w:pPr>
              <w:pStyle w:val="afb"/>
              <w:autoSpaceDE w:val="0"/>
              <w:autoSpaceDN w:val="0"/>
              <w:pPrChange w:id="4645"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646"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7D6EA764" w14:textId="77777777" w:rsidR="0096549F" w:rsidRPr="00ED175E" w:rsidRDefault="0096549F">
            <w:pPr>
              <w:pStyle w:val="afb"/>
              <w:autoSpaceDE w:val="0"/>
              <w:autoSpaceDN w:val="0"/>
              <w:pPrChange w:id="4647" w:author="Seongeun Woo" w:date="2016-10-13T18:44:00Z">
                <w:pPr>
                  <w:pStyle w:val="afb"/>
                </w:pPr>
              </w:pPrChange>
            </w:pPr>
            <w:r w:rsidRPr="00ED175E">
              <w:t>PRD_NM</w:t>
            </w:r>
          </w:p>
        </w:tc>
        <w:tc>
          <w:tcPr>
            <w:tcW w:w="707" w:type="dxa"/>
            <w:tcBorders>
              <w:top w:val="nil"/>
              <w:left w:val="nil"/>
              <w:bottom w:val="single" w:sz="4" w:space="0" w:color="auto"/>
              <w:right w:val="single" w:sz="4" w:space="0" w:color="auto"/>
            </w:tcBorders>
            <w:shd w:val="clear" w:color="auto" w:fill="auto"/>
            <w:noWrap/>
            <w:vAlign w:val="center"/>
            <w:hideMark/>
            <w:tcPrChange w:id="4648"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1918B1F3" w14:textId="77777777" w:rsidR="0096549F" w:rsidRPr="00ED175E" w:rsidRDefault="0096549F">
            <w:pPr>
              <w:pStyle w:val="afb"/>
              <w:autoSpaceDE w:val="0"/>
              <w:autoSpaceDN w:val="0"/>
              <w:pPrChange w:id="4649" w:author="Seongeun Woo" w:date="2016-10-13T18:44:00Z">
                <w:pPr>
                  <w:pStyle w:val="afb"/>
                </w:pPr>
              </w:pPrChange>
            </w:pPr>
            <w:r w:rsidRPr="00ED175E">
              <w:t>999</w:t>
            </w:r>
          </w:p>
        </w:tc>
      </w:tr>
      <w:tr w:rsidR="0096549F" w:rsidRPr="00ED175E" w14:paraId="7435EB1A" w14:textId="77777777" w:rsidTr="006931A1">
        <w:trPr>
          <w:trHeight w:val="255"/>
          <w:trPrChange w:id="4650"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651"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498BD33" w14:textId="77777777" w:rsidR="0096549F" w:rsidRPr="00ED175E" w:rsidRDefault="0096549F">
            <w:pPr>
              <w:pStyle w:val="afb"/>
              <w:autoSpaceDE w:val="0"/>
              <w:autoSpaceDN w:val="0"/>
              <w:pPrChange w:id="4652" w:author="Seongeun Woo" w:date="2016-10-13T18:44:00Z">
                <w:pPr>
                  <w:pStyle w:val="afb"/>
                </w:pPr>
              </w:pPrChange>
            </w:pPr>
            <w:r w:rsidRPr="00ED175E">
              <w:t>37</w:t>
            </w:r>
          </w:p>
        </w:tc>
        <w:tc>
          <w:tcPr>
            <w:tcW w:w="888" w:type="dxa"/>
            <w:tcBorders>
              <w:top w:val="nil"/>
              <w:left w:val="nil"/>
              <w:bottom w:val="single" w:sz="4" w:space="0" w:color="auto"/>
              <w:right w:val="single" w:sz="4" w:space="0" w:color="auto"/>
            </w:tcBorders>
            <w:shd w:val="clear" w:color="auto" w:fill="auto"/>
            <w:noWrap/>
            <w:vAlign w:val="center"/>
            <w:hideMark/>
            <w:tcPrChange w:id="4653"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329F2139" w14:textId="77777777" w:rsidR="0096549F" w:rsidRPr="00ED175E" w:rsidRDefault="0096549F">
            <w:pPr>
              <w:pStyle w:val="afb"/>
              <w:autoSpaceDE w:val="0"/>
              <w:autoSpaceDN w:val="0"/>
              <w:pPrChange w:id="4654" w:author="Seongeun Woo" w:date="2016-10-13T18:44:00Z">
                <w:pPr>
                  <w:pStyle w:val="afb"/>
                </w:pPr>
              </w:pPrChange>
            </w:pPr>
            <w:r w:rsidRPr="00ED175E">
              <w:t>#S00000009</w:t>
            </w:r>
          </w:p>
        </w:tc>
        <w:tc>
          <w:tcPr>
            <w:tcW w:w="635" w:type="dxa"/>
            <w:tcBorders>
              <w:top w:val="nil"/>
              <w:left w:val="nil"/>
              <w:bottom w:val="single" w:sz="4" w:space="0" w:color="auto"/>
              <w:right w:val="single" w:sz="4" w:space="0" w:color="auto"/>
            </w:tcBorders>
            <w:shd w:val="clear" w:color="auto" w:fill="auto"/>
            <w:noWrap/>
            <w:vAlign w:val="center"/>
            <w:hideMark/>
            <w:tcPrChange w:id="4655"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1DCA5D6D" w14:textId="77777777" w:rsidR="0096549F" w:rsidRPr="00ED175E" w:rsidRDefault="0096549F">
            <w:pPr>
              <w:pStyle w:val="afb"/>
              <w:autoSpaceDE w:val="0"/>
              <w:autoSpaceDN w:val="0"/>
              <w:pPrChange w:id="4656"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657"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776EF0A4" w14:textId="24602B5E" w:rsidR="0096549F" w:rsidRPr="00ED175E" w:rsidRDefault="006026FD">
            <w:pPr>
              <w:pStyle w:val="afb"/>
              <w:autoSpaceDE w:val="0"/>
              <w:autoSpaceDN w:val="0"/>
              <w:pPrChange w:id="4658" w:author="Seongeun Woo" w:date="2016-10-13T18:44:00Z">
                <w:pPr>
                  <w:pStyle w:val="afb"/>
                </w:pPr>
              </w:pPrChange>
            </w:pPr>
            <w:ins w:id="4659" w:author="哲均 宋" w:date="2019-08-16T10:10:00Z">
              <w:r>
                <w:rPr>
                  <w:rFonts w:hint="eastAsia"/>
                </w:rPr>
                <w:t>B</w:t>
              </w:r>
              <w:r>
                <w:t>usiness Catalog</w:t>
              </w:r>
            </w:ins>
            <w:del w:id="4660" w:author="哲均 宋" w:date="2019-08-16T10:10:00Z">
              <w:r w:rsidR="0096549F" w:rsidRPr="00ED175E" w:rsidDel="006026FD">
                <w:rPr>
                  <w:rFonts w:hint="eastAsia"/>
                </w:rPr>
                <w:delText>業務区分</w:delText>
              </w:r>
            </w:del>
          </w:p>
        </w:tc>
        <w:tc>
          <w:tcPr>
            <w:tcW w:w="753" w:type="dxa"/>
            <w:tcBorders>
              <w:top w:val="nil"/>
              <w:left w:val="nil"/>
              <w:bottom w:val="single" w:sz="4" w:space="0" w:color="auto"/>
              <w:right w:val="single" w:sz="4" w:space="0" w:color="auto"/>
            </w:tcBorders>
            <w:shd w:val="clear" w:color="auto" w:fill="auto"/>
            <w:noWrap/>
            <w:vAlign w:val="center"/>
            <w:hideMark/>
            <w:tcPrChange w:id="4661"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7612BFCE" w14:textId="77777777" w:rsidR="0096549F" w:rsidRPr="00ED175E" w:rsidRDefault="0096549F">
            <w:pPr>
              <w:pStyle w:val="afb"/>
              <w:autoSpaceDE w:val="0"/>
              <w:autoSpaceDN w:val="0"/>
              <w:pPrChange w:id="4662" w:author="Seongeun Woo" w:date="2016-10-13T18:44:00Z">
                <w:pPr>
                  <w:pStyle w:val="afb"/>
                </w:pPr>
              </w:pPrChange>
            </w:pPr>
            <w:r w:rsidRPr="00ED175E">
              <w:t>2</w:t>
            </w:r>
          </w:p>
        </w:tc>
        <w:tc>
          <w:tcPr>
            <w:tcW w:w="888" w:type="dxa"/>
            <w:tcBorders>
              <w:top w:val="nil"/>
              <w:left w:val="nil"/>
              <w:bottom w:val="single" w:sz="4" w:space="0" w:color="auto"/>
              <w:right w:val="single" w:sz="4" w:space="0" w:color="auto"/>
            </w:tcBorders>
            <w:shd w:val="clear" w:color="auto" w:fill="auto"/>
            <w:noWrap/>
            <w:vAlign w:val="center"/>
            <w:hideMark/>
            <w:tcPrChange w:id="4663"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48554855" w14:textId="77777777" w:rsidR="0096549F" w:rsidRPr="00ED175E" w:rsidRDefault="0096549F">
            <w:pPr>
              <w:pStyle w:val="afb"/>
              <w:autoSpaceDE w:val="0"/>
              <w:autoSpaceDN w:val="0"/>
              <w:pPrChange w:id="4664" w:author="Seongeun Woo" w:date="2016-10-13T18:44:00Z">
                <w:pPr>
                  <w:pStyle w:val="afb"/>
                </w:pPr>
              </w:pPrChange>
            </w:pPr>
            <w:r w:rsidRPr="00ED175E">
              <w:t>CHAR10</w:t>
            </w:r>
          </w:p>
        </w:tc>
        <w:tc>
          <w:tcPr>
            <w:tcW w:w="888" w:type="dxa"/>
            <w:tcBorders>
              <w:top w:val="nil"/>
              <w:left w:val="nil"/>
              <w:bottom w:val="single" w:sz="4" w:space="0" w:color="auto"/>
              <w:right w:val="single" w:sz="4" w:space="0" w:color="auto"/>
            </w:tcBorders>
            <w:shd w:val="clear" w:color="auto" w:fill="auto"/>
            <w:noWrap/>
            <w:vAlign w:val="center"/>
            <w:hideMark/>
            <w:tcPrChange w:id="4665"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0AC4C085" w14:textId="77777777" w:rsidR="0096549F" w:rsidRPr="00ED175E" w:rsidRDefault="0096549F">
            <w:pPr>
              <w:pStyle w:val="afb"/>
              <w:autoSpaceDE w:val="0"/>
              <w:autoSpaceDN w:val="0"/>
              <w:pPrChange w:id="4666"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667"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391A676A" w14:textId="77777777" w:rsidR="0096549F" w:rsidRPr="00ED175E" w:rsidRDefault="0096549F">
            <w:pPr>
              <w:pStyle w:val="afb"/>
              <w:autoSpaceDE w:val="0"/>
              <w:autoSpaceDN w:val="0"/>
              <w:pPrChange w:id="4668" w:author="Seongeun Woo" w:date="2016-10-13T18:44:00Z">
                <w:pPr>
                  <w:pStyle w:val="afb"/>
                </w:pPr>
              </w:pPrChange>
            </w:pPr>
            <w:r w:rsidRPr="00ED175E">
              <w:t>#S00000009</w:t>
            </w:r>
          </w:p>
        </w:tc>
        <w:tc>
          <w:tcPr>
            <w:tcW w:w="770" w:type="dxa"/>
            <w:tcBorders>
              <w:top w:val="nil"/>
              <w:left w:val="nil"/>
              <w:bottom w:val="single" w:sz="4" w:space="0" w:color="auto"/>
              <w:right w:val="single" w:sz="4" w:space="0" w:color="auto"/>
            </w:tcBorders>
            <w:shd w:val="clear" w:color="auto" w:fill="auto"/>
            <w:noWrap/>
            <w:vAlign w:val="center"/>
            <w:hideMark/>
            <w:tcPrChange w:id="4669"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44FE10B8" w14:textId="77777777" w:rsidR="0096549F" w:rsidRPr="00ED175E" w:rsidRDefault="0096549F">
            <w:pPr>
              <w:pStyle w:val="afb"/>
              <w:autoSpaceDE w:val="0"/>
              <w:autoSpaceDN w:val="0"/>
              <w:pPrChange w:id="4670"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671"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61D43A0F" w14:textId="77777777" w:rsidR="0096549F" w:rsidRPr="00ED175E" w:rsidRDefault="0096549F">
            <w:pPr>
              <w:pStyle w:val="afb"/>
              <w:autoSpaceDE w:val="0"/>
              <w:autoSpaceDN w:val="0"/>
              <w:pPrChange w:id="4672" w:author="Seongeun Woo" w:date="2016-10-13T18:44:00Z">
                <w:pPr>
                  <w:pStyle w:val="afb"/>
                </w:pPr>
              </w:pPrChange>
            </w:pPr>
            <w:r w:rsidRPr="00ED175E">
              <w:t>BZ_CAT</w:t>
            </w:r>
          </w:p>
        </w:tc>
        <w:tc>
          <w:tcPr>
            <w:tcW w:w="707" w:type="dxa"/>
            <w:tcBorders>
              <w:top w:val="nil"/>
              <w:left w:val="nil"/>
              <w:bottom w:val="single" w:sz="4" w:space="0" w:color="auto"/>
              <w:right w:val="single" w:sz="4" w:space="0" w:color="auto"/>
            </w:tcBorders>
            <w:shd w:val="clear" w:color="auto" w:fill="auto"/>
            <w:noWrap/>
            <w:vAlign w:val="center"/>
            <w:hideMark/>
            <w:tcPrChange w:id="4673"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25C43BC6" w14:textId="77777777" w:rsidR="0096549F" w:rsidRPr="00ED175E" w:rsidRDefault="0096549F">
            <w:pPr>
              <w:pStyle w:val="afb"/>
              <w:autoSpaceDE w:val="0"/>
              <w:autoSpaceDN w:val="0"/>
              <w:pPrChange w:id="4674" w:author="Seongeun Woo" w:date="2016-10-13T18:44:00Z">
                <w:pPr>
                  <w:pStyle w:val="afb"/>
                </w:pPr>
              </w:pPrChange>
            </w:pPr>
            <w:r w:rsidRPr="00ED175E">
              <w:t>999</w:t>
            </w:r>
          </w:p>
        </w:tc>
      </w:tr>
      <w:tr w:rsidR="0096549F" w:rsidRPr="00ED175E" w14:paraId="4787FA8F" w14:textId="77777777" w:rsidTr="006931A1">
        <w:trPr>
          <w:trHeight w:val="255"/>
          <w:trPrChange w:id="4675"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676"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892BEC" w14:textId="77777777" w:rsidR="0096549F" w:rsidRPr="00ED175E" w:rsidRDefault="0096549F">
            <w:pPr>
              <w:pStyle w:val="afb"/>
              <w:autoSpaceDE w:val="0"/>
              <w:autoSpaceDN w:val="0"/>
              <w:pPrChange w:id="4677" w:author="Seongeun Woo" w:date="2016-10-13T18:44:00Z">
                <w:pPr>
                  <w:pStyle w:val="afb"/>
                </w:pPr>
              </w:pPrChange>
            </w:pPr>
            <w:r w:rsidRPr="00ED175E">
              <w:t>41</w:t>
            </w:r>
          </w:p>
        </w:tc>
        <w:tc>
          <w:tcPr>
            <w:tcW w:w="888" w:type="dxa"/>
            <w:tcBorders>
              <w:top w:val="nil"/>
              <w:left w:val="nil"/>
              <w:bottom w:val="single" w:sz="4" w:space="0" w:color="auto"/>
              <w:right w:val="single" w:sz="4" w:space="0" w:color="auto"/>
            </w:tcBorders>
            <w:shd w:val="clear" w:color="auto" w:fill="auto"/>
            <w:noWrap/>
            <w:vAlign w:val="center"/>
            <w:hideMark/>
            <w:tcPrChange w:id="4678"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5066D0BA" w14:textId="77777777" w:rsidR="0096549F" w:rsidRPr="00ED175E" w:rsidRDefault="0096549F">
            <w:pPr>
              <w:pStyle w:val="afb"/>
              <w:autoSpaceDE w:val="0"/>
              <w:autoSpaceDN w:val="0"/>
              <w:pPrChange w:id="4679" w:author="Seongeun Woo" w:date="2016-10-13T18:44:00Z">
                <w:pPr>
                  <w:pStyle w:val="afb"/>
                </w:pPr>
              </w:pPrChange>
            </w:pPr>
            <w:r w:rsidRPr="00ED175E">
              <w:t>#S00000010</w:t>
            </w:r>
          </w:p>
        </w:tc>
        <w:tc>
          <w:tcPr>
            <w:tcW w:w="635" w:type="dxa"/>
            <w:tcBorders>
              <w:top w:val="nil"/>
              <w:left w:val="nil"/>
              <w:bottom w:val="single" w:sz="4" w:space="0" w:color="auto"/>
              <w:right w:val="single" w:sz="4" w:space="0" w:color="auto"/>
            </w:tcBorders>
            <w:shd w:val="clear" w:color="auto" w:fill="auto"/>
            <w:noWrap/>
            <w:vAlign w:val="center"/>
            <w:hideMark/>
            <w:tcPrChange w:id="4680"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1362612A" w14:textId="77777777" w:rsidR="0096549F" w:rsidRPr="00ED175E" w:rsidRDefault="0096549F">
            <w:pPr>
              <w:pStyle w:val="afb"/>
              <w:autoSpaceDE w:val="0"/>
              <w:autoSpaceDN w:val="0"/>
              <w:pPrChange w:id="4681"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682"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403649D2" w14:textId="63AF18F0" w:rsidR="0096549F" w:rsidRPr="00ED175E" w:rsidRDefault="006026FD">
            <w:pPr>
              <w:pStyle w:val="afb"/>
              <w:autoSpaceDE w:val="0"/>
              <w:autoSpaceDN w:val="0"/>
              <w:pPrChange w:id="4683" w:author="Seongeun Woo" w:date="2016-10-13T18:44:00Z">
                <w:pPr>
                  <w:pStyle w:val="afb"/>
                </w:pPr>
              </w:pPrChange>
            </w:pPr>
            <w:ins w:id="4684" w:author="哲均 宋" w:date="2019-08-16T10:10:00Z">
              <w:r>
                <w:rPr>
                  <w:rFonts w:hint="eastAsia"/>
                </w:rPr>
                <w:t>C</w:t>
              </w:r>
              <w:r>
                <w:t>ar Product</w:t>
              </w:r>
            </w:ins>
            <w:ins w:id="4685" w:author="哲均 宋" w:date="2019-08-16T10:11:00Z">
              <w:r>
                <w:t xml:space="preserve"> Group</w:t>
              </w:r>
            </w:ins>
            <w:del w:id="4686" w:author="哲均 宋" w:date="2019-08-16T10:11:00Z">
              <w:r w:rsidR="0096549F" w:rsidRPr="00ED175E" w:rsidDel="006026FD">
                <w:rPr>
                  <w:rFonts w:hint="eastAsia"/>
                </w:rPr>
                <w:delText>自動車商品群</w:delText>
              </w:r>
            </w:del>
          </w:p>
        </w:tc>
        <w:tc>
          <w:tcPr>
            <w:tcW w:w="753" w:type="dxa"/>
            <w:tcBorders>
              <w:top w:val="nil"/>
              <w:left w:val="nil"/>
              <w:bottom w:val="single" w:sz="4" w:space="0" w:color="auto"/>
              <w:right w:val="single" w:sz="4" w:space="0" w:color="auto"/>
            </w:tcBorders>
            <w:shd w:val="clear" w:color="auto" w:fill="auto"/>
            <w:noWrap/>
            <w:vAlign w:val="center"/>
            <w:hideMark/>
            <w:tcPrChange w:id="4687"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7DBAD4A7" w14:textId="77777777" w:rsidR="0096549F" w:rsidRPr="00ED175E" w:rsidRDefault="0096549F">
            <w:pPr>
              <w:pStyle w:val="afb"/>
              <w:autoSpaceDE w:val="0"/>
              <w:autoSpaceDN w:val="0"/>
              <w:pPrChange w:id="4688" w:author="Seongeun Woo" w:date="2016-10-13T18:44:00Z">
                <w:pPr>
                  <w:pStyle w:val="afb"/>
                </w:pPr>
              </w:pPrChange>
            </w:pPr>
            <w:r w:rsidRPr="00ED175E">
              <w:t>2</w:t>
            </w:r>
          </w:p>
        </w:tc>
        <w:tc>
          <w:tcPr>
            <w:tcW w:w="888" w:type="dxa"/>
            <w:tcBorders>
              <w:top w:val="nil"/>
              <w:left w:val="nil"/>
              <w:bottom w:val="single" w:sz="4" w:space="0" w:color="auto"/>
              <w:right w:val="single" w:sz="4" w:space="0" w:color="auto"/>
            </w:tcBorders>
            <w:shd w:val="clear" w:color="auto" w:fill="auto"/>
            <w:noWrap/>
            <w:vAlign w:val="center"/>
            <w:hideMark/>
            <w:tcPrChange w:id="4689"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037D02EF" w14:textId="77777777" w:rsidR="0096549F" w:rsidRPr="00ED175E" w:rsidRDefault="0096549F">
            <w:pPr>
              <w:pStyle w:val="afb"/>
              <w:autoSpaceDE w:val="0"/>
              <w:autoSpaceDN w:val="0"/>
              <w:pPrChange w:id="4690" w:author="Seongeun Woo" w:date="2016-10-13T18:44:00Z">
                <w:pPr>
                  <w:pStyle w:val="afb"/>
                </w:pPr>
              </w:pPrChange>
            </w:pPr>
            <w:r w:rsidRPr="00ED175E">
              <w:t>CHAR14</w:t>
            </w:r>
          </w:p>
        </w:tc>
        <w:tc>
          <w:tcPr>
            <w:tcW w:w="888" w:type="dxa"/>
            <w:tcBorders>
              <w:top w:val="nil"/>
              <w:left w:val="nil"/>
              <w:bottom w:val="single" w:sz="4" w:space="0" w:color="auto"/>
              <w:right w:val="single" w:sz="4" w:space="0" w:color="auto"/>
            </w:tcBorders>
            <w:shd w:val="clear" w:color="auto" w:fill="auto"/>
            <w:noWrap/>
            <w:vAlign w:val="center"/>
            <w:hideMark/>
            <w:tcPrChange w:id="4691"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6DE62C77" w14:textId="77777777" w:rsidR="0096549F" w:rsidRPr="00ED175E" w:rsidRDefault="0096549F">
            <w:pPr>
              <w:pStyle w:val="afb"/>
              <w:autoSpaceDE w:val="0"/>
              <w:autoSpaceDN w:val="0"/>
              <w:pPrChange w:id="4692"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693"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3244C06D" w14:textId="77777777" w:rsidR="0096549F" w:rsidRPr="00ED175E" w:rsidRDefault="0096549F">
            <w:pPr>
              <w:pStyle w:val="afb"/>
              <w:autoSpaceDE w:val="0"/>
              <w:autoSpaceDN w:val="0"/>
              <w:pPrChange w:id="4694" w:author="Seongeun Woo" w:date="2016-10-13T18:44:00Z">
                <w:pPr>
                  <w:pStyle w:val="afb"/>
                </w:pPr>
              </w:pPrChange>
            </w:pPr>
            <w:r w:rsidRPr="00ED175E">
              <w:t>#S00000010</w:t>
            </w:r>
          </w:p>
        </w:tc>
        <w:tc>
          <w:tcPr>
            <w:tcW w:w="770" w:type="dxa"/>
            <w:tcBorders>
              <w:top w:val="nil"/>
              <w:left w:val="nil"/>
              <w:bottom w:val="single" w:sz="4" w:space="0" w:color="auto"/>
              <w:right w:val="single" w:sz="4" w:space="0" w:color="auto"/>
            </w:tcBorders>
            <w:shd w:val="clear" w:color="auto" w:fill="auto"/>
            <w:noWrap/>
            <w:vAlign w:val="center"/>
            <w:hideMark/>
            <w:tcPrChange w:id="4695"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1296DE5B" w14:textId="77777777" w:rsidR="0096549F" w:rsidRPr="00ED175E" w:rsidRDefault="0096549F">
            <w:pPr>
              <w:pStyle w:val="afb"/>
              <w:autoSpaceDE w:val="0"/>
              <w:autoSpaceDN w:val="0"/>
              <w:pPrChange w:id="4696"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697"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40DD0AD9" w14:textId="77777777" w:rsidR="0096549F" w:rsidRPr="00ED175E" w:rsidRDefault="0096549F">
            <w:pPr>
              <w:pStyle w:val="afb"/>
              <w:autoSpaceDE w:val="0"/>
              <w:autoSpaceDN w:val="0"/>
              <w:pPrChange w:id="4698" w:author="Seongeun Woo" w:date="2016-10-13T18:44:00Z">
                <w:pPr>
                  <w:pStyle w:val="afb"/>
                </w:pPr>
              </w:pPrChange>
            </w:pPr>
            <w:r w:rsidRPr="00ED175E">
              <w:t>AUTO_PRDGR</w:t>
            </w:r>
          </w:p>
        </w:tc>
        <w:tc>
          <w:tcPr>
            <w:tcW w:w="707" w:type="dxa"/>
            <w:tcBorders>
              <w:top w:val="nil"/>
              <w:left w:val="nil"/>
              <w:bottom w:val="single" w:sz="4" w:space="0" w:color="auto"/>
              <w:right w:val="single" w:sz="4" w:space="0" w:color="auto"/>
            </w:tcBorders>
            <w:shd w:val="clear" w:color="auto" w:fill="auto"/>
            <w:noWrap/>
            <w:vAlign w:val="center"/>
            <w:hideMark/>
            <w:tcPrChange w:id="4699"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7AF5ECBD" w14:textId="77777777" w:rsidR="0096549F" w:rsidRPr="00ED175E" w:rsidRDefault="0096549F">
            <w:pPr>
              <w:pStyle w:val="afb"/>
              <w:autoSpaceDE w:val="0"/>
              <w:autoSpaceDN w:val="0"/>
              <w:pPrChange w:id="4700" w:author="Seongeun Woo" w:date="2016-10-13T18:44:00Z">
                <w:pPr>
                  <w:pStyle w:val="afb"/>
                </w:pPr>
              </w:pPrChange>
            </w:pPr>
            <w:r w:rsidRPr="00ED175E">
              <w:t>999</w:t>
            </w:r>
          </w:p>
        </w:tc>
      </w:tr>
      <w:tr w:rsidR="0096549F" w:rsidRPr="00ED175E" w14:paraId="4A1A8438" w14:textId="77777777" w:rsidTr="006931A1">
        <w:trPr>
          <w:trHeight w:val="255"/>
          <w:trPrChange w:id="4701"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702"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A40901" w14:textId="77777777" w:rsidR="0096549F" w:rsidRPr="00ED175E" w:rsidRDefault="0096549F">
            <w:pPr>
              <w:pStyle w:val="afb"/>
              <w:autoSpaceDE w:val="0"/>
              <w:autoSpaceDN w:val="0"/>
              <w:pPrChange w:id="4703" w:author="Seongeun Woo" w:date="2016-10-13T18:44:00Z">
                <w:pPr>
                  <w:pStyle w:val="afb"/>
                </w:pPr>
              </w:pPrChange>
            </w:pPr>
            <w:r w:rsidRPr="00ED175E">
              <w:t>28</w:t>
            </w:r>
          </w:p>
        </w:tc>
        <w:tc>
          <w:tcPr>
            <w:tcW w:w="888" w:type="dxa"/>
            <w:tcBorders>
              <w:top w:val="nil"/>
              <w:left w:val="nil"/>
              <w:bottom w:val="single" w:sz="4" w:space="0" w:color="auto"/>
              <w:right w:val="single" w:sz="4" w:space="0" w:color="auto"/>
            </w:tcBorders>
            <w:shd w:val="clear" w:color="auto" w:fill="auto"/>
            <w:noWrap/>
            <w:vAlign w:val="center"/>
            <w:hideMark/>
            <w:tcPrChange w:id="4704"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1DFA4907" w14:textId="77777777" w:rsidR="0096549F" w:rsidRPr="00ED175E" w:rsidRDefault="0096549F">
            <w:pPr>
              <w:pStyle w:val="afb"/>
              <w:autoSpaceDE w:val="0"/>
              <w:autoSpaceDN w:val="0"/>
              <w:pPrChange w:id="4705" w:author="Seongeun Woo" w:date="2016-10-13T18:44:00Z">
                <w:pPr>
                  <w:pStyle w:val="afb"/>
                </w:pPr>
              </w:pPrChange>
            </w:pPr>
            <w:r w:rsidRPr="00ED175E">
              <w:t>#S00000029</w:t>
            </w:r>
          </w:p>
        </w:tc>
        <w:tc>
          <w:tcPr>
            <w:tcW w:w="635" w:type="dxa"/>
            <w:tcBorders>
              <w:top w:val="nil"/>
              <w:left w:val="nil"/>
              <w:bottom w:val="single" w:sz="4" w:space="0" w:color="auto"/>
              <w:right w:val="single" w:sz="4" w:space="0" w:color="auto"/>
            </w:tcBorders>
            <w:shd w:val="clear" w:color="auto" w:fill="auto"/>
            <w:noWrap/>
            <w:vAlign w:val="center"/>
            <w:hideMark/>
            <w:tcPrChange w:id="4706"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25D046F8" w14:textId="77777777" w:rsidR="0096549F" w:rsidRPr="00ED175E" w:rsidRDefault="0096549F">
            <w:pPr>
              <w:pStyle w:val="afb"/>
              <w:autoSpaceDE w:val="0"/>
              <w:autoSpaceDN w:val="0"/>
              <w:pPrChange w:id="4707"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708"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423F5F20" w14:textId="27215253" w:rsidR="0096549F" w:rsidRPr="00ED175E" w:rsidRDefault="006026FD">
            <w:pPr>
              <w:pStyle w:val="afb"/>
              <w:autoSpaceDE w:val="0"/>
              <w:autoSpaceDN w:val="0"/>
              <w:pPrChange w:id="4709" w:author="InnoRules" w:date="2016-10-21T16:42:00Z">
                <w:pPr>
                  <w:pStyle w:val="afb"/>
                </w:pPr>
              </w:pPrChange>
            </w:pPr>
            <w:ins w:id="4710" w:author="哲均 宋" w:date="2019-08-16T10:11:00Z">
              <w:r w:rsidRPr="006026FD">
                <w:t>Existence of traffic law violation types</w:t>
              </w:r>
            </w:ins>
            <w:del w:id="4711" w:author="哲均 宋" w:date="2019-08-16T10:11:00Z">
              <w:r w:rsidR="0096549F" w:rsidRPr="00ED175E" w:rsidDel="006026FD">
                <w:rPr>
                  <w:rFonts w:hint="eastAsia"/>
                </w:rPr>
                <w:delText>交通法規違反類型への該当有無</w:delText>
              </w:r>
            </w:del>
          </w:p>
        </w:tc>
        <w:tc>
          <w:tcPr>
            <w:tcW w:w="753" w:type="dxa"/>
            <w:tcBorders>
              <w:top w:val="nil"/>
              <w:left w:val="nil"/>
              <w:bottom w:val="single" w:sz="4" w:space="0" w:color="auto"/>
              <w:right w:val="single" w:sz="4" w:space="0" w:color="auto"/>
            </w:tcBorders>
            <w:shd w:val="clear" w:color="auto" w:fill="auto"/>
            <w:noWrap/>
            <w:vAlign w:val="center"/>
            <w:hideMark/>
            <w:tcPrChange w:id="4712"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14312FF6" w14:textId="77777777" w:rsidR="0096549F" w:rsidRPr="00ED175E" w:rsidRDefault="0096549F">
            <w:pPr>
              <w:pStyle w:val="afb"/>
              <w:autoSpaceDE w:val="0"/>
              <w:autoSpaceDN w:val="0"/>
              <w:pPrChange w:id="4713" w:author="Seongeun Woo" w:date="2016-10-13T18:44:00Z">
                <w:pPr>
                  <w:pStyle w:val="afb"/>
                </w:pPr>
              </w:pPrChange>
            </w:pPr>
            <w:r w:rsidRPr="00ED175E">
              <w:t>1</w:t>
            </w:r>
          </w:p>
        </w:tc>
        <w:tc>
          <w:tcPr>
            <w:tcW w:w="888" w:type="dxa"/>
            <w:tcBorders>
              <w:top w:val="nil"/>
              <w:left w:val="nil"/>
              <w:bottom w:val="single" w:sz="4" w:space="0" w:color="auto"/>
              <w:right w:val="single" w:sz="4" w:space="0" w:color="auto"/>
            </w:tcBorders>
            <w:shd w:val="clear" w:color="auto" w:fill="auto"/>
            <w:noWrap/>
            <w:vAlign w:val="center"/>
            <w:hideMark/>
            <w:tcPrChange w:id="4714"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3E09A1F8" w14:textId="77777777" w:rsidR="0096549F" w:rsidRPr="00ED175E" w:rsidRDefault="0096549F">
            <w:pPr>
              <w:pStyle w:val="afb"/>
              <w:autoSpaceDE w:val="0"/>
              <w:autoSpaceDN w:val="0"/>
              <w:pPrChange w:id="4715" w:author="Seongeun Woo" w:date="2016-10-13T18:44:00Z">
                <w:pPr>
                  <w:pStyle w:val="afb"/>
                </w:pPr>
              </w:pPrChange>
            </w:pPr>
            <w:r w:rsidRPr="00ED175E">
              <w:t>CHAR01</w:t>
            </w:r>
          </w:p>
        </w:tc>
        <w:tc>
          <w:tcPr>
            <w:tcW w:w="888" w:type="dxa"/>
            <w:tcBorders>
              <w:top w:val="nil"/>
              <w:left w:val="nil"/>
              <w:bottom w:val="single" w:sz="4" w:space="0" w:color="auto"/>
              <w:right w:val="single" w:sz="4" w:space="0" w:color="auto"/>
            </w:tcBorders>
            <w:shd w:val="clear" w:color="auto" w:fill="auto"/>
            <w:noWrap/>
            <w:vAlign w:val="center"/>
            <w:hideMark/>
            <w:tcPrChange w:id="4716"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12978A60" w14:textId="77777777" w:rsidR="0096549F" w:rsidRPr="00ED175E" w:rsidRDefault="0096549F">
            <w:pPr>
              <w:pStyle w:val="afb"/>
              <w:autoSpaceDE w:val="0"/>
              <w:autoSpaceDN w:val="0"/>
              <w:pPrChange w:id="4717"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718"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5AA45233" w14:textId="77777777" w:rsidR="0096549F" w:rsidRPr="00ED175E" w:rsidRDefault="0096549F">
            <w:pPr>
              <w:pStyle w:val="afb"/>
              <w:autoSpaceDE w:val="0"/>
              <w:autoSpaceDN w:val="0"/>
              <w:pPrChange w:id="4719" w:author="Seongeun Woo" w:date="2016-10-13T18:44:00Z">
                <w:pPr>
                  <w:pStyle w:val="afb"/>
                </w:pPr>
              </w:pPrChange>
            </w:pPr>
            <w:r w:rsidRPr="00ED175E">
              <w:t>#S00000029</w:t>
            </w:r>
          </w:p>
        </w:tc>
        <w:tc>
          <w:tcPr>
            <w:tcW w:w="770" w:type="dxa"/>
            <w:tcBorders>
              <w:top w:val="nil"/>
              <w:left w:val="nil"/>
              <w:bottom w:val="single" w:sz="4" w:space="0" w:color="auto"/>
              <w:right w:val="single" w:sz="4" w:space="0" w:color="auto"/>
            </w:tcBorders>
            <w:shd w:val="clear" w:color="auto" w:fill="auto"/>
            <w:noWrap/>
            <w:vAlign w:val="center"/>
            <w:hideMark/>
            <w:tcPrChange w:id="4720"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6CF259BF" w14:textId="77777777" w:rsidR="0096549F" w:rsidRPr="00ED175E" w:rsidRDefault="0096549F">
            <w:pPr>
              <w:pStyle w:val="afb"/>
              <w:autoSpaceDE w:val="0"/>
              <w:autoSpaceDN w:val="0"/>
              <w:pPrChange w:id="4721"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722"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2869F1D2" w14:textId="77777777" w:rsidR="0096549F" w:rsidRPr="00ED175E" w:rsidRDefault="0096549F">
            <w:pPr>
              <w:pStyle w:val="afb"/>
              <w:autoSpaceDE w:val="0"/>
              <w:autoSpaceDN w:val="0"/>
              <w:pPrChange w:id="4723" w:author="Seongeun Woo" w:date="2016-10-13T18:44:00Z">
                <w:pPr>
                  <w:pStyle w:val="afb"/>
                </w:pPr>
              </w:pPrChange>
            </w:pPr>
            <w:r w:rsidRPr="00ED175E">
              <w:t>TRFC_LAW_VIOL_CAT_YN</w:t>
            </w:r>
          </w:p>
        </w:tc>
        <w:tc>
          <w:tcPr>
            <w:tcW w:w="707" w:type="dxa"/>
            <w:tcBorders>
              <w:top w:val="nil"/>
              <w:left w:val="nil"/>
              <w:bottom w:val="single" w:sz="4" w:space="0" w:color="auto"/>
              <w:right w:val="single" w:sz="4" w:space="0" w:color="auto"/>
            </w:tcBorders>
            <w:shd w:val="clear" w:color="auto" w:fill="auto"/>
            <w:noWrap/>
            <w:vAlign w:val="center"/>
            <w:hideMark/>
            <w:tcPrChange w:id="4724"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036EBB77" w14:textId="77777777" w:rsidR="0096549F" w:rsidRPr="00ED175E" w:rsidRDefault="0096549F">
            <w:pPr>
              <w:pStyle w:val="afb"/>
              <w:autoSpaceDE w:val="0"/>
              <w:autoSpaceDN w:val="0"/>
              <w:pPrChange w:id="4725" w:author="Seongeun Woo" w:date="2016-10-13T18:44:00Z">
                <w:pPr>
                  <w:pStyle w:val="afb"/>
                </w:pPr>
              </w:pPrChange>
            </w:pPr>
            <w:r w:rsidRPr="00ED175E">
              <w:t>999</w:t>
            </w:r>
          </w:p>
        </w:tc>
      </w:tr>
      <w:tr w:rsidR="0096549F" w:rsidRPr="00ED175E" w14:paraId="22DAD2D1" w14:textId="77777777" w:rsidTr="006931A1">
        <w:trPr>
          <w:trHeight w:val="255"/>
          <w:trPrChange w:id="4726"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727"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4F36D3" w14:textId="77777777" w:rsidR="0096549F" w:rsidRPr="00ED175E" w:rsidRDefault="0096549F">
            <w:pPr>
              <w:pStyle w:val="afb"/>
              <w:autoSpaceDE w:val="0"/>
              <w:autoSpaceDN w:val="0"/>
              <w:pPrChange w:id="4728" w:author="Seongeun Woo" w:date="2016-10-13T18:44:00Z">
                <w:pPr>
                  <w:pStyle w:val="afb"/>
                </w:pPr>
              </w:pPrChange>
            </w:pPr>
            <w:r w:rsidRPr="00ED175E">
              <w:t>29</w:t>
            </w:r>
          </w:p>
        </w:tc>
        <w:tc>
          <w:tcPr>
            <w:tcW w:w="888" w:type="dxa"/>
            <w:tcBorders>
              <w:top w:val="nil"/>
              <w:left w:val="nil"/>
              <w:bottom w:val="single" w:sz="4" w:space="0" w:color="auto"/>
              <w:right w:val="single" w:sz="4" w:space="0" w:color="auto"/>
            </w:tcBorders>
            <w:shd w:val="clear" w:color="auto" w:fill="auto"/>
            <w:noWrap/>
            <w:vAlign w:val="center"/>
            <w:hideMark/>
            <w:tcPrChange w:id="4729"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57F73EBA" w14:textId="77777777" w:rsidR="0096549F" w:rsidRPr="00ED175E" w:rsidRDefault="0096549F">
            <w:pPr>
              <w:pStyle w:val="afb"/>
              <w:autoSpaceDE w:val="0"/>
              <w:autoSpaceDN w:val="0"/>
              <w:pPrChange w:id="4730" w:author="Seongeun Woo" w:date="2016-10-13T18:44:00Z">
                <w:pPr>
                  <w:pStyle w:val="afb"/>
                </w:pPr>
              </w:pPrChange>
            </w:pPr>
            <w:r w:rsidRPr="00ED175E">
              <w:t>#S00000031</w:t>
            </w:r>
          </w:p>
        </w:tc>
        <w:tc>
          <w:tcPr>
            <w:tcW w:w="635" w:type="dxa"/>
            <w:tcBorders>
              <w:top w:val="nil"/>
              <w:left w:val="nil"/>
              <w:bottom w:val="single" w:sz="4" w:space="0" w:color="auto"/>
              <w:right w:val="single" w:sz="4" w:space="0" w:color="auto"/>
            </w:tcBorders>
            <w:shd w:val="clear" w:color="auto" w:fill="auto"/>
            <w:noWrap/>
            <w:vAlign w:val="center"/>
            <w:hideMark/>
            <w:tcPrChange w:id="4731"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432E4BFF" w14:textId="77777777" w:rsidR="0096549F" w:rsidRPr="00ED175E" w:rsidRDefault="0096549F">
            <w:pPr>
              <w:pStyle w:val="afb"/>
              <w:autoSpaceDE w:val="0"/>
              <w:autoSpaceDN w:val="0"/>
              <w:pPrChange w:id="4732"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733"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62265B16" w14:textId="70E2104E" w:rsidR="0096549F" w:rsidRPr="00ED175E" w:rsidRDefault="006931A1">
            <w:pPr>
              <w:pStyle w:val="afb"/>
              <w:autoSpaceDE w:val="0"/>
              <w:autoSpaceDN w:val="0"/>
              <w:pPrChange w:id="4734" w:author="InnoRules" w:date="2016-10-21T16:42:00Z">
                <w:pPr>
                  <w:pStyle w:val="afb"/>
                </w:pPr>
              </w:pPrChange>
            </w:pPr>
            <w:ins w:id="4735" w:author="哲均 宋" w:date="2019-08-16T10:12:00Z">
              <w:r w:rsidRPr="006931A1">
                <w:t>Named insured driving</w:t>
              </w:r>
            </w:ins>
            <w:del w:id="4736" w:author="哲均 宋" w:date="2019-08-16T10:12:00Z">
              <w:r w:rsidR="0096549F" w:rsidRPr="00ED175E" w:rsidDel="006931A1">
                <w:rPr>
                  <w:rFonts w:hint="eastAsia"/>
                </w:rPr>
                <w:delText>記名被保険者運転への該当有無</w:delText>
              </w:r>
            </w:del>
          </w:p>
        </w:tc>
        <w:tc>
          <w:tcPr>
            <w:tcW w:w="753" w:type="dxa"/>
            <w:tcBorders>
              <w:top w:val="nil"/>
              <w:left w:val="nil"/>
              <w:bottom w:val="single" w:sz="4" w:space="0" w:color="auto"/>
              <w:right w:val="single" w:sz="4" w:space="0" w:color="auto"/>
            </w:tcBorders>
            <w:shd w:val="clear" w:color="auto" w:fill="auto"/>
            <w:noWrap/>
            <w:vAlign w:val="center"/>
            <w:hideMark/>
            <w:tcPrChange w:id="4737"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748158F2" w14:textId="77777777" w:rsidR="0096549F" w:rsidRPr="00ED175E" w:rsidRDefault="0096549F">
            <w:pPr>
              <w:pStyle w:val="afb"/>
              <w:autoSpaceDE w:val="0"/>
              <w:autoSpaceDN w:val="0"/>
              <w:pPrChange w:id="4738" w:author="Seongeun Woo" w:date="2016-10-13T18:44:00Z">
                <w:pPr>
                  <w:pStyle w:val="afb"/>
                </w:pPr>
              </w:pPrChange>
            </w:pPr>
            <w:r w:rsidRPr="00ED175E">
              <w:t>1</w:t>
            </w:r>
          </w:p>
        </w:tc>
        <w:tc>
          <w:tcPr>
            <w:tcW w:w="888" w:type="dxa"/>
            <w:tcBorders>
              <w:top w:val="nil"/>
              <w:left w:val="nil"/>
              <w:bottom w:val="single" w:sz="4" w:space="0" w:color="auto"/>
              <w:right w:val="single" w:sz="4" w:space="0" w:color="auto"/>
            </w:tcBorders>
            <w:shd w:val="clear" w:color="auto" w:fill="auto"/>
            <w:noWrap/>
            <w:vAlign w:val="center"/>
            <w:hideMark/>
            <w:tcPrChange w:id="4739"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213E22B8" w14:textId="77777777" w:rsidR="0096549F" w:rsidRPr="00ED175E" w:rsidRDefault="0096549F">
            <w:pPr>
              <w:pStyle w:val="afb"/>
              <w:autoSpaceDE w:val="0"/>
              <w:autoSpaceDN w:val="0"/>
              <w:pPrChange w:id="4740" w:author="Seongeun Woo" w:date="2016-10-13T18:44:00Z">
                <w:pPr>
                  <w:pStyle w:val="afb"/>
                </w:pPr>
              </w:pPrChange>
            </w:pPr>
            <w:r w:rsidRPr="00ED175E">
              <w:t>CHAR02</w:t>
            </w:r>
          </w:p>
        </w:tc>
        <w:tc>
          <w:tcPr>
            <w:tcW w:w="888" w:type="dxa"/>
            <w:tcBorders>
              <w:top w:val="nil"/>
              <w:left w:val="nil"/>
              <w:bottom w:val="single" w:sz="4" w:space="0" w:color="auto"/>
              <w:right w:val="single" w:sz="4" w:space="0" w:color="auto"/>
            </w:tcBorders>
            <w:shd w:val="clear" w:color="auto" w:fill="auto"/>
            <w:noWrap/>
            <w:vAlign w:val="center"/>
            <w:hideMark/>
            <w:tcPrChange w:id="4741"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67C6A869" w14:textId="77777777" w:rsidR="0096549F" w:rsidRPr="00ED175E" w:rsidRDefault="0096549F">
            <w:pPr>
              <w:pStyle w:val="afb"/>
              <w:autoSpaceDE w:val="0"/>
              <w:autoSpaceDN w:val="0"/>
              <w:pPrChange w:id="4742"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743"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4B37AD7E" w14:textId="77777777" w:rsidR="0096549F" w:rsidRPr="00ED175E" w:rsidRDefault="0096549F">
            <w:pPr>
              <w:pStyle w:val="afb"/>
              <w:autoSpaceDE w:val="0"/>
              <w:autoSpaceDN w:val="0"/>
              <w:pPrChange w:id="4744" w:author="Seongeun Woo" w:date="2016-10-13T18:44:00Z">
                <w:pPr>
                  <w:pStyle w:val="afb"/>
                </w:pPr>
              </w:pPrChange>
            </w:pPr>
            <w:r w:rsidRPr="00ED175E">
              <w:t>#S00000031</w:t>
            </w:r>
          </w:p>
        </w:tc>
        <w:tc>
          <w:tcPr>
            <w:tcW w:w="770" w:type="dxa"/>
            <w:tcBorders>
              <w:top w:val="nil"/>
              <w:left w:val="nil"/>
              <w:bottom w:val="single" w:sz="4" w:space="0" w:color="auto"/>
              <w:right w:val="single" w:sz="4" w:space="0" w:color="auto"/>
            </w:tcBorders>
            <w:shd w:val="clear" w:color="auto" w:fill="auto"/>
            <w:noWrap/>
            <w:vAlign w:val="center"/>
            <w:hideMark/>
            <w:tcPrChange w:id="4745"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3207A373" w14:textId="77777777" w:rsidR="0096549F" w:rsidRPr="00ED175E" w:rsidRDefault="0096549F">
            <w:pPr>
              <w:pStyle w:val="afb"/>
              <w:autoSpaceDE w:val="0"/>
              <w:autoSpaceDN w:val="0"/>
              <w:pPrChange w:id="4746"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747"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6A164319" w14:textId="77777777" w:rsidR="0096549F" w:rsidRPr="00ED175E" w:rsidRDefault="0096549F">
            <w:pPr>
              <w:pStyle w:val="afb"/>
              <w:autoSpaceDE w:val="0"/>
              <w:autoSpaceDN w:val="0"/>
              <w:pPrChange w:id="4748" w:author="Seongeun Woo" w:date="2016-10-13T18:44:00Z">
                <w:pPr>
                  <w:pStyle w:val="afb"/>
                </w:pPr>
              </w:pPrChange>
            </w:pPr>
            <w:r w:rsidRPr="00ED175E">
              <w:t>NM_PLYHDR_DRV_YN</w:t>
            </w:r>
          </w:p>
        </w:tc>
        <w:tc>
          <w:tcPr>
            <w:tcW w:w="707" w:type="dxa"/>
            <w:tcBorders>
              <w:top w:val="nil"/>
              <w:left w:val="nil"/>
              <w:bottom w:val="single" w:sz="4" w:space="0" w:color="auto"/>
              <w:right w:val="single" w:sz="4" w:space="0" w:color="auto"/>
            </w:tcBorders>
            <w:shd w:val="clear" w:color="auto" w:fill="auto"/>
            <w:noWrap/>
            <w:vAlign w:val="center"/>
            <w:hideMark/>
            <w:tcPrChange w:id="4749"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73190B7E" w14:textId="77777777" w:rsidR="0096549F" w:rsidRPr="00ED175E" w:rsidRDefault="0096549F">
            <w:pPr>
              <w:pStyle w:val="afb"/>
              <w:autoSpaceDE w:val="0"/>
              <w:autoSpaceDN w:val="0"/>
              <w:pPrChange w:id="4750" w:author="Seongeun Woo" w:date="2016-10-13T18:44:00Z">
                <w:pPr>
                  <w:pStyle w:val="afb"/>
                </w:pPr>
              </w:pPrChange>
            </w:pPr>
            <w:r w:rsidRPr="00ED175E">
              <w:t>999</w:t>
            </w:r>
          </w:p>
        </w:tc>
      </w:tr>
      <w:tr w:rsidR="0096549F" w:rsidRPr="00ED175E" w14:paraId="184838DB" w14:textId="77777777" w:rsidTr="006931A1">
        <w:trPr>
          <w:trHeight w:val="255"/>
          <w:trPrChange w:id="4751"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752"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FD66116" w14:textId="77777777" w:rsidR="0096549F" w:rsidRPr="00ED175E" w:rsidRDefault="0096549F">
            <w:pPr>
              <w:pStyle w:val="afb"/>
              <w:autoSpaceDE w:val="0"/>
              <w:autoSpaceDN w:val="0"/>
              <w:pPrChange w:id="4753" w:author="Seongeun Woo" w:date="2016-10-13T18:44:00Z">
                <w:pPr>
                  <w:pStyle w:val="afb"/>
                </w:pPr>
              </w:pPrChange>
            </w:pPr>
            <w:r w:rsidRPr="00ED175E">
              <w:t>30</w:t>
            </w:r>
          </w:p>
        </w:tc>
        <w:tc>
          <w:tcPr>
            <w:tcW w:w="888" w:type="dxa"/>
            <w:tcBorders>
              <w:top w:val="nil"/>
              <w:left w:val="nil"/>
              <w:bottom w:val="single" w:sz="4" w:space="0" w:color="auto"/>
              <w:right w:val="single" w:sz="4" w:space="0" w:color="auto"/>
            </w:tcBorders>
            <w:shd w:val="clear" w:color="auto" w:fill="auto"/>
            <w:noWrap/>
            <w:vAlign w:val="center"/>
            <w:hideMark/>
            <w:tcPrChange w:id="4754"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1E575592" w14:textId="77777777" w:rsidR="0096549F" w:rsidRPr="00ED175E" w:rsidRDefault="0096549F">
            <w:pPr>
              <w:pStyle w:val="afb"/>
              <w:autoSpaceDE w:val="0"/>
              <w:autoSpaceDN w:val="0"/>
              <w:pPrChange w:id="4755" w:author="Seongeun Woo" w:date="2016-10-13T18:44:00Z">
                <w:pPr>
                  <w:pStyle w:val="afb"/>
                </w:pPr>
              </w:pPrChange>
            </w:pPr>
            <w:r w:rsidRPr="00ED175E">
              <w:t>#S00000030</w:t>
            </w:r>
          </w:p>
        </w:tc>
        <w:tc>
          <w:tcPr>
            <w:tcW w:w="635" w:type="dxa"/>
            <w:tcBorders>
              <w:top w:val="nil"/>
              <w:left w:val="nil"/>
              <w:bottom w:val="single" w:sz="4" w:space="0" w:color="auto"/>
              <w:right w:val="single" w:sz="4" w:space="0" w:color="auto"/>
            </w:tcBorders>
            <w:shd w:val="clear" w:color="auto" w:fill="auto"/>
            <w:noWrap/>
            <w:vAlign w:val="center"/>
            <w:hideMark/>
            <w:tcPrChange w:id="4756"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177A8DF2" w14:textId="77777777" w:rsidR="0096549F" w:rsidRPr="00ED175E" w:rsidRDefault="0096549F">
            <w:pPr>
              <w:pStyle w:val="afb"/>
              <w:autoSpaceDE w:val="0"/>
              <w:autoSpaceDN w:val="0"/>
              <w:pPrChange w:id="4757"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758"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53A43077" w14:textId="20E1364E" w:rsidR="0096549F" w:rsidRPr="00ED175E" w:rsidRDefault="006931A1">
            <w:pPr>
              <w:pStyle w:val="afb"/>
              <w:autoSpaceDE w:val="0"/>
              <w:autoSpaceDN w:val="0"/>
              <w:pPrChange w:id="4759" w:author="Seongeun Woo" w:date="2016-10-13T18:44:00Z">
                <w:pPr>
                  <w:pStyle w:val="afb"/>
                </w:pPr>
              </w:pPrChange>
            </w:pPr>
            <w:ins w:id="4760" w:author="哲均 宋" w:date="2019-08-16T10:12:00Z">
              <w:r w:rsidRPr="006931A1">
                <w:t>Basic insurance premium rate</w:t>
              </w:r>
            </w:ins>
            <w:del w:id="4761" w:author="哲均 宋" w:date="2019-08-16T10:12:00Z">
              <w:r w:rsidR="0096549F" w:rsidRPr="00ED175E" w:rsidDel="006931A1">
                <w:rPr>
                  <w:rFonts w:hint="eastAsia"/>
                </w:rPr>
                <w:delText>基本保険料範囲料率</w:delText>
              </w:r>
            </w:del>
          </w:p>
        </w:tc>
        <w:tc>
          <w:tcPr>
            <w:tcW w:w="753" w:type="dxa"/>
            <w:tcBorders>
              <w:top w:val="nil"/>
              <w:left w:val="nil"/>
              <w:bottom w:val="single" w:sz="4" w:space="0" w:color="auto"/>
              <w:right w:val="single" w:sz="4" w:space="0" w:color="auto"/>
            </w:tcBorders>
            <w:shd w:val="clear" w:color="auto" w:fill="auto"/>
            <w:noWrap/>
            <w:vAlign w:val="center"/>
            <w:hideMark/>
            <w:tcPrChange w:id="4762"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5CE41DDF" w14:textId="77777777" w:rsidR="0096549F" w:rsidRPr="00ED175E" w:rsidRDefault="0096549F">
            <w:pPr>
              <w:pStyle w:val="afb"/>
              <w:autoSpaceDE w:val="0"/>
              <w:autoSpaceDN w:val="0"/>
              <w:pPrChange w:id="4763" w:author="Seongeun Woo" w:date="2016-10-13T18:44:00Z">
                <w:pPr>
                  <w:pStyle w:val="afb"/>
                </w:pPr>
              </w:pPrChange>
            </w:pPr>
            <w:r w:rsidRPr="00ED175E">
              <w:t>2</w:t>
            </w:r>
          </w:p>
        </w:tc>
        <w:tc>
          <w:tcPr>
            <w:tcW w:w="888" w:type="dxa"/>
            <w:tcBorders>
              <w:top w:val="nil"/>
              <w:left w:val="nil"/>
              <w:bottom w:val="single" w:sz="4" w:space="0" w:color="auto"/>
              <w:right w:val="single" w:sz="4" w:space="0" w:color="auto"/>
            </w:tcBorders>
            <w:shd w:val="clear" w:color="auto" w:fill="auto"/>
            <w:noWrap/>
            <w:vAlign w:val="center"/>
            <w:hideMark/>
            <w:tcPrChange w:id="4764"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365AC948" w14:textId="77777777" w:rsidR="0096549F" w:rsidRPr="00ED175E" w:rsidRDefault="0096549F">
            <w:pPr>
              <w:pStyle w:val="afb"/>
              <w:autoSpaceDE w:val="0"/>
              <w:autoSpaceDN w:val="0"/>
              <w:pPrChange w:id="4765" w:author="Seongeun Woo" w:date="2016-10-13T18:44:00Z">
                <w:pPr>
                  <w:pStyle w:val="afb"/>
                </w:pPr>
              </w:pPrChange>
            </w:pPr>
            <w:r w:rsidRPr="00ED175E">
              <w:t>CHAR03</w:t>
            </w:r>
          </w:p>
        </w:tc>
        <w:tc>
          <w:tcPr>
            <w:tcW w:w="888" w:type="dxa"/>
            <w:tcBorders>
              <w:top w:val="nil"/>
              <w:left w:val="nil"/>
              <w:bottom w:val="single" w:sz="4" w:space="0" w:color="auto"/>
              <w:right w:val="single" w:sz="4" w:space="0" w:color="auto"/>
            </w:tcBorders>
            <w:shd w:val="clear" w:color="auto" w:fill="auto"/>
            <w:noWrap/>
            <w:vAlign w:val="center"/>
            <w:hideMark/>
            <w:tcPrChange w:id="4766"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53E89DC1" w14:textId="77777777" w:rsidR="0096549F" w:rsidRPr="00ED175E" w:rsidRDefault="0096549F">
            <w:pPr>
              <w:pStyle w:val="afb"/>
              <w:autoSpaceDE w:val="0"/>
              <w:autoSpaceDN w:val="0"/>
              <w:pPrChange w:id="4767"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768"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1DF8E3B6" w14:textId="77777777" w:rsidR="0096549F" w:rsidRPr="00ED175E" w:rsidRDefault="0096549F">
            <w:pPr>
              <w:pStyle w:val="afb"/>
              <w:autoSpaceDE w:val="0"/>
              <w:autoSpaceDN w:val="0"/>
              <w:pPrChange w:id="4769" w:author="Seongeun Woo" w:date="2016-10-13T18:44:00Z">
                <w:pPr>
                  <w:pStyle w:val="afb"/>
                </w:pPr>
              </w:pPrChange>
            </w:pPr>
            <w:r w:rsidRPr="00ED175E">
              <w:t>#S00000030</w:t>
            </w:r>
          </w:p>
        </w:tc>
        <w:tc>
          <w:tcPr>
            <w:tcW w:w="770" w:type="dxa"/>
            <w:tcBorders>
              <w:top w:val="nil"/>
              <w:left w:val="nil"/>
              <w:bottom w:val="single" w:sz="4" w:space="0" w:color="auto"/>
              <w:right w:val="single" w:sz="4" w:space="0" w:color="auto"/>
            </w:tcBorders>
            <w:shd w:val="clear" w:color="auto" w:fill="auto"/>
            <w:noWrap/>
            <w:vAlign w:val="center"/>
            <w:hideMark/>
            <w:tcPrChange w:id="4770"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7044747D" w14:textId="77777777" w:rsidR="0096549F" w:rsidRPr="00ED175E" w:rsidRDefault="0096549F">
            <w:pPr>
              <w:pStyle w:val="afb"/>
              <w:autoSpaceDE w:val="0"/>
              <w:autoSpaceDN w:val="0"/>
              <w:pPrChange w:id="4771"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772"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0D35C22B" w14:textId="77777777" w:rsidR="0096549F" w:rsidRPr="00ED175E" w:rsidRDefault="0096549F">
            <w:pPr>
              <w:pStyle w:val="afb"/>
              <w:autoSpaceDE w:val="0"/>
              <w:autoSpaceDN w:val="0"/>
              <w:pPrChange w:id="4773" w:author="Seongeun Woo" w:date="2016-10-13T18:44:00Z">
                <w:pPr>
                  <w:pStyle w:val="afb"/>
                </w:pPr>
              </w:pPrChange>
            </w:pPr>
            <w:r w:rsidRPr="00ED175E">
              <w:t>BAS_PREM_RNGE_PREM_RT</w:t>
            </w:r>
          </w:p>
        </w:tc>
        <w:tc>
          <w:tcPr>
            <w:tcW w:w="707" w:type="dxa"/>
            <w:tcBorders>
              <w:top w:val="nil"/>
              <w:left w:val="nil"/>
              <w:bottom w:val="single" w:sz="4" w:space="0" w:color="auto"/>
              <w:right w:val="single" w:sz="4" w:space="0" w:color="auto"/>
            </w:tcBorders>
            <w:shd w:val="clear" w:color="auto" w:fill="auto"/>
            <w:noWrap/>
            <w:vAlign w:val="center"/>
            <w:hideMark/>
            <w:tcPrChange w:id="4774"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6266AEAE" w14:textId="77777777" w:rsidR="0096549F" w:rsidRPr="00ED175E" w:rsidRDefault="0096549F">
            <w:pPr>
              <w:pStyle w:val="afb"/>
              <w:autoSpaceDE w:val="0"/>
              <w:autoSpaceDN w:val="0"/>
              <w:pPrChange w:id="4775" w:author="Seongeun Woo" w:date="2016-10-13T18:44:00Z">
                <w:pPr>
                  <w:pStyle w:val="afb"/>
                </w:pPr>
              </w:pPrChange>
            </w:pPr>
            <w:r w:rsidRPr="00ED175E">
              <w:t>999</w:t>
            </w:r>
          </w:p>
        </w:tc>
      </w:tr>
      <w:tr w:rsidR="0096549F" w:rsidRPr="00ED175E" w14:paraId="1CCE336D" w14:textId="77777777" w:rsidTr="006931A1">
        <w:trPr>
          <w:trHeight w:val="255"/>
          <w:trPrChange w:id="4776" w:author="哲均 宋" w:date="2019-08-16T10:12:00Z">
            <w:trPr>
              <w:trHeight w:val="255"/>
            </w:trPr>
          </w:trPrChange>
        </w:trPr>
        <w:tc>
          <w:tcPr>
            <w:tcW w:w="745" w:type="dxa"/>
            <w:tcBorders>
              <w:top w:val="nil"/>
              <w:left w:val="single" w:sz="4" w:space="0" w:color="auto"/>
              <w:bottom w:val="single" w:sz="4" w:space="0" w:color="auto"/>
              <w:right w:val="single" w:sz="4" w:space="0" w:color="auto"/>
            </w:tcBorders>
            <w:shd w:val="clear" w:color="auto" w:fill="auto"/>
            <w:noWrap/>
            <w:vAlign w:val="center"/>
            <w:hideMark/>
            <w:tcPrChange w:id="4777" w:author="哲均 宋" w:date="2019-08-16T10:12:00Z">
              <w:tcPr>
                <w:tcW w:w="74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B9F5C3" w14:textId="77777777" w:rsidR="0096549F" w:rsidRPr="00ED175E" w:rsidRDefault="0096549F">
            <w:pPr>
              <w:pStyle w:val="afb"/>
              <w:autoSpaceDE w:val="0"/>
              <w:autoSpaceDN w:val="0"/>
              <w:pPrChange w:id="4778" w:author="Seongeun Woo" w:date="2016-10-13T18:44:00Z">
                <w:pPr>
                  <w:pStyle w:val="afb"/>
                </w:pPr>
              </w:pPrChange>
            </w:pPr>
            <w:r w:rsidRPr="00ED175E">
              <w:t>31</w:t>
            </w:r>
          </w:p>
        </w:tc>
        <w:tc>
          <w:tcPr>
            <w:tcW w:w="888" w:type="dxa"/>
            <w:tcBorders>
              <w:top w:val="nil"/>
              <w:left w:val="nil"/>
              <w:bottom w:val="single" w:sz="4" w:space="0" w:color="auto"/>
              <w:right w:val="single" w:sz="4" w:space="0" w:color="auto"/>
            </w:tcBorders>
            <w:shd w:val="clear" w:color="auto" w:fill="auto"/>
            <w:noWrap/>
            <w:vAlign w:val="center"/>
            <w:hideMark/>
            <w:tcPrChange w:id="4779"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6A160943" w14:textId="77777777" w:rsidR="0096549F" w:rsidRPr="00ED175E" w:rsidRDefault="0096549F">
            <w:pPr>
              <w:pStyle w:val="afb"/>
              <w:autoSpaceDE w:val="0"/>
              <w:autoSpaceDN w:val="0"/>
              <w:pPrChange w:id="4780" w:author="Seongeun Woo" w:date="2016-10-13T18:44:00Z">
                <w:pPr>
                  <w:pStyle w:val="afb"/>
                </w:pPr>
              </w:pPrChange>
            </w:pPr>
            <w:r w:rsidRPr="00ED175E">
              <w:t>#S00000020</w:t>
            </w:r>
          </w:p>
        </w:tc>
        <w:tc>
          <w:tcPr>
            <w:tcW w:w="635" w:type="dxa"/>
            <w:tcBorders>
              <w:top w:val="nil"/>
              <w:left w:val="nil"/>
              <w:bottom w:val="single" w:sz="4" w:space="0" w:color="auto"/>
              <w:right w:val="single" w:sz="4" w:space="0" w:color="auto"/>
            </w:tcBorders>
            <w:shd w:val="clear" w:color="auto" w:fill="auto"/>
            <w:noWrap/>
            <w:vAlign w:val="center"/>
            <w:hideMark/>
            <w:tcPrChange w:id="4781" w:author="哲均 宋" w:date="2019-08-16T10:12:00Z">
              <w:tcPr>
                <w:tcW w:w="789" w:type="dxa"/>
                <w:tcBorders>
                  <w:top w:val="nil"/>
                  <w:left w:val="nil"/>
                  <w:bottom w:val="single" w:sz="4" w:space="0" w:color="auto"/>
                  <w:right w:val="single" w:sz="4" w:space="0" w:color="auto"/>
                </w:tcBorders>
                <w:shd w:val="clear" w:color="auto" w:fill="auto"/>
                <w:noWrap/>
                <w:vAlign w:val="center"/>
                <w:hideMark/>
              </w:tcPr>
            </w:tcPrChange>
          </w:tcPr>
          <w:p w14:paraId="6A6E3DDB" w14:textId="77777777" w:rsidR="0096549F" w:rsidRPr="00ED175E" w:rsidRDefault="0096549F">
            <w:pPr>
              <w:pStyle w:val="afb"/>
              <w:autoSpaceDE w:val="0"/>
              <w:autoSpaceDN w:val="0"/>
              <w:pPrChange w:id="4782" w:author="Seongeun Woo" w:date="2016-10-13T18:44:00Z">
                <w:pPr>
                  <w:pStyle w:val="afb"/>
                </w:pPr>
              </w:pPrChange>
            </w:pPr>
            <w:r w:rsidRPr="00ED175E">
              <w:t>1</w:t>
            </w:r>
          </w:p>
        </w:tc>
        <w:tc>
          <w:tcPr>
            <w:tcW w:w="1276" w:type="dxa"/>
            <w:tcBorders>
              <w:top w:val="nil"/>
              <w:left w:val="nil"/>
              <w:bottom w:val="single" w:sz="4" w:space="0" w:color="auto"/>
              <w:right w:val="single" w:sz="4" w:space="0" w:color="auto"/>
            </w:tcBorders>
            <w:shd w:val="clear" w:color="auto" w:fill="auto"/>
            <w:noWrap/>
            <w:vAlign w:val="center"/>
            <w:hideMark/>
            <w:tcPrChange w:id="4783" w:author="哲均 宋" w:date="2019-08-16T10:12:00Z">
              <w:tcPr>
                <w:tcW w:w="1092" w:type="dxa"/>
                <w:tcBorders>
                  <w:top w:val="nil"/>
                  <w:left w:val="nil"/>
                  <w:bottom w:val="single" w:sz="4" w:space="0" w:color="auto"/>
                  <w:right w:val="single" w:sz="4" w:space="0" w:color="auto"/>
                </w:tcBorders>
                <w:shd w:val="clear" w:color="auto" w:fill="auto"/>
                <w:noWrap/>
                <w:vAlign w:val="center"/>
                <w:hideMark/>
              </w:tcPr>
            </w:tcPrChange>
          </w:tcPr>
          <w:p w14:paraId="2247F7B1" w14:textId="266D40A2" w:rsidR="0096549F" w:rsidRPr="00ED175E" w:rsidRDefault="006931A1">
            <w:pPr>
              <w:pStyle w:val="afb"/>
              <w:autoSpaceDE w:val="0"/>
              <w:autoSpaceDN w:val="0"/>
              <w:pPrChange w:id="4784" w:author="InnoRules" w:date="2016-10-21T16:42:00Z">
                <w:pPr>
                  <w:pStyle w:val="afb"/>
                </w:pPr>
              </w:pPrChange>
            </w:pPr>
            <w:ins w:id="4785" w:author="哲均 宋" w:date="2019-08-16T10:13:00Z">
              <w:r w:rsidRPr="006931A1">
                <w:t>Existence of short-term contract</w:t>
              </w:r>
            </w:ins>
            <w:del w:id="4786" w:author="哲均 宋" w:date="2019-08-16T10:13:00Z">
              <w:r w:rsidR="0096549F" w:rsidRPr="00ED175E" w:rsidDel="006931A1">
                <w:rPr>
                  <w:rFonts w:hint="eastAsia"/>
                </w:rPr>
                <w:delText>短期契約存在の有無</w:delText>
              </w:r>
            </w:del>
          </w:p>
        </w:tc>
        <w:tc>
          <w:tcPr>
            <w:tcW w:w="753" w:type="dxa"/>
            <w:tcBorders>
              <w:top w:val="nil"/>
              <w:left w:val="nil"/>
              <w:bottom w:val="single" w:sz="4" w:space="0" w:color="auto"/>
              <w:right w:val="single" w:sz="4" w:space="0" w:color="auto"/>
            </w:tcBorders>
            <w:shd w:val="clear" w:color="auto" w:fill="auto"/>
            <w:noWrap/>
            <w:vAlign w:val="center"/>
            <w:hideMark/>
            <w:tcPrChange w:id="4787" w:author="哲均 宋" w:date="2019-08-16T10:12:00Z">
              <w:tcPr>
                <w:tcW w:w="783" w:type="dxa"/>
                <w:tcBorders>
                  <w:top w:val="nil"/>
                  <w:left w:val="nil"/>
                  <w:bottom w:val="single" w:sz="4" w:space="0" w:color="auto"/>
                  <w:right w:val="single" w:sz="4" w:space="0" w:color="auto"/>
                </w:tcBorders>
                <w:shd w:val="clear" w:color="auto" w:fill="auto"/>
                <w:noWrap/>
                <w:vAlign w:val="center"/>
                <w:hideMark/>
              </w:tcPr>
            </w:tcPrChange>
          </w:tcPr>
          <w:p w14:paraId="3DF601D1" w14:textId="77777777" w:rsidR="0096549F" w:rsidRPr="00ED175E" w:rsidRDefault="0096549F">
            <w:pPr>
              <w:pStyle w:val="afb"/>
              <w:autoSpaceDE w:val="0"/>
              <w:autoSpaceDN w:val="0"/>
              <w:pPrChange w:id="4788" w:author="Seongeun Woo" w:date="2016-10-13T18:44:00Z">
                <w:pPr>
                  <w:pStyle w:val="afb"/>
                </w:pPr>
              </w:pPrChange>
            </w:pPr>
            <w:r w:rsidRPr="00ED175E">
              <w:t>1</w:t>
            </w:r>
          </w:p>
        </w:tc>
        <w:tc>
          <w:tcPr>
            <w:tcW w:w="888" w:type="dxa"/>
            <w:tcBorders>
              <w:top w:val="nil"/>
              <w:left w:val="nil"/>
              <w:bottom w:val="single" w:sz="4" w:space="0" w:color="auto"/>
              <w:right w:val="single" w:sz="4" w:space="0" w:color="auto"/>
            </w:tcBorders>
            <w:shd w:val="clear" w:color="auto" w:fill="auto"/>
            <w:noWrap/>
            <w:vAlign w:val="center"/>
            <w:hideMark/>
            <w:tcPrChange w:id="4789"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21B07177" w14:textId="77777777" w:rsidR="0096549F" w:rsidRPr="00ED175E" w:rsidRDefault="0096549F">
            <w:pPr>
              <w:pStyle w:val="afb"/>
              <w:autoSpaceDE w:val="0"/>
              <w:autoSpaceDN w:val="0"/>
              <w:pPrChange w:id="4790" w:author="Seongeun Woo" w:date="2016-10-13T18:44:00Z">
                <w:pPr>
                  <w:pStyle w:val="afb"/>
                </w:pPr>
              </w:pPrChange>
            </w:pPr>
            <w:r w:rsidRPr="00ED175E">
              <w:t>CHAR04</w:t>
            </w:r>
          </w:p>
        </w:tc>
        <w:tc>
          <w:tcPr>
            <w:tcW w:w="888" w:type="dxa"/>
            <w:tcBorders>
              <w:top w:val="nil"/>
              <w:left w:val="nil"/>
              <w:bottom w:val="single" w:sz="4" w:space="0" w:color="auto"/>
              <w:right w:val="single" w:sz="4" w:space="0" w:color="auto"/>
            </w:tcBorders>
            <w:shd w:val="clear" w:color="auto" w:fill="auto"/>
            <w:noWrap/>
            <w:vAlign w:val="center"/>
            <w:hideMark/>
            <w:tcPrChange w:id="4791" w:author="哲均 宋" w:date="2019-08-16T10:12:00Z">
              <w:tcPr>
                <w:tcW w:w="888" w:type="dxa"/>
                <w:tcBorders>
                  <w:top w:val="nil"/>
                  <w:left w:val="nil"/>
                  <w:bottom w:val="single" w:sz="4" w:space="0" w:color="auto"/>
                  <w:right w:val="single" w:sz="4" w:space="0" w:color="auto"/>
                </w:tcBorders>
                <w:shd w:val="clear" w:color="auto" w:fill="auto"/>
                <w:noWrap/>
                <w:vAlign w:val="center"/>
                <w:hideMark/>
              </w:tcPr>
            </w:tcPrChange>
          </w:tcPr>
          <w:p w14:paraId="08FDA119" w14:textId="77777777" w:rsidR="0096549F" w:rsidRPr="00ED175E" w:rsidRDefault="0096549F">
            <w:pPr>
              <w:pStyle w:val="afb"/>
              <w:autoSpaceDE w:val="0"/>
              <w:autoSpaceDN w:val="0"/>
              <w:pPrChange w:id="4792" w:author="Seongeun Woo" w:date="2016-10-13T18:44:00Z">
                <w:pPr>
                  <w:pStyle w:val="afb"/>
                </w:pPr>
              </w:pPrChange>
            </w:pPr>
            <w:r w:rsidRPr="00ED175E">
              <w:t xml:space="preserve"> </w:t>
            </w:r>
          </w:p>
        </w:tc>
        <w:tc>
          <w:tcPr>
            <w:tcW w:w="814" w:type="dxa"/>
            <w:tcBorders>
              <w:top w:val="nil"/>
              <w:left w:val="nil"/>
              <w:bottom w:val="single" w:sz="4" w:space="0" w:color="auto"/>
              <w:right w:val="single" w:sz="4" w:space="0" w:color="auto"/>
            </w:tcBorders>
            <w:shd w:val="clear" w:color="auto" w:fill="auto"/>
            <w:noWrap/>
            <w:vAlign w:val="center"/>
            <w:hideMark/>
            <w:tcPrChange w:id="4793" w:author="哲均 宋" w:date="2019-08-16T10:12:00Z">
              <w:tcPr>
                <w:tcW w:w="814" w:type="dxa"/>
                <w:tcBorders>
                  <w:top w:val="nil"/>
                  <w:left w:val="nil"/>
                  <w:bottom w:val="single" w:sz="4" w:space="0" w:color="auto"/>
                  <w:right w:val="single" w:sz="4" w:space="0" w:color="auto"/>
                </w:tcBorders>
                <w:shd w:val="clear" w:color="auto" w:fill="auto"/>
                <w:noWrap/>
                <w:vAlign w:val="center"/>
                <w:hideMark/>
              </w:tcPr>
            </w:tcPrChange>
          </w:tcPr>
          <w:p w14:paraId="0519FEC6" w14:textId="77777777" w:rsidR="0096549F" w:rsidRPr="00ED175E" w:rsidRDefault="0096549F">
            <w:pPr>
              <w:pStyle w:val="afb"/>
              <w:autoSpaceDE w:val="0"/>
              <w:autoSpaceDN w:val="0"/>
              <w:pPrChange w:id="4794" w:author="Seongeun Woo" w:date="2016-10-13T18:44:00Z">
                <w:pPr>
                  <w:pStyle w:val="afb"/>
                </w:pPr>
              </w:pPrChange>
            </w:pPr>
            <w:r w:rsidRPr="00ED175E">
              <w:t>#S00000020</w:t>
            </w:r>
          </w:p>
        </w:tc>
        <w:tc>
          <w:tcPr>
            <w:tcW w:w="770" w:type="dxa"/>
            <w:tcBorders>
              <w:top w:val="nil"/>
              <w:left w:val="nil"/>
              <w:bottom w:val="single" w:sz="4" w:space="0" w:color="auto"/>
              <w:right w:val="single" w:sz="4" w:space="0" w:color="auto"/>
            </w:tcBorders>
            <w:shd w:val="clear" w:color="auto" w:fill="auto"/>
            <w:noWrap/>
            <w:vAlign w:val="center"/>
            <w:hideMark/>
            <w:tcPrChange w:id="4795" w:author="哲均 宋" w:date="2019-08-16T10:12:00Z">
              <w:tcPr>
                <w:tcW w:w="770" w:type="dxa"/>
                <w:tcBorders>
                  <w:top w:val="nil"/>
                  <w:left w:val="nil"/>
                  <w:bottom w:val="single" w:sz="4" w:space="0" w:color="auto"/>
                  <w:right w:val="single" w:sz="4" w:space="0" w:color="auto"/>
                </w:tcBorders>
                <w:shd w:val="clear" w:color="auto" w:fill="auto"/>
                <w:noWrap/>
                <w:vAlign w:val="center"/>
                <w:hideMark/>
              </w:tcPr>
            </w:tcPrChange>
          </w:tcPr>
          <w:p w14:paraId="514F985E" w14:textId="77777777" w:rsidR="0096549F" w:rsidRPr="00ED175E" w:rsidRDefault="0096549F">
            <w:pPr>
              <w:pStyle w:val="afb"/>
              <w:autoSpaceDE w:val="0"/>
              <w:autoSpaceDN w:val="0"/>
              <w:pPrChange w:id="4796" w:author="Seongeun Woo" w:date="2016-10-13T18:44:00Z">
                <w:pPr>
                  <w:pStyle w:val="afb"/>
                </w:pPr>
              </w:pPrChange>
            </w:pPr>
            <w:r w:rsidRPr="00ED175E">
              <w:t>2</w:t>
            </w:r>
          </w:p>
        </w:tc>
        <w:tc>
          <w:tcPr>
            <w:tcW w:w="1134" w:type="dxa"/>
            <w:tcBorders>
              <w:top w:val="nil"/>
              <w:left w:val="nil"/>
              <w:bottom w:val="single" w:sz="4" w:space="0" w:color="auto"/>
              <w:right w:val="single" w:sz="4" w:space="0" w:color="auto"/>
            </w:tcBorders>
            <w:shd w:val="clear" w:color="auto" w:fill="auto"/>
            <w:noWrap/>
            <w:vAlign w:val="center"/>
            <w:hideMark/>
            <w:tcPrChange w:id="4797" w:author="哲均 宋" w:date="2019-08-16T10:12:00Z">
              <w:tcPr>
                <w:tcW w:w="1134" w:type="dxa"/>
                <w:tcBorders>
                  <w:top w:val="nil"/>
                  <w:left w:val="nil"/>
                  <w:bottom w:val="single" w:sz="4" w:space="0" w:color="auto"/>
                  <w:right w:val="single" w:sz="4" w:space="0" w:color="auto"/>
                </w:tcBorders>
                <w:shd w:val="clear" w:color="auto" w:fill="auto"/>
                <w:noWrap/>
                <w:vAlign w:val="center"/>
                <w:hideMark/>
              </w:tcPr>
            </w:tcPrChange>
          </w:tcPr>
          <w:p w14:paraId="75952EF4" w14:textId="77777777" w:rsidR="0096549F" w:rsidRPr="00ED175E" w:rsidRDefault="0096549F">
            <w:pPr>
              <w:pStyle w:val="afb"/>
              <w:autoSpaceDE w:val="0"/>
              <w:autoSpaceDN w:val="0"/>
              <w:pPrChange w:id="4798" w:author="Seongeun Woo" w:date="2016-10-13T18:44:00Z">
                <w:pPr>
                  <w:pStyle w:val="afb"/>
                </w:pPr>
              </w:pPrChange>
            </w:pPr>
            <w:r w:rsidRPr="00ED175E">
              <w:t>SHTMCT_EXST_YN</w:t>
            </w:r>
          </w:p>
        </w:tc>
        <w:tc>
          <w:tcPr>
            <w:tcW w:w="707" w:type="dxa"/>
            <w:tcBorders>
              <w:top w:val="nil"/>
              <w:left w:val="nil"/>
              <w:bottom w:val="single" w:sz="4" w:space="0" w:color="auto"/>
              <w:right w:val="single" w:sz="4" w:space="0" w:color="auto"/>
            </w:tcBorders>
            <w:shd w:val="clear" w:color="auto" w:fill="auto"/>
            <w:noWrap/>
            <w:vAlign w:val="center"/>
            <w:hideMark/>
            <w:tcPrChange w:id="4799" w:author="哲均 宋" w:date="2019-08-16T10:12:00Z">
              <w:tcPr>
                <w:tcW w:w="707" w:type="dxa"/>
                <w:tcBorders>
                  <w:top w:val="nil"/>
                  <w:left w:val="nil"/>
                  <w:bottom w:val="single" w:sz="4" w:space="0" w:color="auto"/>
                  <w:right w:val="single" w:sz="4" w:space="0" w:color="auto"/>
                </w:tcBorders>
                <w:shd w:val="clear" w:color="auto" w:fill="auto"/>
                <w:noWrap/>
                <w:vAlign w:val="center"/>
                <w:hideMark/>
              </w:tcPr>
            </w:tcPrChange>
          </w:tcPr>
          <w:p w14:paraId="77373A8D" w14:textId="77777777" w:rsidR="0096549F" w:rsidRPr="00ED175E" w:rsidRDefault="0096549F">
            <w:pPr>
              <w:pStyle w:val="afb"/>
              <w:autoSpaceDE w:val="0"/>
              <w:autoSpaceDN w:val="0"/>
              <w:pPrChange w:id="4800" w:author="Seongeun Woo" w:date="2016-10-13T18:44:00Z">
                <w:pPr>
                  <w:pStyle w:val="afb"/>
                </w:pPr>
              </w:pPrChange>
            </w:pPr>
            <w:r w:rsidRPr="00ED175E">
              <w:t>999</w:t>
            </w:r>
          </w:p>
        </w:tc>
      </w:tr>
    </w:tbl>
    <w:p w14:paraId="2D97AE59" w14:textId="77777777" w:rsidR="0096549F" w:rsidRPr="00ED175E" w:rsidRDefault="0096549F">
      <w:pPr>
        <w:pStyle w:val="-00"/>
        <w:wordWrap/>
        <w:pPrChange w:id="4801" w:author="Seongeun Woo" w:date="2016-10-13T18:44:00Z">
          <w:pPr>
            <w:pStyle w:val="-00"/>
          </w:pPr>
        </w:pPrChange>
      </w:pPr>
    </w:p>
    <w:p w14:paraId="2F084654" w14:textId="7EF459E6" w:rsidR="0096549F" w:rsidRPr="00ED175E" w:rsidRDefault="0096549F">
      <w:pPr>
        <w:pStyle w:val="afff5"/>
        <w:wordWrap/>
        <w:jc w:val="left"/>
        <w:pPrChange w:id="4802" w:author="Seongeun Woo" w:date="2016-10-13T18:44:00Z">
          <w:pPr>
            <w:pStyle w:val="afff5"/>
          </w:pPr>
        </w:pPrChange>
      </w:pPr>
      <w:del w:id="4803" w:author="哲均 宋" w:date="2019-08-16T09:52:00Z">
        <w:r w:rsidRPr="00ED175E" w:rsidDel="00A3306E">
          <w:delText>テーブル説明</w:delText>
        </w:r>
      </w:del>
      <w:ins w:id="4804" w:author="哲均 宋" w:date="2019-08-16T09:52:00Z">
        <w:r w:rsidR="00A3306E">
          <w:t>Table Description</w:t>
        </w:r>
      </w:ins>
    </w:p>
    <w:p w14:paraId="6B7ECE9E" w14:textId="3882562B" w:rsidR="0096549F" w:rsidRPr="00ED175E" w:rsidRDefault="00607841">
      <w:pPr>
        <w:autoSpaceDE w:val="0"/>
        <w:autoSpaceDN w:val="0"/>
        <w:jc w:val="left"/>
        <w:pPrChange w:id="4805" w:author="Seongeun Woo" w:date="2016-10-13T18:44:00Z">
          <w:pPr/>
        </w:pPrChange>
      </w:pPr>
      <w:ins w:id="4806" w:author="哲均 宋" w:date="2019-08-16T10:37:00Z">
        <w:r>
          <w:rPr>
            <w:rFonts w:hint="eastAsia"/>
          </w:rPr>
          <w:t>T</w:t>
        </w:r>
        <w:r>
          <w:t xml:space="preserve">his table </w:t>
        </w:r>
      </w:ins>
      <w:ins w:id="4807" w:author="Seongeun Woo" w:date="2016-07-06T14:51:00Z">
        <w:del w:id="4808" w:author="InnoRules" w:date="2016-09-08T11:11:00Z">
          <w:r w:rsidR="00E45028" w:rsidRPr="00ED175E" w:rsidDel="009043A7">
            <w:rPr>
              <w:rFonts w:hint="eastAsia"/>
            </w:rPr>
            <w:delText>データ類型</w:delText>
          </w:r>
        </w:del>
      </w:ins>
      <w:ins w:id="4809" w:author="InnoRules" w:date="2016-09-08T11:11:00Z">
        <w:del w:id="4810" w:author="哲均 宋" w:date="2019-08-16T10:14:00Z">
          <w:r w:rsidR="009043A7" w:rsidDel="006931A1">
            <w:rPr>
              <w:rFonts w:hint="eastAsia"/>
            </w:rPr>
            <w:delText>データ型</w:delText>
          </w:r>
        </w:del>
      </w:ins>
      <w:ins w:id="4811" w:author="Seongeun Woo" w:date="2016-07-06T14:51:00Z">
        <w:del w:id="4812" w:author="哲均 宋" w:date="2019-08-16T10:14:00Z">
          <w:r w:rsidR="00E45028" w:rsidRPr="00ED175E" w:rsidDel="006931A1">
            <w:rPr>
              <w:rFonts w:hint="eastAsia"/>
            </w:rPr>
            <w:delText>、画面表示</w:delText>
          </w:r>
          <w:r w:rsidR="00A25BE8" w:rsidRPr="00ED175E" w:rsidDel="006931A1">
            <w:rPr>
              <w:rFonts w:hint="eastAsia"/>
            </w:rPr>
            <w:delText>名、</w:delText>
          </w:r>
        </w:del>
      </w:ins>
      <w:del w:id="4813" w:author="哲均 宋" w:date="2019-08-16T10:14:00Z">
        <w:r w:rsidR="0096549F" w:rsidRPr="00ED175E" w:rsidDel="006931A1">
          <w:rPr>
            <w:rFonts w:hint="eastAsia"/>
          </w:rPr>
          <w:delText>単一・多重の種類、画面</w:delText>
        </w:r>
      </w:del>
      <w:ins w:id="4814" w:author="Seongeun Woo" w:date="2016-07-06T14:52:00Z">
        <w:del w:id="4815" w:author="哲均 宋" w:date="2019-08-16T10:14:00Z">
          <w:r w:rsidR="00A25BE8" w:rsidRPr="00ED175E" w:rsidDel="006931A1">
            <w:rPr>
              <w:rFonts w:hint="eastAsia"/>
            </w:rPr>
            <w:delText>類型</w:delText>
          </w:r>
        </w:del>
      </w:ins>
      <w:ins w:id="4816" w:author="user" w:date="2016-10-14T14:57:00Z">
        <w:del w:id="4817" w:author="哲均 宋" w:date="2019-08-16T10:14:00Z">
          <w:r w:rsidR="000C290C" w:rsidDel="006931A1">
            <w:rPr>
              <w:rFonts w:hint="eastAsia"/>
            </w:rPr>
            <w:delText>種別</w:delText>
          </w:r>
        </w:del>
      </w:ins>
      <w:del w:id="4818" w:author="哲均 宋" w:date="2019-08-16T10:14:00Z">
        <w:r w:rsidR="0096549F" w:rsidRPr="00ED175E" w:rsidDel="006931A1">
          <w:rPr>
            <w:rFonts w:hint="eastAsia"/>
          </w:rPr>
          <w:delText>表示タイプ、</w:delText>
        </w:r>
      </w:del>
      <w:ins w:id="4819" w:author="Seongeun Woo" w:date="2016-07-06T14:52:00Z">
        <w:del w:id="4820" w:author="哲均 宋" w:date="2019-08-16T10:14:00Z">
          <w:r w:rsidR="00A25BE8" w:rsidRPr="00ED175E" w:rsidDel="006931A1">
            <w:rPr>
              <w:rFonts w:hint="eastAsia"/>
            </w:rPr>
            <w:delText>、カラムの位置</w:delText>
          </w:r>
        </w:del>
      </w:ins>
      <w:ins w:id="4821" w:author="Seongeun Woo" w:date="2016-07-06T14:55:00Z">
        <w:del w:id="4822" w:author="哲均 宋" w:date="2019-08-16T10:14:00Z">
          <w:r w:rsidR="00A25BE8" w:rsidRPr="00ED175E" w:rsidDel="006931A1">
            <w:rPr>
              <w:rFonts w:hint="eastAsia"/>
            </w:rPr>
            <w:delText>などの</w:delText>
          </w:r>
        </w:del>
      </w:ins>
      <w:del w:id="4823" w:author="哲均 宋" w:date="2019-08-16T10:14:00Z">
        <w:r w:rsidR="0096549F" w:rsidRPr="00ED175E" w:rsidDel="006931A1">
          <w:rPr>
            <w:rFonts w:hint="eastAsia"/>
          </w:rPr>
          <w:delText>文字型・数値型の種類など標準項目の情報が保存される。標準項目の情報</w:delText>
        </w:r>
      </w:del>
      <w:ins w:id="4824" w:author="Seongeun Woo" w:date="2016-07-06T14:55:00Z">
        <w:del w:id="4825" w:author="哲均 宋" w:date="2019-08-16T10:14:00Z">
          <w:r w:rsidR="00A25BE8" w:rsidRPr="00ED175E" w:rsidDel="006931A1">
            <w:rPr>
              <w:rFonts w:hint="eastAsia"/>
            </w:rPr>
            <w:delText>を保存する。</w:delText>
          </w:r>
        </w:del>
      </w:ins>
      <w:ins w:id="4826" w:author="哲均 宋" w:date="2019-08-16T10:37:00Z">
        <w:r>
          <w:rPr>
            <w:rFonts w:hint="eastAsia"/>
          </w:rPr>
          <w:t>s</w:t>
        </w:r>
        <w:r>
          <w:t>tores</w:t>
        </w:r>
      </w:ins>
      <w:ins w:id="4827" w:author="哲均 宋" w:date="2019-08-16T10:13:00Z">
        <w:r w:rsidR="006931A1" w:rsidRPr="006931A1">
          <w:t xml:space="preserve"> meta information of </w:t>
        </w:r>
        <w:r w:rsidR="006931A1">
          <w:t>Attribute</w:t>
        </w:r>
        <w:r w:rsidR="006931A1" w:rsidRPr="006931A1">
          <w:t xml:space="preserve"> such as data type, screen display name, screen type, column position.</w:t>
        </w:r>
      </w:ins>
      <w:del w:id="4828" w:author="Seongeun Woo" w:date="2016-07-06T14:56:00Z">
        <w:r w:rsidR="0096549F" w:rsidRPr="00ED175E" w:rsidDel="00A25BE8">
          <w:rPr>
            <w:rFonts w:hint="eastAsia"/>
          </w:rPr>
          <w:delText>のみが保存され、どのような標準項目グループの標準項目なのかが</w:delText>
        </w:r>
        <w:r w:rsidR="0096549F" w:rsidRPr="00ED175E" w:rsidDel="00A25BE8">
          <w:delText>OBJ1110</w:delText>
        </w:r>
        <w:r w:rsidR="0096549F" w:rsidRPr="00ED175E" w:rsidDel="00A25BE8">
          <w:rPr>
            <w:rFonts w:hint="eastAsia"/>
          </w:rPr>
          <w:delText>テーブルに保存される。</w:delText>
        </w:r>
      </w:del>
    </w:p>
    <w:p w14:paraId="7AC975E3" w14:textId="77777777" w:rsidR="0096549F" w:rsidRPr="00ED175E" w:rsidRDefault="0096549F">
      <w:pPr>
        <w:widowControl/>
        <w:autoSpaceDE w:val="0"/>
        <w:autoSpaceDN w:val="0"/>
        <w:jc w:val="left"/>
        <w:pPrChange w:id="4829" w:author="Seongeun Woo" w:date="2016-10-13T18:44:00Z">
          <w:pPr>
            <w:widowControl/>
            <w:jc w:val="left"/>
          </w:pPr>
        </w:pPrChange>
      </w:pPr>
      <w:r w:rsidRPr="00ED175E">
        <w:br w:type="page"/>
      </w:r>
    </w:p>
    <w:p w14:paraId="1DBC7449" w14:textId="66695B22" w:rsidR="0096549F" w:rsidRDefault="0096549F">
      <w:pPr>
        <w:pStyle w:val="50"/>
        <w:wordWrap/>
        <w:ind w:left="601"/>
        <w:rPr>
          <w:ins w:id="4830" w:author="InnoRules" w:date="2016-10-11T09:48:00Z"/>
        </w:rPr>
        <w:pPrChange w:id="4831" w:author="Seongeun Woo" w:date="2016-10-13T18:44:00Z">
          <w:pPr>
            <w:pStyle w:val="50"/>
            <w:ind w:left="601"/>
          </w:pPr>
        </w:pPrChange>
      </w:pPr>
      <w:del w:id="4832" w:author="哲均 宋" w:date="2019-08-16T08:55:00Z">
        <w:r w:rsidRPr="00ED175E" w:rsidDel="003566B2">
          <w:rPr>
            <w:rFonts w:hint="eastAsia"/>
          </w:rPr>
          <w:delText>関連画面</w:delText>
        </w:r>
      </w:del>
      <w:ins w:id="4833" w:author="哲均 宋" w:date="2019-08-16T08:55:00Z">
        <w:r w:rsidR="003566B2">
          <w:rPr>
            <w:rFonts w:hint="eastAsia"/>
          </w:rPr>
          <w:t>Related Screen</w:t>
        </w:r>
      </w:ins>
      <w:del w:id="4834" w:author="user" w:date="2016-10-14T15:04:00Z">
        <w:r w:rsidRPr="00ED175E" w:rsidDel="00A922BD">
          <w:rPr>
            <w:rFonts w:hint="eastAsia"/>
          </w:rPr>
          <w:delText>：</w:delText>
        </w:r>
      </w:del>
    </w:p>
    <w:p w14:paraId="1ED30A6B" w14:textId="77777777" w:rsidR="00EE7C0C" w:rsidRPr="00ED175E" w:rsidRDefault="00EE7C0C">
      <w:pPr>
        <w:pStyle w:val="50"/>
        <w:numPr>
          <w:ilvl w:val="0"/>
          <w:numId w:val="0"/>
        </w:numPr>
        <w:wordWrap/>
        <w:ind w:left="599"/>
        <w:pPrChange w:id="4835" w:author="Seongeun Woo" w:date="2016-10-13T18:44:00Z">
          <w:pPr>
            <w:pStyle w:val="50"/>
            <w:ind w:left="601"/>
          </w:pPr>
        </w:pPrChange>
      </w:pPr>
    </w:p>
    <w:p w14:paraId="215BE806" w14:textId="1A2EED2F" w:rsidR="004D70B6" w:rsidRPr="00ED175E" w:rsidRDefault="0096549F">
      <w:pPr>
        <w:pStyle w:val="afa"/>
        <w:keepNext/>
        <w:autoSpaceDE w:val="0"/>
        <w:autoSpaceDN w:val="0"/>
        <w:ind w:left="380"/>
        <w:pPrChange w:id="4836" w:author="Seongeun Woo" w:date="2016-10-13T18:44:00Z">
          <w:pPr>
            <w:pStyle w:val="afa"/>
            <w:keepNext/>
            <w:ind w:left="342" w:hanging="342"/>
          </w:pPr>
        </w:pPrChange>
      </w:pPr>
      <w:del w:id="4837" w:author="Seongeun Woo" w:date="2016-07-06T14:56:00Z">
        <w:r w:rsidRPr="0073721B" w:rsidDel="00A25BE8">
          <w:rPr>
            <w:lang w:eastAsia="ja-JP"/>
            <w:rPrChange w:id="4838" w:author="Unknown">
              <w:rPr>
                <w:rFonts w:ascii="Noto Sans Japanese Regular" w:eastAsia="Noto Sans Japanese Regular" w:hAnsi="Arial" w:cs="Times New Roman"/>
                <w:b/>
                <w:spacing w:val="-2"/>
                <w:sz w:val="18"/>
                <w:szCs w:val="24"/>
                <w:lang w:eastAsia="ja-JP"/>
              </w:rPr>
            </w:rPrChange>
          </w:rPr>
          <w:drawing>
            <wp:inline distT="0" distB="0" distL="0" distR="0" wp14:anchorId="51D07A93" wp14:editId="7EDD2BAF">
              <wp:extent cx="6048375" cy="3190875"/>
              <wp:effectExtent l="0" t="0" r="0" b="0"/>
              <wp:docPr id="2065"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8375" cy="3190875"/>
                      </a:xfrm>
                      <a:prstGeom prst="rect">
                        <a:avLst/>
                      </a:prstGeom>
                    </pic:spPr>
                  </pic:pic>
                </a:graphicData>
              </a:graphic>
            </wp:inline>
          </w:drawing>
        </w:r>
      </w:del>
      <w:ins w:id="4839" w:author="Seongeun Woo" w:date="2016-07-06T14:56:00Z">
        <w:del w:id="4840" w:author="Jongho Lee" w:date="2016-09-22T18:14:00Z">
          <w:r w:rsidR="00A25BE8" w:rsidRPr="0073721B" w:rsidDel="003F29F6">
            <w:rPr>
              <w:lang w:eastAsia="ja-JP"/>
              <w:rPrChange w:id="4841" w:author="Unknown">
                <w:rPr>
                  <w:rFonts w:ascii="Noto Sans Japanese Regular" w:eastAsia="Noto Sans Japanese Regular" w:hAnsi="Arial" w:cs="Times New Roman"/>
                  <w:b/>
                  <w:spacing w:val="-2"/>
                  <w:sz w:val="18"/>
                  <w:szCs w:val="24"/>
                  <w:lang w:eastAsia="ja-JP"/>
                </w:rPr>
              </w:rPrChange>
            </w:rPr>
            <w:drawing>
              <wp:inline distT="0" distB="0" distL="0" distR="0" wp14:anchorId="44E714CC" wp14:editId="30C858A0">
                <wp:extent cx="5943600" cy="2545478"/>
                <wp:effectExtent l="0" t="0" r="0" b="762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43600" cy="2545478"/>
                        </a:xfrm>
                        <a:prstGeom prst="rect">
                          <a:avLst/>
                        </a:prstGeom>
                        <a:noFill/>
                        <a:ln>
                          <a:noFill/>
                        </a:ln>
                      </pic:spPr>
                    </pic:pic>
                  </a:graphicData>
                </a:graphic>
              </wp:inline>
            </w:drawing>
          </w:r>
        </w:del>
      </w:ins>
      <w:ins w:id="4842" w:author="Jongho Lee" w:date="2016-09-22T18:14:00Z">
        <w:r w:rsidR="003F29F6">
          <w:rPr>
            <w:lang w:eastAsia="ja-JP"/>
            <w:rPrChange w:id="4843" w:author="Unknown">
              <w:rPr>
                <w:rFonts w:ascii="Noto Sans Japanese Regular" w:eastAsia="Noto Sans Japanese Regular" w:hAnsi="Arial" w:cs="Times New Roman"/>
                <w:b/>
                <w:spacing w:val="-2"/>
                <w:sz w:val="18"/>
                <w:szCs w:val="24"/>
                <w:lang w:eastAsia="ja-JP"/>
              </w:rPr>
            </w:rPrChange>
          </w:rPr>
          <w:drawing>
            <wp:inline distT="0" distB="0" distL="0" distR="0" wp14:anchorId="154DDE4C" wp14:editId="26A58CF4">
              <wp:extent cx="6048375" cy="2994025"/>
              <wp:effectExtent l="19050" t="19050" r="28575" b="1587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2994025"/>
                      </a:xfrm>
                      <a:prstGeom prst="rect">
                        <a:avLst/>
                      </a:prstGeom>
                      <a:ln w="6350">
                        <a:solidFill>
                          <a:schemeClr val="tx1"/>
                        </a:solidFill>
                      </a:ln>
                    </pic:spPr>
                  </pic:pic>
                </a:graphicData>
              </a:graphic>
            </wp:inline>
          </w:drawing>
        </w:r>
      </w:ins>
    </w:p>
    <w:p w14:paraId="61C5E0DF" w14:textId="408D1BF4" w:rsidR="0096549F" w:rsidRPr="00ED175E" w:rsidRDefault="004D70B6">
      <w:pPr>
        <w:pStyle w:val="af6"/>
        <w:autoSpaceDE w:val="0"/>
        <w:autoSpaceDN w:val="0"/>
        <w:rPr>
          <w:lang w:eastAsia="zh-CN"/>
        </w:rPr>
        <w:pPrChange w:id="4844" w:author="Seongeun Woo" w:date="2016-10-13T18:44:00Z">
          <w:pPr>
            <w:pStyle w:val="af6"/>
          </w:pPr>
        </w:pPrChange>
      </w:pPr>
      <w:bookmarkStart w:id="4845" w:name="_Toc465024691"/>
      <w:del w:id="4846" w:author="哲均 宋" w:date="2019-08-16T08:56:00Z">
        <w:r w:rsidRPr="00ED175E" w:rsidDel="003566B2">
          <w:rPr>
            <w:lang w:eastAsia="zh-CN"/>
          </w:rPr>
          <w:delText>[</w:delText>
        </w:r>
        <w:r w:rsidRPr="00ED175E" w:rsidDel="003566B2">
          <w:rPr>
            <w:rFonts w:hint="eastAsia"/>
            <w:lang w:eastAsia="zh-CN"/>
          </w:rPr>
          <w:delText>図</w:delText>
        </w:r>
      </w:del>
      <w:ins w:id="4847" w:author="哲均 宋" w:date="2019-08-16T08:56:00Z">
        <w:r w:rsidR="003566B2">
          <w:rPr>
            <w:lang w:eastAsia="zh-CN"/>
          </w:rPr>
          <w:t>[Image</w:t>
        </w:r>
      </w:ins>
      <w:r w:rsidRPr="00ED175E">
        <w:rPr>
          <w:lang w:eastAsia="zh-CN"/>
        </w:rPr>
        <w:t xml:space="preserve"> </w:t>
      </w:r>
      <w:r w:rsidRPr="0073721B">
        <w:fldChar w:fldCharType="begin"/>
      </w:r>
      <w:r w:rsidRPr="00ED175E">
        <w:rPr>
          <w:lang w:eastAsia="zh-CN"/>
        </w:rPr>
        <w:instrText xml:space="preserve"> SEQ [</w:instrText>
      </w:r>
      <w:r w:rsidRPr="00ED175E">
        <w:rPr>
          <w:rFonts w:hint="eastAsia"/>
          <w:lang w:eastAsia="zh-CN"/>
        </w:rPr>
        <w:instrText>図</w:instrText>
      </w:r>
      <w:r w:rsidRPr="00ED175E">
        <w:rPr>
          <w:lang w:eastAsia="zh-CN"/>
        </w:rPr>
        <w:instrText xml:space="preserve"> \* ARABIC </w:instrText>
      </w:r>
      <w:r w:rsidRPr="0073721B">
        <w:fldChar w:fldCharType="separate"/>
      </w:r>
      <w:r w:rsidR="00D76249">
        <w:rPr>
          <w:noProof/>
          <w:lang w:eastAsia="zh-CN"/>
        </w:rPr>
        <w:t>5</w:t>
      </w:r>
      <w:r w:rsidRPr="0073721B">
        <w:fldChar w:fldCharType="end"/>
      </w:r>
      <w:ins w:id="4848" w:author="InnoRules" w:date="2016-09-30T13:19:00Z">
        <w:r w:rsidR="00A440A6">
          <w:rPr>
            <w:lang w:eastAsia="zh-CN"/>
          </w:rPr>
          <w:t xml:space="preserve"> </w:t>
        </w:r>
      </w:ins>
      <w:del w:id="4849" w:author="InnoRules" w:date="2016-09-30T13:19:00Z">
        <w:r w:rsidRPr="00ED175E" w:rsidDel="00A440A6">
          <w:rPr>
            <w:lang w:eastAsia="zh-CN"/>
          </w:rPr>
          <w:delText xml:space="preserve"> </w:delText>
        </w:r>
      </w:del>
      <w:del w:id="4850" w:author="InnoRules" w:date="2016-09-08T10:57:00Z">
        <w:r w:rsidRPr="00ED175E" w:rsidDel="00BC4AAA">
          <w:rPr>
            <w:rFonts w:hint="eastAsia"/>
            <w:lang w:eastAsia="zh-CN"/>
          </w:rPr>
          <w:delText>標準項目</w:delText>
        </w:r>
        <w:r w:rsidRPr="00ED175E" w:rsidDel="00BC4AAA">
          <w:rPr>
            <w:rFonts w:hint="eastAsia"/>
          </w:rPr>
          <w:delText>の</w:delText>
        </w:r>
        <w:r w:rsidRPr="00ED175E" w:rsidDel="00BC4AAA">
          <w:rPr>
            <w:rFonts w:hint="eastAsia"/>
            <w:lang w:eastAsia="zh-CN"/>
          </w:rPr>
          <w:delText>登録</w:delText>
        </w:r>
      </w:del>
      <w:ins w:id="4851" w:author="InnoRules" w:date="2016-09-08T10:57:00Z">
        <w:del w:id="4852" w:author="shira" w:date="2017-12-21T15:44:00Z">
          <w:r w:rsidR="00BC4AAA" w:rsidDel="00154423">
            <w:rPr>
              <w:rFonts w:hint="eastAsia"/>
              <w:lang w:eastAsia="zh-CN"/>
            </w:rPr>
            <w:delText>標準項目登録</w:delText>
          </w:r>
        </w:del>
      </w:ins>
      <w:del w:id="4853" w:author="shira" w:date="2017-12-21T15:44:00Z">
        <w:r w:rsidRPr="00ED175E" w:rsidDel="00154423">
          <w:rPr>
            <w:rFonts w:hint="eastAsia"/>
            <w:lang w:eastAsia="zh-CN"/>
          </w:rPr>
          <w:delText>／修正</w:delText>
        </w:r>
      </w:del>
      <w:ins w:id="4854" w:author="shira" w:date="2017-12-21T15:44:00Z">
        <w:r w:rsidR="00154423">
          <w:rPr>
            <w:rFonts w:hint="eastAsia"/>
            <w:lang w:eastAsia="zh-CN"/>
          </w:rPr>
          <w:t>標準項目の登録／修正</w:t>
        </w:r>
      </w:ins>
      <w:ins w:id="4855" w:author="user" w:date="2016-10-14T15:04:00Z">
        <w:r w:rsidR="00A922BD">
          <w:rPr>
            <w:rFonts w:hint="eastAsia"/>
            <w:lang w:eastAsia="zh-CN"/>
          </w:rPr>
          <w:t>画面</w:t>
        </w:r>
      </w:ins>
      <w:r w:rsidRPr="00ED175E">
        <w:rPr>
          <w:lang w:eastAsia="zh-CN"/>
        </w:rPr>
        <w:t>]</w:t>
      </w:r>
      <w:bookmarkEnd w:id="4845"/>
    </w:p>
    <w:p w14:paraId="7F50A85E" w14:textId="4ADD0319" w:rsidR="0096549F" w:rsidRPr="00ED175E" w:rsidRDefault="0096549F">
      <w:pPr>
        <w:pStyle w:val="af6"/>
        <w:autoSpaceDE w:val="0"/>
        <w:autoSpaceDN w:val="0"/>
        <w:rPr>
          <w:lang w:eastAsia="zh-CN"/>
        </w:rPr>
        <w:pPrChange w:id="4856" w:author="Seongeun Woo" w:date="2016-10-13T18:44:00Z">
          <w:pPr>
            <w:pStyle w:val="af6"/>
          </w:pPr>
        </w:pPrChange>
      </w:pPr>
    </w:p>
    <w:p w14:paraId="54582ACA" w14:textId="77777777" w:rsidR="0096549F" w:rsidRPr="00ED175E" w:rsidRDefault="0096549F">
      <w:pPr>
        <w:widowControl/>
        <w:autoSpaceDE w:val="0"/>
        <w:autoSpaceDN w:val="0"/>
        <w:jc w:val="left"/>
        <w:rPr>
          <w:rFonts w:cs="Batang"/>
          <w:lang w:eastAsia="zh-CN"/>
        </w:rPr>
        <w:pPrChange w:id="4857" w:author="Seongeun Woo" w:date="2016-10-13T18:44:00Z">
          <w:pPr>
            <w:widowControl/>
            <w:jc w:val="left"/>
          </w:pPr>
        </w:pPrChange>
      </w:pPr>
      <w:r w:rsidRPr="00ED175E">
        <w:rPr>
          <w:lang w:eastAsia="zh-CN"/>
        </w:rPr>
        <w:br w:type="page"/>
      </w:r>
    </w:p>
    <w:p w14:paraId="556E5EF9" w14:textId="77777777" w:rsidR="0096549F" w:rsidRPr="00ED175E" w:rsidRDefault="0096549F">
      <w:pPr>
        <w:pStyle w:val="20"/>
        <w:wordWrap/>
        <w:pPrChange w:id="4858" w:author="Seongeun Woo" w:date="2016-10-13T18:44:00Z">
          <w:pPr>
            <w:pStyle w:val="20"/>
          </w:pPr>
        </w:pPrChange>
      </w:pPr>
      <w:bookmarkStart w:id="4859" w:name="_Toc434858356"/>
      <w:bookmarkStart w:id="4860" w:name="_Toc445716743"/>
      <w:bookmarkStart w:id="4861" w:name="_Toc17112106"/>
      <w:r w:rsidRPr="00ED175E">
        <w:t>OBJ1400</w:t>
      </w:r>
      <w:bookmarkEnd w:id="4859"/>
      <w:bookmarkEnd w:id="4860"/>
      <w:bookmarkEnd w:id="4861"/>
    </w:p>
    <w:p w14:paraId="39F96D7E" w14:textId="7E9DED4C" w:rsidR="003C3870" w:rsidRPr="00ED175E" w:rsidRDefault="00A25BE8">
      <w:pPr>
        <w:autoSpaceDE w:val="0"/>
        <w:autoSpaceDN w:val="0"/>
        <w:jc w:val="left"/>
        <w:rPr>
          <w:rFonts w:hint="eastAsia"/>
        </w:rPr>
        <w:pPrChange w:id="4862" w:author="Seongeun Woo" w:date="2016-10-13T18:44:00Z">
          <w:pPr/>
        </w:pPrChange>
      </w:pPr>
      <w:ins w:id="4863" w:author="Seongeun Woo" w:date="2016-07-06T14:56:00Z">
        <w:del w:id="4864" w:author="哲均 宋" w:date="2019-08-16T10:28:00Z">
          <w:r w:rsidRPr="00ED175E" w:rsidDel="003C3870">
            <w:rPr>
              <w:rFonts w:hint="eastAsia"/>
            </w:rPr>
            <w:delText>標準項目中</w:delText>
          </w:r>
        </w:del>
      </w:ins>
      <w:ins w:id="4865" w:author="Seongeun Woo" w:date="2016-07-06T14:57:00Z">
        <w:del w:id="4866" w:author="哲均 宋" w:date="2019-08-16T10:28:00Z">
          <w:r w:rsidRPr="00ED175E" w:rsidDel="003C3870">
            <w:rPr>
              <w:rFonts w:hint="eastAsia"/>
            </w:rPr>
            <w:delText>、</w:delText>
          </w:r>
        </w:del>
      </w:ins>
      <w:ins w:id="4867" w:author="Seongeun Woo" w:date="2016-07-06T14:56:00Z">
        <w:del w:id="4868" w:author="哲均 宋" w:date="2019-08-16T10:28:00Z">
          <w:r w:rsidRPr="00ED175E" w:rsidDel="003C3870">
            <w:rPr>
              <w:rFonts w:hint="eastAsia"/>
            </w:rPr>
            <w:delText>多重ルール</w:delText>
          </w:r>
        </w:del>
      </w:ins>
      <w:ins w:id="4869" w:author="Seongeun Woo" w:date="2016-07-06T14:57:00Z">
        <w:del w:id="4870" w:author="哲均 宋" w:date="2019-08-16T10:28:00Z">
          <w:r w:rsidRPr="00ED175E" w:rsidDel="003C3870">
            <w:rPr>
              <w:rFonts w:hint="eastAsia"/>
            </w:rPr>
            <w:delText>区分が入力項目である場合、入力項目別の基準</w:delText>
          </w:r>
        </w:del>
      </w:ins>
      <w:ins w:id="4871" w:author="Seongeun Woo" w:date="2016-07-06T14:58:00Z">
        <w:del w:id="4872" w:author="哲均 宋" w:date="2019-08-16T10:28:00Z">
          <w:r w:rsidRPr="00ED175E" w:rsidDel="003C3870">
            <w:rPr>
              <w:rFonts w:hint="eastAsia"/>
            </w:rPr>
            <w:delText>情報を</w:delText>
          </w:r>
        </w:del>
      </w:ins>
      <w:del w:id="4873" w:author="哲均 宋" w:date="2019-08-16T10:28:00Z">
        <w:r w:rsidR="0096549F" w:rsidRPr="00ED175E" w:rsidDel="003C3870">
          <w:rPr>
            <w:rFonts w:hint="eastAsia"/>
          </w:rPr>
          <w:delText>詳細類型</w:delText>
        </w:r>
        <w:r w:rsidR="0096549F" w:rsidRPr="00ED175E" w:rsidDel="003C3870">
          <w:delText>(</w:delText>
        </w:r>
        <w:r w:rsidR="0096549F" w:rsidRPr="00ED175E" w:rsidDel="003C3870">
          <w:rPr>
            <w:rFonts w:hint="eastAsia"/>
          </w:rPr>
          <w:delText>一般、自動車など</w:delText>
        </w:r>
        <w:r w:rsidR="0096549F" w:rsidRPr="00ED175E" w:rsidDel="003C3870">
          <w:delText>)</w:delText>
        </w:r>
        <w:r w:rsidR="0096549F" w:rsidRPr="00ED175E" w:rsidDel="003C3870">
          <w:rPr>
            <w:rFonts w:hint="eastAsia"/>
          </w:rPr>
          <w:delText>の標準項目が保存</w:delText>
        </w:r>
      </w:del>
      <w:ins w:id="4874" w:author="Seongeun Woo" w:date="2016-07-06T14:58:00Z">
        <w:del w:id="4875" w:author="哲均 宋" w:date="2019-08-16T10:28:00Z">
          <w:r w:rsidRPr="00ED175E" w:rsidDel="003C3870">
            <w:rPr>
              <w:rFonts w:hint="eastAsia"/>
            </w:rPr>
            <w:delText>する</w:delText>
          </w:r>
        </w:del>
      </w:ins>
      <w:del w:id="4876" w:author="哲均 宋" w:date="2019-08-16T10:28:00Z">
        <w:r w:rsidR="0096549F" w:rsidRPr="00ED175E" w:rsidDel="003C3870">
          <w:rPr>
            <w:rFonts w:hint="eastAsia"/>
          </w:rPr>
          <w:delText>されるテーブルである。</w:delText>
        </w:r>
      </w:del>
      <w:ins w:id="4877" w:author="哲均 宋" w:date="2019-08-16T10:27:00Z">
        <w:r w:rsidR="003C3870" w:rsidRPr="003C3870">
          <w:t>When the RULE_KBN column value of the OBJ1200 table is 1 (input item), this table stor</w:t>
        </w:r>
      </w:ins>
      <w:ins w:id="4878" w:author="哲均 宋" w:date="2019-08-16T10:28:00Z">
        <w:r w:rsidR="003C3870">
          <w:t>es</w:t>
        </w:r>
      </w:ins>
      <w:ins w:id="4879" w:author="哲均 宋" w:date="2019-08-16T10:27:00Z">
        <w:r w:rsidR="003C3870" w:rsidRPr="003C3870">
          <w:t xml:space="preserve"> meta information of the input item.</w:t>
        </w:r>
      </w:ins>
    </w:p>
    <w:p w14:paraId="218C8EE9" w14:textId="77777777" w:rsidR="0096549F" w:rsidRPr="003C3870" w:rsidRDefault="0096549F">
      <w:pPr>
        <w:pStyle w:val="-00"/>
        <w:wordWrap/>
        <w:rPr>
          <w:lang w:eastAsia="ja-JP"/>
          <w:rPrChange w:id="4880" w:author="哲均 宋" w:date="2019-08-16T10:28:00Z">
            <w:rPr>
              <w:lang w:eastAsia="ja-JP"/>
            </w:rPr>
          </w:rPrChange>
        </w:rPr>
        <w:pPrChange w:id="4881" w:author="Seongeun Woo" w:date="2016-10-13T18:44:00Z">
          <w:pPr>
            <w:pStyle w:val="-00"/>
          </w:pPr>
        </w:pPrChange>
      </w:pPr>
    </w:p>
    <w:p w14:paraId="0E37ECF2" w14:textId="701D2A7E" w:rsidR="006D1B45" w:rsidRPr="00ED175E" w:rsidRDefault="006D1B45">
      <w:pPr>
        <w:pStyle w:val="af6"/>
        <w:keepNext/>
        <w:autoSpaceDE w:val="0"/>
        <w:autoSpaceDN w:val="0"/>
        <w:pPrChange w:id="4882" w:author="Seongeun Woo" w:date="2016-10-13T18:44:00Z">
          <w:pPr>
            <w:pStyle w:val="af6"/>
            <w:keepNext/>
          </w:pPr>
        </w:pPrChange>
      </w:pPr>
      <w:r w:rsidRPr="00ED175E">
        <w:t xml:space="preserve"> </w:t>
      </w:r>
      <w:del w:id="4883" w:author="哲均 宋" w:date="2019-08-16T08:55:00Z">
        <w:r w:rsidRPr="00ED175E" w:rsidDel="003566B2">
          <w:delText>[</w:delText>
        </w:r>
        <w:r w:rsidRPr="00ED175E" w:rsidDel="003566B2">
          <w:rPr>
            <w:rFonts w:hint="eastAsia"/>
          </w:rPr>
          <w:delText>表</w:delText>
        </w:r>
      </w:del>
      <w:ins w:id="4884"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9</w:t>
      </w:r>
      <w:r w:rsidRPr="0073721B">
        <w:fldChar w:fldCharType="end"/>
      </w:r>
      <w:r w:rsidRPr="00ED175E">
        <w:t xml:space="preserve"> </w:t>
      </w:r>
      <w:del w:id="4885" w:author="哲均 宋" w:date="2019-08-16T08:58:00Z">
        <w:r w:rsidRPr="00ED175E" w:rsidDel="003566B2">
          <w:rPr>
            <w:rFonts w:hint="eastAsia"/>
          </w:rPr>
          <w:delText>主要カラム</w:delText>
        </w:r>
        <w:r w:rsidRPr="00ED175E" w:rsidDel="003566B2">
          <w:delText>]</w:delText>
        </w:r>
      </w:del>
      <w:ins w:id="4886"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701"/>
        <w:gridCol w:w="4340"/>
        <w:gridCol w:w="3457"/>
        <w:tblGridChange w:id="4887">
          <w:tblGrid>
            <w:gridCol w:w="1701"/>
            <w:gridCol w:w="4340"/>
            <w:gridCol w:w="3457"/>
          </w:tblGrid>
        </w:tblGridChange>
      </w:tblGrid>
      <w:tr w:rsidR="003566B2" w:rsidRPr="00ED175E" w14:paraId="5DA87A63" w14:textId="77777777" w:rsidTr="006D1B45">
        <w:tc>
          <w:tcPr>
            <w:tcW w:w="1701" w:type="dxa"/>
            <w:shd w:val="clear" w:color="auto" w:fill="EEECE1"/>
            <w:vAlign w:val="center"/>
          </w:tcPr>
          <w:p w14:paraId="1D56602A" w14:textId="60321615" w:rsidR="003566B2" w:rsidRPr="00ED175E" w:rsidRDefault="003566B2" w:rsidP="003566B2">
            <w:pPr>
              <w:pStyle w:val="afc"/>
              <w:wordWrap/>
              <w:pPrChange w:id="4888" w:author="Seongeun Woo" w:date="2016-10-13T18:44:00Z">
                <w:pPr>
                  <w:pStyle w:val="afc"/>
                </w:pPr>
              </w:pPrChange>
            </w:pPr>
            <w:ins w:id="4889" w:author="哲均 宋" w:date="2019-08-16T08:50:00Z">
              <w:r>
                <w:rPr>
                  <w:rFonts w:hint="eastAsia"/>
                </w:rPr>
                <w:t>C</w:t>
              </w:r>
              <w:r>
                <w:t>olumn Name</w:t>
              </w:r>
            </w:ins>
            <w:ins w:id="4890" w:author="InnoRules" w:date="2016-08-11T14:36:00Z">
              <w:del w:id="4891" w:author="哲均 宋" w:date="2019-08-16T08:50:00Z">
                <w:r w:rsidRPr="00ED175E" w:rsidDel="002A32F0">
                  <w:rPr>
                    <w:rFonts w:hint="eastAsia"/>
                  </w:rPr>
                  <w:delText>カラム名</w:delText>
                </w:r>
              </w:del>
            </w:ins>
            <w:del w:id="4892" w:author="哲均 宋" w:date="2019-08-16T08:50:00Z">
              <w:r w:rsidRPr="00ED175E" w:rsidDel="002A32F0">
                <w:delText>COLUNM</w:delText>
              </w:r>
            </w:del>
            <w:ins w:id="4893" w:author="Seongeun Woo" w:date="2016-07-06T16:13:00Z">
              <w:del w:id="4894" w:author="哲均 宋" w:date="2019-08-16T08:50:00Z">
                <w:r w:rsidRPr="00ED175E" w:rsidDel="002A32F0">
                  <w:delText>COLUMN</w:delText>
                </w:r>
              </w:del>
            </w:ins>
            <w:del w:id="4895" w:author="哲均 宋" w:date="2019-08-16T08:50:00Z">
              <w:r w:rsidRPr="00ED175E" w:rsidDel="002A32F0">
                <w:delText xml:space="preserve"> NAME</w:delText>
              </w:r>
            </w:del>
          </w:p>
        </w:tc>
        <w:tc>
          <w:tcPr>
            <w:tcW w:w="4340" w:type="dxa"/>
            <w:shd w:val="clear" w:color="auto" w:fill="EEECE1"/>
            <w:vAlign w:val="center"/>
          </w:tcPr>
          <w:p w14:paraId="15B3FB95" w14:textId="3BA752C6" w:rsidR="003566B2" w:rsidRPr="00ED175E" w:rsidRDefault="003566B2" w:rsidP="003566B2">
            <w:pPr>
              <w:pStyle w:val="afc"/>
              <w:wordWrap/>
              <w:pPrChange w:id="4896" w:author="Seongeun Woo" w:date="2016-10-13T18:44:00Z">
                <w:pPr>
                  <w:pStyle w:val="afc"/>
                </w:pPr>
              </w:pPrChange>
            </w:pPr>
            <w:ins w:id="4897" w:author="哲均 宋" w:date="2019-08-16T08:50:00Z">
              <w:r>
                <w:rPr>
                  <w:rFonts w:hint="eastAsia"/>
                </w:rPr>
                <w:t>D</w:t>
              </w:r>
              <w:r>
                <w:t>escription</w:t>
              </w:r>
            </w:ins>
            <w:del w:id="4898" w:author="哲均 宋" w:date="2019-08-16T08:50:00Z">
              <w:r w:rsidRPr="00ED175E" w:rsidDel="002A32F0">
                <w:rPr>
                  <w:rFonts w:hint="eastAsia"/>
                </w:rPr>
                <w:delText>説明</w:delText>
              </w:r>
            </w:del>
          </w:p>
        </w:tc>
        <w:tc>
          <w:tcPr>
            <w:tcW w:w="3457" w:type="dxa"/>
            <w:shd w:val="clear" w:color="auto" w:fill="EEECE1"/>
            <w:vAlign w:val="center"/>
          </w:tcPr>
          <w:p w14:paraId="34C7522E" w14:textId="55C8444A" w:rsidR="003566B2" w:rsidRPr="00ED175E" w:rsidRDefault="003566B2" w:rsidP="003566B2">
            <w:pPr>
              <w:pStyle w:val="afc"/>
              <w:wordWrap/>
              <w:pPrChange w:id="4899" w:author="Seongeun Woo" w:date="2016-10-13T18:44:00Z">
                <w:pPr>
                  <w:pStyle w:val="afc"/>
                </w:pPr>
              </w:pPrChange>
            </w:pPr>
            <w:ins w:id="4900" w:author="哲均 宋" w:date="2019-08-16T08:50:00Z">
              <w:r w:rsidRPr="001D2C85">
                <w:t>Remarks</w:t>
              </w:r>
            </w:ins>
            <w:del w:id="4901" w:author="哲均 宋" w:date="2019-08-16T08:50:00Z">
              <w:r w:rsidRPr="00ED175E" w:rsidDel="002A32F0">
                <w:rPr>
                  <w:rFonts w:hint="eastAsia"/>
                </w:rPr>
                <w:delText>備考</w:delText>
              </w:r>
            </w:del>
          </w:p>
        </w:tc>
      </w:tr>
      <w:tr w:rsidR="0096549F" w:rsidRPr="00ED175E" w14:paraId="113D8413" w14:textId="77777777" w:rsidTr="00233A49">
        <w:tblPrEx>
          <w:tblW w:w="9498" w:type="dxa"/>
          <w:tblInd w:w="108" w:type="dxa"/>
          <w:tblPrExChange w:id="4902" w:author="Seongeun Woo" w:date="2016-07-07T23:13:00Z">
            <w:tblPrEx>
              <w:tblW w:w="9498" w:type="dxa"/>
              <w:tblInd w:w="108" w:type="dxa"/>
            </w:tblPrEx>
          </w:tblPrExChange>
        </w:tblPrEx>
        <w:tc>
          <w:tcPr>
            <w:tcW w:w="1701" w:type="dxa"/>
            <w:shd w:val="clear" w:color="auto" w:fill="EEECE1"/>
            <w:vAlign w:val="center"/>
            <w:tcPrChange w:id="4903" w:author="Seongeun Woo" w:date="2016-07-07T23:13:00Z">
              <w:tcPr>
                <w:tcW w:w="1701" w:type="dxa"/>
                <w:shd w:val="clear" w:color="auto" w:fill="F2F2F2" w:themeFill="background1" w:themeFillShade="F2"/>
                <w:vAlign w:val="center"/>
              </w:tcPr>
            </w:tcPrChange>
          </w:tcPr>
          <w:p w14:paraId="236C1357" w14:textId="77777777" w:rsidR="0096549F" w:rsidRPr="00ED175E" w:rsidRDefault="0096549F">
            <w:pPr>
              <w:pStyle w:val="25"/>
              <w:autoSpaceDE w:val="0"/>
              <w:autoSpaceDN w:val="0"/>
              <w:rPr>
                <w:b/>
              </w:rPr>
              <w:pPrChange w:id="4904" w:author="Seongeun Woo" w:date="2016-10-13T18:44:00Z">
                <w:pPr>
                  <w:pStyle w:val="25"/>
                </w:pPr>
              </w:pPrChange>
            </w:pPr>
            <w:r w:rsidRPr="00ED175E">
              <w:rPr>
                <w:b/>
              </w:rPr>
              <w:t>ITEMID</w:t>
            </w:r>
          </w:p>
        </w:tc>
        <w:tc>
          <w:tcPr>
            <w:tcW w:w="4340" w:type="dxa"/>
            <w:vAlign w:val="center"/>
            <w:tcPrChange w:id="4905" w:author="Seongeun Woo" w:date="2016-07-07T23:13:00Z">
              <w:tcPr>
                <w:tcW w:w="4340" w:type="dxa"/>
                <w:vAlign w:val="center"/>
              </w:tcPr>
            </w:tcPrChange>
          </w:tcPr>
          <w:p w14:paraId="042EAF40" w14:textId="3B1232BF" w:rsidR="0096549F" w:rsidRPr="00ED175E" w:rsidRDefault="003C3870">
            <w:pPr>
              <w:pStyle w:val="afb"/>
              <w:autoSpaceDE w:val="0"/>
              <w:autoSpaceDN w:val="0"/>
              <w:pPrChange w:id="4906" w:author="Seongeun Woo" w:date="2016-10-13T18:44:00Z">
                <w:pPr>
                  <w:pStyle w:val="afb"/>
                </w:pPr>
              </w:pPrChange>
            </w:pPr>
            <w:ins w:id="4907" w:author="哲均 宋" w:date="2019-08-16T10:29:00Z">
              <w:r>
                <w:rPr>
                  <w:rFonts w:hint="eastAsia"/>
                </w:rPr>
                <w:t>A</w:t>
              </w:r>
              <w:r>
                <w:t>ttribute</w:t>
              </w:r>
            </w:ins>
            <w:del w:id="4908" w:author="哲均 宋" w:date="2019-08-16T10:29:00Z">
              <w:r w:rsidR="0096549F" w:rsidRPr="00ED175E" w:rsidDel="003C3870">
                <w:rPr>
                  <w:rFonts w:hint="eastAsia"/>
                </w:rPr>
                <w:delText>標準項目</w:delText>
              </w:r>
            </w:del>
            <w:ins w:id="4909" w:author="哲均 宋" w:date="2019-08-16T10:29:00Z">
              <w:r>
                <w:rPr>
                  <w:rFonts w:hint="eastAsia"/>
                </w:rPr>
                <w:t xml:space="preserve">　</w:t>
              </w:r>
            </w:ins>
            <w:r w:rsidR="0096549F" w:rsidRPr="00ED175E">
              <w:t>ID</w:t>
            </w:r>
          </w:p>
        </w:tc>
        <w:tc>
          <w:tcPr>
            <w:tcW w:w="3457" w:type="dxa"/>
            <w:vAlign w:val="center"/>
            <w:tcPrChange w:id="4910" w:author="Seongeun Woo" w:date="2016-07-07T23:13:00Z">
              <w:tcPr>
                <w:tcW w:w="3457" w:type="dxa"/>
                <w:vAlign w:val="center"/>
              </w:tcPr>
            </w:tcPrChange>
          </w:tcPr>
          <w:p w14:paraId="0E05D809" w14:textId="77777777" w:rsidR="0096549F" w:rsidRPr="00ED175E" w:rsidRDefault="0096549F">
            <w:pPr>
              <w:pStyle w:val="afb"/>
              <w:autoSpaceDE w:val="0"/>
              <w:autoSpaceDN w:val="0"/>
              <w:pPrChange w:id="4911" w:author="Seongeun Woo" w:date="2016-10-13T18:44:00Z">
                <w:pPr>
                  <w:pStyle w:val="afb"/>
                </w:pPr>
              </w:pPrChange>
            </w:pPr>
          </w:p>
        </w:tc>
      </w:tr>
      <w:tr w:rsidR="0096549F" w:rsidRPr="00ED175E" w14:paraId="17AF031A" w14:textId="77777777" w:rsidTr="00233A49">
        <w:tblPrEx>
          <w:tblW w:w="9498" w:type="dxa"/>
          <w:tblInd w:w="108" w:type="dxa"/>
          <w:tblPrExChange w:id="4912" w:author="Seongeun Woo" w:date="2016-07-07T23:13:00Z">
            <w:tblPrEx>
              <w:tblW w:w="9498" w:type="dxa"/>
              <w:tblInd w:w="108" w:type="dxa"/>
            </w:tblPrEx>
          </w:tblPrExChange>
        </w:tblPrEx>
        <w:tc>
          <w:tcPr>
            <w:tcW w:w="1701" w:type="dxa"/>
            <w:shd w:val="clear" w:color="auto" w:fill="EEECE1"/>
            <w:vAlign w:val="center"/>
            <w:tcPrChange w:id="4913" w:author="Seongeun Woo" w:date="2016-07-07T23:13:00Z">
              <w:tcPr>
                <w:tcW w:w="1701" w:type="dxa"/>
                <w:shd w:val="clear" w:color="auto" w:fill="F2F2F2" w:themeFill="background1" w:themeFillShade="F2"/>
                <w:vAlign w:val="center"/>
              </w:tcPr>
            </w:tcPrChange>
          </w:tcPr>
          <w:p w14:paraId="0000863A" w14:textId="77777777" w:rsidR="0096549F" w:rsidRPr="00ED175E" w:rsidRDefault="0096549F">
            <w:pPr>
              <w:pStyle w:val="25"/>
              <w:autoSpaceDE w:val="0"/>
              <w:autoSpaceDN w:val="0"/>
              <w:rPr>
                <w:b/>
              </w:rPr>
              <w:pPrChange w:id="4914" w:author="Seongeun Woo" w:date="2016-10-13T18:44:00Z">
                <w:pPr>
                  <w:pStyle w:val="25"/>
                </w:pPr>
              </w:pPrChange>
            </w:pPr>
            <w:r w:rsidRPr="00ED175E">
              <w:rPr>
                <w:b/>
              </w:rPr>
              <w:t>ADDSEQ</w:t>
            </w:r>
          </w:p>
        </w:tc>
        <w:tc>
          <w:tcPr>
            <w:tcW w:w="4340" w:type="dxa"/>
            <w:vAlign w:val="center"/>
            <w:tcPrChange w:id="4915" w:author="Seongeun Woo" w:date="2016-07-07T23:13:00Z">
              <w:tcPr>
                <w:tcW w:w="4340" w:type="dxa"/>
                <w:vAlign w:val="center"/>
              </w:tcPr>
            </w:tcPrChange>
          </w:tcPr>
          <w:p w14:paraId="2F2A10D3" w14:textId="6488D749" w:rsidR="0096549F" w:rsidRPr="00ED175E" w:rsidRDefault="003C3870">
            <w:pPr>
              <w:pStyle w:val="afb"/>
              <w:autoSpaceDE w:val="0"/>
              <w:autoSpaceDN w:val="0"/>
              <w:pPrChange w:id="4916" w:author="Seongeun Woo" w:date="2016-10-13T18:44:00Z">
                <w:pPr>
                  <w:pStyle w:val="afb"/>
                </w:pPr>
              </w:pPrChange>
            </w:pPr>
            <w:ins w:id="4917" w:author="哲均 宋" w:date="2019-08-16T10:29:00Z">
              <w:r>
                <w:rPr>
                  <w:rFonts w:hint="eastAsia"/>
                </w:rPr>
                <w:t>Sequenc</w:t>
              </w:r>
              <w:r>
                <w:t>e</w:t>
              </w:r>
            </w:ins>
            <w:del w:id="4918" w:author="哲均 宋" w:date="2019-08-16T10:29:00Z">
              <w:r w:rsidR="0096549F" w:rsidRPr="00ED175E" w:rsidDel="003C3870">
                <w:rPr>
                  <w:rFonts w:hint="eastAsia"/>
                </w:rPr>
                <w:delText>順番</w:delText>
              </w:r>
            </w:del>
          </w:p>
        </w:tc>
        <w:tc>
          <w:tcPr>
            <w:tcW w:w="3457" w:type="dxa"/>
            <w:vAlign w:val="center"/>
            <w:tcPrChange w:id="4919" w:author="Seongeun Woo" w:date="2016-07-07T23:13:00Z">
              <w:tcPr>
                <w:tcW w:w="3457" w:type="dxa"/>
                <w:vAlign w:val="center"/>
              </w:tcPr>
            </w:tcPrChange>
          </w:tcPr>
          <w:p w14:paraId="7BD43981" w14:textId="77777777" w:rsidR="0096549F" w:rsidRPr="00ED175E" w:rsidRDefault="0096549F">
            <w:pPr>
              <w:pStyle w:val="afb"/>
              <w:autoSpaceDE w:val="0"/>
              <w:autoSpaceDN w:val="0"/>
              <w:pPrChange w:id="4920" w:author="Seongeun Woo" w:date="2016-10-13T18:44:00Z">
                <w:pPr>
                  <w:pStyle w:val="afb"/>
                </w:pPr>
              </w:pPrChange>
            </w:pPr>
          </w:p>
        </w:tc>
      </w:tr>
      <w:tr w:rsidR="0096549F" w:rsidRPr="00ED175E" w14:paraId="6412C0BD" w14:textId="77777777" w:rsidTr="00233A49">
        <w:tblPrEx>
          <w:tblW w:w="9498" w:type="dxa"/>
          <w:tblInd w:w="108" w:type="dxa"/>
          <w:tblPrExChange w:id="4921" w:author="Seongeun Woo" w:date="2016-07-07T23:13:00Z">
            <w:tblPrEx>
              <w:tblW w:w="9498" w:type="dxa"/>
              <w:tblInd w:w="108" w:type="dxa"/>
            </w:tblPrEx>
          </w:tblPrExChange>
        </w:tblPrEx>
        <w:tc>
          <w:tcPr>
            <w:tcW w:w="1701" w:type="dxa"/>
            <w:shd w:val="clear" w:color="auto" w:fill="EEECE1"/>
            <w:vAlign w:val="center"/>
            <w:tcPrChange w:id="4922" w:author="Seongeun Woo" w:date="2016-07-07T23:13:00Z">
              <w:tcPr>
                <w:tcW w:w="1701" w:type="dxa"/>
                <w:shd w:val="clear" w:color="auto" w:fill="F2F2F2" w:themeFill="background1" w:themeFillShade="F2"/>
                <w:vAlign w:val="center"/>
              </w:tcPr>
            </w:tcPrChange>
          </w:tcPr>
          <w:p w14:paraId="3016AC07" w14:textId="77777777" w:rsidR="0096549F" w:rsidRPr="00ED175E" w:rsidRDefault="0096549F">
            <w:pPr>
              <w:pStyle w:val="25"/>
              <w:autoSpaceDE w:val="0"/>
              <w:autoSpaceDN w:val="0"/>
              <w:rPr>
                <w:b/>
              </w:rPr>
              <w:pPrChange w:id="4923" w:author="Seongeun Woo" w:date="2016-10-13T18:44:00Z">
                <w:pPr>
                  <w:pStyle w:val="25"/>
                </w:pPr>
              </w:pPrChange>
            </w:pPr>
            <w:r w:rsidRPr="00ED175E">
              <w:rPr>
                <w:b/>
              </w:rPr>
              <w:t>DISP_NAME</w:t>
            </w:r>
          </w:p>
        </w:tc>
        <w:tc>
          <w:tcPr>
            <w:tcW w:w="4340" w:type="dxa"/>
            <w:vAlign w:val="center"/>
            <w:tcPrChange w:id="4924" w:author="Seongeun Woo" w:date="2016-07-07T23:13:00Z">
              <w:tcPr>
                <w:tcW w:w="4340" w:type="dxa"/>
                <w:vAlign w:val="center"/>
              </w:tcPr>
            </w:tcPrChange>
          </w:tcPr>
          <w:p w14:paraId="70D24921" w14:textId="51C81866" w:rsidR="0096549F" w:rsidRPr="003C3870" w:rsidRDefault="003C3870">
            <w:pPr>
              <w:pStyle w:val="afb"/>
              <w:autoSpaceDE w:val="0"/>
              <w:autoSpaceDN w:val="0"/>
              <w:rPr>
                <w:rFonts w:cs="Courier New"/>
                <w:rPrChange w:id="4925" w:author="哲均 宋" w:date="2019-08-16T10:29:00Z">
                  <w:rPr>
                    <w:rFonts w:ascii="ＭＳ Ｐゴシック" w:hAnsi="ＭＳ Ｐゴシック"/>
                  </w:rPr>
                </w:rPrChange>
              </w:rPr>
              <w:pPrChange w:id="4926" w:author="Seongeun Woo" w:date="2016-10-13T18:44:00Z">
                <w:pPr>
                  <w:pStyle w:val="afb"/>
                </w:pPr>
              </w:pPrChange>
            </w:pPr>
            <w:ins w:id="4927" w:author="哲均 宋" w:date="2019-08-16T10:30:00Z">
              <w:r>
                <w:rPr>
                  <w:rFonts w:cs="Courier New"/>
                </w:rPr>
                <w:t>Display Name</w:t>
              </w:r>
            </w:ins>
            <w:ins w:id="4928" w:author="哲均 宋" w:date="2019-08-16T10:29:00Z">
              <w:r w:rsidRPr="003C3870">
                <w:rPr>
                  <w:rFonts w:cs="Courier New"/>
                  <w:rPrChange w:id="4929" w:author="哲均 宋" w:date="2019-08-16T10:29:00Z">
                    <w:rPr>
                      <w:rFonts w:ascii="ＭＳ Ｐゴシック" w:hAnsi="ＭＳ Ｐゴシック"/>
                    </w:rPr>
                  </w:rPrChange>
                </w:rPr>
                <w:t xml:space="preserve"> on the screen</w:t>
              </w:r>
            </w:ins>
            <w:del w:id="4930" w:author="哲均 宋" w:date="2019-08-16T10:29:00Z">
              <w:r w:rsidR="0096549F" w:rsidRPr="003C3870" w:rsidDel="003C3870">
                <w:rPr>
                  <w:rFonts w:cs="Courier New"/>
                  <w:rPrChange w:id="4931" w:author="哲均 宋" w:date="2019-08-16T10:29:00Z">
                    <w:rPr>
                      <w:rFonts w:ascii="ＭＳ Ｐゴシック" w:hAnsi="ＭＳ Ｐゴシック"/>
                    </w:rPr>
                  </w:rPrChange>
                </w:rPr>
                <w:delText>画面に表示される入力項目の</w:delText>
              </w:r>
              <w:r w:rsidR="00207B69" w:rsidRPr="003C3870" w:rsidDel="003C3870">
                <w:rPr>
                  <w:rFonts w:cs="Courier New"/>
                  <w:rPrChange w:id="4932" w:author="哲均 宋" w:date="2019-08-16T10:29:00Z">
                    <w:rPr>
                      <w:rFonts w:ascii="ＭＳ Ｐゴシック" w:hAnsi="ＭＳ Ｐゴシック" w:cs="BatangChe" w:hint="eastAsia"/>
                    </w:rPr>
                  </w:rPrChange>
                </w:rPr>
                <w:delText>名称</w:delText>
              </w:r>
            </w:del>
          </w:p>
        </w:tc>
        <w:tc>
          <w:tcPr>
            <w:tcW w:w="3457" w:type="dxa"/>
            <w:vAlign w:val="center"/>
            <w:tcPrChange w:id="4933" w:author="Seongeun Woo" w:date="2016-07-07T23:13:00Z">
              <w:tcPr>
                <w:tcW w:w="3457" w:type="dxa"/>
                <w:vAlign w:val="center"/>
              </w:tcPr>
            </w:tcPrChange>
          </w:tcPr>
          <w:p w14:paraId="4E4C66DB" w14:textId="77777777" w:rsidR="0096549F" w:rsidRPr="00ED175E" w:rsidRDefault="0096549F">
            <w:pPr>
              <w:pStyle w:val="afb"/>
              <w:autoSpaceDE w:val="0"/>
              <w:autoSpaceDN w:val="0"/>
              <w:pPrChange w:id="4934" w:author="Seongeun Woo" w:date="2016-10-13T18:44:00Z">
                <w:pPr>
                  <w:pStyle w:val="afb"/>
                </w:pPr>
              </w:pPrChange>
            </w:pPr>
          </w:p>
        </w:tc>
      </w:tr>
      <w:tr w:rsidR="003C3870" w:rsidRPr="00ED175E" w14:paraId="55882722" w14:textId="77777777" w:rsidTr="00233A49">
        <w:tblPrEx>
          <w:tblW w:w="9498" w:type="dxa"/>
          <w:tblInd w:w="108" w:type="dxa"/>
          <w:tblPrExChange w:id="4935" w:author="Seongeun Woo" w:date="2016-07-07T23:13:00Z">
            <w:tblPrEx>
              <w:tblW w:w="9498" w:type="dxa"/>
              <w:tblInd w:w="108" w:type="dxa"/>
            </w:tblPrEx>
          </w:tblPrExChange>
        </w:tblPrEx>
        <w:tc>
          <w:tcPr>
            <w:tcW w:w="1701" w:type="dxa"/>
            <w:shd w:val="clear" w:color="auto" w:fill="EEECE1"/>
            <w:vAlign w:val="center"/>
            <w:tcPrChange w:id="4936" w:author="Seongeun Woo" w:date="2016-07-07T23:13:00Z">
              <w:tcPr>
                <w:tcW w:w="1701" w:type="dxa"/>
                <w:shd w:val="clear" w:color="auto" w:fill="F2F2F2" w:themeFill="background1" w:themeFillShade="F2"/>
                <w:vAlign w:val="center"/>
              </w:tcPr>
            </w:tcPrChange>
          </w:tcPr>
          <w:p w14:paraId="3E79030E" w14:textId="77777777" w:rsidR="003C3870" w:rsidRPr="00ED175E" w:rsidRDefault="003C3870" w:rsidP="003C3870">
            <w:pPr>
              <w:pStyle w:val="25"/>
              <w:autoSpaceDE w:val="0"/>
              <w:autoSpaceDN w:val="0"/>
              <w:rPr>
                <w:b/>
              </w:rPr>
              <w:pPrChange w:id="4937" w:author="Seongeun Woo" w:date="2016-10-13T18:44:00Z">
                <w:pPr>
                  <w:pStyle w:val="25"/>
                </w:pPr>
              </w:pPrChange>
            </w:pPr>
            <w:r w:rsidRPr="00ED175E">
              <w:rPr>
                <w:b/>
              </w:rPr>
              <w:t>DISP_TYPE</w:t>
            </w:r>
          </w:p>
        </w:tc>
        <w:tc>
          <w:tcPr>
            <w:tcW w:w="4340" w:type="dxa"/>
            <w:vAlign w:val="center"/>
            <w:tcPrChange w:id="4938" w:author="Seongeun Woo" w:date="2016-07-07T23:13:00Z">
              <w:tcPr>
                <w:tcW w:w="4340" w:type="dxa"/>
                <w:vAlign w:val="center"/>
              </w:tcPr>
            </w:tcPrChange>
          </w:tcPr>
          <w:p w14:paraId="4376F53F" w14:textId="3CBC49CD" w:rsidR="003C3870" w:rsidRPr="00ED175E" w:rsidRDefault="003C3870" w:rsidP="003C3870">
            <w:pPr>
              <w:pStyle w:val="afb"/>
              <w:autoSpaceDE w:val="0"/>
              <w:autoSpaceDN w:val="0"/>
              <w:rPr>
                <w:rFonts w:ascii="ＭＳ Ｐゴシック" w:hAnsi="ＭＳ Ｐゴシック"/>
              </w:rPr>
              <w:pPrChange w:id="4939" w:author="Seongeun Woo" w:date="2016-10-13T18:44:00Z">
                <w:pPr>
                  <w:pStyle w:val="afb"/>
                </w:pPr>
              </w:pPrChange>
            </w:pPr>
            <w:ins w:id="4940" w:author="哲均 宋" w:date="2019-08-16T10:30:00Z">
              <w:r>
                <w:rPr>
                  <w:rFonts w:cs="Courier New"/>
                </w:rPr>
                <w:t>Display Type</w:t>
              </w:r>
              <w:r w:rsidRPr="00934B2C">
                <w:rPr>
                  <w:rFonts w:cs="Courier New"/>
                </w:rPr>
                <w:t xml:space="preserve"> on the screen</w:t>
              </w:r>
            </w:ins>
            <w:del w:id="4941" w:author="哲均 宋" w:date="2019-08-16T10:30:00Z">
              <w:r w:rsidRPr="00ED175E" w:rsidDel="003C3870">
                <w:rPr>
                  <w:rFonts w:ascii="ＭＳ Ｐゴシック" w:hAnsi="ＭＳ Ｐゴシック"/>
                </w:rPr>
                <w:delText>画面に表示される入力項目のタイプ</w:delText>
              </w:r>
            </w:del>
          </w:p>
        </w:tc>
        <w:tc>
          <w:tcPr>
            <w:tcW w:w="3457" w:type="dxa"/>
            <w:vAlign w:val="center"/>
            <w:tcPrChange w:id="4942" w:author="Seongeun Woo" w:date="2016-07-07T23:13:00Z">
              <w:tcPr>
                <w:tcW w:w="3457" w:type="dxa"/>
                <w:vAlign w:val="center"/>
              </w:tcPr>
            </w:tcPrChange>
          </w:tcPr>
          <w:p w14:paraId="45AB3E77" w14:textId="212DFEF2" w:rsidR="003C3870" w:rsidRPr="00ED175E" w:rsidRDefault="003C3870" w:rsidP="003C3870">
            <w:pPr>
              <w:pStyle w:val="afb"/>
              <w:autoSpaceDE w:val="0"/>
              <w:autoSpaceDN w:val="0"/>
              <w:pPrChange w:id="4943" w:author="Seongeun Woo" w:date="2016-10-13T18:44:00Z">
                <w:pPr>
                  <w:pStyle w:val="afb"/>
                </w:pPr>
              </w:pPrChange>
            </w:pPr>
            <w:r w:rsidRPr="00ED175E">
              <w:t>1</w:t>
            </w:r>
            <w:ins w:id="4944" w:author="user" w:date="2016-10-14T15:22:00Z">
              <w:r w:rsidRPr="00ED175E">
                <w:rPr>
                  <w:rFonts w:hint="eastAsia"/>
                </w:rPr>
                <w:t>：</w:t>
              </w:r>
            </w:ins>
            <w:del w:id="4945" w:author="user" w:date="2016-10-14T15:22:00Z">
              <w:r w:rsidRPr="00ED175E" w:rsidDel="00970BC5">
                <w:delText xml:space="preserve"> : </w:delText>
              </w:r>
            </w:del>
            <w:r w:rsidRPr="00ED175E">
              <w:t>TEXT BOX</w:t>
            </w:r>
            <w:r w:rsidRPr="00ED175E">
              <w:br/>
              <w:t>2</w:t>
            </w:r>
            <w:ins w:id="4946" w:author="user" w:date="2016-10-14T15:23:00Z">
              <w:r w:rsidRPr="00ED175E">
                <w:rPr>
                  <w:rFonts w:hint="eastAsia"/>
                </w:rPr>
                <w:t>：</w:t>
              </w:r>
            </w:ins>
            <w:del w:id="4947" w:author="user" w:date="2016-10-14T15:23:00Z">
              <w:r w:rsidRPr="00ED175E" w:rsidDel="00970BC5">
                <w:delText xml:space="preserve"> : </w:delText>
              </w:r>
            </w:del>
            <w:r w:rsidRPr="00ED175E">
              <w:t>COMBO BOX</w:t>
            </w:r>
          </w:p>
        </w:tc>
      </w:tr>
      <w:tr w:rsidR="003C3870" w:rsidRPr="00ED175E" w14:paraId="4C4565C2" w14:textId="77777777" w:rsidTr="00233A49">
        <w:tblPrEx>
          <w:tblW w:w="9498" w:type="dxa"/>
          <w:tblInd w:w="108" w:type="dxa"/>
          <w:tblPrExChange w:id="4948" w:author="Seongeun Woo" w:date="2016-07-07T23:13:00Z">
            <w:tblPrEx>
              <w:tblW w:w="9498" w:type="dxa"/>
              <w:tblInd w:w="108" w:type="dxa"/>
            </w:tblPrEx>
          </w:tblPrExChange>
        </w:tblPrEx>
        <w:tc>
          <w:tcPr>
            <w:tcW w:w="1701" w:type="dxa"/>
            <w:shd w:val="clear" w:color="auto" w:fill="EEECE1"/>
            <w:vAlign w:val="center"/>
            <w:tcPrChange w:id="4949" w:author="Seongeun Woo" w:date="2016-07-07T23:13:00Z">
              <w:tcPr>
                <w:tcW w:w="1701" w:type="dxa"/>
                <w:shd w:val="clear" w:color="auto" w:fill="F2F2F2" w:themeFill="background1" w:themeFillShade="F2"/>
                <w:vAlign w:val="center"/>
              </w:tcPr>
            </w:tcPrChange>
          </w:tcPr>
          <w:p w14:paraId="63521D44" w14:textId="77777777" w:rsidR="003C3870" w:rsidRPr="00ED175E" w:rsidRDefault="003C3870" w:rsidP="003C3870">
            <w:pPr>
              <w:pStyle w:val="25"/>
              <w:autoSpaceDE w:val="0"/>
              <w:autoSpaceDN w:val="0"/>
              <w:rPr>
                <w:b/>
              </w:rPr>
              <w:pPrChange w:id="4950" w:author="Seongeun Woo" w:date="2016-10-13T18:44:00Z">
                <w:pPr>
                  <w:pStyle w:val="25"/>
                </w:pPr>
              </w:pPrChange>
            </w:pPr>
            <w:r w:rsidRPr="00ED175E">
              <w:rPr>
                <w:b/>
              </w:rPr>
              <w:t>PHY_COLUMN</w:t>
            </w:r>
          </w:p>
        </w:tc>
        <w:tc>
          <w:tcPr>
            <w:tcW w:w="4340" w:type="dxa"/>
            <w:vAlign w:val="center"/>
            <w:tcPrChange w:id="4951" w:author="Seongeun Woo" w:date="2016-07-07T23:13:00Z">
              <w:tcPr>
                <w:tcW w:w="4340" w:type="dxa"/>
                <w:vAlign w:val="center"/>
              </w:tcPr>
            </w:tcPrChange>
          </w:tcPr>
          <w:p w14:paraId="60399257" w14:textId="18CB81CD" w:rsidR="003C3870" w:rsidRPr="003C3870" w:rsidRDefault="003C3870" w:rsidP="003C3870">
            <w:pPr>
              <w:pStyle w:val="afb"/>
              <w:autoSpaceDE w:val="0"/>
              <w:autoSpaceDN w:val="0"/>
              <w:rPr>
                <w:rFonts w:cs="Courier New"/>
                <w:rPrChange w:id="4952" w:author="哲均 宋" w:date="2019-08-16T10:32:00Z">
                  <w:rPr>
                    <w:rFonts w:ascii="ＭＳ Ｐゴシック" w:hAnsi="ＭＳ Ｐゴシック"/>
                  </w:rPr>
                </w:rPrChange>
              </w:rPr>
              <w:pPrChange w:id="4953" w:author="Seongeun Woo" w:date="2016-10-13T18:44:00Z">
                <w:pPr>
                  <w:pStyle w:val="afb"/>
                </w:pPr>
              </w:pPrChange>
            </w:pPr>
            <w:ins w:id="4954" w:author="哲均 宋" w:date="2019-08-16T10:31:00Z">
              <w:r w:rsidRPr="003C3870">
                <w:rPr>
                  <w:rFonts w:cs="Courier New"/>
                  <w:rPrChange w:id="4955" w:author="哲均 宋" w:date="2019-08-16T10:32:00Z">
                    <w:rPr>
                      <w:rFonts w:ascii="ＭＳ Ｐゴシック" w:hAnsi="ＭＳ Ｐゴシック"/>
                    </w:rPr>
                  </w:rPrChange>
                </w:rPr>
                <w:t>Column name of the OBJRELINC_PROP table where input items are stored</w:t>
              </w:r>
            </w:ins>
            <w:del w:id="4956" w:author="哲均 宋" w:date="2019-08-16T10:31:00Z">
              <w:r w:rsidRPr="003C3870" w:rsidDel="003C3870">
                <w:rPr>
                  <w:rFonts w:cs="Courier New"/>
                  <w:rPrChange w:id="4957" w:author="哲均 宋" w:date="2019-08-16T10:32:00Z">
                    <w:rPr>
                      <w:rFonts w:ascii="ＭＳ Ｐゴシック" w:hAnsi="ＭＳ Ｐゴシック"/>
                    </w:rPr>
                  </w:rPrChange>
                </w:rPr>
                <w:delText>入力項目が保存される</w:delText>
              </w:r>
              <w:r w:rsidRPr="003C3870" w:rsidDel="003C3870">
                <w:rPr>
                  <w:rFonts w:cs="Courier New"/>
                  <w:rPrChange w:id="4958" w:author="哲均 宋" w:date="2019-08-16T10:32:00Z">
                    <w:rPr>
                      <w:rFonts w:ascii="ＭＳ Ｐゴシック" w:hAnsi="ＭＳ Ｐゴシック"/>
                    </w:rPr>
                  </w:rPrChange>
                </w:rPr>
                <w:delText>OBJRELINC_PROP</w:delText>
              </w:r>
              <w:r w:rsidRPr="003C3870" w:rsidDel="003C3870">
                <w:rPr>
                  <w:rFonts w:cs="Courier New"/>
                  <w:rPrChange w:id="4959" w:author="哲均 宋" w:date="2019-08-16T10:32:00Z">
                    <w:rPr>
                      <w:rFonts w:ascii="ＭＳ Ｐゴシック" w:hAnsi="ＭＳ Ｐゴシック"/>
                    </w:rPr>
                  </w:rPrChange>
                </w:rPr>
                <w:delText>テーブルのカラムの</w:delText>
              </w:r>
              <w:r w:rsidRPr="003C3870" w:rsidDel="003C3870">
                <w:rPr>
                  <w:rFonts w:cs="Courier New"/>
                  <w:rPrChange w:id="4960" w:author="哲均 宋" w:date="2019-08-16T10:32:00Z">
                    <w:rPr>
                      <w:rFonts w:ascii="ＭＳ Ｐゴシック" w:hAnsi="ＭＳ Ｐゴシック" w:cs="BatangChe" w:hint="eastAsia"/>
                    </w:rPr>
                  </w:rPrChange>
                </w:rPr>
                <w:delText>名称</w:delText>
              </w:r>
            </w:del>
          </w:p>
        </w:tc>
        <w:tc>
          <w:tcPr>
            <w:tcW w:w="3457" w:type="dxa"/>
            <w:vAlign w:val="center"/>
            <w:tcPrChange w:id="4961" w:author="Seongeun Woo" w:date="2016-07-07T23:13:00Z">
              <w:tcPr>
                <w:tcW w:w="3457" w:type="dxa"/>
                <w:vAlign w:val="center"/>
              </w:tcPr>
            </w:tcPrChange>
          </w:tcPr>
          <w:p w14:paraId="1BB00F3D" w14:textId="77777777" w:rsidR="003C3870" w:rsidRPr="00ED175E" w:rsidRDefault="003C3870" w:rsidP="003C3870">
            <w:pPr>
              <w:pStyle w:val="afb"/>
              <w:autoSpaceDE w:val="0"/>
              <w:autoSpaceDN w:val="0"/>
              <w:pPrChange w:id="4962" w:author="Seongeun Woo" w:date="2016-10-13T18:44:00Z">
                <w:pPr>
                  <w:pStyle w:val="afb"/>
                </w:pPr>
              </w:pPrChange>
            </w:pPr>
            <w:r w:rsidRPr="00ED175E">
              <w:t>CHAR01, CHAR02, NUM01…</w:t>
            </w:r>
          </w:p>
        </w:tc>
      </w:tr>
      <w:tr w:rsidR="003C3870" w:rsidRPr="00ED175E" w14:paraId="133E5E5A" w14:textId="77777777" w:rsidTr="00233A49">
        <w:tblPrEx>
          <w:tblW w:w="9498" w:type="dxa"/>
          <w:tblInd w:w="108" w:type="dxa"/>
          <w:tblPrExChange w:id="4963" w:author="Seongeun Woo" w:date="2016-07-07T23:13:00Z">
            <w:tblPrEx>
              <w:tblW w:w="9498" w:type="dxa"/>
              <w:tblInd w:w="108" w:type="dxa"/>
            </w:tblPrEx>
          </w:tblPrExChange>
        </w:tblPrEx>
        <w:tc>
          <w:tcPr>
            <w:tcW w:w="1701" w:type="dxa"/>
            <w:shd w:val="clear" w:color="auto" w:fill="EEECE1"/>
            <w:vAlign w:val="center"/>
            <w:tcPrChange w:id="4964" w:author="Seongeun Woo" w:date="2016-07-07T23:13:00Z">
              <w:tcPr>
                <w:tcW w:w="1701" w:type="dxa"/>
                <w:shd w:val="clear" w:color="auto" w:fill="F2F2F2" w:themeFill="background1" w:themeFillShade="F2"/>
                <w:vAlign w:val="center"/>
              </w:tcPr>
            </w:tcPrChange>
          </w:tcPr>
          <w:p w14:paraId="1D5DB213" w14:textId="77777777" w:rsidR="003C3870" w:rsidRPr="00ED175E" w:rsidRDefault="003C3870" w:rsidP="003C3870">
            <w:pPr>
              <w:pStyle w:val="25"/>
              <w:autoSpaceDE w:val="0"/>
              <w:autoSpaceDN w:val="0"/>
              <w:rPr>
                <w:b/>
              </w:rPr>
              <w:pPrChange w:id="4965" w:author="Seongeun Woo" w:date="2016-10-13T18:44:00Z">
                <w:pPr>
                  <w:pStyle w:val="25"/>
                </w:pPr>
              </w:pPrChange>
            </w:pPr>
            <w:r w:rsidRPr="00ED175E">
              <w:rPr>
                <w:b/>
              </w:rPr>
              <w:t>DATA_TYPE</w:t>
            </w:r>
          </w:p>
        </w:tc>
        <w:tc>
          <w:tcPr>
            <w:tcW w:w="4340" w:type="dxa"/>
            <w:vAlign w:val="center"/>
            <w:tcPrChange w:id="4966" w:author="Seongeun Woo" w:date="2016-07-07T23:13:00Z">
              <w:tcPr>
                <w:tcW w:w="4340" w:type="dxa"/>
                <w:vAlign w:val="center"/>
              </w:tcPr>
            </w:tcPrChange>
          </w:tcPr>
          <w:p w14:paraId="2E853A47" w14:textId="701BFE9E" w:rsidR="003C3870" w:rsidRPr="00ED175E" w:rsidRDefault="003C3870" w:rsidP="003C3870">
            <w:pPr>
              <w:pStyle w:val="afb"/>
              <w:autoSpaceDE w:val="0"/>
              <w:autoSpaceDN w:val="0"/>
              <w:pPrChange w:id="4967" w:author="Seongeun Woo" w:date="2016-10-13T18:44:00Z">
                <w:pPr>
                  <w:pStyle w:val="afb"/>
                </w:pPr>
              </w:pPrChange>
            </w:pPr>
            <w:ins w:id="4968" w:author="哲均 宋" w:date="2019-08-16T10:32:00Z">
              <w:r>
                <w:rPr>
                  <w:rFonts w:hint="eastAsia"/>
                </w:rPr>
                <w:t>D</w:t>
              </w:r>
              <w:r>
                <w:t>ata Type</w:t>
              </w:r>
            </w:ins>
            <w:del w:id="4969" w:author="哲均 宋" w:date="2019-08-16T10:32:00Z">
              <w:r w:rsidRPr="00ED175E" w:rsidDel="003C3870">
                <w:rPr>
                  <w:rFonts w:hint="eastAsia"/>
                </w:rPr>
                <w:delText>入力項目の文字型、数値型の区分値</w:delText>
              </w:r>
            </w:del>
          </w:p>
        </w:tc>
        <w:tc>
          <w:tcPr>
            <w:tcW w:w="3457" w:type="dxa"/>
            <w:vAlign w:val="center"/>
            <w:tcPrChange w:id="4970" w:author="Seongeun Woo" w:date="2016-07-07T23:13:00Z">
              <w:tcPr>
                <w:tcW w:w="3457" w:type="dxa"/>
                <w:vAlign w:val="center"/>
              </w:tcPr>
            </w:tcPrChange>
          </w:tcPr>
          <w:p w14:paraId="05667A98" w14:textId="77777777" w:rsidR="003C3870" w:rsidRPr="00AF5048" w:rsidRDefault="003C3870" w:rsidP="003C3870">
            <w:pPr>
              <w:pStyle w:val="afb"/>
              <w:autoSpaceDE w:val="0"/>
              <w:autoSpaceDN w:val="0"/>
              <w:ind w:right="198"/>
              <w:rPr>
                <w:ins w:id="4971" w:author="哲均 宋" w:date="2019-08-16T10:32:00Z"/>
              </w:rPr>
            </w:pPr>
            <w:ins w:id="4972" w:author="哲均 宋" w:date="2019-08-16T10:32:00Z">
              <w:r w:rsidRPr="00AF5048">
                <w:rPr>
                  <w:rFonts w:hint="eastAsia"/>
                </w:rPr>
                <w:t xml:space="preserve">1: </w:t>
              </w:r>
              <w:r>
                <w:t>Numeric Type</w:t>
              </w:r>
            </w:ins>
          </w:p>
          <w:p w14:paraId="4819722F" w14:textId="4779C966" w:rsidR="003C3870" w:rsidRPr="00ED175E" w:rsidRDefault="003C3870" w:rsidP="003C3870">
            <w:pPr>
              <w:pStyle w:val="afb"/>
              <w:autoSpaceDE w:val="0"/>
              <w:autoSpaceDN w:val="0"/>
              <w:pPrChange w:id="4973" w:author="Seongeun Woo" w:date="2016-10-13T18:44:00Z">
                <w:pPr>
                  <w:pStyle w:val="afb"/>
                </w:pPr>
              </w:pPrChange>
            </w:pPr>
            <w:ins w:id="4974" w:author="哲均 宋" w:date="2019-08-16T10:32:00Z">
              <w:r w:rsidRPr="00AF5048">
                <w:rPr>
                  <w:rFonts w:hint="eastAsia"/>
                </w:rPr>
                <w:t xml:space="preserve">2: </w:t>
              </w:r>
              <w:r>
                <w:t>Character Type</w:t>
              </w:r>
            </w:ins>
            <w:del w:id="4975" w:author="哲均 宋" w:date="2019-08-16T10:32:00Z">
              <w:r w:rsidRPr="00ED175E" w:rsidDel="003C3870">
                <w:delText>1</w:delText>
              </w:r>
              <w:r w:rsidRPr="00ED175E" w:rsidDel="003C3870">
                <w:rPr>
                  <w:rFonts w:hint="eastAsia"/>
                </w:rPr>
                <w:delText>：数値型</w:delText>
              </w:r>
              <w:r w:rsidRPr="00ED175E" w:rsidDel="003C3870">
                <w:br/>
                <w:delText>2</w:delText>
              </w:r>
              <w:r w:rsidRPr="00ED175E" w:rsidDel="003C3870">
                <w:rPr>
                  <w:rFonts w:hint="eastAsia"/>
                </w:rPr>
                <w:delText>：文字型</w:delText>
              </w:r>
            </w:del>
          </w:p>
        </w:tc>
      </w:tr>
      <w:tr w:rsidR="003C3870" w:rsidRPr="00ED175E" w14:paraId="7FA02FBF" w14:textId="77777777" w:rsidTr="00233A49">
        <w:tblPrEx>
          <w:tblW w:w="9498" w:type="dxa"/>
          <w:tblInd w:w="108" w:type="dxa"/>
          <w:tblPrExChange w:id="4976" w:author="Seongeun Woo" w:date="2016-07-07T23:13:00Z">
            <w:tblPrEx>
              <w:tblW w:w="9498" w:type="dxa"/>
              <w:tblInd w:w="108" w:type="dxa"/>
            </w:tblPrEx>
          </w:tblPrExChange>
        </w:tblPrEx>
        <w:tc>
          <w:tcPr>
            <w:tcW w:w="1701" w:type="dxa"/>
            <w:shd w:val="clear" w:color="auto" w:fill="EEECE1"/>
            <w:vAlign w:val="center"/>
            <w:tcPrChange w:id="4977" w:author="Seongeun Woo" w:date="2016-07-07T23:13:00Z">
              <w:tcPr>
                <w:tcW w:w="1701" w:type="dxa"/>
                <w:shd w:val="clear" w:color="auto" w:fill="F2F2F2" w:themeFill="background1" w:themeFillShade="F2"/>
                <w:vAlign w:val="center"/>
              </w:tcPr>
            </w:tcPrChange>
          </w:tcPr>
          <w:p w14:paraId="5AB65E0A" w14:textId="77777777" w:rsidR="003C3870" w:rsidRPr="00ED175E" w:rsidRDefault="003C3870" w:rsidP="003C3870">
            <w:pPr>
              <w:pStyle w:val="25"/>
              <w:autoSpaceDE w:val="0"/>
              <w:autoSpaceDN w:val="0"/>
              <w:rPr>
                <w:b/>
              </w:rPr>
              <w:pPrChange w:id="4978" w:author="Seongeun Woo" w:date="2016-10-13T18:44:00Z">
                <w:pPr>
                  <w:pStyle w:val="25"/>
                </w:pPr>
              </w:pPrChange>
            </w:pPr>
            <w:r w:rsidRPr="00ED175E">
              <w:rPr>
                <w:b/>
              </w:rPr>
              <w:t>ALIAS</w:t>
            </w:r>
          </w:p>
        </w:tc>
        <w:tc>
          <w:tcPr>
            <w:tcW w:w="4340" w:type="dxa"/>
            <w:vAlign w:val="center"/>
            <w:tcPrChange w:id="4979" w:author="Seongeun Woo" w:date="2016-07-07T23:13:00Z">
              <w:tcPr>
                <w:tcW w:w="4340" w:type="dxa"/>
                <w:vAlign w:val="center"/>
              </w:tcPr>
            </w:tcPrChange>
          </w:tcPr>
          <w:p w14:paraId="21427A14" w14:textId="357F6B1E" w:rsidR="003C3870" w:rsidRPr="00ED175E" w:rsidRDefault="00607841" w:rsidP="003C3870">
            <w:pPr>
              <w:pStyle w:val="afb"/>
              <w:autoSpaceDE w:val="0"/>
              <w:autoSpaceDN w:val="0"/>
              <w:pPrChange w:id="4980" w:author="Seongeun Woo" w:date="2016-10-13T18:44:00Z">
                <w:pPr>
                  <w:pStyle w:val="afb"/>
                </w:pPr>
              </w:pPrChange>
            </w:pPr>
            <w:ins w:id="4981" w:author="哲均 宋" w:date="2019-08-16T10:32:00Z">
              <w:r>
                <w:t>A</w:t>
              </w:r>
              <w:r w:rsidRPr="008B3EA9">
                <w:t xml:space="preserve">lias for </w:t>
              </w:r>
            </w:ins>
            <w:ins w:id="4982" w:author="哲均 宋" w:date="2019-08-16T10:33:00Z">
              <w:r>
                <w:t>input item</w:t>
              </w:r>
            </w:ins>
            <w:del w:id="4983" w:author="哲均 宋" w:date="2019-08-16T10:32:00Z">
              <w:r w:rsidR="003C3870" w:rsidRPr="00ED175E" w:rsidDel="00607841">
                <w:rPr>
                  <w:rFonts w:hint="eastAsia"/>
                </w:rPr>
                <w:delText>入力項目の英文の</w:delText>
              </w:r>
            </w:del>
            <w:ins w:id="4984" w:author="user" w:date="2016-10-14T15:04:00Z">
              <w:del w:id="4985" w:author="哲均 宋" w:date="2019-08-16T10:32:00Z">
                <w:r w:rsidR="003C3870" w:rsidDel="00607841">
                  <w:rPr>
                    <w:rFonts w:hint="eastAsia"/>
                  </w:rPr>
                  <w:delText>英語</w:delText>
                </w:r>
              </w:del>
            </w:ins>
            <w:del w:id="4986" w:author="哲均 宋" w:date="2019-08-16T10:32:00Z">
              <w:r w:rsidR="003C3870" w:rsidRPr="00ED175E" w:rsidDel="00607841">
                <w:rPr>
                  <w:rFonts w:hint="eastAsia"/>
                </w:rPr>
                <w:delText>エイリアス</w:delText>
              </w:r>
            </w:del>
          </w:p>
        </w:tc>
        <w:tc>
          <w:tcPr>
            <w:tcW w:w="3457" w:type="dxa"/>
            <w:vAlign w:val="center"/>
            <w:tcPrChange w:id="4987" w:author="Seongeun Woo" w:date="2016-07-07T23:13:00Z">
              <w:tcPr>
                <w:tcW w:w="3457" w:type="dxa"/>
                <w:vAlign w:val="center"/>
              </w:tcPr>
            </w:tcPrChange>
          </w:tcPr>
          <w:p w14:paraId="0E521FF2" w14:textId="77777777" w:rsidR="003C3870" w:rsidRPr="00ED175E" w:rsidRDefault="003C3870" w:rsidP="003C3870">
            <w:pPr>
              <w:pStyle w:val="afb"/>
              <w:autoSpaceDE w:val="0"/>
              <w:autoSpaceDN w:val="0"/>
              <w:pPrChange w:id="4988" w:author="Seongeun Woo" w:date="2016-10-13T18:44:00Z">
                <w:pPr>
                  <w:pStyle w:val="afb"/>
                </w:pPr>
              </w:pPrChange>
            </w:pPr>
          </w:p>
        </w:tc>
      </w:tr>
      <w:tr w:rsidR="003C3870" w:rsidRPr="00ED175E" w14:paraId="7AEABFF0" w14:textId="77777777" w:rsidTr="00233A49">
        <w:tblPrEx>
          <w:tblW w:w="9498" w:type="dxa"/>
          <w:tblInd w:w="108" w:type="dxa"/>
          <w:tblPrExChange w:id="4989" w:author="Seongeun Woo" w:date="2016-07-07T23:13:00Z">
            <w:tblPrEx>
              <w:tblW w:w="9498" w:type="dxa"/>
              <w:tblInd w:w="108" w:type="dxa"/>
            </w:tblPrEx>
          </w:tblPrExChange>
        </w:tblPrEx>
        <w:tc>
          <w:tcPr>
            <w:tcW w:w="1701" w:type="dxa"/>
            <w:shd w:val="clear" w:color="auto" w:fill="EEECE1"/>
            <w:vAlign w:val="center"/>
            <w:tcPrChange w:id="4990" w:author="Seongeun Woo" w:date="2016-07-07T23:13:00Z">
              <w:tcPr>
                <w:tcW w:w="1701" w:type="dxa"/>
                <w:shd w:val="clear" w:color="auto" w:fill="F2F2F2" w:themeFill="background1" w:themeFillShade="F2"/>
                <w:vAlign w:val="center"/>
              </w:tcPr>
            </w:tcPrChange>
          </w:tcPr>
          <w:p w14:paraId="3F54B25D" w14:textId="77777777" w:rsidR="003C3870" w:rsidRPr="00ED175E" w:rsidRDefault="003C3870" w:rsidP="003C3870">
            <w:pPr>
              <w:pStyle w:val="25"/>
              <w:autoSpaceDE w:val="0"/>
              <w:autoSpaceDN w:val="0"/>
              <w:rPr>
                <w:b/>
              </w:rPr>
              <w:pPrChange w:id="4991" w:author="Seongeun Woo" w:date="2016-10-13T18:44:00Z">
                <w:pPr>
                  <w:pStyle w:val="25"/>
                </w:pPr>
              </w:pPrChange>
            </w:pPr>
            <w:r w:rsidRPr="00ED175E">
              <w:rPr>
                <w:b/>
              </w:rPr>
              <w:t>R10_1</w:t>
            </w:r>
          </w:p>
        </w:tc>
        <w:tc>
          <w:tcPr>
            <w:tcW w:w="4340" w:type="dxa"/>
            <w:vAlign w:val="center"/>
            <w:tcPrChange w:id="4992" w:author="Seongeun Woo" w:date="2016-07-07T23:13:00Z">
              <w:tcPr>
                <w:tcW w:w="4340" w:type="dxa"/>
                <w:vAlign w:val="center"/>
              </w:tcPr>
            </w:tcPrChange>
          </w:tcPr>
          <w:p w14:paraId="2F4B7CEB" w14:textId="291851E0" w:rsidR="00607841" w:rsidRPr="00ED175E" w:rsidRDefault="003C3870" w:rsidP="003C3870">
            <w:pPr>
              <w:pStyle w:val="afb"/>
              <w:autoSpaceDE w:val="0"/>
              <w:autoSpaceDN w:val="0"/>
              <w:rPr>
                <w:rFonts w:hint="eastAsia"/>
              </w:rPr>
              <w:pPrChange w:id="4993" w:author="Seongeun Woo" w:date="2016-10-13T18:44:00Z">
                <w:pPr>
                  <w:pStyle w:val="afb"/>
                </w:pPr>
              </w:pPrChange>
            </w:pPr>
            <w:del w:id="4994" w:author="哲均 宋" w:date="2019-08-16T10:34:00Z">
              <w:r w:rsidRPr="00ED175E" w:rsidDel="00607841">
                <w:rPr>
                  <w:rFonts w:hint="eastAsia"/>
                </w:rPr>
                <w:delText>ルールから</w:delText>
              </w:r>
            </w:del>
            <w:ins w:id="4995" w:author="Seongeun Woo" w:date="2016-07-06T14:58:00Z">
              <w:del w:id="4996" w:author="哲均 宋" w:date="2019-08-16T10:34:00Z">
                <w:r w:rsidRPr="00ED175E" w:rsidDel="00607841">
                  <w:rPr>
                    <w:rFonts w:hint="eastAsia"/>
                  </w:rPr>
                  <w:delText>項目と</w:delText>
                </w:r>
              </w:del>
            </w:ins>
            <w:del w:id="4997" w:author="哲均 宋" w:date="2019-08-16T10:34:00Z">
              <w:r w:rsidRPr="00ED175E" w:rsidDel="00607841">
                <w:rPr>
                  <w:rFonts w:hint="eastAsia"/>
                </w:rPr>
                <w:delText>連結された入力項目のコード値</w:delText>
              </w:r>
            </w:del>
            <w:ins w:id="4998" w:author="哲均 宋" w:date="2019-08-16T10:34:00Z">
              <w:r w:rsidR="00607841" w:rsidRPr="00607841">
                <w:t>Code value of rule item that is linked input item</w:t>
              </w:r>
            </w:ins>
          </w:p>
        </w:tc>
        <w:tc>
          <w:tcPr>
            <w:tcW w:w="3457" w:type="dxa"/>
            <w:vAlign w:val="center"/>
            <w:tcPrChange w:id="4999" w:author="Seongeun Woo" w:date="2016-07-07T23:13:00Z">
              <w:tcPr>
                <w:tcW w:w="3457" w:type="dxa"/>
                <w:vAlign w:val="center"/>
              </w:tcPr>
            </w:tcPrChange>
          </w:tcPr>
          <w:p w14:paraId="7E0402C2" w14:textId="77777777" w:rsidR="003C3870" w:rsidRPr="00ED175E" w:rsidRDefault="003C3870" w:rsidP="003C3870">
            <w:pPr>
              <w:pStyle w:val="afb"/>
              <w:autoSpaceDE w:val="0"/>
              <w:autoSpaceDN w:val="0"/>
              <w:pPrChange w:id="5000" w:author="Seongeun Woo" w:date="2016-10-13T18:44:00Z">
                <w:pPr>
                  <w:pStyle w:val="afb"/>
                </w:pPr>
              </w:pPrChange>
            </w:pPr>
          </w:p>
        </w:tc>
      </w:tr>
    </w:tbl>
    <w:p w14:paraId="1AD256F2" w14:textId="77777777" w:rsidR="0096549F" w:rsidRPr="00ED175E" w:rsidRDefault="0096549F">
      <w:pPr>
        <w:pStyle w:val="-00"/>
        <w:wordWrap/>
        <w:rPr>
          <w:lang w:eastAsia="ja-JP"/>
        </w:rPr>
        <w:pPrChange w:id="5001" w:author="Seongeun Woo" w:date="2016-10-13T18:44:00Z">
          <w:pPr>
            <w:pStyle w:val="-00"/>
          </w:pPr>
        </w:pPrChange>
      </w:pPr>
    </w:p>
    <w:p w14:paraId="7ADA6983" w14:textId="0B036F37" w:rsidR="006D1B45" w:rsidRPr="00ED175E" w:rsidRDefault="006D1B45">
      <w:pPr>
        <w:pStyle w:val="af6"/>
        <w:keepNext/>
        <w:autoSpaceDE w:val="0"/>
        <w:autoSpaceDN w:val="0"/>
        <w:pPrChange w:id="5002" w:author="Seongeun Woo" w:date="2016-10-13T18:44:00Z">
          <w:pPr>
            <w:pStyle w:val="af6"/>
            <w:keepNext/>
          </w:pPr>
        </w:pPrChange>
      </w:pPr>
      <w:r w:rsidRPr="00ED175E">
        <w:t xml:space="preserve"> </w:t>
      </w:r>
      <w:del w:id="5003" w:author="哲均 宋" w:date="2019-08-16T08:55:00Z">
        <w:r w:rsidRPr="00ED175E" w:rsidDel="003566B2">
          <w:delText>[</w:delText>
        </w:r>
        <w:r w:rsidRPr="00ED175E" w:rsidDel="003566B2">
          <w:rPr>
            <w:rFonts w:hint="eastAsia"/>
          </w:rPr>
          <w:delText>表</w:delText>
        </w:r>
      </w:del>
      <w:ins w:id="5004"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10</w:t>
      </w:r>
      <w:r w:rsidRPr="0073721B">
        <w:fldChar w:fldCharType="end"/>
      </w:r>
      <w:r w:rsidRPr="00ED175E">
        <w:t xml:space="preserve"> </w:t>
      </w:r>
      <w:del w:id="5005" w:author="哲均 宋" w:date="2019-08-16T08:52:00Z">
        <w:r w:rsidRPr="00ED175E" w:rsidDel="003566B2">
          <w:rPr>
            <w:rFonts w:hint="eastAsia"/>
          </w:rPr>
          <w:delText>サンプルデータ</w:delText>
        </w:r>
      </w:del>
      <w:ins w:id="5006" w:author="哲均 宋" w:date="2019-08-16T08:52:00Z">
        <w:r w:rsidR="003566B2">
          <w:rPr>
            <w:rFonts w:hint="eastAsia"/>
          </w:rPr>
          <w:t>Sample Data</w:t>
        </w:r>
      </w:ins>
      <w:r w:rsidRPr="00ED175E">
        <w:t>]</w:t>
      </w:r>
    </w:p>
    <w:tbl>
      <w:tblPr>
        <w:tblW w:w="9945" w:type="dxa"/>
        <w:tblInd w:w="99" w:type="dxa"/>
        <w:tblCellMar>
          <w:left w:w="99" w:type="dxa"/>
          <w:right w:w="99" w:type="dxa"/>
        </w:tblCellMar>
        <w:tblLook w:val="04A0" w:firstRow="1" w:lastRow="0" w:firstColumn="1" w:lastColumn="0" w:noHBand="0" w:noVBand="1"/>
      </w:tblPr>
      <w:tblGrid>
        <w:gridCol w:w="921"/>
        <w:gridCol w:w="1139"/>
        <w:gridCol w:w="1452"/>
        <w:gridCol w:w="1239"/>
        <w:gridCol w:w="1432"/>
        <w:gridCol w:w="1244"/>
        <w:gridCol w:w="1259"/>
        <w:gridCol w:w="1259"/>
      </w:tblGrid>
      <w:tr w:rsidR="0096549F" w:rsidRPr="00ED175E" w14:paraId="48B9180B" w14:textId="77777777" w:rsidTr="006D1B45">
        <w:trPr>
          <w:trHeight w:val="255"/>
        </w:trPr>
        <w:tc>
          <w:tcPr>
            <w:tcW w:w="921"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45B1324A" w14:textId="77777777" w:rsidR="0096549F" w:rsidRPr="00ED175E" w:rsidRDefault="0096549F">
            <w:pPr>
              <w:pStyle w:val="afc"/>
              <w:wordWrap/>
              <w:pPrChange w:id="5007" w:author="Seongeun Woo" w:date="2016-10-13T18:44:00Z">
                <w:pPr>
                  <w:pStyle w:val="afc"/>
                </w:pPr>
              </w:pPrChange>
            </w:pPr>
            <w:r w:rsidRPr="00ED175E">
              <w:t>ITEMID</w:t>
            </w:r>
          </w:p>
        </w:tc>
        <w:tc>
          <w:tcPr>
            <w:tcW w:w="1139" w:type="dxa"/>
            <w:tcBorders>
              <w:top w:val="single" w:sz="4" w:space="0" w:color="auto"/>
              <w:left w:val="nil"/>
              <w:bottom w:val="single" w:sz="4" w:space="0" w:color="auto"/>
              <w:right w:val="single" w:sz="4" w:space="0" w:color="auto"/>
            </w:tcBorders>
            <w:shd w:val="clear" w:color="auto" w:fill="EEECE1"/>
            <w:noWrap/>
            <w:vAlign w:val="bottom"/>
            <w:hideMark/>
          </w:tcPr>
          <w:p w14:paraId="39E3201E" w14:textId="77777777" w:rsidR="0096549F" w:rsidRPr="00ED175E" w:rsidRDefault="0096549F">
            <w:pPr>
              <w:pStyle w:val="afc"/>
              <w:wordWrap/>
              <w:pPrChange w:id="5008" w:author="Seongeun Woo" w:date="2016-10-13T18:44:00Z">
                <w:pPr>
                  <w:pStyle w:val="afc"/>
                </w:pPr>
              </w:pPrChange>
            </w:pPr>
            <w:r w:rsidRPr="00ED175E">
              <w:t>ADDSEQ</w:t>
            </w:r>
          </w:p>
        </w:tc>
        <w:tc>
          <w:tcPr>
            <w:tcW w:w="1452" w:type="dxa"/>
            <w:tcBorders>
              <w:top w:val="single" w:sz="4" w:space="0" w:color="auto"/>
              <w:left w:val="nil"/>
              <w:bottom w:val="single" w:sz="4" w:space="0" w:color="auto"/>
              <w:right w:val="single" w:sz="4" w:space="0" w:color="auto"/>
            </w:tcBorders>
            <w:shd w:val="clear" w:color="auto" w:fill="EEECE1"/>
            <w:noWrap/>
            <w:vAlign w:val="bottom"/>
            <w:hideMark/>
          </w:tcPr>
          <w:p w14:paraId="5953F391" w14:textId="77777777" w:rsidR="0096549F" w:rsidRPr="00ED175E" w:rsidRDefault="0096549F">
            <w:pPr>
              <w:pStyle w:val="afc"/>
              <w:wordWrap/>
              <w:pPrChange w:id="5009" w:author="Seongeun Woo" w:date="2016-10-13T18:44:00Z">
                <w:pPr>
                  <w:pStyle w:val="afc"/>
                </w:pPr>
              </w:pPrChange>
            </w:pPr>
            <w:r w:rsidRPr="00ED175E">
              <w:t>DISP_NAME</w:t>
            </w:r>
          </w:p>
        </w:tc>
        <w:tc>
          <w:tcPr>
            <w:tcW w:w="1239" w:type="dxa"/>
            <w:tcBorders>
              <w:top w:val="single" w:sz="4" w:space="0" w:color="auto"/>
              <w:left w:val="nil"/>
              <w:bottom w:val="single" w:sz="4" w:space="0" w:color="auto"/>
              <w:right w:val="single" w:sz="4" w:space="0" w:color="auto"/>
            </w:tcBorders>
            <w:shd w:val="clear" w:color="auto" w:fill="EEECE1"/>
            <w:noWrap/>
            <w:vAlign w:val="bottom"/>
            <w:hideMark/>
          </w:tcPr>
          <w:p w14:paraId="04B3E542" w14:textId="77777777" w:rsidR="0096549F" w:rsidRPr="00ED175E" w:rsidRDefault="0096549F">
            <w:pPr>
              <w:pStyle w:val="afc"/>
              <w:wordWrap/>
              <w:pPrChange w:id="5010" w:author="Seongeun Woo" w:date="2016-10-13T18:44:00Z">
                <w:pPr>
                  <w:pStyle w:val="afc"/>
                </w:pPr>
              </w:pPrChange>
            </w:pPr>
            <w:r w:rsidRPr="00ED175E">
              <w:t>DISP_TYPE</w:t>
            </w:r>
          </w:p>
        </w:tc>
        <w:tc>
          <w:tcPr>
            <w:tcW w:w="1432" w:type="dxa"/>
            <w:tcBorders>
              <w:top w:val="single" w:sz="4" w:space="0" w:color="auto"/>
              <w:left w:val="nil"/>
              <w:bottom w:val="single" w:sz="4" w:space="0" w:color="auto"/>
              <w:right w:val="single" w:sz="4" w:space="0" w:color="auto"/>
            </w:tcBorders>
            <w:shd w:val="clear" w:color="auto" w:fill="EEECE1"/>
            <w:noWrap/>
            <w:vAlign w:val="bottom"/>
            <w:hideMark/>
          </w:tcPr>
          <w:p w14:paraId="046ED7D1" w14:textId="77777777" w:rsidR="0096549F" w:rsidRPr="00ED175E" w:rsidRDefault="0096549F">
            <w:pPr>
              <w:pStyle w:val="afc"/>
              <w:wordWrap/>
              <w:pPrChange w:id="5011" w:author="Seongeun Woo" w:date="2016-10-13T18:44:00Z">
                <w:pPr>
                  <w:pStyle w:val="afc"/>
                </w:pPr>
              </w:pPrChange>
            </w:pPr>
            <w:r w:rsidRPr="00ED175E">
              <w:t>PHY_COLUMN</w:t>
            </w:r>
          </w:p>
        </w:tc>
        <w:tc>
          <w:tcPr>
            <w:tcW w:w="1244" w:type="dxa"/>
            <w:tcBorders>
              <w:top w:val="single" w:sz="4" w:space="0" w:color="auto"/>
              <w:left w:val="nil"/>
              <w:bottom w:val="single" w:sz="4" w:space="0" w:color="auto"/>
              <w:right w:val="single" w:sz="4" w:space="0" w:color="auto"/>
            </w:tcBorders>
            <w:shd w:val="clear" w:color="auto" w:fill="EEECE1"/>
            <w:noWrap/>
            <w:vAlign w:val="bottom"/>
            <w:hideMark/>
          </w:tcPr>
          <w:p w14:paraId="2B5A214D" w14:textId="77777777" w:rsidR="0096549F" w:rsidRPr="00ED175E" w:rsidRDefault="0096549F">
            <w:pPr>
              <w:pStyle w:val="afc"/>
              <w:wordWrap/>
              <w:pPrChange w:id="5012" w:author="Seongeun Woo" w:date="2016-10-13T18:44:00Z">
                <w:pPr>
                  <w:pStyle w:val="afc"/>
                </w:pPr>
              </w:pPrChange>
            </w:pPr>
            <w:r w:rsidRPr="00ED175E">
              <w:t>DATA_TYPE</w:t>
            </w:r>
          </w:p>
        </w:tc>
        <w:tc>
          <w:tcPr>
            <w:tcW w:w="1259" w:type="dxa"/>
            <w:tcBorders>
              <w:top w:val="single" w:sz="4" w:space="0" w:color="auto"/>
              <w:left w:val="nil"/>
              <w:bottom w:val="single" w:sz="4" w:space="0" w:color="auto"/>
              <w:right w:val="single" w:sz="4" w:space="0" w:color="auto"/>
            </w:tcBorders>
            <w:shd w:val="clear" w:color="auto" w:fill="EEECE1"/>
            <w:noWrap/>
            <w:vAlign w:val="bottom"/>
            <w:hideMark/>
          </w:tcPr>
          <w:p w14:paraId="3BBC5F8A" w14:textId="77777777" w:rsidR="0096549F" w:rsidRPr="00ED175E" w:rsidRDefault="0096549F">
            <w:pPr>
              <w:pStyle w:val="afc"/>
              <w:wordWrap/>
              <w:pPrChange w:id="5013" w:author="Seongeun Woo" w:date="2016-10-13T18:44:00Z">
                <w:pPr>
                  <w:pStyle w:val="afc"/>
                </w:pPr>
              </w:pPrChange>
            </w:pPr>
            <w:r w:rsidRPr="00ED175E">
              <w:t>ALIAS</w:t>
            </w:r>
          </w:p>
        </w:tc>
        <w:tc>
          <w:tcPr>
            <w:tcW w:w="1259" w:type="dxa"/>
            <w:tcBorders>
              <w:top w:val="single" w:sz="4" w:space="0" w:color="auto"/>
              <w:left w:val="nil"/>
              <w:bottom w:val="single" w:sz="4" w:space="0" w:color="auto"/>
              <w:right w:val="single" w:sz="4" w:space="0" w:color="auto"/>
            </w:tcBorders>
            <w:shd w:val="clear" w:color="auto" w:fill="EEECE1"/>
            <w:noWrap/>
            <w:vAlign w:val="bottom"/>
            <w:hideMark/>
          </w:tcPr>
          <w:p w14:paraId="44A9FF6F" w14:textId="77777777" w:rsidR="0096549F" w:rsidRPr="00ED175E" w:rsidRDefault="0096549F">
            <w:pPr>
              <w:pStyle w:val="afc"/>
              <w:wordWrap/>
              <w:pPrChange w:id="5014" w:author="Seongeun Woo" w:date="2016-10-13T18:44:00Z">
                <w:pPr>
                  <w:pStyle w:val="afc"/>
                </w:pPr>
              </w:pPrChange>
            </w:pPr>
            <w:r w:rsidRPr="00ED175E">
              <w:t>R10_1</w:t>
            </w:r>
          </w:p>
        </w:tc>
      </w:tr>
      <w:tr w:rsidR="0096549F" w:rsidRPr="00ED175E" w14:paraId="447CD56C" w14:textId="77777777" w:rsidTr="006D1B45">
        <w:trPr>
          <w:trHeight w:val="255"/>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7FDC4C36" w14:textId="77777777" w:rsidR="0096549F" w:rsidRPr="00ED175E" w:rsidRDefault="0096549F">
            <w:pPr>
              <w:pStyle w:val="afb"/>
              <w:autoSpaceDE w:val="0"/>
              <w:autoSpaceDN w:val="0"/>
              <w:pPrChange w:id="5015" w:author="Seongeun Woo" w:date="2016-10-13T18:44:00Z">
                <w:pPr>
                  <w:pStyle w:val="afb"/>
                </w:pPr>
              </w:pPrChange>
            </w:pPr>
            <w:r w:rsidRPr="00ED175E">
              <w:t>110</w:t>
            </w:r>
          </w:p>
        </w:tc>
        <w:tc>
          <w:tcPr>
            <w:tcW w:w="1139" w:type="dxa"/>
            <w:tcBorders>
              <w:top w:val="nil"/>
              <w:left w:val="nil"/>
              <w:bottom w:val="single" w:sz="4" w:space="0" w:color="auto"/>
              <w:right w:val="single" w:sz="4" w:space="0" w:color="auto"/>
            </w:tcBorders>
            <w:shd w:val="clear" w:color="auto" w:fill="auto"/>
            <w:noWrap/>
            <w:vAlign w:val="bottom"/>
            <w:hideMark/>
          </w:tcPr>
          <w:p w14:paraId="4164BB3D" w14:textId="77777777" w:rsidR="0096549F" w:rsidRPr="00ED175E" w:rsidRDefault="0096549F">
            <w:pPr>
              <w:pStyle w:val="afb"/>
              <w:autoSpaceDE w:val="0"/>
              <w:autoSpaceDN w:val="0"/>
              <w:pPrChange w:id="5016" w:author="Seongeun Woo" w:date="2016-10-13T18:44:00Z">
                <w:pPr>
                  <w:pStyle w:val="afb"/>
                </w:pPr>
              </w:pPrChange>
            </w:pPr>
            <w:r w:rsidRPr="00ED175E">
              <w:t>1</w:t>
            </w:r>
          </w:p>
        </w:tc>
        <w:tc>
          <w:tcPr>
            <w:tcW w:w="1452" w:type="dxa"/>
            <w:tcBorders>
              <w:top w:val="nil"/>
              <w:left w:val="nil"/>
              <w:bottom w:val="single" w:sz="4" w:space="0" w:color="auto"/>
              <w:right w:val="single" w:sz="4" w:space="0" w:color="auto"/>
            </w:tcBorders>
            <w:shd w:val="clear" w:color="auto" w:fill="auto"/>
            <w:noWrap/>
            <w:vAlign w:val="bottom"/>
            <w:hideMark/>
          </w:tcPr>
          <w:p w14:paraId="506FE44F" w14:textId="54F9D892" w:rsidR="0096549F" w:rsidRPr="00ED175E" w:rsidRDefault="0096549F">
            <w:pPr>
              <w:pStyle w:val="afb"/>
              <w:autoSpaceDE w:val="0"/>
              <w:autoSpaceDN w:val="0"/>
              <w:pPrChange w:id="5017" w:author="Seongeun Woo" w:date="2016-10-13T18:44:00Z">
                <w:pPr>
                  <w:pStyle w:val="afb"/>
                </w:pPr>
              </w:pPrChange>
            </w:pPr>
            <w:del w:id="5018" w:author="哲均 宋" w:date="2019-08-16T10:35:00Z">
              <w:r w:rsidRPr="00ED175E" w:rsidDel="00607841">
                <w:rPr>
                  <w:rFonts w:hint="eastAsia"/>
                </w:rPr>
                <w:delText>加入経歴タイプ</w:delText>
              </w:r>
            </w:del>
            <w:ins w:id="5019" w:author="哲均 宋" w:date="2019-08-16T10:35:00Z">
              <w:r w:rsidR="00607841">
                <w:rPr>
                  <w:rFonts w:hint="eastAsia"/>
                </w:rPr>
                <w:t>I</w:t>
              </w:r>
              <w:r w:rsidR="00607841">
                <w:t>nsurance Career Type</w:t>
              </w:r>
            </w:ins>
          </w:p>
        </w:tc>
        <w:tc>
          <w:tcPr>
            <w:tcW w:w="1239" w:type="dxa"/>
            <w:tcBorders>
              <w:top w:val="nil"/>
              <w:left w:val="nil"/>
              <w:bottom w:val="single" w:sz="4" w:space="0" w:color="auto"/>
              <w:right w:val="single" w:sz="4" w:space="0" w:color="auto"/>
            </w:tcBorders>
            <w:shd w:val="clear" w:color="auto" w:fill="auto"/>
            <w:noWrap/>
            <w:vAlign w:val="bottom"/>
            <w:hideMark/>
          </w:tcPr>
          <w:p w14:paraId="6F9679AC" w14:textId="77777777" w:rsidR="0096549F" w:rsidRPr="00ED175E" w:rsidRDefault="0096549F">
            <w:pPr>
              <w:pStyle w:val="afb"/>
              <w:autoSpaceDE w:val="0"/>
              <w:autoSpaceDN w:val="0"/>
              <w:pPrChange w:id="5020" w:author="Seongeun Woo" w:date="2016-10-13T18:44:00Z">
                <w:pPr>
                  <w:pStyle w:val="afb"/>
                </w:pPr>
              </w:pPrChange>
            </w:pPr>
            <w:r w:rsidRPr="00ED175E">
              <w:t xml:space="preserve">2 </w:t>
            </w:r>
          </w:p>
        </w:tc>
        <w:tc>
          <w:tcPr>
            <w:tcW w:w="1432" w:type="dxa"/>
            <w:tcBorders>
              <w:top w:val="nil"/>
              <w:left w:val="nil"/>
              <w:bottom w:val="single" w:sz="4" w:space="0" w:color="auto"/>
              <w:right w:val="single" w:sz="4" w:space="0" w:color="auto"/>
            </w:tcBorders>
            <w:shd w:val="clear" w:color="auto" w:fill="auto"/>
            <w:noWrap/>
            <w:vAlign w:val="bottom"/>
            <w:hideMark/>
          </w:tcPr>
          <w:p w14:paraId="7AC6A68E" w14:textId="77777777" w:rsidR="0096549F" w:rsidRPr="00ED175E" w:rsidRDefault="0096549F">
            <w:pPr>
              <w:pStyle w:val="afb"/>
              <w:autoSpaceDE w:val="0"/>
              <w:autoSpaceDN w:val="0"/>
              <w:pPrChange w:id="5021" w:author="Seongeun Woo" w:date="2016-10-13T18:44:00Z">
                <w:pPr>
                  <w:pStyle w:val="afb"/>
                </w:pPr>
              </w:pPrChange>
            </w:pPr>
            <w:r w:rsidRPr="00ED175E">
              <w:t xml:space="preserve">CHAR01    </w:t>
            </w:r>
          </w:p>
        </w:tc>
        <w:tc>
          <w:tcPr>
            <w:tcW w:w="1244" w:type="dxa"/>
            <w:tcBorders>
              <w:top w:val="nil"/>
              <w:left w:val="nil"/>
              <w:bottom w:val="single" w:sz="4" w:space="0" w:color="auto"/>
              <w:right w:val="single" w:sz="4" w:space="0" w:color="auto"/>
            </w:tcBorders>
            <w:shd w:val="clear" w:color="auto" w:fill="auto"/>
            <w:noWrap/>
            <w:vAlign w:val="bottom"/>
            <w:hideMark/>
          </w:tcPr>
          <w:p w14:paraId="31F08528" w14:textId="77777777" w:rsidR="0096549F" w:rsidRPr="00ED175E" w:rsidRDefault="0096549F">
            <w:pPr>
              <w:pStyle w:val="afb"/>
              <w:autoSpaceDE w:val="0"/>
              <w:autoSpaceDN w:val="0"/>
              <w:pPrChange w:id="5022" w:author="Seongeun Woo" w:date="2016-10-13T18:44:00Z">
                <w:pPr>
                  <w:pStyle w:val="afb"/>
                </w:pPr>
              </w:pPrChange>
            </w:pPr>
            <w:r w:rsidRPr="00ED175E">
              <w:t>2</w:t>
            </w:r>
          </w:p>
        </w:tc>
        <w:tc>
          <w:tcPr>
            <w:tcW w:w="1259" w:type="dxa"/>
            <w:tcBorders>
              <w:top w:val="nil"/>
              <w:left w:val="nil"/>
              <w:bottom w:val="single" w:sz="4" w:space="0" w:color="auto"/>
              <w:right w:val="single" w:sz="4" w:space="0" w:color="auto"/>
            </w:tcBorders>
            <w:shd w:val="clear" w:color="auto" w:fill="auto"/>
            <w:noWrap/>
            <w:vAlign w:val="bottom"/>
            <w:hideMark/>
          </w:tcPr>
          <w:p w14:paraId="733114D6" w14:textId="77777777" w:rsidR="0096549F" w:rsidRPr="00ED175E" w:rsidRDefault="0096549F">
            <w:pPr>
              <w:pStyle w:val="afb"/>
              <w:autoSpaceDE w:val="0"/>
              <w:autoSpaceDN w:val="0"/>
              <w:pPrChange w:id="5023" w:author="Seongeun Woo" w:date="2016-10-13T18:44:00Z">
                <w:pPr>
                  <w:pStyle w:val="afb"/>
                </w:pPr>
              </w:pPrChange>
            </w:pPr>
            <w:proofErr w:type="spellStart"/>
            <w:r w:rsidRPr="00ED175E">
              <w:t>insdCrrTyp</w:t>
            </w:r>
            <w:proofErr w:type="spellEnd"/>
          </w:p>
        </w:tc>
        <w:tc>
          <w:tcPr>
            <w:tcW w:w="1259" w:type="dxa"/>
            <w:tcBorders>
              <w:top w:val="nil"/>
              <w:left w:val="nil"/>
              <w:bottom w:val="single" w:sz="4" w:space="0" w:color="auto"/>
              <w:right w:val="single" w:sz="4" w:space="0" w:color="auto"/>
            </w:tcBorders>
            <w:shd w:val="clear" w:color="auto" w:fill="auto"/>
            <w:noWrap/>
            <w:vAlign w:val="bottom"/>
            <w:hideMark/>
          </w:tcPr>
          <w:p w14:paraId="3CF9569F" w14:textId="77777777" w:rsidR="0096549F" w:rsidRPr="00ED175E" w:rsidRDefault="0096549F">
            <w:pPr>
              <w:pStyle w:val="afb"/>
              <w:autoSpaceDE w:val="0"/>
              <w:autoSpaceDN w:val="0"/>
              <w:pPrChange w:id="5024" w:author="Seongeun Woo" w:date="2016-10-13T18:44:00Z">
                <w:pPr>
                  <w:pStyle w:val="afb"/>
                </w:pPr>
              </w:pPrChange>
            </w:pPr>
            <w:r w:rsidRPr="00ED175E">
              <w:t>#S00000040</w:t>
            </w:r>
          </w:p>
        </w:tc>
      </w:tr>
      <w:tr w:rsidR="0096549F" w:rsidRPr="00ED175E" w14:paraId="71FA6226" w14:textId="77777777" w:rsidTr="006D1B45">
        <w:trPr>
          <w:trHeight w:val="255"/>
        </w:trPr>
        <w:tc>
          <w:tcPr>
            <w:tcW w:w="921" w:type="dxa"/>
            <w:tcBorders>
              <w:top w:val="nil"/>
              <w:left w:val="single" w:sz="4" w:space="0" w:color="auto"/>
              <w:bottom w:val="single" w:sz="4" w:space="0" w:color="auto"/>
              <w:right w:val="single" w:sz="4" w:space="0" w:color="auto"/>
            </w:tcBorders>
            <w:shd w:val="clear" w:color="auto" w:fill="auto"/>
            <w:noWrap/>
            <w:vAlign w:val="bottom"/>
            <w:hideMark/>
          </w:tcPr>
          <w:p w14:paraId="04146AE7" w14:textId="77777777" w:rsidR="0096549F" w:rsidRPr="00ED175E" w:rsidRDefault="0096549F">
            <w:pPr>
              <w:pStyle w:val="afb"/>
              <w:autoSpaceDE w:val="0"/>
              <w:autoSpaceDN w:val="0"/>
              <w:pPrChange w:id="5025" w:author="Seongeun Woo" w:date="2016-10-13T18:44:00Z">
                <w:pPr>
                  <w:pStyle w:val="afb"/>
                </w:pPr>
              </w:pPrChange>
            </w:pPr>
            <w:r w:rsidRPr="00ED175E">
              <w:t>110</w:t>
            </w:r>
          </w:p>
        </w:tc>
        <w:tc>
          <w:tcPr>
            <w:tcW w:w="1139" w:type="dxa"/>
            <w:tcBorders>
              <w:top w:val="nil"/>
              <w:left w:val="nil"/>
              <w:bottom w:val="single" w:sz="4" w:space="0" w:color="auto"/>
              <w:right w:val="single" w:sz="4" w:space="0" w:color="auto"/>
            </w:tcBorders>
            <w:shd w:val="clear" w:color="auto" w:fill="auto"/>
            <w:noWrap/>
            <w:vAlign w:val="bottom"/>
            <w:hideMark/>
          </w:tcPr>
          <w:p w14:paraId="1E55CB27" w14:textId="77777777" w:rsidR="0096549F" w:rsidRPr="00ED175E" w:rsidRDefault="0096549F">
            <w:pPr>
              <w:pStyle w:val="afb"/>
              <w:autoSpaceDE w:val="0"/>
              <w:autoSpaceDN w:val="0"/>
              <w:pPrChange w:id="5026" w:author="Seongeun Woo" w:date="2016-10-13T18:44:00Z">
                <w:pPr>
                  <w:pStyle w:val="afb"/>
                </w:pPr>
              </w:pPrChange>
            </w:pPr>
            <w:r w:rsidRPr="00ED175E">
              <w:t>2</w:t>
            </w:r>
          </w:p>
        </w:tc>
        <w:tc>
          <w:tcPr>
            <w:tcW w:w="1452" w:type="dxa"/>
            <w:tcBorders>
              <w:top w:val="nil"/>
              <w:left w:val="nil"/>
              <w:bottom w:val="single" w:sz="4" w:space="0" w:color="auto"/>
              <w:right w:val="single" w:sz="4" w:space="0" w:color="auto"/>
            </w:tcBorders>
            <w:shd w:val="clear" w:color="auto" w:fill="auto"/>
            <w:noWrap/>
            <w:vAlign w:val="bottom"/>
            <w:hideMark/>
          </w:tcPr>
          <w:p w14:paraId="5C5F6996" w14:textId="23895D60" w:rsidR="0096549F" w:rsidRPr="00ED175E" w:rsidRDefault="0096549F">
            <w:pPr>
              <w:pStyle w:val="afb"/>
              <w:autoSpaceDE w:val="0"/>
              <w:autoSpaceDN w:val="0"/>
              <w:pPrChange w:id="5027" w:author="Seongeun Woo" w:date="2016-10-13T18:44:00Z">
                <w:pPr>
                  <w:pStyle w:val="afb"/>
                </w:pPr>
              </w:pPrChange>
            </w:pPr>
            <w:del w:id="5028" w:author="哲均 宋" w:date="2019-08-16T10:36:00Z">
              <w:r w:rsidRPr="00ED175E" w:rsidDel="00607841">
                <w:rPr>
                  <w:rFonts w:hint="eastAsia"/>
                </w:rPr>
                <w:delText>割引率</w:delText>
              </w:r>
            </w:del>
            <w:ins w:id="5029" w:author="哲均 宋" w:date="2019-08-16T10:36:00Z">
              <w:r w:rsidR="00607841">
                <w:rPr>
                  <w:rFonts w:hint="eastAsia"/>
                </w:rPr>
                <w:t>D</w:t>
              </w:r>
              <w:r w:rsidR="00607841">
                <w:t>iscount Rate</w:t>
              </w:r>
            </w:ins>
          </w:p>
        </w:tc>
        <w:tc>
          <w:tcPr>
            <w:tcW w:w="1239" w:type="dxa"/>
            <w:tcBorders>
              <w:top w:val="nil"/>
              <w:left w:val="nil"/>
              <w:bottom w:val="single" w:sz="4" w:space="0" w:color="auto"/>
              <w:right w:val="single" w:sz="4" w:space="0" w:color="auto"/>
            </w:tcBorders>
            <w:shd w:val="clear" w:color="auto" w:fill="auto"/>
            <w:noWrap/>
            <w:vAlign w:val="bottom"/>
            <w:hideMark/>
          </w:tcPr>
          <w:p w14:paraId="53629833" w14:textId="77777777" w:rsidR="0096549F" w:rsidRPr="00ED175E" w:rsidRDefault="0096549F">
            <w:pPr>
              <w:pStyle w:val="afb"/>
              <w:autoSpaceDE w:val="0"/>
              <w:autoSpaceDN w:val="0"/>
              <w:pPrChange w:id="5030" w:author="Seongeun Woo" w:date="2016-10-13T18:44:00Z">
                <w:pPr>
                  <w:pStyle w:val="afb"/>
                </w:pPr>
              </w:pPrChange>
            </w:pPr>
            <w:r w:rsidRPr="00ED175E">
              <w:t xml:space="preserve">1 </w:t>
            </w:r>
          </w:p>
        </w:tc>
        <w:tc>
          <w:tcPr>
            <w:tcW w:w="1432" w:type="dxa"/>
            <w:tcBorders>
              <w:top w:val="nil"/>
              <w:left w:val="nil"/>
              <w:bottom w:val="single" w:sz="4" w:space="0" w:color="auto"/>
              <w:right w:val="single" w:sz="4" w:space="0" w:color="auto"/>
            </w:tcBorders>
            <w:shd w:val="clear" w:color="auto" w:fill="auto"/>
            <w:noWrap/>
            <w:vAlign w:val="bottom"/>
            <w:hideMark/>
          </w:tcPr>
          <w:p w14:paraId="0875CE46" w14:textId="77777777" w:rsidR="0096549F" w:rsidRPr="00ED175E" w:rsidRDefault="0096549F">
            <w:pPr>
              <w:pStyle w:val="afb"/>
              <w:autoSpaceDE w:val="0"/>
              <w:autoSpaceDN w:val="0"/>
              <w:pPrChange w:id="5031" w:author="Seongeun Woo" w:date="2016-10-13T18:44:00Z">
                <w:pPr>
                  <w:pStyle w:val="afb"/>
                </w:pPr>
              </w:pPrChange>
            </w:pPr>
            <w:r w:rsidRPr="00ED175E">
              <w:t xml:space="preserve">NUM01     </w:t>
            </w:r>
          </w:p>
        </w:tc>
        <w:tc>
          <w:tcPr>
            <w:tcW w:w="1244" w:type="dxa"/>
            <w:tcBorders>
              <w:top w:val="nil"/>
              <w:left w:val="nil"/>
              <w:bottom w:val="single" w:sz="4" w:space="0" w:color="auto"/>
              <w:right w:val="single" w:sz="4" w:space="0" w:color="auto"/>
            </w:tcBorders>
            <w:shd w:val="clear" w:color="auto" w:fill="auto"/>
            <w:noWrap/>
            <w:vAlign w:val="bottom"/>
            <w:hideMark/>
          </w:tcPr>
          <w:p w14:paraId="2A76FC91" w14:textId="77777777" w:rsidR="0096549F" w:rsidRPr="00ED175E" w:rsidRDefault="0096549F">
            <w:pPr>
              <w:pStyle w:val="afb"/>
              <w:autoSpaceDE w:val="0"/>
              <w:autoSpaceDN w:val="0"/>
              <w:pPrChange w:id="5032" w:author="Seongeun Woo" w:date="2016-10-13T18:44:00Z">
                <w:pPr>
                  <w:pStyle w:val="afb"/>
                </w:pPr>
              </w:pPrChange>
            </w:pPr>
            <w:r w:rsidRPr="00ED175E">
              <w:t>1</w:t>
            </w:r>
          </w:p>
        </w:tc>
        <w:tc>
          <w:tcPr>
            <w:tcW w:w="1259" w:type="dxa"/>
            <w:tcBorders>
              <w:top w:val="nil"/>
              <w:left w:val="nil"/>
              <w:bottom w:val="single" w:sz="4" w:space="0" w:color="auto"/>
              <w:right w:val="single" w:sz="4" w:space="0" w:color="auto"/>
            </w:tcBorders>
            <w:shd w:val="clear" w:color="auto" w:fill="auto"/>
            <w:noWrap/>
            <w:vAlign w:val="bottom"/>
            <w:hideMark/>
          </w:tcPr>
          <w:p w14:paraId="31C415CD" w14:textId="77777777" w:rsidR="0096549F" w:rsidRPr="00ED175E" w:rsidRDefault="0096549F">
            <w:pPr>
              <w:pStyle w:val="afb"/>
              <w:autoSpaceDE w:val="0"/>
              <w:autoSpaceDN w:val="0"/>
              <w:pPrChange w:id="5033" w:author="Seongeun Woo" w:date="2016-10-13T18:44:00Z">
                <w:pPr>
                  <w:pStyle w:val="afb"/>
                </w:pPr>
              </w:pPrChange>
            </w:pPr>
            <w:r w:rsidRPr="00ED175E">
              <w:t xml:space="preserve"> </w:t>
            </w:r>
          </w:p>
        </w:tc>
        <w:tc>
          <w:tcPr>
            <w:tcW w:w="1259" w:type="dxa"/>
            <w:tcBorders>
              <w:top w:val="nil"/>
              <w:left w:val="nil"/>
              <w:bottom w:val="single" w:sz="4" w:space="0" w:color="auto"/>
              <w:right w:val="single" w:sz="4" w:space="0" w:color="auto"/>
            </w:tcBorders>
            <w:shd w:val="clear" w:color="auto" w:fill="auto"/>
            <w:noWrap/>
            <w:vAlign w:val="bottom"/>
            <w:hideMark/>
          </w:tcPr>
          <w:p w14:paraId="4A852C1E" w14:textId="77777777" w:rsidR="0096549F" w:rsidRPr="00ED175E" w:rsidRDefault="0096549F">
            <w:pPr>
              <w:pStyle w:val="afb"/>
              <w:autoSpaceDE w:val="0"/>
              <w:autoSpaceDN w:val="0"/>
              <w:pPrChange w:id="5034" w:author="Seongeun Woo" w:date="2016-10-13T18:44:00Z">
                <w:pPr>
                  <w:pStyle w:val="afb"/>
                </w:pPr>
              </w:pPrChange>
            </w:pPr>
            <w:r w:rsidRPr="00ED175E">
              <w:t>#S00000064</w:t>
            </w:r>
          </w:p>
        </w:tc>
      </w:tr>
    </w:tbl>
    <w:p w14:paraId="2D94312F" w14:textId="77777777" w:rsidR="0096549F" w:rsidRPr="00ED175E" w:rsidRDefault="0096549F">
      <w:pPr>
        <w:pStyle w:val="-00"/>
        <w:wordWrap/>
        <w:pPrChange w:id="5035" w:author="Seongeun Woo" w:date="2016-10-13T18:44:00Z">
          <w:pPr>
            <w:pStyle w:val="-00"/>
          </w:pPr>
        </w:pPrChange>
      </w:pPr>
    </w:p>
    <w:p w14:paraId="292FA8C6" w14:textId="7F29D4FF" w:rsidR="0096549F" w:rsidRPr="00ED175E" w:rsidRDefault="0096549F">
      <w:pPr>
        <w:pStyle w:val="afff5"/>
        <w:wordWrap/>
        <w:jc w:val="left"/>
        <w:pPrChange w:id="5036" w:author="Seongeun Woo" w:date="2016-10-13T18:44:00Z">
          <w:pPr>
            <w:pStyle w:val="afff5"/>
          </w:pPr>
        </w:pPrChange>
      </w:pPr>
      <w:del w:id="5037" w:author="哲均 宋" w:date="2019-08-16T09:52:00Z">
        <w:r w:rsidRPr="00ED175E" w:rsidDel="00A3306E">
          <w:delText>テーブル説明</w:delText>
        </w:r>
      </w:del>
      <w:ins w:id="5038" w:author="哲均 宋" w:date="2019-08-16T09:52:00Z">
        <w:r w:rsidR="00A3306E">
          <w:t>Table Description</w:t>
        </w:r>
      </w:ins>
    </w:p>
    <w:p w14:paraId="079F73D3" w14:textId="618442BE" w:rsidR="00607841" w:rsidRPr="00ED175E" w:rsidRDefault="0096549F">
      <w:pPr>
        <w:autoSpaceDE w:val="0"/>
        <w:autoSpaceDN w:val="0"/>
        <w:jc w:val="left"/>
        <w:rPr>
          <w:rFonts w:hint="eastAsia"/>
        </w:rPr>
        <w:pPrChange w:id="5039" w:author="Seongeun Woo" w:date="2016-10-13T18:44:00Z">
          <w:pPr/>
        </w:pPrChange>
      </w:pPr>
      <w:del w:id="5040" w:author="哲均 宋" w:date="2019-08-16T10:38:00Z">
        <w:r w:rsidRPr="00ED175E" w:rsidDel="00607841">
          <w:rPr>
            <w:rFonts w:hint="eastAsia"/>
          </w:rPr>
          <w:delText>画面表示</w:delText>
        </w:r>
      </w:del>
      <w:ins w:id="5041" w:author="Seongeun Woo" w:date="2016-07-06T14:59:00Z">
        <w:del w:id="5042" w:author="哲均 宋" w:date="2019-08-16T10:38:00Z">
          <w:r w:rsidR="00A25BE8" w:rsidRPr="00ED175E" w:rsidDel="00607841">
            <w:rPr>
              <w:rFonts w:hint="eastAsia"/>
            </w:rPr>
            <w:delText>順序</w:delText>
          </w:r>
        </w:del>
      </w:ins>
      <w:del w:id="5043" w:author="哲均 宋" w:date="2019-08-16T10:38:00Z">
        <w:r w:rsidRPr="00ED175E" w:rsidDel="00607841">
          <w:rPr>
            <w:rFonts w:hint="eastAsia"/>
          </w:rPr>
          <w:delText>タイプ、</w:delText>
        </w:r>
      </w:del>
      <w:ins w:id="5044" w:author="Seongeun Woo" w:date="2016-07-06T14:59:00Z">
        <w:del w:id="5045" w:author="哲均 宋" w:date="2019-08-16T10:38:00Z">
          <w:r w:rsidR="00A25BE8" w:rsidRPr="00ED175E" w:rsidDel="00607841">
            <w:rPr>
              <w:rFonts w:hint="eastAsia"/>
            </w:rPr>
            <w:delText>、画面</w:delText>
          </w:r>
        </w:del>
      </w:ins>
      <w:ins w:id="5046" w:author="user" w:date="2016-10-14T15:05:00Z">
        <w:del w:id="5047" w:author="哲均 宋" w:date="2019-08-16T10:38:00Z">
          <w:r w:rsidR="00A922BD" w:rsidDel="00607841">
            <w:rPr>
              <w:rFonts w:hint="eastAsia"/>
            </w:rPr>
            <w:delText>名称</w:delText>
          </w:r>
        </w:del>
      </w:ins>
      <w:ins w:id="5048" w:author="Seongeun Woo" w:date="2016-07-06T14:59:00Z">
        <w:del w:id="5049" w:author="哲均 宋" w:date="2019-08-16T10:38:00Z">
          <w:r w:rsidR="00A25BE8" w:rsidRPr="00ED175E" w:rsidDel="00607841">
            <w:rPr>
              <w:rFonts w:hint="eastAsia"/>
            </w:rPr>
            <w:delText>名、</w:delText>
          </w:r>
        </w:del>
      </w:ins>
      <w:ins w:id="5050" w:author="user" w:date="2016-10-14T15:05:00Z">
        <w:del w:id="5051" w:author="哲均 宋" w:date="2019-08-16T10:38:00Z">
          <w:r w:rsidR="00A922BD" w:rsidDel="00607841">
            <w:rPr>
              <w:rFonts w:hint="eastAsia"/>
            </w:rPr>
            <w:delText>データ形式、</w:delText>
          </w:r>
        </w:del>
      </w:ins>
      <w:ins w:id="5052" w:author="Seongeun Woo" w:date="2016-07-06T14:59:00Z">
        <w:del w:id="5053" w:author="哲均 宋" w:date="2019-08-16T10:38:00Z">
          <w:r w:rsidR="00A25BE8" w:rsidRPr="00ED175E" w:rsidDel="00607841">
            <w:rPr>
              <w:rFonts w:hint="eastAsia"/>
            </w:rPr>
            <w:delText>値類型</w:delText>
          </w:r>
        </w:del>
      </w:ins>
      <w:ins w:id="5054" w:author="InnoRules" w:date="2016-09-08T10:58:00Z">
        <w:del w:id="5055" w:author="哲均 宋" w:date="2019-08-16T10:38:00Z">
          <w:r w:rsidR="00BC4AAA" w:rsidDel="00607841">
            <w:rPr>
              <w:rFonts w:hint="eastAsia"/>
            </w:rPr>
            <w:delText>値のデータ型</w:delText>
          </w:r>
        </w:del>
      </w:ins>
      <w:ins w:id="5056" w:author="Seongeun Woo" w:date="2016-07-06T14:59:00Z">
        <w:del w:id="5057" w:author="哲均 宋" w:date="2019-08-16T10:38:00Z">
          <w:r w:rsidR="00A25BE8" w:rsidRPr="00ED175E" w:rsidDel="00607841">
            <w:rPr>
              <w:rFonts w:hint="eastAsia"/>
            </w:rPr>
            <w:delText>、カラム、画面</w:delText>
          </w:r>
        </w:del>
      </w:ins>
      <w:ins w:id="5058" w:author="user" w:date="2016-10-14T15:06:00Z">
        <w:del w:id="5059" w:author="哲均 宋" w:date="2019-08-16T10:38:00Z">
          <w:r w:rsidR="00A922BD" w:rsidDel="00607841">
            <w:rPr>
              <w:rFonts w:hint="eastAsia"/>
            </w:rPr>
            <w:delText>種別</w:delText>
          </w:r>
        </w:del>
      </w:ins>
      <w:ins w:id="5060" w:author="Seongeun Woo" w:date="2016-07-06T14:59:00Z">
        <w:del w:id="5061" w:author="哲均 宋" w:date="2019-08-16T10:38:00Z">
          <w:r w:rsidR="00A25BE8" w:rsidRPr="00ED175E" w:rsidDel="00607841">
            <w:rPr>
              <w:rFonts w:hint="eastAsia"/>
            </w:rPr>
            <w:delText>類型などの</w:delText>
          </w:r>
        </w:del>
      </w:ins>
      <w:del w:id="5062" w:author="哲均 宋" w:date="2019-08-16T10:38:00Z">
        <w:r w:rsidRPr="00ED175E" w:rsidDel="00607841">
          <w:rPr>
            <w:rFonts w:hint="eastAsia"/>
          </w:rPr>
          <w:delText>文字型・数値型の種類など入力項目の情報</w:delText>
        </w:r>
      </w:del>
      <w:ins w:id="5063" w:author="Seongeun Woo" w:date="2016-07-06T14:59:00Z">
        <w:del w:id="5064" w:author="哲均 宋" w:date="2019-08-16T10:38:00Z">
          <w:r w:rsidR="00A25BE8" w:rsidRPr="00ED175E" w:rsidDel="00607841">
            <w:rPr>
              <w:rFonts w:hint="eastAsia"/>
            </w:rPr>
            <w:delText>を</w:delText>
          </w:r>
        </w:del>
      </w:ins>
      <w:del w:id="5065" w:author="哲均 宋" w:date="2019-08-16T10:38:00Z">
        <w:r w:rsidRPr="00ED175E" w:rsidDel="00607841">
          <w:rPr>
            <w:rFonts w:hint="eastAsia"/>
          </w:rPr>
          <w:delText>が保存される</w:delText>
        </w:r>
      </w:del>
      <w:ins w:id="5066" w:author="Seongeun Woo" w:date="2016-07-06T15:00:00Z">
        <w:del w:id="5067" w:author="哲均 宋" w:date="2019-08-16T10:38:00Z">
          <w:r w:rsidR="00A25BE8" w:rsidRPr="00ED175E" w:rsidDel="00607841">
            <w:rPr>
              <w:rFonts w:hint="eastAsia"/>
            </w:rPr>
            <w:delText>する</w:delText>
          </w:r>
        </w:del>
      </w:ins>
      <w:del w:id="5068" w:author="哲均 宋" w:date="2019-08-16T10:38:00Z">
        <w:r w:rsidRPr="00ED175E" w:rsidDel="00607841">
          <w:rPr>
            <w:rFonts w:hint="eastAsia"/>
          </w:rPr>
          <w:delText>。</w:delText>
        </w:r>
      </w:del>
      <w:ins w:id="5069" w:author="哲均 宋" w:date="2019-08-16T10:37:00Z">
        <w:r w:rsidR="00607841">
          <w:t>This table s</w:t>
        </w:r>
        <w:r w:rsidR="00607841" w:rsidRPr="00607841">
          <w:t>tore</w:t>
        </w:r>
        <w:r w:rsidR="00607841">
          <w:t>s</w:t>
        </w:r>
        <w:r w:rsidR="00607841" w:rsidRPr="00607841">
          <w:t xml:space="preserve"> meta information of input items such as display order, screen name, data format, column, screen type.</w:t>
        </w:r>
      </w:ins>
    </w:p>
    <w:p w14:paraId="24A888F1" w14:textId="77777777" w:rsidR="0096549F" w:rsidRPr="00ED175E" w:rsidRDefault="0096549F">
      <w:pPr>
        <w:pStyle w:val="-00"/>
        <w:wordWrap/>
        <w:rPr>
          <w:lang w:eastAsia="ja-JP"/>
        </w:rPr>
        <w:pPrChange w:id="5070" w:author="Seongeun Woo" w:date="2016-10-13T18:44:00Z">
          <w:pPr>
            <w:pStyle w:val="-00"/>
          </w:pPr>
        </w:pPrChange>
      </w:pPr>
    </w:p>
    <w:p w14:paraId="709A4C6E" w14:textId="77777777" w:rsidR="0096549F" w:rsidRPr="00ED175E" w:rsidRDefault="0096549F">
      <w:pPr>
        <w:widowControl/>
        <w:autoSpaceDE w:val="0"/>
        <w:autoSpaceDN w:val="0"/>
        <w:jc w:val="left"/>
        <w:pPrChange w:id="5071" w:author="Seongeun Woo" w:date="2016-10-13T18:44:00Z">
          <w:pPr>
            <w:widowControl/>
            <w:jc w:val="left"/>
          </w:pPr>
        </w:pPrChange>
      </w:pPr>
      <w:r w:rsidRPr="00ED175E">
        <w:br w:type="page"/>
      </w:r>
    </w:p>
    <w:p w14:paraId="6A7311B8" w14:textId="72DA25D4" w:rsidR="0096549F" w:rsidRDefault="0096549F">
      <w:pPr>
        <w:pStyle w:val="50"/>
        <w:wordWrap/>
        <w:ind w:left="601"/>
        <w:rPr>
          <w:ins w:id="5072" w:author="InnoRules" w:date="2016-10-11T09:48:00Z"/>
        </w:rPr>
        <w:pPrChange w:id="5073" w:author="Seongeun Woo" w:date="2016-10-13T18:44:00Z">
          <w:pPr>
            <w:pStyle w:val="50"/>
            <w:ind w:left="601"/>
          </w:pPr>
        </w:pPrChange>
      </w:pPr>
      <w:del w:id="5074" w:author="哲均 宋" w:date="2019-08-16T08:55:00Z">
        <w:r w:rsidRPr="00ED175E" w:rsidDel="003566B2">
          <w:rPr>
            <w:rFonts w:hint="eastAsia"/>
          </w:rPr>
          <w:delText>関連画面</w:delText>
        </w:r>
      </w:del>
      <w:ins w:id="5075" w:author="哲均 宋" w:date="2019-08-16T08:55:00Z">
        <w:r w:rsidR="003566B2">
          <w:rPr>
            <w:rFonts w:hint="eastAsia"/>
          </w:rPr>
          <w:t>Related Screen</w:t>
        </w:r>
      </w:ins>
      <w:del w:id="5076" w:author="user" w:date="2016-10-14T15:06:00Z">
        <w:r w:rsidRPr="00ED175E" w:rsidDel="00A922BD">
          <w:rPr>
            <w:rFonts w:hint="eastAsia"/>
          </w:rPr>
          <w:delText>：</w:delText>
        </w:r>
      </w:del>
    </w:p>
    <w:p w14:paraId="214370A2" w14:textId="77777777" w:rsidR="00EE7C0C" w:rsidRPr="00ED175E" w:rsidRDefault="00EE7C0C">
      <w:pPr>
        <w:pStyle w:val="50"/>
        <w:numPr>
          <w:ilvl w:val="0"/>
          <w:numId w:val="0"/>
        </w:numPr>
        <w:wordWrap/>
        <w:ind w:left="599"/>
        <w:pPrChange w:id="5077" w:author="Seongeun Woo" w:date="2016-10-13T18:44:00Z">
          <w:pPr>
            <w:pStyle w:val="50"/>
            <w:ind w:left="601"/>
          </w:pPr>
        </w:pPrChange>
      </w:pPr>
    </w:p>
    <w:p w14:paraId="29BD8F52" w14:textId="1B386D40" w:rsidR="004D70B6" w:rsidRPr="00ED175E" w:rsidRDefault="0096549F">
      <w:pPr>
        <w:pStyle w:val="afa"/>
        <w:keepNext/>
        <w:autoSpaceDE w:val="0"/>
        <w:autoSpaceDN w:val="0"/>
        <w:ind w:left="380"/>
        <w:pPrChange w:id="5078" w:author="Seongeun Woo" w:date="2016-10-13T18:44:00Z">
          <w:pPr>
            <w:pStyle w:val="afa"/>
            <w:keepNext/>
            <w:ind w:left="342" w:hanging="342"/>
          </w:pPr>
        </w:pPrChange>
      </w:pPr>
      <w:del w:id="5079" w:author="Seongeun Woo" w:date="2016-07-06T15:00:00Z">
        <w:r w:rsidRPr="0073721B" w:rsidDel="00A25BE8">
          <w:rPr>
            <w:lang w:eastAsia="ja-JP"/>
            <w:rPrChange w:id="5080" w:author="Unknown">
              <w:rPr>
                <w:rFonts w:ascii="Noto Sans Japanese Regular" w:eastAsia="Noto Sans Japanese Regular" w:hAnsi="Arial" w:cs="Times New Roman"/>
                <w:b/>
                <w:spacing w:val="-2"/>
                <w:sz w:val="18"/>
                <w:szCs w:val="24"/>
                <w:lang w:eastAsia="ja-JP"/>
              </w:rPr>
            </w:rPrChange>
          </w:rPr>
          <w:drawing>
            <wp:inline distT="0" distB="0" distL="0" distR="0" wp14:anchorId="532B6933" wp14:editId="57B4DE39">
              <wp:extent cx="6048375" cy="3190875"/>
              <wp:effectExtent l="0" t="0" r="0" b="0"/>
              <wp:docPr id="206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8375" cy="3190875"/>
                      </a:xfrm>
                      <a:prstGeom prst="rect">
                        <a:avLst/>
                      </a:prstGeom>
                    </pic:spPr>
                  </pic:pic>
                </a:graphicData>
              </a:graphic>
            </wp:inline>
          </w:drawing>
        </w:r>
      </w:del>
      <w:ins w:id="5081" w:author="Seongeun Woo" w:date="2016-07-06T15:00:00Z">
        <w:del w:id="5082" w:author="Jongho Lee" w:date="2016-09-22T18:15:00Z">
          <w:r w:rsidR="00A25BE8" w:rsidRPr="0073721B" w:rsidDel="003F29F6">
            <w:rPr>
              <w:lang w:eastAsia="ja-JP"/>
              <w:rPrChange w:id="5083" w:author="Unknown">
                <w:rPr>
                  <w:rFonts w:ascii="Noto Sans Japanese Regular" w:eastAsia="Noto Sans Japanese Regular" w:hAnsi="Arial" w:cs="Times New Roman"/>
                  <w:b/>
                  <w:spacing w:val="-2"/>
                  <w:sz w:val="18"/>
                  <w:szCs w:val="24"/>
                  <w:lang w:eastAsia="ja-JP"/>
                </w:rPr>
              </w:rPrChange>
            </w:rPr>
            <w:drawing>
              <wp:inline distT="0" distB="0" distL="0" distR="0" wp14:anchorId="2698E3AB" wp14:editId="7C1F840A">
                <wp:extent cx="5943600" cy="2545479"/>
                <wp:effectExtent l="0" t="0" r="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45479"/>
                        </a:xfrm>
                        <a:prstGeom prst="rect">
                          <a:avLst/>
                        </a:prstGeom>
                      </pic:spPr>
                    </pic:pic>
                  </a:graphicData>
                </a:graphic>
              </wp:inline>
            </w:drawing>
          </w:r>
        </w:del>
      </w:ins>
      <w:ins w:id="5084" w:author="Jongho Lee" w:date="2016-09-22T18:15:00Z">
        <w:r w:rsidR="003F29F6">
          <w:rPr>
            <w:lang w:eastAsia="ja-JP"/>
            <w:rPrChange w:id="5085" w:author="Unknown">
              <w:rPr>
                <w:rFonts w:ascii="Noto Sans Japanese Regular" w:eastAsia="Noto Sans Japanese Regular" w:hAnsi="Arial" w:cs="Times New Roman"/>
                <w:b/>
                <w:spacing w:val="-2"/>
                <w:sz w:val="18"/>
                <w:szCs w:val="24"/>
                <w:lang w:eastAsia="ja-JP"/>
              </w:rPr>
            </w:rPrChange>
          </w:rPr>
          <w:drawing>
            <wp:inline distT="0" distB="0" distL="0" distR="0" wp14:anchorId="5EC3DE08" wp14:editId="55A4542D">
              <wp:extent cx="6048375" cy="2994025"/>
              <wp:effectExtent l="19050" t="19050" r="28575" b="1587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8375" cy="2994025"/>
                      </a:xfrm>
                      <a:prstGeom prst="rect">
                        <a:avLst/>
                      </a:prstGeom>
                      <a:ln w="6350">
                        <a:solidFill>
                          <a:schemeClr val="tx1"/>
                        </a:solidFill>
                      </a:ln>
                    </pic:spPr>
                  </pic:pic>
                </a:graphicData>
              </a:graphic>
            </wp:inline>
          </w:drawing>
        </w:r>
      </w:ins>
    </w:p>
    <w:p w14:paraId="5B7BA020" w14:textId="4695F205" w:rsidR="0096549F" w:rsidRPr="00ED175E" w:rsidRDefault="004D70B6">
      <w:pPr>
        <w:pStyle w:val="af6"/>
        <w:autoSpaceDE w:val="0"/>
        <w:autoSpaceDN w:val="0"/>
        <w:rPr>
          <w:lang w:eastAsia="zh-CN"/>
        </w:rPr>
        <w:pPrChange w:id="5086" w:author="Seongeun Woo" w:date="2016-10-13T18:44:00Z">
          <w:pPr>
            <w:pStyle w:val="af6"/>
          </w:pPr>
        </w:pPrChange>
      </w:pPr>
      <w:bookmarkStart w:id="5087" w:name="_Toc465024692"/>
      <w:del w:id="5088" w:author="哲均 宋" w:date="2019-08-16T08:56:00Z">
        <w:r w:rsidRPr="00ED175E" w:rsidDel="003566B2">
          <w:rPr>
            <w:lang w:eastAsia="zh-CN"/>
          </w:rPr>
          <w:delText>[</w:delText>
        </w:r>
        <w:r w:rsidRPr="00ED175E" w:rsidDel="003566B2">
          <w:rPr>
            <w:rFonts w:hint="eastAsia"/>
            <w:lang w:eastAsia="zh-CN"/>
          </w:rPr>
          <w:delText>図</w:delText>
        </w:r>
      </w:del>
      <w:ins w:id="5089" w:author="哲均 宋" w:date="2019-08-16T08:56:00Z">
        <w:r w:rsidR="003566B2">
          <w:rPr>
            <w:lang w:eastAsia="zh-CN"/>
          </w:rPr>
          <w:t>[Image</w:t>
        </w:r>
      </w:ins>
      <w:r w:rsidRPr="00ED175E">
        <w:rPr>
          <w:lang w:eastAsia="zh-CN"/>
        </w:rPr>
        <w:t xml:space="preserve"> </w:t>
      </w:r>
      <w:r w:rsidRPr="0073721B">
        <w:fldChar w:fldCharType="begin"/>
      </w:r>
      <w:r w:rsidRPr="00ED175E">
        <w:rPr>
          <w:lang w:eastAsia="zh-CN"/>
        </w:rPr>
        <w:instrText xml:space="preserve"> SEQ [</w:instrText>
      </w:r>
      <w:r w:rsidRPr="00ED175E">
        <w:rPr>
          <w:rFonts w:hint="eastAsia"/>
          <w:lang w:eastAsia="zh-CN"/>
        </w:rPr>
        <w:instrText>図</w:instrText>
      </w:r>
      <w:r w:rsidRPr="00ED175E">
        <w:rPr>
          <w:lang w:eastAsia="zh-CN"/>
        </w:rPr>
        <w:instrText xml:space="preserve"> \* ARABIC </w:instrText>
      </w:r>
      <w:r w:rsidRPr="0073721B">
        <w:fldChar w:fldCharType="separate"/>
      </w:r>
      <w:r w:rsidR="00D76249">
        <w:rPr>
          <w:noProof/>
          <w:lang w:eastAsia="zh-CN"/>
        </w:rPr>
        <w:t>6</w:t>
      </w:r>
      <w:r w:rsidRPr="0073721B">
        <w:fldChar w:fldCharType="end"/>
      </w:r>
      <w:ins w:id="5090" w:author="InnoRules" w:date="2016-09-30T13:19:00Z">
        <w:r w:rsidR="00A440A6">
          <w:rPr>
            <w:lang w:eastAsia="zh-CN"/>
          </w:rPr>
          <w:t xml:space="preserve"> </w:t>
        </w:r>
      </w:ins>
      <w:del w:id="5091" w:author="InnoRules" w:date="2016-09-30T13:19:00Z">
        <w:r w:rsidRPr="00ED175E" w:rsidDel="00A440A6">
          <w:rPr>
            <w:lang w:eastAsia="zh-CN"/>
          </w:rPr>
          <w:delText xml:space="preserve"> </w:delText>
        </w:r>
      </w:del>
      <w:del w:id="5092" w:author="InnoRules" w:date="2016-09-08T10:57:00Z">
        <w:r w:rsidRPr="00ED175E" w:rsidDel="00BC4AAA">
          <w:rPr>
            <w:rFonts w:hint="eastAsia"/>
            <w:lang w:eastAsia="zh-CN"/>
          </w:rPr>
          <w:delText>標準項目</w:delText>
        </w:r>
        <w:r w:rsidRPr="00ED175E" w:rsidDel="00BC4AAA">
          <w:rPr>
            <w:rFonts w:hint="eastAsia"/>
          </w:rPr>
          <w:delText>の</w:delText>
        </w:r>
        <w:r w:rsidRPr="00ED175E" w:rsidDel="00BC4AAA">
          <w:rPr>
            <w:rFonts w:hint="eastAsia"/>
            <w:lang w:eastAsia="zh-CN"/>
          </w:rPr>
          <w:delText>登録</w:delText>
        </w:r>
      </w:del>
      <w:ins w:id="5093" w:author="InnoRules" w:date="2016-09-08T10:57:00Z">
        <w:del w:id="5094" w:author="shira" w:date="2017-12-21T15:44:00Z">
          <w:r w:rsidR="00BC4AAA" w:rsidDel="00154423">
            <w:rPr>
              <w:rFonts w:hint="eastAsia"/>
              <w:lang w:eastAsia="zh-CN"/>
            </w:rPr>
            <w:delText>標準項目登録</w:delText>
          </w:r>
        </w:del>
      </w:ins>
      <w:del w:id="5095" w:author="shira" w:date="2017-12-21T15:44:00Z">
        <w:r w:rsidRPr="00ED175E" w:rsidDel="00154423">
          <w:rPr>
            <w:rFonts w:hint="eastAsia"/>
            <w:lang w:eastAsia="zh-CN"/>
          </w:rPr>
          <w:delText>／修正</w:delText>
        </w:r>
      </w:del>
      <w:ins w:id="5096" w:author="shira" w:date="2017-12-21T15:44:00Z">
        <w:r w:rsidR="00154423">
          <w:rPr>
            <w:rFonts w:hint="eastAsia"/>
            <w:lang w:eastAsia="zh-CN"/>
          </w:rPr>
          <w:t>標準項目の登録／修正</w:t>
        </w:r>
      </w:ins>
      <w:r w:rsidRPr="00ED175E">
        <w:rPr>
          <w:lang w:eastAsia="zh-CN"/>
        </w:rPr>
        <w:t xml:space="preserve"> – </w:t>
      </w:r>
      <w:r w:rsidRPr="00ED175E">
        <w:rPr>
          <w:rFonts w:hint="eastAsia"/>
          <w:lang w:eastAsia="zh-CN"/>
        </w:rPr>
        <w:t>入力項目</w:t>
      </w:r>
      <w:del w:id="5097" w:author="Jongho Lee" w:date="2016-09-22T18:15:00Z">
        <w:r w:rsidRPr="00ED175E" w:rsidDel="003F29F6">
          <w:rPr>
            <w:rFonts w:hint="eastAsia"/>
          </w:rPr>
          <w:delText>ポップアップ</w:delText>
        </w:r>
      </w:del>
      <w:r w:rsidRPr="00ED175E">
        <w:rPr>
          <w:rFonts w:hint="eastAsia"/>
          <w:lang w:eastAsia="zh-CN"/>
        </w:rPr>
        <w:t>画面</w:t>
      </w:r>
      <w:r w:rsidRPr="00ED175E">
        <w:rPr>
          <w:lang w:eastAsia="zh-CN"/>
        </w:rPr>
        <w:t>]</w:t>
      </w:r>
      <w:bookmarkEnd w:id="5087"/>
    </w:p>
    <w:p w14:paraId="30BAD520" w14:textId="747DADEE" w:rsidR="0096549F" w:rsidRPr="00ED175E" w:rsidRDefault="0096549F">
      <w:pPr>
        <w:pStyle w:val="af6"/>
        <w:autoSpaceDE w:val="0"/>
        <w:autoSpaceDN w:val="0"/>
        <w:rPr>
          <w:lang w:eastAsia="zh-CN"/>
        </w:rPr>
        <w:pPrChange w:id="5098" w:author="Seongeun Woo" w:date="2016-10-13T18:44:00Z">
          <w:pPr>
            <w:pStyle w:val="af6"/>
          </w:pPr>
        </w:pPrChange>
      </w:pPr>
    </w:p>
    <w:p w14:paraId="0A8EFCE0" w14:textId="77777777" w:rsidR="0096549F" w:rsidRPr="00ED175E" w:rsidRDefault="0096549F">
      <w:pPr>
        <w:widowControl/>
        <w:autoSpaceDE w:val="0"/>
        <w:autoSpaceDN w:val="0"/>
        <w:jc w:val="left"/>
        <w:rPr>
          <w:lang w:eastAsia="zh-CN"/>
        </w:rPr>
        <w:pPrChange w:id="5099" w:author="Seongeun Woo" w:date="2016-10-13T18:44:00Z">
          <w:pPr>
            <w:widowControl/>
            <w:jc w:val="left"/>
          </w:pPr>
        </w:pPrChange>
      </w:pPr>
      <w:r w:rsidRPr="00ED175E">
        <w:rPr>
          <w:lang w:eastAsia="zh-CN"/>
        </w:rPr>
        <w:br w:type="page"/>
      </w:r>
    </w:p>
    <w:p w14:paraId="2A87E575" w14:textId="3E8B561F" w:rsidR="0096549F" w:rsidRDefault="0096549F">
      <w:pPr>
        <w:pStyle w:val="11"/>
        <w:rPr>
          <w:ins w:id="5100" w:author="InnoRules" w:date="2016-10-11T09:48:00Z"/>
          <w:lang w:eastAsia="ja-JP"/>
        </w:rPr>
      </w:pPr>
      <w:bookmarkStart w:id="5101" w:name="_Toc434858357"/>
      <w:bookmarkStart w:id="5102" w:name="_Toc445716744"/>
      <w:del w:id="5103" w:author="Seongeun Woo" w:date="2016-07-06T11:18:00Z">
        <w:r w:rsidRPr="00ED175E" w:rsidDel="00036622">
          <w:rPr>
            <w:rFonts w:hint="eastAsia"/>
            <w:lang w:eastAsia="ja-JP"/>
          </w:rPr>
          <w:delText>エンティティ</w:delText>
        </w:r>
      </w:del>
      <w:ins w:id="5104" w:author="Seongeun Woo" w:date="2016-07-06T11:18:00Z">
        <w:del w:id="5105" w:author="哲均 宋" w:date="2019-08-16T10:39:00Z">
          <w:r w:rsidR="00036622" w:rsidRPr="00ED175E" w:rsidDel="00607841">
            <w:rPr>
              <w:rFonts w:hint="eastAsia"/>
              <w:lang w:eastAsia="ja-JP"/>
            </w:rPr>
            <w:delText>オブジェクト</w:delText>
          </w:r>
        </w:del>
      </w:ins>
      <w:del w:id="5106" w:author="哲均 宋" w:date="2019-08-16T10:39:00Z">
        <w:r w:rsidRPr="00ED175E" w:rsidDel="00607841">
          <w:rPr>
            <w:rFonts w:hint="eastAsia"/>
            <w:lang w:eastAsia="ja-JP"/>
          </w:rPr>
          <w:delText>・標準項目値・パターン</w:delText>
        </w:r>
      </w:del>
      <w:ins w:id="5107" w:author="shira" w:date="2017-12-21T16:27:00Z">
        <w:del w:id="5108" w:author="哲均 宋" w:date="2019-08-16T10:39:00Z">
          <w:r w:rsidR="00116A9A" w:rsidDel="00607841">
            <w:rPr>
              <w:rFonts w:hint="eastAsia"/>
              <w:lang w:eastAsia="ja-JP"/>
            </w:rPr>
            <w:delText>表属性</w:delText>
          </w:r>
        </w:del>
      </w:ins>
      <w:del w:id="5109" w:author="哲均 宋" w:date="2019-08-16T10:39:00Z">
        <w:r w:rsidRPr="00ED175E" w:rsidDel="00607841">
          <w:rPr>
            <w:rFonts w:hint="eastAsia"/>
            <w:lang w:eastAsia="ja-JP"/>
          </w:rPr>
          <w:delText>情報関連領域</w:delText>
        </w:r>
      </w:del>
      <w:bookmarkStart w:id="5110" w:name="_Toc17112107"/>
      <w:bookmarkEnd w:id="5101"/>
      <w:bookmarkEnd w:id="5102"/>
      <w:ins w:id="5111" w:author="哲均 宋" w:date="2019-08-16T10:38:00Z">
        <w:r w:rsidR="00607841" w:rsidRPr="00607841">
          <w:rPr>
            <w:lang w:eastAsia="ja-JP"/>
          </w:rPr>
          <w:t xml:space="preserve">Object / </w:t>
        </w:r>
        <w:r w:rsidR="00607841">
          <w:rPr>
            <w:lang w:eastAsia="ja-JP"/>
          </w:rPr>
          <w:t>Attribute</w:t>
        </w:r>
        <w:r w:rsidR="00607841" w:rsidRPr="00607841">
          <w:rPr>
            <w:lang w:eastAsia="ja-JP"/>
          </w:rPr>
          <w:t xml:space="preserve"> value / </w:t>
        </w:r>
        <w:r w:rsidR="00607841">
          <w:rPr>
            <w:lang w:eastAsia="ja-JP"/>
          </w:rPr>
          <w:t>T</w:t>
        </w:r>
        <w:r w:rsidR="00607841" w:rsidRPr="00607841">
          <w:rPr>
            <w:lang w:eastAsia="ja-JP"/>
          </w:rPr>
          <w:t xml:space="preserve">able </w:t>
        </w:r>
      </w:ins>
      <w:ins w:id="5112" w:author="哲均 宋" w:date="2019-08-16T10:39:00Z">
        <w:r w:rsidR="00607841">
          <w:rPr>
            <w:lang w:eastAsia="ja-JP"/>
          </w:rPr>
          <w:t>property</w:t>
        </w:r>
      </w:ins>
      <w:ins w:id="5113" w:author="哲均 宋" w:date="2019-08-16T10:38:00Z">
        <w:r w:rsidR="00607841" w:rsidRPr="00607841">
          <w:rPr>
            <w:lang w:eastAsia="ja-JP"/>
          </w:rPr>
          <w:t xml:space="preserve"> </w:t>
        </w:r>
      </w:ins>
      <w:ins w:id="5114" w:author="哲均 宋" w:date="2019-08-16T10:39:00Z">
        <w:r w:rsidR="00607841">
          <w:rPr>
            <w:lang w:eastAsia="ja-JP"/>
          </w:rPr>
          <w:t>A</w:t>
        </w:r>
      </w:ins>
      <w:ins w:id="5115" w:author="哲均 宋" w:date="2019-08-16T10:38:00Z">
        <w:r w:rsidR="00607841" w:rsidRPr="00607841">
          <w:rPr>
            <w:lang w:eastAsia="ja-JP"/>
          </w:rPr>
          <w:t>rea</w:t>
        </w:r>
      </w:ins>
      <w:bookmarkEnd w:id="5110"/>
    </w:p>
    <w:p w14:paraId="3344AE73" w14:textId="77777777" w:rsidR="00EE7C0C" w:rsidRPr="00EE7C0C" w:rsidRDefault="00EE7C0C">
      <w:pPr>
        <w:autoSpaceDE w:val="0"/>
        <w:autoSpaceDN w:val="0"/>
        <w:rPr>
          <w:rPrChange w:id="5116" w:author="InnoRules" w:date="2016-10-11T09:48:00Z">
            <w:rPr>
              <w:lang w:eastAsia="ja-JP"/>
            </w:rPr>
          </w:rPrChange>
        </w:rPr>
        <w:pPrChange w:id="5117" w:author="Seongeun Woo" w:date="2016-10-13T18:44:00Z">
          <w:pPr>
            <w:pStyle w:val="11"/>
          </w:pPr>
        </w:pPrChange>
      </w:pPr>
    </w:p>
    <w:p w14:paraId="08DE5C17" w14:textId="77777777" w:rsidR="004D70B6" w:rsidRPr="00ED175E" w:rsidRDefault="0096549F">
      <w:pPr>
        <w:pStyle w:val="afa"/>
        <w:keepNext/>
        <w:autoSpaceDE w:val="0"/>
        <w:autoSpaceDN w:val="0"/>
        <w:ind w:left="380"/>
        <w:pPrChange w:id="5118" w:author="Seongeun Woo" w:date="2016-10-13T18:44:00Z">
          <w:pPr>
            <w:pStyle w:val="afa"/>
            <w:keepNext/>
            <w:ind w:left="380"/>
          </w:pPr>
        </w:pPrChange>
      </w:pPr>
      <w:r w:rsidRPr="0073721B">
        <w:rPr>
          <w:lang w:eastAsia="ja-JP"/>
        </w:rPr>
        <mc:AlternateContent>
          <mc:Choice Requires="wpg">
            <w:drawing>
              <wp:anchor distT="0" distB="0" distL="114300" distR="114300" simplePos="0" relativeHeight="251666944" behindDoc="0" locked="0" layoutInCell="1" allowOverlap="1" wp14:anchorId="67AF3F2B" wp14:editId="4F995AE6">
                <wp:simplePos x="0" y="0"/>
                <wp:positionH relativeFrom="column">
                  <wp:posOffset>212090</wp:posOffset>
                </wp:positionH>
                <wp:positionV relativeFrom="paragraph">
                  <wp:posOffset>240665</wp:posOffset>
                </wp:positionV>
                <wp:extent cx="5505450" cy="2440305"/>
                <wp:effectExtent l="3810" t="7620" r="5715" b="0"/>
                <wp:wrapNone/>
                <wp:docPr id="2078" name="グループ化 2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2440305"/>
                          <a:chOff x="0" y="0"/>
                          <a:chExt cx="55054" cy="24193"/>
                        </a:xfrm>
                      </wpg:grpSpPr>
                      <wps:wsp>
                        <wps:cNvPr id="2079" name="직사각형 333"/>
                        <wps:cNvSpPr>
                          <a:spLocks noChangeArrowheads="1"/>
                        </wps:cNvSpPr>
                        <wps:spPr bwMode="auto">
                          <a:xfrm>
                            <a:off x="0" y="95"/>
                            <a:ext cx="10668" cy="18002"/>
                          </a:xfrm>
                          <a:prstGeom prst="rect">
                            <a:avLst/>
                          </a:prstGeom>
                          <a:solidFill>
                            <a:srgbClr val="4F81BD">
                              <a:alpha val="8000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49173A86" w14:textId="77777777" w:rsidR="00EA1D3F" w:rsidRPr="00EE1063" w:rsidRDefault="00EA1D3F" w:rsidP="0096549F">
                              <w:pPr>
                                <w:jc w:val="center"/>
                                <w:rPr>
                                  <w:b/>
                                </w:rPr>
                              </w:pPr>
                              <w:r>
                                <w:rPr>
                                  <w:b/>
                                </w:rPr>
                                <w:t>OBJ_MAIN</w:t>
                              </w:r>
                            </w:p>
                          </w:txbxContent>
                        </wps:txbx>
                        <wps:bodyPr rot="0" vert="horz" wrap="square" lIns="91440" tIns="45720" rIns="91440" bIns="45720" anchor="ctr" anchorCtr="0" upright="1">
                          <a:noAutofit/>
                        </wps:bodyPr>
                      </wps:wsp>
                      <wps:wsp>
                        <wps:cNvPr id="192" name="직사각형 334"/>
                        <wps:cNvSpPr>
                          <a:spLocks noChangeArrowheads="1"/>
                        </wps:cNvSpPr>
                        <wps:spPr bwMode="auto">
                          <a:xfrm>
                            <a:off x="12096" y="0"/>
                            <a:ext cx="10002" cy="16859"/>
                          </a:xfrm>
                          <a:prstGeom prst="rect">
                            <a:avLst/>
                          </a:prstGeom>
                          <a:solidFill>
                            <a:srgbClr val="4F81BD">
                              <a:alpha val="8000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8A7BDEC" w14:textId="77777777" w:rsidR="00EA1D3F" w:rsidRPr="00EE1063" w:rsidRDefault="00EA1D3F" w:rsidP="0096549F">
                              <w:pPr>
                                <w:jc w:val="center"/>
                                <w:rPr>
                                  <w:b/>
                                </w:rPr>
                              </w:pPr>
                              <w:r>
                                <w:rPr>
                                  <w:b/>
                                </w:rPr>
                                <w:t>OBJ_DETAIL</w:t>
                              </w:r>
                            </w:p>
                          </w:txbxContent>
                        </wps:txbx>
                        <wps:bodyPr rot="0" vert="horz" wrap="square" lIns="91440" tIns="45720" rIns="91440" bIns="45720" anchor="ctr" anchorCtr="0" upright="1">
                          <a:noAutofit/>
                        </wps:bodyPr>
                      </wps:wsp>
                      <wps:wsp>
                        <wps:cNvPr id="193" name="직사각형 335"/>
                        <wps:cNvSpPr>
                          <a:spLocks noChangeArrowheads="1"/>
                        </wps:cNvSpPr>
                        <wps:spPr bwMode="auto">
                          <a:xfrm>
                            <a:off x="46291" y="0"/>
                            <a:ext cx="8763" cy="14668"/>
                          </a:xfrm>
                          <a:prstGeom prst="rect">
                            <a:avLst/>
                          </a:prstGeom>
                          <a:solidFill>
                            <a:srgbClr val="4F81BD">
                              <a:alpha val="8000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4DA2971" w14:textId="77777777" w:rsidR="00EA1D3F" w:rsidRPr="00EE1063" w:rsidRDefault="00EA1D3F" w:rsidP="0096549F">
                              <w:pPr>
                                <w:jc w:val="center"/>
                                <w:rPr>
                                  <w:b/>
                                </w:rPr>
                              </w:pPr>
                              <w:r>
                                <w:rPr>
                                  <w:b/>
                                </w:rPr>
                                <w:t>OBJREL_</w:t>
                              </w:r>
                            </w:p>
                            <w:p w14:paraId="2074B430" w14:textId="77777777" w:rsidR="00EA1D3F" w:rsidRPr="00EE1063" w:rsidRDefault="00EA1D3F" w:rsidP="0096549F">
                              <w:pPr>
                                <w:jc w:val="center"/>
                                <w:rPr>
                                  <w:b/>
                                </w:rPr>
                              </w:pPr>
                              <w:r>
                                <w:rPr>
                                  <w:b/>
                                </w:rPr>
                                <w:t>INC</w:t>
                              </w:r>
                            </w:p>
                          </w:txbxContent>
                        </wps:txbx>
                        <wps:bodyPr rot="0" vert="horz" wrap="square" lIns="91440" tIns="45720" rIns="91440" bIns="45720" anchor="ctr" anchorCtr="0" upright="1">
                          <a:noAutofit/>
                        </wps:bodyPr>
                      </wps:wsp>
                      <wps:wsp>
                        <wps:cNvPr id="194" name="직사각형 336"/>
                        <wps:cNvSpPr>
                          <a:spLocks noChangeArrowheads="1"/>
                        </wps:cNvSpPr>
                        <wps:spPr bwMode="auto">
                          <a:xfrm>
                            <a:off x="46291" y="17526"/>
                            <a:ext cx="8763" cy="6667"/>
                          </a:xfrm>
                          <a:prstGeom prst="rect">
                            <a:avLst/>
                          </a:prstGeom>
                          <a:solidFill>
                            <a:srgbClr val="4F81BD">
                              <a:alpha val="80000"/>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60927B4" w14:textId="77777777" w:rsidR="00EA1D3F" w:rsidRPr="00EE1063" w:rsidRDefault="00EA1D3F" w:rsidP="0096549F">
                              <w:pPr>
                                <w:jc w:val="center"/>
                                <w:rPr>
                                  <w:b/>
                                </w:rPr>
                              </w:pPr>
                              <w:r>
                                <w:rPr>
                                  <w:b/>
                                </w:rPr>
                                <w:t>OBJRELINC_PROP</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F3F2B" id="グループ化 2078" o:spid="_x0000_s1032" style="position:absolute;left:0;text-align:left;margin-left:16.7pt;margin-top:18.95pt;width:433.5pt;height:192.15pt;z-index:251666944" coordsize="55054,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">
                <v:rect id="직사각형 333" o:spid="_x0000_s1033" style="position:absolute;top:95;width:1066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" fillcolor="#4f81bd" stroked="f" strokeweight="2pt">
                  <v:fill opacity="52428f"/>
                  <v:textbox>
                    <w:txbxContent>
                      <w:p w14:paraId="49173A86" w14:textId="77777777" w:rsidR="00EA1D3F" w:rsidRPr="00EE1063" w:rsidRDefault="00EA1D3F" w:rsidP="0096549F">
                        <w:pPr>
                          <w:jc w:val="center"/>
                          <w:rPr>
                            <w:b/>
                          </w:rPr>
                        </w:pPr>
                        <w:r>
                          <w:rPr>
                            <w:b/>
                          </w:rPr>
                          <w:t>OBJ_MAIN</w:t>
                        </w:r>
                      </w:p>
                    </w:txbxContent>
                  </v:textbox>
                </v:rect>
                <v:rect id="직사각형 334" o:spid="_x0000_s1034" style="position:absolute;left:12096;width:10002;height:1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" fillcolor="#4f81bd" stroked="f" strokeweight="2pt">
                  <v:fill opacity="52428f"/>
                  <v:textbox>
                    <w:txbxContent>
                      <w:p w14:paraId="28A7BDEC" w14:textId="77777777" w:rsidR="00EA1D3F" w:rsidRPr="00EE1063" w:rsidRDefault="00EA1D3F" w:rsidP="0096549F">
                        <w:pPr>
                          <w:jc w:val="center"/>
                          <w:rPr>
                            <w:b/>
                          </w:rPr>
                        </w:pPr>
                        <w:r>
                          <w:rPr>
                            <w:b/>
                          </w:rPr>
                          <w:t>OBJ_DETAIL</w:t>
                        </w:r>
                      </w:p>
                    </w:txbxContent>
                  </v:textbox>
                </v:rect>
                <v:rect id="직사각형 335" o:spid="_x0000_s1035" style="position:absolute;left:46291;width:8763;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" fillcolor="#4f81bd" stroked="f" strokeweight="2pt">
                  <v:fill opacity="52428f"/>
                  <v:textbox>
                    <w:txbxContent>
                      <w:p w14:paraId="64DA2971" w14:textId="77777777" w:rsidR="00EA1D3F" w:rsidRPr="00EE1063" w:rsidRDefault="00EA1D3F" w:rsidP="0096549F">
                        <w:pPr>
                          <w:jc w:val="center"/>
                          <w:rPr>
                            <w:b/>
                          </w:rPr>
                        </w:pPr>
                        <w:r>
                          <w:rPr>
                            <w:b/>
                          </w:rPr>
                          <w:t>OBJREL_</w:t>
                        </w:r>
                      </w:p>
                      <w:p w14:paraId="2074B430" w14:textId="77777777" w:rsidR="00EA1D3F" w:rsidRPr="00EE1063" w:rsidRDefault="00EA1D3F" w:rsidP="0096549F">
                        <w:pPr>
                          <w:jc w:val="center"/>
                          <w:rPr>
                            <w:b/>
                          </w:rPr>
                        </w:pPr>
                        <w:r>
                          <w:rPr>
                            <w:b/>
                          </w:rPr>
                          <w:t>INC</w:t>
                        </w:r>
                      </w:p>
                    </w:txbxContent>
                  </v:textbox>
                </v:rect>
                <v:rect id="직사각형 336" o:spid="_x0000_s1036" style="position:absolute;left:46291;top:17526;width:8763;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" fillcolor="#4f81bd" stroked="f" strokeweight="2pt">
                  <v:fill opacity="52428f"/>
                  <v:textbox>
                    <w:txbxContent>
                      <w:p w14:paraId="560927B4" w14:textId="77777777" w:rsidR="00EA1D3F" w:rsidRPr="00EE1063" w:rsidRDefault="00EA1D3F" w:rsidP="0096549F">
                        <w:pPr>
                          <w:jc w:val="center"/>
                          <w:rPr>
                            <w:b/>
                          </w:rPr>
                        </w:pPr>
                        <w:r>
                          <w:rPr>
                            <w:b/>
                          </w:rPr>
                          <w:t>OBJRELINC_PROP</w:t>
                        </w:r>
                      </w:p>
                    </w:txbxContent>
                  </v:textbox>
                </v:rect>
              </v:group>
            </w:pict>
          </mc:Fallback>
        </mc:AlternateContent>
      </w:r>
      <w:r w:rsidRPr="0073721B">
        <w:rPr>
          <w:lang w:eastAsia="ja-JP"/>
        </w:rPr>
        <w:drawing>
          <wp:inline distT="0" distB="0" distL="0" distR="0" wp14:anchorId="2F22A492" wp14:editId="5F102F7B">
            <wp:extent cx="5731510" cy="3052519"/>
            <wp:effectExtent l="19050" t="19050" r="21590" b="14605"/>
            <wp:docPr id="2069" name="그림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31510" cy="3052519"/>
                    </a:xfrm>
                    <a:prstGeom prst="rect">
                      <a:avLst/>
                    </a:prstGeom>
                    <a:ln>
                      <a:solidFill>
                        <a:schemeClr val="tx1"/>
                      </a:solidFill>
                    </a:ln>
                  </pic:spPr>
                </pic:pic>
              </a:graphicData>
            </a:graphic>
          </wp:inline>
        </w:drawing>
      </w:r>
    </w:p>
    <w:p w14:paraId="2CA6C79F" w14:textId="205BFB15" w:rsidR="0096549F" w:rsidRPr="00ED175E" w:rsidRDefault="004D70B6">
      <w:pPr>
        <w:pStyle w:val="af6"/>
        <w:autoSpaceDE w:val="0"/>
        <w:autoSpaceDN w:val="0"/>
        <w:pPrChange w:id="5119" w:author="Seongeun Woo" w:date="2016-10-13T18:44:00Z">
          <w:pPr>
            <w:pStyle w:val="af6"/>
          </w:pPr>
        </w:pPrChange>
      </w:pPr>
      <w:bookmarkStart w:id="5120" w:name="_Toc465024693"/>
      <w:del w:id="5121" w:author="哲均 宋" w:date="2019-08-16T08:56:00Z">
        <w:r w:rsidRPr="00ED175E" w:rsidDel="003566B2">
          <w:delText>[</w:delText>
        </w:r>
        <w:r w:rsidRPr="00ED175E" w:rsidDel="003566B2">
          <w:rPr>
            <w:rFonts w:hint="eastAsia"/>
          </w:rPr>
          <w:delText>図</w:delText>
        </w:r>
      </w:del>
      <w:ins w:id="5122"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7</w:t>
      </w:r>
      <w:r w:rsidRPr="0073721B">
        <w:fldChar w:fldCharType="end"/>
      </w:r>
      <w:ins w:id="5123" w:author="InnoRules" w:date="2016-09-30T13:19:00Z">
        <w:r w:rsidR="00A440A6">
          <w:t xml:space="preserve"> </w:t>
        </w:r>
      </w:ins>
      <w:del w:id="5124" w:author="InnoRules" w:date="2016-09-30T13:19:00Z">
        <w:r w:rsidRPr="00ED175E" w:rsidDel="00A440A6">
          <w:delText xml:space="preserve"> </w:delText>
        </w:r>
      </w:del>
      <w:del w:id="5125" w:author="Seongeun Woo" w:date="2016-07-06T11:18:00Z">
        <w:r w:rsidRPr="00ED175E" w:rsidDel="00036622">
          <w:rPr>
            <w:rFonts w:hint="eastAsia"/>
          </w:rPr>
          <w:delText>エンティティ</w:delText>
        </w:r>
      </w:del>
      <w:ins w:id="5126" w:author="Seongeun Woo" w:date="2016-07-06T11:18:00Z">
        <w:r w:rsidR="00036622" w:rsidRPr="00ED175E">
          <w:rPr>
            <w:rFonts w:hint="eastAsia"/>
          </w:rPr>
          <w:t>オブジェクト</w:t>
        </w:r>
      </w:ins>
      <w:r w:rsidRPr="00ED175E">
        <w:rPr>
          <w:rFonts w:hint="eastAsia"/>
        </w:rPr>
        <w:t>・標準項目値・</w:t>
      </w:r>
      <w:del w:id="5127" w:author="shira" w:date="2017-12-21T16:27:00Z">
        <w:r w:rsidRPr="00ED175E" w:rsidDel="00116A9A">
          <w:rPr>
            <w:rFonts w:hint="eastAsia"/>
          </w:rPr>
          <w:delText>パターン</w:delText>
        </w:r>
      </w:del>
      <w:ins w:id="5128" w:author="shira" w:date="2017-12-21T16:27:00Z">
        <w:r w:rsidR="00116A9A">
          <w:rPr>
            <w:rFonts w:hint="eastAsia"/>
          </w:rPr>
          <w:t>表属性</w:t>
        </w:r>
      </w:ins>
      <w:r w:rsidRPr="00ED175E">
        <w:rPr>
          <w:rFonts w:hint="eastAsia"/>
        </w:rPr>
        <w:t>情報関連領域テーブル</w:t>
      </w:r>
      <w:r w:rsidRPr="00ED175E">
        <w:t>]</w:t>
      </w:r>
      <w:bookmarkEnd w:id="5120"/>
      <w:r w:rsidR="0096549F" w:rsidRPr="00ED175E">
        <w:br w:type="page"/>
      </w:r>
    </w:p>
    <w:p w14:paraId="1544E127" w14:textId="77777777" w:rsidR="0096549F" w:rsidRPr="00ED175E" w:rsidRDefault="0096549F">
      <w:pPr>
        <w:pStyle w:val="20"/>
        <w:wordWrap/>
        <w:jc w:val="left"/>
        <w:pPrChange w:id="5129" w:author="Seongeun Woo" w:date="2016-10-13T18:44:00Z">
          <w:pPr>
            <w:pStyle w:val="20"/>
          </w:pPr>
        </w:pPrChange>
      </w:pPr>
      <w:bookmarkStart w:id="5130" w:name="_Toc434858358"/>
      <w:bookmarkStart w:id="5131" w:name="_Toc445716745"/>
      <w:bookmarkStart w:id="5132" w:name="_Toc17112108"/>
      <w:r w:rsidRPr="00ED175E">
        <w:t>OBJ_MAIN</w:t>
      </w:r>
      <w:bookmarkEnd w:id="5130"/>
      <w:bookmarkEnd w:id="5131"/>
      <w:bookmarkEnd w:id="5132"/>
    </w:p>
    <w:p w14:paraId="2A9ED651" w14:textId="4112FABF" w:rsidR="00607841" w:rsidRPr="00ED175E" w:rsidRDefault="00A25BE8">
      <w:pPr>
        <w:autoSpaceDE w:val="0"/>
        <w:autoSpaceDN w:val="0"/>
        <w:jc w:val="left"/>
        <w:rPr>
          <w:rFonts w:hint="eastAsia"/>
        </w:rPr>
        <w:pPrChange w:id="5133" w:author="Seongeun Woo" w:date="2016-10-13T18:44:00Z">
          <w:pPr/>
        </w:pPrChange>
      </w:pPr>
      <w:ins w:id="5134" w:author="Seongeun Woo" w:date="2016-07-06T15:01:00Z">
        <w:del w:id="5135" w:author="哲均 宋" w:date="2019-08-16T10:40:00Z">
          <w:r w:rsidRPr="00ED175E" w:rsidDel="00607841">
            <w:rPr>
              <w:rFonts w:hint="eastAsia"/>
            </w:rPr>
            <w:delText>オブジェクト、サービスビューなどの</w:delText>
          </w:r>
        </w:del>
      </w:ins>
      <w:del w:id="5136" w:author="哲均 宋" w:date="2019-08-16T10:40:00Z">
        <w:r w:rsidR="0096549F" w:rsidRPr="00ED175E" w:rsidDel="00607841">
          <w:delText>InnoProduct</w:delText>
        </w:r>
        <w:r w:rsidR="0096549F" w:rsidRPr="00ED175E" w:rsidDel="00607841">
          <w:rPr>
            <w:rFonts w:hint="eastAsia"/>
          </w:rPr>
          <w:delText>に登録される商品、保険、商品保険エンティティが</w:delText>
        </w:r>
      </w:del>
      <w:ins w:id="5137" w:author="Seongeun Woo" w:date="2016-07-06T15:01:00Z">
        <w:del w:id="5138" w:author="哲均 宋" w:date="2019-08-16T10:40:00Z">
          <w:r w:rsidRPr="00ED175E" w:rsidDel="00607841">
            <w:rPr>
              <w:rFonts w:hint="eastAsia"/>
            </w:rPr>
            <w:delText>情報を</w:delText>
          </w:r>
        </w:del>
      </w:ins>
      <w:del w:id="5139" w:author="哲均 宋" w:date="2019-08-16T10:40:00Z">
        <w:r w:rsidR="0096549F" w:rsidRPr="00ED175E" w:rsidDel="00607841">
          <w:rPr>
            <w:rFonts w:hint="eastAsia"/>
          </w:rPr>
          <w:delText>保存され</w:delText>
        </w:r>
      </w:del>
      <w:ins w:id="5140" w:author="Seongeun Woo" w:date="2016-07-06T15:01:00Z">
        <w:del w:id="5141" w:author="哲均 宋" w:date="2019-08-16T10:40:00Z">
          <w:r w:rsidRPr="00ED175E" w:rsidDel="00607841">
            <w:rPr>
              <w:rFonts w:hint="eastAsia"/>
            </w:rPr>
            <w:delText>す</w:delText>
          </w:r>
        </w:del>
      </w:ins>
      <w:del w:id="5142" w:author="哲均 宋" w:date="2019-08-16T10:40:00Z">
        <w:r w:rsidR="0096549F" w:rsidRPr="00ED175E" w:rsidDel="00607841">
          <w:rPr>
            <w:rFonts w:hint="eastAsia"/>
          </w:rPr>
          <w:delText>るテーブルである。</w:delText>
        </w:r>
      </w:del>
      <w:ins w:id="5143" w:author="哲均 宋" w:date="2019-08-16T10:40:00Z">
        <w:r w:rsidR="00607841" w:rsidRPr="00607841">
          <w:t>This table stores information such as objects and service views.</w:t>
        </w:r>
      </w:ins>
    </w:p>
    <w:p w14:paraId="1D53F803" w14:textId="77777777" w:rsidR="0096549F" w:rsidRPr="00607841" w:rsidRDefault="0096549F">
      <w:pPr>
        <w:pStyle w:val="-00"/>
        <w:wordWrap/>
        <w:rPr>
          <w:lang w:eastAsia="ja-JP"/>
          <w:rPrChange w:id="5144" w:author="哲均 宋" w:date="2019-08-16T10:40:00Z">
            <w:rPr>
              <w:lang w:eastAsia="ja-JP"/>
            </w:rPr>
          </w:rPrChange>
        </w:rPr>
        <w:pPrChange w:id="5145" w:author="Seongeun Woo" w:date="2016-10-13T18:44:00Z">
          <w:pPr>
            <w:pStyle w:val="-00"/>
          </w:pPr>
        </w:pPrChange>
      </w:pPr>
    </w:p>
    <w:p w14:paraId="15C5BA9E" w14:textId="29F41691" w:rsidR="006D1B45" w:rsidRPr="00ED175E" w:rsidRDefault="006D1B45">
      <w:pPr>
        <w:pStyle w:val="af6"/>
        <w:keepNext/>
        <w:autoSpaceDE w:val="0"/>
        <w:autoSpaceDN w:val="0"/>
        <w:pPrChange w:id="5146" w:author="Seongeun Woo" w:date="2016-10-13T18:44:00Z">
          <w:pPr>
            <w:pStyle w:val="af6"/>
            <w:keepNext/>
          </w:pPr>
        </w:pPrChange>
      </w:pPr>
      <w:r w:rsidRPr="00ED175E">
        <w:t xml:space="preserve"> </w:t>
      </w:r>
      <w:del w:id="5147" w:author="哲均 宋" w:date="2019-08-16T08:55:00Z">
        <w:r w:rsidRPr="00ED175E" w:rsidDel="003566B2">
          <w:delText>[</w:delText>
        </w:r>
        <w:r w:rsidRPr="00ED175E" w:rsidDel="003566B2">
          <w:rPr>
            <w:rFonts w:hint="eastAsia"/>
          </w:rPr>
          <w:delText>表</w:delText>
        </w:r>
      </w:del>
      <w:ins w:id="5148"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11</w:t>
      </w:r>
      <w:r w:rsidRPr="0073721B">
        <w:fldChar w:fldCharType="end"/>
      </w:r>
      <w:r w:rsidRPr="00ED175E">
        <w:t xml:space="preserve"> </w:t>
      </w:r>
      <w:del w:id="5149" w:author="哲均 宋" w:date="2019-08-16T08:58:00Z">
        <w:r w:rsidRPr="00ED175E" w:rsidDel="003566B2">
          <w:rPr>
            <w:rFonts w:hint="eastAsia"/>
          </w:rPr>
          <w:delText>主要カラム</w:delText>
        </w:r>
        <w:r w:rsidRPr="00ED175E" w:rsidDel="003566B2">
          <w:delText>]</w:delText>
        </w:r>
      </w:del>
      <w:ins w:id="5150" w:author="哲均 宋" w:date="2019-08-16T08:58:00Z">
        <w:r w:rsidR="003566B2">
          <w:rPr>
            <w:rFonts w:hint="eastAsia"/>
          </w:rPr>
          <w:t>Main Column]</w:t>
        </w:r>
      </w:ins>
    </w:p>
    <w:tbl>
      <w:tblPr>
        <w:tblStyle w:val="af5"/>
        <w:tblW w:w="9639" w:type="dxa"/>
        <w:tblInd w:w="108" w:type="dxa"/>
        <w:tblLook w:val="04A0" w:firstRow="1" w:lastRow="0" w:firstColumn="1" w:lastColumn="0" w:noHBand="0" w:noVBand="1"/>
        <w:tblPrChange w:id="5151" w:author="哲均 宋" w:date="2019-08-16T10:44:00Z">
          <w:tblPr>
            <w:tblStyle w:val="af5"/>
            <w:tblW w:w="9639" w:type="dxa"/>
            <w:tblInd w:w="108" w:type="dxa"/>
            <w:tblLook w:val="04A0" w:firstRow="1" w:lastRow="0" w:firstColumn="1" w:lastColumn="0" w:noHBand="0" w:noVBand="1"/>
          </w:tblPr>
        </w:tblPrChange>
      </w:tblPr>
      <w:tblGrid>
        <w:gridCol w:w="1913"/>
        <w:gridCol w:w="4220"/>
        <w:gridCol w:w="3506"/>
        <w:tblGridChange w:id="5152">
          <w:tblGrid>
            <w:gridCol w:w="1701"/>
            <w:gridCol w:w="212"/>
            <w:gridCol w:w="4128"/>
            <w:gridCol w:w="92"/>
            <w:gridCol w:w="3506"/>
          </w:tblGrid>
        </w:tblGridChange>
      </w:tblGrid>
      <w:tr w:rsidR="003566B2" w:rsidRPr="00ED175E" w14:paraId="12288AFB" w14:textId="77777777" w:rsidTr="00DA5991">
        <w:tc>
          <w:tcPr>
            <w:tcW w:w="1913" w:type="dxa"/>
            <w:shd w:val="clear" w:color="auto" w:fill="EEECE1"/>
            <w:vAlign w:val="center"/>
            <w:tcPrChange w:id="5153" w:author="哲均 宋" w:date="2019-08-16T10:44:00Z">
              <w:tcPr>
                <w:tcW w:w="1701" w:type="dxa"/>
                <w:gridSpan w:val="2"/>
                <w:shd w:val="clear" w:color="auto" w:fill="EEECE1"/>
                <w:vAlign w:val="center"/>
              </w:tcPr>
            </w:tcPrChange>
          </w:tcPr>
          <w:p w14:paraId="7341E7ED" w14:textId="48EEE06B" w:rsidR="003566B2" w:rsidRPr="00ED175E" w:rsidRDefault="003566B2" w:rsidP="003566B2">
            <w:pPr>
              <w:pStyle w:val="afc"/>
              <w:wordWrap/>
              <w:pPrChange w:id="5154" w:author="Seongeun Woo" w:date="2016-10-13T18:44:00Z">
                <w:pPr>
                  <w:pStyle w:val="afc"/>
                </w:pPr>
              </w:pPrChange>
            </w:pPr>
            <w:ins w:id="5155" w:author="哲均 宋" w:date="2019-08-16T08:50:00Z">
              <w:r>
                <w:rPr>
                  <w:rFonts w:hint="eastAsia"/>
                </w:rPr>
                <w:t>C</w:t>
              </w:r>
              <w:r>
                <w:t>olumn Name</w:t>
              </w:r>
            </w:ins>
            <w:del w:id="5156" w:author="哲均 宋" w:date="2019-08-16T08:50:00Z">
              <w:r w:rsidRPr="00ED175E" w:rsidDel="00031139">
                <w:delText>COLUNM</w:delText>
              </w:r>
            </w:del>
            <w:ins w:id="5157" w:author="Seongeun Woo" w:date="2016-07-06T16:13:00Z">
              <w:del w:id="5158" w:author="哲均 宋" w:date="2019-08-16T08:50:00Z">
                <w:r w:rsidRPr="00ED175E" w:rsidDel="00031139">
                  <w:delText>COLUMN</w:delText>
                </w:r>
              </w:del>
            </w:ins>
            <w:del w:id="5159" w:author="哲均 宋" w:date="2019-08-16T08:50:00Z">
              <w:r w:rsidRPr="00ED175E" w:rsidDel="00031139">
                <w:delText xml:space="preserve"> NAME</w:delText>
              </w:r>
            </w:del>
            <w:ins w:id="5160" w:author="류종우" w:date="2016-08-10T09:36:00Z">
              <w:del w:id="5161" w:author="哲均 宋" w:date="2019-08-16T08:50:00Z">
                <w:r w:rsidRPr="00ED175E" w:rsidDel="00031139">
                  <w:rPr>
                    <w:rFonts w:hint="eastAsia"/>
                  </w:rPr>
                  <w:delText>カラム名</w:delText>
                </w:r>
              </w:del>
            </w:ins>
          </w:p>
        </w:tc>
        <w:tc>
          <w:tcPr>
            <w:tcW w:w="4220" w:type="dxa"/>
            <w:shd w:val="clear" w:color="auto" w:fill="EEECE1"/>
            <w:vAlign w:val="center"/>
            <w:tcPrChange w:id="5162" w:author="哲均 宋" w:date="2019-08-16T10:44:00Z">
              <w:tcPr>
                <w:tcW w:w="4340" w:type="dxa"/>
                <w:gridSpan w:val="2"/>
                <w:shd w:val="clear" w:color="auto" w:fill="EEECE1"/>
                <w:vAlign w:val="center"/>
              </w:tcPr>
            </w:tcPrChange>
          </w:tcPr>
          <w:p w14:paraId="426B65DC" w14:textId="7DACF6EA" w:rsidR="003566B2" w:rsidRPr="00ED175E" w:rsidRDefault="003566B2" w:rsidP="003566B2">
            <w:pPr>
              <w:pStyle w:val="afc"/>
              <w:wordWrap/>
              <w:pPrChange w:id="5163" w:author="Seongeun Woo" w:date="2016-10-13T18:44:00Z">
                <w:pPr>
                  <w:pStyle w:val="afc"/>
                </w:pPr>
              </w:pPrChange>
            </w:pPr>
            <w:ins w:id="5164" w:author="哲均 宋" w:date="2019-08-16T08:50:00Z">
              <w:r>
                <w:rPr>
                  <w:rFonts w:hint="eastAsia"/>
                </w:rPr>
                <w:t>D</w:t>
              </w:r>
              <w:r>
                <w:t>escription</w:t>
              </w:r>
            </w:ins>
            <w:del w:id="5165" w:author="哲均 宋" w:date="2019-08-16T08:50:00Z">
              <w:r w:rsidRPr="00ED175E" w:rsidDel="00031139">
                <w:rPr>
                  <w:rFonts w:hint="eastAsia"/>
                </w:rPr>
                <w:delText>説明</w:delText>
              </w:r>
            </w:del>
          </w:p>
        </w:tc>
        <w:tc>
          <w:tcPr>
            <w:tcW w:w="3506" w:type="dxa"/>
            <w:shd w:val="clear" w:color="auto" w:fill="EEECE1"/>
            <w:vAlign w:val="center"/>
            <w:tcPrChange w:id="5166" w:author="哲均 宋" w:date="2019-08-16T10:44:00Z">
              <w:tcPr>
                <w:tcW w:w="3598" w:type="dxa"/>
                <w:shd w:val="clear" w:color="auto" w:fill="EEECE1"/>
                <w:vAlign w:val="center"/>
              </w:tcPr>
            </w:tcPrChange>
          </w:tcPr>
          <w:p w14:paraId="2D2F7F04" w14:textId="03B35C71" w:rsidR="003566B2" w:rsidRPr="00ED175E" w:rsidRDefault="003566B2" w:rsidP="003566B2">
            <w:pPr>
              <w:pStyle w:val="afc"/>
              <w:wordWrap/>
              <w:pPrChange w:id="5167" w:author="Seongeun Woo" w:date="2016-10-13T18:44:00Z">
                <w:pPr>
                  <w:pStyle w:val="afc"/>
                </w:pPr>
              </w:pPrChange>
            </w:pPr>
            <w:ins w:id="5168" w:author="哲均 宋" w:date="2019-08-16T08:50:00Z">
              <w:r w:rsidRPr="001D2C85">
                <w:t>Remarks</w:t>
              </w:r>
            </w:ins>
            <w:del w:id="5169" w:author="哲均 宋" w:date="2019-08-16T08:50:00Z">
              <w:r w:rsidRPr="00ED175E" w:rsidDel="00031139">
                <w:rPr>
                  <w:rFonts w:hint="eastAsia"/>
                </w:rPr>
                <w:delText>備考</w:delText>
              </w:r>
            </w:del>
          </w:p>
        </w:tc>
      </w:tr>
      <w:tr w:rsidR="0096549F" w:rsidRPr="00ED175E" w14:paraId="55F02635" w14:textId="77777777" w:rsidTr="00DA5991">
        <w:tc>
          <w:tcPr>
            <w:tcW w:w="1913" w:type="dxa"/>
            <w:shd w:val="clear" w:color="auto" w:fill="EEECE1"/>
            <w:vAlign w:val="center"/>
            <w:tcPrChange w:id="5170" w:author="哲均 宋" w:date="2019-08-16T10:44:00Z">
              <w:tcPr>
                <w:tcW w:w="1701" w:type="dxa"/>
                <w:shd w:val="clear" w:color="auto" w:fill="F2F2F2" w:themeFill="background1" w:themeFillShade="F2"/>
                <w:vAlign w:val="center"/>
              </w:tcPr>
            </w:tcPrChange>
          </w:tcPr>
          <w:p w14:paraId="38688072" w14:textId="77777777" w:rsidR="0096549F" w:rsidRPr="00ED175E" w:rsidRDefault="0096549F">
            <w:pPr>
              <w:pStyle w:val="25"/>
              <w:autoSpaceDE w:val="0"/>
              <w:autoSpaceDN w:val="0"/>
              <w:rPr>
                <w:b/>
              </w:rPr>
              <w:pPrChange w:id="5171" w:author="Seongeun Woo" w:date="2016-10-13T18:44:00Z">
                <w:pPr>
                  <w:pStyle w:val="25"/>
                </w:pPr>
              </w:pPrChange>
            </w:pPr>
            <w:r w:rsidRPr="00ED175E">
              <w:rPr>
                <w:b/>
              </w:rPr>
              <w:t>SID</w:t>
            </w:r>
          </w:p>
        </w:tc>
        <w:tc>
          <w:tcPr>
            <w:tcW w:w="4220" w:type="dxa"/>
            <w:vAlign w:val="center"/>
            <w:tcPrChange w:id="5172" w:author="哲均 宋" w:date="2019-08-16T10:44:00Z">
              <w:tcPr>
                <w:tcW w:w="4340" w:type="dxa"/>
                <w:gridSpan w:val="2"/>
                <w:vAlign w:val="center"/>
              </w:tcPr>
            </w:tcPrChange>
          </w:tcPr>
          <w:p w14:paraId="1C147746" w14:textId="36608195" w:rsidR="0096549F" w:rsidRPr="00ED175E" w:rsidRDefault="00607841">
            <w:pPr>
              <w:pStyle w:val="afb"/>
              <w:autoSpaceDE w:val="0"/>
              <w:autoSpaceDN w:val="0"/>
              <w:pPrChange w:id="5173" w:author="Seongeun Woo" w:date="2016-10-13T18:44:00Z">
                <w:pPr>
                  <w:pStyle w:val="afb"/>
                </w:pPr>
              </w:pPrChange>
            </w:pPr>
            <w:ins w:id="5174" w:author="哲均 宋" w:date="2019-08-16T10:40:00Z">
              <w:r w:rsidRPr="00607841">
                <w:t>Automatically generated object ID</w:t>
              </w:r>
            </w:ins>
            <w:del w:id="5175" w:author="哲均 宋" w:date="2019-08-16T10:40:00Z">
              <w:r w:rsidR="0096549F" w:rsidRPr="00ED175E" w:rsidDel="00607841">
                <w:delText>OBJ_MAIN</w:delText>
              </w:r>
              <w:r w:rsidR="0096549F" w:rsidRPr="00ED175E" w:rsidDel="00607841">
                <w:rPr>
                  <w:rFonts w:hint="eastAsia"/>
                </w:rPr>
                <w:delText>に</w:delText>
              </w:r>
            </w:del>
            <w:ins w:id="5176" w:author="Seongeun Woo" w:date="2016-07-06T15:01:00Z">
              <w:del w:id="5177" w:author="哲均 宋" w:date="2019-08-16T10:40:00Z">
                <w:r w:rsidR="00A25BE8" w:rsidRPr="00ED175E" w:rsidDel="00607841">
                  <w:rPr>
                    <w:rFonts w:hint="eastAsia"/>
                  </w:rPr>
                  <w:delText>自動</w:delText>
                </w:r>
              </w:del>
            </w:ins>
            <w:del w:id="5178" w:author="哲均 宋" w:date="2019-08-16T10:40:00Z">
              <w:r w:rsidR="0096549F" w:rsidRPr="00ED175E" w:rsidDel="00607841">
                <w:rPr>
                  <w:rFonts w:hint="eastAsia"/>
                </w:rPr>
                <w:delText>生成され</w:delText>
              </w:r>
            </w:del>
            <w:ins w:id="5179" w:author="Seongeun Woo" w:date="2016-07-06T15:01:00Z">
              <w:del w:id="5180" w:author="哲均 宋" w:date="2019-08-16T10:40:00Z">
                <w:r w:rsidR="00A25BE8" w:rsidRPr="00ED175E" w:rsidDel="00607841">
                  <w:rPr>
                    <w:rFonts w:hint="eastAsia"/>
                  </w:rPr>
                  <w:delText>す</w:delText>
                </w:r>
              </w:del>
            </w:ins>
            <w:del w:id="5181" w:author="哲均 宋" w:date="2019-08-16T10:40:00Z">
              <w:r w:rsidR="0096549F" w:rsidRPr="00ED175E" w:rsidDel="00607841">
                <w:rPr>
                  <w:rFonts w:hint="eastAsia"/>
                </w:rPr>
                <w:delText>るエンティティ</w:delText>
              </w:r>
            </w:del>
            <w:ins w:id="5182" w:author="Seongeun Woo" w:date="2016-07-06T11:18:00Z">
              <w:del w:id="5183" w:author="哲均 宋" w:date="2019-08-16T10:40:00Z">
                <w:r w:rsidR="00036622" w:rsidRPr="00ED175E" w:rsidDel="00607841">
                  <w:rPr>
                    <w:rFonts w:hint="eastAsia"/>
                  </w:rPr>
                  <w:delText>オブジェクト</w:delText>
                </w:r>
              </w:del>
            </w:ins>
            <w:del w:id="5184" w:author="哲均 宋" w:date="2019-08-16T10:40:00Z">
              <w:r w:rsidR="0096549F" w:rsidRPr="00ED175E" w:rsidDel="00607841">
                <w:rPr>
                  <w:rFonts w:hint="eastAsia"/>
                </w:rPr>
                <w:delText>の</w:delText>
              </w:r>
              <w:r w:rsidR="0096549F" w:rsidRPr="00ED175E" w:rsidDel="00607841">
                <w:delText>ID</w:delText>
              </w:r>
            </w:del>
          </w:p>
        </w:tc>
        <w:tc>
          <w:tcPr>
            <w:tcW w:w="3506" w:type="dxa"/>
            <w:vAlign w:val="center"/>
            <w:tcPrChange w:id="5185" w:author="哲均 宋" w:date="2019-08-16T10:44:00Z">
              <w:tcPr>
                <w:tcW w:w="3598" w:type="dxa"/>
                <w:gridSpan w:val="2"/>
                <w:vAlign w:val="center"/>
              </w:tcPr>
            </w:tcPrChange>
          </w:tcPr>
          <w:p w14:paraId="58307472" w14:textId="77777777" w:rsidR="0096549F" w:rsidRPr="00ED175E" w:rsidRDefault="0096549F">
            <w:pPr>
              <w:pStyle w:val="afb"/>
              <w:autoSpaceDE w:val="0"/>
              <w:autoSpaceDN w:val="0"/>
              <w:pPrChange w:id="5186" w:author="Seongeun Woo" w:date="2016-10-13T18:44:00Z">
                <w:pPr>
                  <w:pStyle w:val="afb"/>
                </w:pPr>
              </w:pPrChange>
            </w:pPr>
          </w:p>
        </w:tc>
      </w:tr>
      <w:tr w:rsidR="0096549F" w:rsidRPr="00ED175E" w14:paraId="0EADC5DD" w14:textId="77777777" w:rsidTr="00DA5991">
        <w:tc>
          <w:tcPr>
            <w:tcW w:w="1913" w:type="dxa"/>
            <w:shd w:val="clear" w:color="auto" w:fill="EEECE1"/>
            <w:vAlign w:val="center"/>
            <w:tcPrChange w:id="5187" w:author="哲均 宋" w:date="2019-08-16T10:44:00Z">
              <w:tcPr>
                <w:tcW w:w="1701" w:type="dxa"/>
                <w:shd w:val="clear" w:color="auto" w:fill="F2F2F2" w:themeFill="background1" w:themeFillShade="F2"/>
                <w:vAlign w:val="center"/>
              </w:tcPr>
            </w:tcPrChange>
          </w:tcPr>
          <w:p w14:paraId="78F6B590" w14:textId="77777777" w:rsidR="0096549F" w:rsidRPr="00ED175E" w:rsidRDefault="0096549F">
            <w:pPr>
              <w:pStyle w:val="25"/>
              <w:autoSpaceDE w:val="0"/>
              <w:autoSpaceDN w:val="0"/>
              <w:rPr>
                <w:b/>
              </w:rPr>
              <w:pPrChange w:id="5188" w:author="Seongeun Woo" w:date="2016-10-13T18:44:00Z">
                <w:pPr>
                  <w:pStyle w:val="25"/>
                </w:pPr>
              </w:pPrChange>
            </w:pPr>
            <w:r w:rsidRPr="00ED175E">
              <w:rPr>
                <w:b/>
              </w:rPr>
              <w:t>BIZCODE</w:t>
            </w:r>
          </w:p>
        </w:tc>
        <w:tc>
          <w:tcPr>
            <w:tcW w:w="4220" w:type="dxa"/>
            <w:vAlign w:val="center"/>
            <w:tcPrChange w:id="5189" w:author="哲均 宋" w:date="2019-08-16T10:44:00Z">
              <w:tcPr>
                <w:tcW w:w="4340" w:type="dxa"/>
                <w:gridSpan w:val="2"/>
                <w:vAlign w:val="center"/>
              </w:tcPr>
            </w:tcPrChange>
          </w:tcPr>
          <w:p w14:paraId="2BA04E40" w14:textId="160A2E90" w:rsidR="0096549F" w:rsidRPr="00ED175E" w:rsidRDefault="00607841">
            <w:pPr>
              <w:pStyle w:val="afb"/>
              <w:autoSpaceDE w:val="0"/>
              <w:autoSpaceDN w:val="0"/>
              <w:pPrChange w:id="5190" w:author="Seongeun Woo" w:date="2016-10-13T18:44:00Z">
                <w:pPr>
                  <w:pStyle w:val="afb"/>
                </w:pPr>
              </w:pPrChange>
            </w:pPr>
            <w:ins w:id="5191" w:author="哲均 宋" w:date="2019-08-16T10:42:00Z">
              <w:r w:rsidRPr="00607841">
                <w:t>Object code generated according to predefined numbering rules</w:t>
              </w:r>
            </w:ins>
            <w:del w:id="5192" w:author="哲均 宋" w:date="2019-08-16T10:42:00Z">
              <w:r w:rsidR="0096549F" w:rsidRPr="00ED175E" w:rsidDel="00607841">
                <w:delText>OBJ_MAIN</w:delText>
              </w:r>
              <w:r w:rsidR="0096549F" w:rsidRPr="00ED175E" w:rsidDel="00607841">
                <w:rPr>
                  <w:rFonts w:hint="eastAsia"/>
                </w:rPr>
                <w:delText>に生成される</w:delText>
              </w:r>
            </w:del>
            <w:ins w:id="5193" w:author="Seongeun Woo" w:date="2016-07-06T15:02:00Z">
              <w:del w:id="5194" w:author="哲均 宋" w:date="2019-08-16T10:42:00Z">
                <w:r w:rsidR="00A25BE8" w:rsidRPr="00ED175E" w:rsidDel="00607841">
                  <w:rPr>
                    <w:rFonts w:hint="eastAsia"/>
                  </w:rPr>
                  <w:delText>登録した</w:delText>
                </w:r>
              </w:del>
            </w:ins>
            <w:del w:id="5195" w:author="哲均 宋" w:date="2019-08-16T10:42:00Z">
              <w:r w:rsidR="0096549F" w:rsidRPr="00ED175E" w:rsidDel="00607841">
                <w:rPr>
                  <w:rFonts w:hint="eastAsia"/>
                </w:rPr>
                <w:delText>エンティティ</w:delText>
              </w:r>
            </w:del>
            <w:ins w:id="5196" w:author="Seongeun Woo" w:date="2016-07-06T11:18:00Z">
              <w:del w:id="5197" w:author="哲均 宋" w:date="2019-08-16T10:42:00Z">
                <w:r w:rsidR="00036622" w:rsidRPr="00ED175E" w:rsidDel="00607841">
                  <w:rPr>
                    <w:rFonts w:hint="eastAsia"/>
                  </w:rPr>
                  <w:delText>オブジェクト</w:delText>
                </w:r>
              </w:del>
            </w:ins>
            <w:del w:id="5198" w:author="哲均 宋" w:date="2019-08-16T10:42:00Z">
              <w:r w:rsidR="0096549F" w:rsidRPr="00ED175E" w:rsidDel="00607841">
                <w:rPr>
                  <w:rFonts w:hint="eastAsia"/>
                </w:rPr>
                <w:delText>のコード</w:delText>
              </w:r>
            </w:del>
          </w:p>
        </w:tc>
        <w:tc>
          <w:tcPr>
            <w:tcW w:w="3506" w:type="dxa"/>
            <w:vAlign w:val="center"/>
            <w:tcPrChange w:id="5199" w:author="哲均 宋" w:date="2019-08-16T10:44:00Z">
              <w:tcPr>
                <w:tcW w:w="3598" w:type="dxa"/>
                <w:gridSpan w:val="2"/>
                <w:vAlign w:val="center"/>
              </w:tcPr>
            </w:tcPrChange>
          </w:tcPr>
          <w:p w14:paraId="3FE6A752" w14:textId="77777777" w:rsidR="0096549F" w:rsidRPr="00ED175E" w:rsidRDefault="0096549F">
            <w:pPr>
              <w:pStyle w:val="afb"/>
              <w:autoSpaceDE w:val="0"/>
              <w:autoSpaceDN w:val="0"/>
              <w:pPrChange w:id="5200" w:author="Seongeun Woo" w:date="2016-10-13T18:44:00Z">
                <w:pPr>
                  <w:pStyle w:val="afb"/>
                </w:pPr>
              </w:pPrChange>
            </w:pPr>
          </w:p>
        </w:tc>
      </w:tr>
      <w:tr w:rsidR="0096549F" w:rsidRPr="00ED175E" w14:paraId="3F7A58F8" w14:textId="77777777" w:rsidTr="00DA5991">
        <w:tc>
          <w:tcPr>
            <w:tcW w:w="1913" w:type="dxa"/>
            <w:shd w:val="clear" w:color="auto" w:fill="EEECE1"/>
            <w:vAlign w:val="center"/>
            <w:tcPrChange w:id="5201" w:author="哲均 宋" w:date="2019-08-16T10:44:00Z">
              <w:tcPr>
                <w:tcW w:w="1701" w:type="dxa"/>
                <w:shd w:val="clear" w:color="auto" w:fill="F2F2F2" w:themeFill="background1" w:themeFillShade="F2"/>
                <w:vAlign w:val="center"/>
              </w:tcPr>
            </w:tcPrChange>
          </w:tcPr>
          <w:p w14:paraId="3B8C774B" w14:textId="77777777" w:rsidR="0096549F" w:rsidRPr="00ED175E" w:rsidRDefault="0096549F">
            <w:pPr>
              <w:pStyle w:val="25"/>
              <w:autoSpaceDE w:val="0"/>
              <w:autoSpaceDN w:val="0"/>
              <w:rPr>
                <w:b/>
              </w:rPr>
              <w:pPrChange w:id="5202" w:author="Seongeun Woo" w:date="2016-10-13T18:44:00Z">
                <w:pPr>
                  <w:pStyle w:val="25"/>
                </w:pPr>
              </w:pPrChange>
            </w:pPr>
            <w:r w:rsidRPr="00ED175E">
              <w:rPr>
                <w:b/>
              </w:rPr>
              <w:t>TYPEID</w:t>
            </w:r>
          </w:p>
        </w:tc>
        <w:tc>
          <w:tcPr>
            <w:tcW w:w="4220" w:type="dxa"/>
            <w:vAlign w:val="center"/>
            <w:tcPrChange w:id="5203" w:author="哲均 宋" w:date="2019-08-16T10:44:00Z">
              <w:tcPr>
                <w:tcW w:w="4340" w:type="dxa"/>
                <w:gridSpan w:val="2"/>
                <w:vAlign w:val="center"/>
              </w:tcPr>
            </w:tcPrChange>
          </w:tcPr>
          <w:p w14:paraId="16C94114" w14:textId="2EC143ED" w:rsidR="0096549F" w:rsidRPr="00ED175E" w:rsidRDefault="00DA5991">
            <w:pPr>
              <w:pStyle w:val="afb"/>
              <w:autoSpaceDE w:val="0"/>
              <w:autoSpaceDN w:val="0"/>
              <w:pPrChange w:id="5204" w:author="Seongeun Woo" w:date="2016-10-13T18:44:00Z">
                <w:pPr>
                  <w:pStyle w:val="afb"/>
                </w:pPr>
              </w:pPrChange>
            </w:pPr>
            <w:ins w:id="5205" w:author="哲均 宋" w:date="2019-08-16T10:43:00Z">
              <w:r>
                <w:rPr>
                  <w:rFonts w:hint="eastAsia"/>
                </w:rPr>
                <w:t>s</w:t>
              </w:r>
              <w:r>
                <w:t>emi-Type ID</w:t>
              </w:r>
            </w:ins>
            <w:del w:id="5206" w:author="Seongeun Woo" w:date="2016-07-06T15:02:00Z">
              <w:r w:rsidR="0096549F" w:rsidRPr="00ED175E" w:rsidDel="00687CFD">
                <w:rPr>
                  <w:rFonts w:hint="eastAsia"/>
                </w:rPr>
                <w:delText>類型の</w:delText>
              </w:r>
              <w:r w:rsidR="0096549F" w:rsidRPr="00ED175E" w:rsidDel="00687CFD">
                <w:delText>ID</w:delText>
              </w:r>
            </w:del>
            <w:ins w:id="5207" w:author="Seongeun Woo" w:date="2016-07-06T15:02:00Z">
              <w:del w:id="5208" w:author="哲均 宋" w:date="2019-08-16T10:43:00Z">
                <w:r w:rsidR="00687CFD" w:rsidRPr="00ED175E" w:rsidDel="00DA5991">
                  <w:rPr>
                    <w:rFonts w:hint="eastAsia"/>
                  </w:rPr>
                  <w:delText>詳細類型コード</w:delText>
                </w:r>
              </w:del>
            </w:ins>
          </w:p>
        </w:tc>
        <w:tc>
          <w:tcPr>
            <w:tcW w:w="3506" w:type="dxa"/>
            <w:vAlign w:val="center"/>
            <w:tcPrChange w:id="5209" w:author="哲均 宋" w:date="2019-08-16T10:44:00Z">
              <w:tcPr>
                <w:tcW w:w="3598" w:type="dxa"/>
                <w:gridSpan w:val="2"/>
                <w:vAlign w:val="center"/>
              </w:tcPr>
            </w:tcPrChange>
          </w:tcPr>
          <w:p w14:paraId="41D26505" w14:textId="3339A331" w:rsidR="0096549F" w:rsidRPr="00ED175E" w:rsidRDefault="0096549F">
            <w:pPr>
              <w:pStyle w:val="afb"/>
              <w:autoSpaceDE w:val="0"/>
              <w:autoSpaceDN w:val="0"/>
              <w:pPrChange w:id="5210" w:author="Seongeun Woo" w:date="2016-10-13T18:44:00Z">
                <w:pPr>
                  <w:pStyle w:val="afb"/>
                </w:pPr>
              </w:pPrChange>
            </w:pPr>
            <w:del w:id="5211" w:author="哲均 宋" w:date="2019-08-16T10:43:00Z">
              <w:r w:rsidRPr="00ED175E" w:rsidDel="00DA5991">
                <w:delText>OBJ1000</w:delText>
              </w:r>
              <w:r w:rsidRPr="00ED175E" w:rsidDel="00DA5991">
                <w:rPr>
                  <w:rFonts w:hint="eastAsia"/>
                </w:rPr>
                <w:delText>に登録された</w:delText>
              </w:r>
              <w:r w:rsidRPr="00ED175E" w:rsidDel="00DA5991">
                <w:delText>TYPEID</w:delText>
              </w:r>
            </w:del>
            <w:ins w:id="5212" w:author="哲均 宋" w:date="2019-08-16T10:43:00Z">
              <w:r w:rsidR="00DA5991" w:rsidRPr="00DA5991">
                <w:t xml:space="preserve">TYPEID </w:t>
              </w:r>
            </w:ins>
            <w:ins w:id="5213" w:author="哲均 宋" w:date="2019-08-16T14:35:00Z">
              <w:r w:rsidR="007C0E9B">
                <w:t>stored in</w:t>
              </w:r>
            </w:ins>
            <w:ins w:id="5214" w:author="哲均 宋" w:date="2019-08-16T10:43:00Z">
              <w:r w:rsidR="00DA5991" w:rsidRPr="00DA5991">
                <w:t xml:space="preserve"> OBJ1000</w:t>
              </w:r>
            </w:ins>
            <w:del w:id="5215" w:author="류종우" w:date="2016-08-10T09:38:00Z">
              <w:r w:rsidRPr="00ED175E" w:rsidDel="00F757AF">
                <w:delText>.</w:delText>
              </w:r>
            </w:del>
          </w:p>
        </w:tc>
      </w:tr>
      <w:tr w:rsidR="0096549F" w:rsidRPr="00ED175E" w:rsidDel="00DA5991" w14:paraId="02358956" w14:textId="4134677A" w:rsidTr="00DA5991">
        <w:trPr>
          <w:del w:id="5216" w:author="哲均 宋" w:date="2019-08-16T10:44:00Z"/>
        </w:trPr>
        <w:tc>
          <w:tcPr>
            <w:tcW w:w="1913" w:type="dxa"/>
            <w:shd w:val="clear" w:color="auto" w:fill="EEECE1"/>
            <w:vAlign w:val="center"/>
            <w:tcPrChange w:id="5217" w:author="哲均 宋" w:date="2019-08-16T10:44:00Z">
              <w:tcPr>
                <w:tcW w:w="1701" w:type="dxa"/>
                <w:shd w:val="clear" w:color="auto" w:fill="F2F2F2" w:themeFill="background1" w:themeFillShade="F2"/>
                <w:vAlign w:val="center"/>
              </w:tcPr>
            </w:tcPrChange>
          </w:tcPr>
          <w:p w14:paraId="53B3E800" w14:textId="4ED42CE4" w:rsidR="0096549F" w:rsidRPr="00ED175E" w:rsidDel="00DA5991" w:rsidRDefault="0096549F">
            <w:pPr>
              <w:pStyle w:val="25"/>
              <w:autoSpaceDE w:val="0"/>
              <w:autoSpaceDN w:val="0"/>
              <w:rPr>
                <w:del w:id="5218" w:author="哲均 宋" w:date="2019-08-16T10:44:00Z"/>
                <w:b/>
              </w:rPr>
              <w:pPrChange w:id="5219" w:author="Seongeun Woo" w:date="2016-10-13T18:44:00Z">
                <w:pPr>
                  <w:pStyle w:val="25"/>
                </w:pPr>
              </w:pPrChange>
            </w:pPr>
            <w:del w:id="5220" w:author="哲均 宋" w:date="2019-08-16T10:44:00Z">
              <w:r w:rsidRPr="00ED175E" w:rsidDel="00DA5991">
                <w:rPr>
                  <w:b/>
                </w:rPr>
                <w:delText>VF_DT</w:delText>
              </w:r>
            </w:del>
          </w:p>
        </w:tc>
        <w:tc>
          <w:tcPr>
            <w:tcW w:w="4220" w:type="dxa"/>
            <w:vAlign w:val="center"/>
            <w:tcPrChange w:id="5221" w:author="哲均 宋" w:date="2019-08-16T10:44:00Z">
              <w:tcPr>
                <w:tcW w:w="4340" w:type="dxa"/>
                <w:gridSpan w:val="2"/>
                <w:vAlign w:val="center"/>
              </w:tcPr>
            </w:tcPrChange>
          </w:tcPr>
          <w:p w14:paraId="37D833E6" w14:textId="564F4A7A" w:rsidR="0096549F" w:rsidRPr="00ED175E" w:rsidDel="00DA5991" w:rsidRDefault="0096549F">
            <w:pPr>
              <w:pStyle w:val="afb"/>
              <w:autoSpaceDE w:val="0"/>
              <w:autoSpaceDN w:val="0"/>
              <w:rPr>
                <w:del w:id="5222" w:author="哲均 宋" w:date="2019-08-16T10:44:00Z"/>
              </w:rPr>
              <w:pPrChange w:id="5223" w:author="Seongeun Woo" w:date="2016-10-13T18:44:00Z">
                <w:pPr>
                  <w:pStyle w:val="afb"/>
                </w:pPr>
              </w:pPrChange>
            </w:pPr>
            <w:del w:id="5224" w:author="哲均 宋" w:date="2019-08-16T10:44:00Z">
              <w:r w:rsidRPr="00ED175E" w:rsidDel="00DA5991">
                <w:rPr>
                  <w:rFonts w:hint="eastAsia"/>
                </w:rPr>
                <w:delText>有効開始日</w:delText>
              </w:r>
            </w:del>
          </w:p>
        </w:tc>
        <w:tc>
          <w:tcPr>
            <w:tcW w:w="3506" w:type="dxa"/>
            <w:vAlign w:val="center"/>
            <w:tcPrChange w:id="5225" w:author="哲均 宋" w:date="2019-08-16T10:44:00Z">
              <w:tcPr>
                <w:tcW w:w="3598" w:type="dxa"/>
                <w:gridSpan w:val="2"/>
                <w:vAlign w:val="center"/>
              </w:tcPr>
            </w:tcPrChange>
          </w:tcPr>
          <w:p w14:paraId="7C4BC79B" w14:textId="1A3A1495" w:rsidR="0096549F" w:rsidRPr="00ED175E" w:rsidDel="00DA5991" w:rsidRDefault="0096549F">
            <w:pPr>
              <w:pStyle w:val="afb"/>
              <w:autoSpaceDE w:val="0"/>
              <w:autoSpaceDN w:val="0"/>
              <w:rPr>
                <w:del w:id="5226" w:author="哲均 宋" w:date="2019-08-16T10:44:00Z"/>
              </w:rPr>
              <w:pPrChange w:id="5227" w:author="Seongeun Woo" w:date="2016-10-13T18:44:00Z">
                <w:pPr>
                  <w:pStyle w:val="afb"/>
                </w:pPr>
              </w:pPrChange>
            </w:pPr>
            <w:del w:id="5228" w:author="哲均 宋" w:date="2019-08-16T10:44:00Z">
              <w:r w:rsidRPr="00ED175E" w:rsidDel="00DA5991">
                <w:delText>YYYYMMDD</w:delText>
              </w:r>
            </w:del>
          </w:p>
        </w:tc>
      </w:tr>
      <w:tr w:rsidR="0096549F" w:rsidRPr="00ED175E" w:rsidDel="00DA5991" w14:paraId="0CB4042C" w14:textId="09D67D85" w:rsidTr="00DA5991">
        <w:trPr>
          <w:del w:id="5229" w:author="哲均 宋" w:date="2019-08-16T10:44:00Z"/>
        </w:trPr>
        <w:tc>
          <w:tcPr>
            <w:tcW w:w="1913" w:type="dxa"/>
            <w:shd w:val="clear" w:color="auto" w:fill="EEECE1"/>
            <w:vAlign w:val="center"/>
            <w:tcPrChange w:id="5230" w:author="哲均 宋" w:date="2019-08-16T10:44:00Z">
              <w:tcPr>
                <w:tcW w:w="1701" w:type="dxa"/>
                <w:shd w:val="clear" w:color="auto" w:fill="F2F2F2" w:themeFill="background1" w:themeFillShade="F2"/>
                <w:vAlign w:val="center"/>
              </w:tcPr>
            </w:tcPrChange>
          </w:tcPr>
          <w:p w14:paraId="5AE25DD1" w14:textId="51AC37E6" w:rsidR="0096549F" w:rsidRPr="00ED175E" w:rsidDel="00DA5991" w:rsidRDefault="0096549F">
            <w:pPr>
              <w:pStyle w:val="25"/>
              <w:autoSpaceDE w:val="0"/>
              <w:autoSpaceDN w:val="0"/>
              <w:rPr>
                <w:del w:id="5231" w:author="哲均 宋" w:date="2019-08-16T10:44:00Z"/>
                <w:b/>
              </w:rPr>
              <w:pPrChange w:id="5232" w:author="Seongeun Woo" w:date="2016-10-13T18:44:00Z">
                <w:pPr>
                  <w:pStyle w:val="25"/>
                </w:pPr>
              </w:pPrChange>
            </w:pPr>
            <w:del w:id="5233" w:author="哲均 宋" w:date="2019-08-16T10:44:00Z">
              <w:r w:rsidRPr="00ED175E" w:rsidDel="00DA5991">
                <w:rPr>
                  <w:b/>
                </w:rPr>
                <w:delText>VT_DT</w:delText>
              </w:r>
            </w:del>
          </w:p>
        </w:tc>
        <w:tc>
          <w:tcPr>
            <w:tcW w:w="4220" w:type="dxa"/>
            <w:vAlign w:val="center"/>
            <w:tcPrChange w:id="5234" w:author="哲均 宋" w:date="2019-08-16T10:44:00Z">
              <w:tcPr>
                <w:tcW w:w="4340" w:type="dxa"/>
                <w:gridSpan w:val="2"/>
                <w:vAlign w:val="center"/>
              </w:tcPr>
            </w:tcPrChange>
          </w:tcPr>
          <w:p w14:paraId="3935EFE6" w14:textId="510A5A82" w:rsidR="0096549F" w:rsidRPr="00ED175E" w:rsidDel="00DA5991" w:rsidRDefault="0096549F">
            <w:pPr>
              <w:pStyle w:val="afb"/>
              <w:autoSpaceDE w:val="0"/>
              <w:autoSpaceDN w:val="0"/>
              <w:rPr>
                <w:del w:id="5235" w:author="哲均 宋" w:date="2019-08-16T10:44:00Z"/>
              </w:rPr>
              <w:pPrChange w:id="5236" w:author="Seongeun Woo" w:date="2016-10-13T18:44:00Z">
                <w:pPr>
                  <w:pStyle w:val="afb"/>
                </w:pPr>
              </w:pPrChange>
            </w:pPr>
            <w:del w:id="5237" w:author="哲均 宋" w:date="2019-08-16T10:44:00Z">
              <w:r w:rsidRPr="00ED175E" w:rsidDel="00DA5991">
                <w:rPr>
                  <w:rFonts w:hint="eastAsia"/>
                </w:rPr>
                <w:delText>有効終了日</w:delText>
              </w:r>
            </w:del>
          </w:p>
        </w:tc>
        <w:tc>
          <w:tcPr>
            <w:tcW w:w="3506" w:type="dxa"/>
            <w:vAlign w:val="center"/>
            <w:tcPrChange w:id="5238" w:author="哲均 宋" w:date="2019-08-16T10:44:00Z">
              <w:tcPr>
                <w:tcW w:w="3598" w:type="dxa"/>
                <w:gridSpan w:val="2"/>
                <w:vAlign w:val="center"/>
              </w:tcPr>
            </w:tcPrChange>
          </w:tcPr>
          <w:p w14:paraId="65411448" w14:textId="2D0A93D8" w:rsidR="0096549F" w:rsidRPr="00ED175E" w:rsidDel="00DA5991" w:rsidRDefault="0096549F">
            <w:pPr>
              <w:pStyle w:val="afb"/>
              <w:autoSpaceDE w:val="0"/>
              <w:autoSpaceDN w:val="0"/>
              <w:rPr>
                <w:del w:id="5239" w:author="哲均 宋" w:date="2019-08-16T10:44:00Z"/>
              </w:rPr>
              <w:pPrChange w:id="5240" w:author="Seongeun Woo" w:date="2016-10-13T18:44:00Z">
                <w:pPr>
                  <w:pStyle w:val="afb"/>
                </w:pPr>
              </w:pPrChange>
            </w:pPr>
            <w:del w:id="5241" w:author="哲均 宋" w:date="2019-08-16T10:44:00Z">
              <w:r w:rsidRPr="00ED175E" w:rsidDel="00DA5991">
                <w:delText>YYYYMMDD</w:delText>
              </w:r>
            </w:del>
          </w:p>
        </w:tc>
      </w:tr>
    </w:tbl>
    <w:p w14:paraId="7110C2AE" w14:textId="77777777" w:rsidR="0096549F" w:rsidRPr="00ED175E" w:rsidRDefault="0096549F">
      <w:pPr>
        <w:pStyle w:val="-00"/>
        <w:wordWrap/>
        <w:pPrChange w:id="5242" w:author="Seongeun Woo" w:date="2016-10-13T18:44:00Z">
          <w:pPr>
            <w:pStyle w:val="-00"/>
          </w:pPr>
        </w:pPrChange>
      </w:pPr>
    </w:p>
    <w:p w14:paraId="4CBEC330" w14:textId="106F4849" w:rsidR="007105F9" w:rsidRPr="00ED175E" w:rsidRDefault="007105F9">
      <w:pPr>
        <w:pStyle w:val="af6"/>
        <w:keepNext/>
        <w:autoSpaceDE w:val="0"/>
        <w:autoSpaceDN w:val="0"/>
        <w:pPrChange w:id="5243" w:author="Seongeun Woo" w:date="2016-10-13T18:44:00Z">
          <w:pPr>
            <w:pStyle w:val="af6"/>
            <w:keepNext/>
          </w:pPr>
        </w:pPrChange>
      </w:pPr>
      <w:r w:rsidRPr="00ED175E">
        <w:t xml:space="preserve"> </w:t>
      </w:r>
      <w:del w:id="5244" w:author="哲均 宋" w:date="2019-08-16T08:55:00Z">
        <w:r w:rsidRPr="00ED175E" w:rsidDel="003566B2">
          <w:delText>[</w:delText>
        </w:r>
        <w:r w:rsidRPr="00ED175E" w:rsidDel="003566B2">
          <w:rPr>
            <w:rFonts w:hint="eastAsia"/>
          </w:rPr>
          <w:delText>表</w:delText>
        </w:r>
      </w:del>
      <w:ins w:id="5245"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12</w:t>
      </w:r>
      <w:r w:rsidRPr="0073721B">
        <w:fldChar w:fldCharType="end"/>
      </w:r>
      <w:r w:rsidRPr="00ED175E">
        <w:t xml:space="preserve"> </w:t>
      </w:r>
      <w:del w:id="5246" w:author="哲均 宋" w:date="2019-08-16T08:52:00Z">
        <w:r w:rsidRPr="00ED175E" w:rsidDel="003566B2">
          <w:rPr>
            <w:rFonts w:hint="eastAsia"/>
          </w:rPr>
          <w:delText>サンプルデータ</w:delText>
        </w:r>
      </w:del>
      <w:ins w:id="5247" w:author="哲均 宋" w:date="2019-08-16T08:52:00Z">
        <w:r w:rsidR="003566B2">
          <w:rPr>
            <w:rFonts w:hint="eastAsia"/>
          </w:rPr>
          <w:t>Sample Data</w:t>
        </w:r>
      </w:ins>
      <w:r w:rsidRPr="00ED175E">
        <w:t>]</w:t>
      </w:r>
    </w:p>
    <w:tbl>
      <w:tblPr>
        <w:tblW w:w="9639" w:type="dxa"/>
        <w:tblInd w:w="99" w:type="dxa"/>
        <w:tblCellMar>
          <w:left w:w="99" w:type="dxa"/>
          <w:right w:w="99" w:type="dxa"/>
        </w:tblCellMar>
        <w:tblLook w:val="04A0" w:firstRow="1" w:lastRow="0" w:firstColumn="1" w:lastColumn="0" w:noHBand="0" w:noVBand="1"/>
        <w:tblPrChange w:id="5248" w:author="哲均 宋" w:date="2019-08-16T10:51:00Z">
          <w:tblPr>
            <w:tblW w:w="9639" w:type="dxa"/>
            <w:tblInd w:w="99" w:type="dxa"/>
            <w:tblCellMar>
              <w:left w:w="99" w:type="dxa"/>
              <w:right w:w="99" w:type="dxa"/>
            </w:tblCellMar>
            <w:tblLook w:val="04A0" w:firstRow="1" w:lastRow="0" w:firstColumn="1" w:lastColumn="0" w:noHBand="0" w:noVBand="1"/>
          </w:tblPr>
        </w:tblPrChange>
      </w:tblPr>
      <w:tblGrid>
        <w:gridCol w:w="725"/>
        <w:gridCol w:w="990"/>
        <w:gridCol w:w="979"/>
        <w:gridCol w:w="6945"/>
        <w:tblGridChange w:id="5249">
          <w:tblGrid>
            <w:gridCol w:w="725"/>
            <w:gridCol w:w="990"/>
            <w:gridCol w:w="979"/>
            <w:gridCol w:w="5670"/>
          </w:tblGrid>
        </w:tblGridChange>
      </w:tblGrid>
      <w:tr w:rsidR="00DA5991" w:rsidRPr="00ED175E" w14:paraId="658D5C08" w14:textId="77777777" w:rsidTr="00DA5991">
        <w:trPr>
          <w:trHeight w:val="255"/>
          <w:trPrChange w:id="5250" w:author="哲均 宋" w:date="2019-08-16T10:51:00Z">
            <w:trPr>
              <w:trHeight w:val="255"/>
            </w:trPr>
          </w:trPrChange>
        </w:trPr>
        <w:tc>
          <w:tcPr>
            <w:tcW w:w="725"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5251" w:author="哲均 宋" w:date="2019-08-16T10:51:00Z">
              <w:tcPr>
                <w:tcW w:w="725"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2632C7E6" w14:textId="77777777" w:rsidR="00DA5991" w:rsidRPr="00ED175E" w:rsidRDefault="00DA5991">
            <w:pPr>
              <w:pStyle w:val="afc"/>
              <w:wordWrap/>
              <w:pPrChange w:id="5252" w:author="Seongeun Woo" w:date="2016-10-13T18:44:00Z">
                <w:pPr>
                  <w:pStyle w:val="afc"/>
                </w:pPr>
              </w:pPrChange>
            </w:pPr>
            <w:r w:rsidRPr="00ED175E">
              <w:t>SID</w:t>
            </w:r>
          </w:p>
        </w:tc>
        <w:tc>
          <w:tcPr>
            <w:tcW w:w="990" w:type="dxa"/>
            <w:tcBorders>
              <w:top w:val="single" w:sz="4" w:space="0" w:color="auto"/>
              <w:left w:val="nil"/>
              <w:bottom w:val="single" w:sz="4" w:space="0" w:color="auto"/>
              <w:right w:val="single" w:sz="4" w:space="0" w:color="auto"/>
            </w:tcBorders>
            <w:shd w:val="clear" w:color="auto" w:fill="EEECE1"/>
            <w:noWrap/>
            <w:vAlign w:val="center"/>
            <w:hideMark/>
            <w:tcPrChange w:id="5253" w:author="哲均 宋" w:date="2019-08-16T10:51:00Z">
              <w:tcPr>
                <w:tcW w:w="99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52B8180" w14:textId="77777777" w:rsidR="00DA5991" w:rsidRPr="00ED175E" w:rsidRDefault="00DA5991">
            <w:pPr>
              <w:pStyle w:val="afc"/>
              <w:wordWrap/>
              <w:pPrChange w:id="5254" w:author="Seongeun Woo" w:date="2016-10-13T18:44:00Z">
                <w:pPr>
                  <w:pStyle w:val="afc"/>
                </w:pPr>
              </w:pPrChange>
            </w:pPr>
            <w:r w:rsidRPr="00ED175E">
              <w:t>BIZCODE</w:t>
            </w:r>
          </w:p>
        </w:tc>
        <w:tc>
          <w:tcPr>
            <w:tcW w:w="979" w:type="dxa"/>
            <w:tcBorders>
              <w:top w:val="single" w:sz="4" w:space="0" w:color="auto"/>
              <w:left w:val="nil"/>
              <w:bottom w:val="single" w:sz="4" w:space="0" w:color="auto"/>
              <w:right w:val="single" w:sz="4" w:space="0" w:color="auto"/>
            </w:tcBorders>
            <w:shd w:val="clear" w:color="auto" w:fill="EEECE1"/>
            <w:noWrap/>
            <w:vAlign w:val="center"/>
            <w:hideMark/>
            <w:tcPrChange w:id="5255" w:author="哲均 宋" w:date="2019-08-16T10:51:00Z">
              <w:tcPr>
                <w:tcW w:w="979"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4739921B" w14:textId="5912B855" w:rsidR="00DA5991" w:rsidRPr="00ED175E" w:rsidDel="00DA5991" w:rsidRDefault="00DA5991" w:rsidP="00DA5991">
            <w:pPr>
              <w:pStyle w:val="afc"/>
              <w:wordWrap/>
              <w:rPr>
                <w:del w:id="5256" w:author="哲均 宋" w:date="2019-08-16T10:44:00Z"/>
              </w:rPr>
              <w:pPrChange w:id="5257" w:author="哲均 宋" w:date="2019-08-16T10:44:00Z">
                <w:pPr>
                  <w:pStyle w:val="afc"/>
                </w:pPr>
              </w:pPrChange>
            </w:pPr>
            <w:r w:rsidRPr="00ED175E">
              <w:t>TYPE</w:t>
            </w:r>
          </w:p>
          <w:p w14:paraId="7113AECA" w14:textId="4B8140A6" w:rsidR="00DA5991" w:rsidRPr="00ED175E" w:rsidRDefault="00DA5991" w:rsidP="00DA5991">
            <w:pPr>
              <w:pStyle w:val="afc"/>
              <w:wordWrap/>
              <w:pPrChange w:id="5258" w:author="哲均 宋" w:date="2019-08-16T10:44:00Z">
                <w:pPr>
                  <w:pStyle w:val="afc"/>
                </w:pPr>
              </w:pPrChange>
            </w:pPr>
            <w:r w:rsidRPr="00ED175E">
              <w:t>ID</w:t>
            </w:r>
          </w:p>
        </w:tc>
        <w:tc>
          <w:tcPr>
            <w:tcW w:w="6945" w:type="dxa"/>
            <w:tcBorders>
              <w:top w:val="single" w:sz="4" w:space="0" w:color="auto"/>
              <w:left w:val="nil"/>
              <w:bottom w:val="single" w:sz="4" w:space="0" w:color="auto"/>
              <w:right w:val="single" w:sz="4" w:space="0" w:color="auto"/>
            </w:tcBorders>
            <w:shd w:val="clear" w:color="auto" w:fill="EEECE1"/>
            <w:noWrap/>
            <w:vAlign w:val="center"/>
            <w:hideMark/>
            <w:tcPrChange w:id="5259" w:author="哲均 宋" w:date="2019-08-16T10:51:00Z">
              <w:tcPr>
                <w:tcW w:w="567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570B8EF" w14:textId="77777777" w:rsidR="00DA5991" w:rsidRPr="00ED175E" w:rsidRDefault="00DA5991">
            <w:pPr>
              <w:pStyle w:val="afc"/>
              <w:wordWrap/>
              <w:pPrChange w:id="5260" w:author="Seongeun Woo" w:date="2016-10-13T18:44:00Z">
                <w:pPr>
                  <w:pStyle w:val="afc"/>
                </w:pPr>
              </w:pPrChange>
            </w:pPr>
            <w:r w:rsidRPr="00ED175E">
              <w:t>OBJ_NAME</w:t>
            </w:r>
          </w:p>
        </w:tc>
      </w:tr>
      <w:tr w:rsidR="00DA5991" w:rsidRPr="00ED175E" w14:paraId="0421FEAC" w14:textId="77777777" w:rsidTr="00DA5991">
        <w:trPr>
          <w:trHeight w:val="255"/>
          <w:trPrChange w:id="5261" w:author="哲均 宋" w:date="2019-08-16T10:51:00Z">
            <w:trPr>
              <w:trHeight w:val="255"/>
            </w:trPr>
          </w:trPrChange>
        </w:trPr>
        <w:tc>
          <w:tcPr>
            <w:tcW w:w="725" w:type="dxa"/>
            <w:tcBorders>
              <w:top w:val="nil"/>
              <w:left w:val="single" w:sz="4" w:space="0" w:color="auto"/>
              <w:bottom w:val="single" w:sz="4" w:space="0" w:color="auto"/>
              <w:right w:val="single" w:sz="4" w:space="0" w:color="auto"/>
            </w:tcBorders>
            <w:shd w:val="clear" w:color="auto" w:fill="auto"/>
            <w:noWrap/>
            <w:vAlign w:val="bottom"/>
            <w:hideMark/>
            <w:tcPrChange w:id="5262" w:author="哲均 宋" w:date="2019-08-16T10:51:00Z">
              <w:tcPr>
                <w:tcW w:w="72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B109C55" w14:textId="77777777" w:rsidR="00DA5991" w:rsidRPr="00ED175E" w:rsidRDefault="00DA5991">
            <w:pPr>
              <w:pStyle w:val="afb"/>
              <w:autoSpaceDE w:val="0"/>
              <w:autoSpaceDN w:val="0"/>
              <w:pPrChange w:id="5263" w:author="Seongeun Woo" w:date="2016-10-13T18:44:00Z">
                <w:pPr>
                  <w:pStyle w:val="afb"/>
                </w:pPr>
              </w:pPrChange>
            </w:pPr>
            <w:r w:rsidRPr="00ED175E">
              <w:t>261</w:t>
            </w:r>
          </w:p>
        </w:tc>
        <w:tc>
          <w:tcPr>
            <w:tcW w:w="990" w:type="dxa"/>
            <w:tcBorders>
              <w:top w:val="nil"/>
              <w:left w:val="nil"/>
              <w:bottom w:val="single" w:sz="4" w:space="0" w:color="auto"/>
              <w:right w:val="single" w:sz="4" w:space="0" w:color="auto"/>
            </w:tcBorders>
            <w:shd w:val="clear" w:color="auto" w:fill="auto"/>
            <w:noWrap/>
            <w:vAlign w:val="bottom"/>
            <w:hideMark/>
            <w:tcPrChange w:id="5264" w:author="哲均 宋" w:date="2019-08-16T10:51:00Z">
              <w:tcPr>
                <w:tcW w:w="990" w:type="dxa"/>
                <w:tcBorders>
                  <w:top w:val="nil"/>
                  <w:left w:val="nil"/>
                  <w:bottom w:val="single" w:sz="4" w:space="0" w:color="auto"/>
                  <w:right w:val="single" w:sz="4" w:space="0" w:color="auto"/>
                </w:tcBorders>
                <w:shd w:val="clear" w:color="auto" w:fill="auto"/>
                <w:noWrap/>
                <w:vAlign w:val="bottom"/>
                <w:hideMark/>
              </w:tcPr>
            </w:tcPrChange>
          </w:tcPr>
          <w:p w14:paraId="474A6BA1" w14:textId="77777777" w:rsidR="00DA5991" w:rsidRPr="00ED175E" w:rsidRDefault="00DA5991">
            <w:pPr>
              <w:pStyle w:val="afb"/>
              <w:autoSpaceDE w:val="0"/>
              <w:autoSpaceDN w:val="0"/>
              <w:rPr>
                <w:rStyle w:val="afffc"/>
                <w:sz w:val="16"/>
                <w:szCs w:val="16"/>
              </w:rPr>
              <w:pPrChange w:id="5265" w:author="Seongeun Woo" w:date="2016-10-13T18:44:00Z">
                <w:pPr>
                  <w:pStyle w:val="afb"/>
                </w:pPr>
              </w:pPrChange>
            </w:pPr>
            <w:r w:rsidRPr="00ED175E">
              <w:rPr>
                <w:rStyle w:val="afffc"/>
                <w:sz w:val="16"/>
                <w:szCs w:val="16"/>
              </w:rPr>
              <w:t>P2001</w:t>
            </w:r>
          </w:p>
        </w:tc>
        <w:tc>
          <w:tcPr>
            <w:tcW w:w="979" w:type="dxa"/>
            <w:tcBorders>
              <w:top w:val="nil"/>
              <w:left w:val="nil"/>
              <w:bottom w:val="single" w:sz="4" w:space="0" w:color="auto"/>
              <w:right w:val="single" w:sz="4" w:space="0" w:color="auto"/>
            </w:tcBorders>
            <w:shd w:val="clear" w:color="auto" w:fill="auto"/>
            <w:noWrap/>
            <w:vAlign w:val="bottom"/>
            <w:hideMark/>
            <w:tcPrChange w:id="5266" w:author="哲均 宋" w:date="2019-08-16T10:51:00Z">
              <w:tcPr>
                <w:tcW w:w="979" w:type="dxa"/>
                <w:tcBorders>
                  <w:top w:val="nil"/>
                  <w:left w:val="nil"/>
                  <w:bottom w:val="single" w:sz="4" w:space="0" w:color="auto"/>
                  <w:right w:val="single" w:sz="4" w:space="0" w:color="auto"/>
                </w:tcBorders>
                <w:shd w:val="clear" w:color="auto" w:fill="auto"/>
                <w:noWrap/>
                <w:vAlign w:val="bottom"/>
                <w:hideMark/>
              </w:tcPr>
            </w:tcPrChange>
          </w:tcPr>
          <w:p w14:paraId="0D0FD7FB" w14:textId="77777777" w:rsidR="00DA5991" w:rsidRPr="00ED175E" w:rsidRDefault="00DA5991">
            <w:pPr>
              <w:pStyle w:val="afb"/>
              <w:autoSpaceDE w:val="0"/>
              <w:autoSpaceDN w:val="0"/>
              <w:rPr>
                <w:rStyle w:val="afffc"/>
                <w:sz w:val="16"/>
                <w:szCs w:val="16"/>
              </w:rPr>
              <w:pPrChange w:id="5267" w:author="Seongeun Woo" w:date="2016-10-13T18:44:00Z">
                <w:pPr>
                  <w:pStyle w:val="afb"/>
                </w:pPr>
              </w:pPrChange>
            </w:pPr>
            <w:r w:rsidRPr="00ED175E">
              <w:rPr>
                <w:rStyle w:val="afffc"/>
                <w:sz w:val="16"/>
                <w:szCs w:val="16"/>
              </w:rPr>
              <w:t>902</w:t>
            </w:r>
          </w:p>
        </w:tc>
        <w:tc>
          <w:tcPr>
            <w:tcW w:w="6945" w:type="dxa"/>
            <w:tcBorders>
              <w:top w:val="nil"/>
              <w:left w:val="nil"/>
              <w:bottom w:val="single" w:sz="4" w:space="0" w:color="auto"/>
              <w:right w:val="single" w:sz="4" w:space="0" w:color="auto"/>
            </w:tcBorders>
            <w:shd w:val="clear" w:color="auto" w:fill="auto"/>
            <w:noWrap/>
            <w:vAlign w:val="bottom"/>
            <w:hideMark/>
            <w:tcPrChange w:id="5268" w:author="哲均 宋" w:date="2019-08-16T10:51:00Z">
              <w:tcPr>
                <w:tcW w:w="5670" w:type="dxa"/>
                <w:tcBorders>
                  <w:top w:val="nil"/>
                  <w:left w:val="nil"/>
                  <w:bottom w:val="single" w:sz="4" w:space="0" w:color="auto"/>
                  <w:right w:val="single" w:sz="4" w:space="0" w:color="auto"/>
                </w:tcBorders>
                <w:shd w:val="clear" w:color="auto" w:fill="auto"/>
                <w:noWrap/>
                <w:vAlign w:val="bottom"/>
                <w:hideMark/>
              </w:tcPr>
            </w:tcPrChange>
          </w:tcPr>
          <w:p w14:paraId="5371C1CB" w14:textId="38D6E2F0" w:rsidR="00DA5991" w:rsidRPr="00ED175E" w:rsidRDefault="00DA5991">
            <w:pPr>
              <w:pStyle w:val="afb"/>
              <w:autoSpaceDE w:val="0"/>
              <w:autoSpaceDN w:val="0"/>
              <w:pPrChange w:id="5269" w:author="Seongeun Woo" w:date="2016-10-13T18:44:00Z">
                <w:pPr>
                  <w:pStyle w:val="afb"/>
                </w:pPr>
              </w:pPrChange>
            </w:pPr>
            <w:ins w:id="5270" w:author="哲均 宋" w:date="2019-08-16T10:45:00Z">
              <w:r w:rsidRPr="00DA5991">
                <w:t>Personal car insurance</w:t>
              </w:r>
            </w:ins>
            <w:del w:id="5271" w:author="哲均 宋" w:date="2019-08-16T10:45:00Z">
              <w:r w:rsidRPr="00ED175E" w:rsidDel="00DA5991">
                <w:rPr>
                  <w:rFonts w:hint="eastAsia"/>
                </w:rPr>
                <w:delText>個人用自動車保険</w:delText>
              </w:r>
            </w:del>
          </w:p>
        </w:tc>
      </w:tr>
      <w:tr w:rsidR="00DA5991" w:rsidRPr="00ED175E" w14:paraId="4B9172C4" w14:textId="77777777" w:rsidTr="00DA5991">
        <w:trPr>
          <w:trHeight w:val="255"/>
          <w:trPrChange w:id="5272" w:author="哲均 宋" w:date="2019-08-16T10:51:00Z">
            <w:trPr>
              <w:trHeight w:val="255"/>
            </w:trPr>
          </w:trPrChange>
        </w:trPr>
        <w:tc>
          <w:tcPr>
            <w:tcW w:w="725" w:type="dxa"/>
            <w:tcBorders>
              <w:top w:val="nil"/>
              <w:left w:val="single" w:sz="4" w:space="0" w:color="auto"/>
              <w:bottom w:val="single" w:sz="4" w:space="0" w:color="auto"/>
              <w:right w:val="single" w:sz="4" w:space="0" w:color="auto"/>
            </w:tcBorders>
            <w:shd w:val="clear" w:color="auto" w:fill="auto"/>
            <w:noWrap/>
            <w:vAlign w:val="bottom"/>
            <w:hideMark/>
            <w:tcPrChange w:id="5273" w:author="哲均 宋" w:date="2019-08-16T10:51:00Z">
              <w:tcPr>
                <w:tcW w:w="72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733C4AF" w14:textId="77777777" w:rsidR="00DA5991" w:rsidRPr="00ED175E" w:rsidRDefault="00DA5991">
            <w:pPr>
              <w:pStyle w:val="afb"/>
              <w:autoSpaceDE w:val="0"/>
              <w:autoSpaceDN w:val="0"/>
              <w:pPrChange w:id="5274" w:author="Seongeun Woo" w:date="2016-10-13T18:44:00Z">
                <w:pPr>
                  <w:pStyle w:val="afb"/>
                </w:pPr>
              </w:pPrChange>
            </w:pPr>
            <w:r w:rsidRPr="00ED175E">
              <w:t>262</w:t>
            </w:r>
          </w:p>
        </w:tc>
        <w:tc>
          <w:tcPr>
            <w:tcW w:w="990" w:type="dxa"/>
            <w:tcBorders>
              <w:top w:val="nil"/>
              <w:left w:val="nil"/>
              <w:bottom w:val="single" w:sz="4" w:space="0" w:color="auto"/>
              <w:right w:val="single" w:sz="4" w:space="0" w:color="auto"/>
            </w:tcBorders>
            <w:shd w:val="clear" w:color="auto" w:fill="auto"/>
            <w:noWrap/>
            <w:vAlign w:val="bottom"/>
            <w:hideMark/>
            <w:tcPrChange w:id="5275" w:author="哲均 宋" w:date="2019-08-16T10:51:00Z">
              <w:tcPr>
                <w:tcW w:w="990" w:type="dxa"/>
                <w:tcBorders>
                  <w:top w:val="nil"/>
                  <w:left w:val="nil"/>
                  <w:bottom w:val="single" w:sz="4" w:space="0" w:color="auto"/>
                  <w:right w:val="single" w:sz="4" w:space="0" w:color="auto"/>
                </w:tcBorders>
                <w:shd w:val="clear" w:color="auto" w:fill="auto"/>
                <w:noWrap/>
                <w:vAlign w:val="bottom"/>
                <w:hideMark/>
              </w:tcPr>
            </w:tcPrChange>
          </w:tcPr>
          <w:p w14:paraId="080D29E5" w14:textId="77777777" w:rsidR="00DA5991" w:rsidRPr="00ED175E" w:rsidRDefault="00DA5991">
            <w:pPr>
              <w:pStyle w:val="afb"/>
              <w:autoSpaceDE w:val="0"/>
              <w:autoSpaceDN w:val="0"/>
              <w:rPr>
                <w:rStyle w:val="afffc"/>
                <w:sz w:val="16"/>
                <w:szCs w:val="16"/>
              </w:rPr>
              <w:pPrChange w:id="5276" w:author="Seongeun Woo" w:date="2016-10-13T18:44:00Z">
                <w:pPr>
                  <w:pStyle w:val="afb"/>
                </w:pPr>
              </w:pPrChange>
            </w:pPr>
            <w:r w:rsidRPr="00ED175E">
              <w:rPr>
                <w:rStyle w:val="afffc"/>
                <w:sz w:val="16"/>
                <w:szCs w:val="16"/>
              </w:rPr>
              <w:t>I2001</w:t>
            </w:r>
          </w:p>
        </w:tc>
        <w:tc>
          <w:tcPr>
            <w:tcW w:w="979" w:type="dxa"/>
            <w:tcBorders>
              <w:top w:val="nil"/>
              <w:left w:val="nil"/>
              <w:bottom w:val="single" w:sz="4" w:space="0" w:color="auto"/>
              <w:right w:val="single" w:sz="4" w:space="0" w:color="auto"/>
            </w:tcBorders>
            <w:shd w:val="clear" w:color="auto" w:fill="auto"/>
            <w:noWrap/>
            <w:vAlign w:val="bottom"/>
            <w:hideMark/>
            <w:tcPrChange w:id="5277" w:author="哲均 宋" w:date="2019-08-16T10:51:00Z">
              <w:tcPr>
                <w:tcW w:w="979" w:type="dxa"/>
                <w:tcBorders>
                  <w:top w:val="nil"/>
                  <w:left w:val="nil"/>
                  <w:bottom w:val="single" w:sz="4" w:space="0" w:color="auto"/>
                  <w:right w:val="single" w:sz="4" w:space="0" w:color="auto"/>
                </w:tcBorders>
                <w:shd w:val="clear" w:color="auto" w:fill="auto"/>
                <w:noWrap/>
                <w:vAlign w:val="bottom"/>
                <w:hideMark/>
              </w:tcPr>
            </w:tcPrChange>
          </w:tcPr>
          <w:p w14:paraId="7C0CF221" w14:textId="77777777" w:rsidR="00DA5991" w:rsidRPr="00ED175E" w:rsidRDefault="00DA5991">
            <w:pPr>
              <w:pStyle w:val="afb"/>
              <w:autoSpaceDE w:val="0"/>
              <w:autoSpaceDN w:val="0"/>
              <w:rPr>
                <w:rStyle w:val="afffc"/>
                <w:sz w:val="16"/>
                <w:szCs w:val="16"/>
              </w:rPr>
              <w:pPrChange w:id="5278" w:author="Seongeun Woo" w:date="2016-10-13T18:44:00Z">
                <w:pPr>
                  <w:pStyle w:val="afb"/>
                </w:pPr>
              </w:pPrChange>
            </w:pPr>
            <w:r w:rsidRPr="00ED175E">
              <w:rPr>
                <w:rStyle w:val="afffc"/>
                <w:sz w:val="16"/>
                <w:szCs w:val="16"/>
              </w:rPr>
              <w:t>912</w:t>
            </w:r>
          </w:p>
        </w:tc>
        <w:tc>
          <w:tcPr>
            <w:tcW w:w="6945" w:type="dxa"/>
            <w:tcBorders>
              <w:top w:val="nil"/>
              <w:left w:val="nil"/>
              <w:bottom w:val="single" w:sz="4" w:space="0" w:color="auto"/>
              <w:right w:val="single" w:sz="4" w:space="0" w:color="auto"/>
            </w:tcBorders>
            <w:shd w:val="clear" w:color="auto" w:fill="auto"/>
            <w:noWrap/>
            <w:vAlign w:val="bottom"/>
            <w:hideMark/>
            <w:tcPrChange w:id="5279" w:author="哲均 宋" w:date="2019-08-16T10:51:00Z">
              <w:tcPr>
                <w:tcW w:w="5670" w:type="dxa"/>
                <w:tcBorders>
                  <w:top w:val="nil"/>
                  <w:left w:val="nil"/>
                  <w:bottom w:val="single" w:sz="4" w:space="0" w:color="auto"/>
                  <w:right w:val="single" w:sz="4" w:space="0" w:color="auto"/>
                </w:tcBorders>
                <w:shd w:val="clear" w:color="auto" w:fill="auto"/>
                <w:noWrap/>
                <w:vAlign w:val="bottom"/>
                <w:hideMark/>
              </w:tcPr>
            </w:tcPrChange>
          </w:tcPr>
          <w:p w14:paraId="1F2500DC" w14:textId="4EE23FDB" w:rsidR="00DA5991" w:rsidRPr="00ED175E" w:rsidRDefault="00DA5991">
            <w:pPr>
              <w:pStyle w:val="afb"/>
              <w:autoSpaceDE w:val="0"/>
              <w:autoSpaceDN w:val="0"/>
              <w:rPr>
                <w:lang w:eastAsia="zh-CN"/>
              </w:rPr>
              <w:pPrChange w:id="5280" w:author="Seongeun Woo" w:date="2016-10-13T18:44:00Z">
                <w:pPr>
                  <w:pStyle w:val="afb"/>
                </w:pPr>
              </w:pPrChange>
            </w:pPr>
            <w:ins w:id="5281" w:author="哲均 宋" w:date="2019-08-16T10:45:00Z">
              <w:r w:rsidRPr="00DA5991">
                <w:rPr>
                  <w:lang w:eastAsia="zh-CN"/>
                </w:rPr>
                <w:t xml:space="preserve">Criminal agreement support </w:t>
              </w:r>
            </w:ins>
            <w:ins w:id="5282" w:author="哲均 宋" w:date="2019-08-16T10:46:00Z">
              <w:r>
                <w:rPr>
                  <w:lang w:eastAsia="zh-CN"/>
                </w:rPr>
                <w:t>costs</w:t>
              </w:r>
            </w:ins>
            <w:ins w:id="5283" w:author="哲均 宋" w:date="2019-08-16T10:45:00Z">
              <w:r w:rsidRPr="00DA5991">
                <w:rPr>
                  <w:lang w:eastAsia="zh-CN"/>
                </w:rPr>
                <w:t xml:space="preserve"> guarantee</w:t>
              </w:r>
            </w:ins>
            <w:del w:id="5284" w:author="哲均 宋" w:date="2019-08-16T10:45:00Z">
              <w:r w:rsidRPr="00ED175E" w:rsidDel="00DA5991">
                <w:rPr>
                  <w:rFonts w:hint="eastAsia"/>
                  <w:lang w:eastAsia="zh-CN"/>
                </w:rPr>
                <w:delText>刑事合意支援金担保特約</w:delText>
              </w:r>
            </w:del>
          </w:p>
        </w:tc>
      </w:tr>
      <w:tr w:rsidR="00DA5991" w:rsidRPr="00ED175E" w14:paraId="528888D5" w14:textId="77777777" w:rsidTr="00DA5991">
        <w:trPr>
          <w:trHeight w:val="255"/>
          <w:trPrChange w:id="5285" w:author="哲均 宋" w:date="2019-08-16T10:51:00Z">
            <w:trPr>
              <w:trHeight w:val="255"/>
            </w:trPr>
          </w:trPrChange>
        </w:trPr>
        <w:tc>
          <w:tcPr>
            <w:tcW w:w="725" w:type="dxa"/>
            <w:tcBorders>
              <w:top w:val="nil"/>
              <w:left w:val="single" w:sz="4" w:space="0" w:color="auto"/>
              <w:bottom w:val="single" w:sz="4" w:space="0" w:color="auto"/>
              <w:right w:val="single" w:sz="4" w:space="0" w:color="auto"/>
            </w:tcBorders>
            <w:shd w:val="clear" w:color="auto" w:fill="auto"/>
            <w:noWrap/>
            <w:vAlign w:val="bottom"/>
            <w:hideMark/>
            <w:tcPrChange w:id="5286" w:author="哲均 宋" w:date="2019-08-16T10:51:00Z">
              <w:tcPr>
                <w:tcW w:w="72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5ECB4A7" w14:textId="77777777" w:rsidR="00DA5991" w:rsidRPr="00ED175E" w:rsidRDefault="00DA5991">
            <w:pPr>
              <w:pStyle w:val="afb"/>
              <w:autoSpaceDE w:val="0"/>
              <w:autoSpaceDN w:val="0"/>
              <w:pPrChange w:id="5287" w:author="Seongeun Woo" w:date="2016-10-13T18:44:00Z">
                <w:pPr>
                  <w:pStyle w:val="afb"/>
                </w:pPr>
              </w:pPrChange>
            </w:pPr>
            <w:r w:rsidRPr="00ED175E">
              <w:t>263</w:t>
            </w:r>
          </w:p>
        </w:tc>
        <w:tc>
          <w:tcPr>
            <w:tcW w:w="990" w:type="dxa"/>
            <w:tcBorders>
              <w:top w:val="nil"/>
              <w:left w:val="nil"/>
              <w:bottom w:val="single" w:sz="4" w:space="0" w:color="auto"/>
              <w:right w:val="single" w:sz="4" w:space="0" w:color="auto"/>
            </w:tcBorders>
            <w:shd w:val="clear" w:color="auto" w:fill="auto"/>
            <w:noWrap/>
            <w:vAlign w:val="bottom"/>
            <w:hideMark/>
            <w:tcPrChange w:id="5288" w:author="哲均 宋" w:date="2019-08-16T10:51:00Z">
              <w:tcPr>
                <w:tcW w:w="990" w:type="dxa"/>
                <w:tcBorders>
                  <w:top w:val="nil"/>
                  <w:left w:val="nil"/>
                  <w:bottom w:val="single" w:sz="4" w:space="0" w:color="auto"/>
                  <w:right w:val="single" w:sz="4" w:space="0" w:color="auto"/>
                </w:tcBorders>
                <w:shd w:val="clear" w:color="auto" w:fill="auto"/>
                <w:noWrap/>
                <w:vAlign w:val="bottom"/>
                <w:hideMark/>
              </w:tcPr>
            </w:tcPrChange>
          </w:tcPr>
          <w:p w14:paraId="04DB3048" w14:textId="77777777" w:rsidR="00DA5991" w:rsidRPr="00ED175E" w:rsidRDefault="00DA5991">
            <w:pPr>
              <w:pStyle w:val="afb"/>
              <w:autoSpaceDE w:val="0"/>
              <w:autoSpaceDN w:val="0"/>
              <w:rPr>
                <w:rStyle w:val="afffc"/>
                <w:sz w:val="16"/>
                <w:szCs w:val="16"/>
              </w:rPr>
              <w:pPrChange w:id="5289" w:author="Seongeun Woo" w:date="2016-10-13T18:44:00Z">
                <w:pPr>
                  <w:pStyle w:val="afb"/>
                </w:pPr>
              </w:pPrChange>
            </w:pPr>
            <w:r w:rsidRPr="00ED175E">
              <w:rPr>
                <w:rStyle w:val="afffc"/>
                <w:sz w:val="16"/>
                <w:szCs w:val="16"/>
              </w:rPr>
              <w:t>I2002</w:t>
            </w:r>
          </w:p>
        </w:tc>
        <w:tc>
          <w:tcPr>
            <w:tcW w:w="979" w:type="dxa"/>
            <w:tcBorders>
              <w:top w:val="nil"/>
              <w:left w:val="nil"/>
              <w:bottom w:val="single" w:sz="4" w:space="0" w:color="auto"/>
              <w:right w:val="single" w:sz="4" w:space="0" w:color="auto"/>
            </w:tcBorders>
            <w:shd w:val="clear" w:color="auto" w:fill="auto"/>
            <w:noWrap/>
            <w:vAlign w:val="bottom"/>
            <w:hideMark/>
            <w:tcPrChange w:id="5290" w:author="哲均 宋" w:date="2019-08-16T10:51:00Z">
              <w:tcPr>
                <w:tcW w:w="979" w:type="dxa"/>
                <w:tcBorders>
                  <w:top w:val="nil"/>
                  <w:left w:val="nil"/>
                  <w:bottom w:val="single" w:sz="4" w:space="0" w:color="auto"/>
                  <w:right w:val="single" w:sz="4" w:space="0" w:color="auto"/>
                </w:tcBorders>
                <w:shd w:val="clear" w:color="auto" w:fill="auto"/>
                <w:noWrap/>
                <w:vAlign w:val="bottom"/>
                <w:hideMark/>
              </w:tcPr>
            </w:tcPrChange>
          </w:tcPr>
          <w:p w14:paraId="67D7E3D0" w14:textId="77777777" w:rsidR="00DA5991" w:rsidRPr="00ED175E" w:rsidRDefault="00DA5991">
            <w:pPr>
              <w:pStyle w:val="afb"/>
              <w:autoSpaceDE w:val="0"/>
              <w:autoSpaceDN w:val="0"/>
              <w:rPr>
                <w:rStyle w:val="afffc"/>
                <w:sz w:val="16"/>
                <w:szCs w:val="16"/>
              </w:rPr>
              <w:pPrChange w:id="5291" w:author="Seongeun Woo" w:date="2016-10-13T18:44:00Z">
                <w:pPr>
                  <w:pStyle w:val="afb"/>
                </w:pPr>
              </w:pPrChange>
            </w:pPr>
            <w:r w:rsidRPr="00ED175E">
              <w:rPr>
                <w:rStyle w:val="afffc"/>
                <w:sz w:val="16"/>
                <w:szCs w:val="16"/>
              </w:rPr>
              <w:t>912</w:t>
            </w:r>
          </w:p>
        </w:tc>
        <w:tc>
          <w:tcPr>
            <w:tcW w:w="6945" w:type="dxa"/>
            <w:tcBorders>
              <w:top w:val="nil"/>
              <w:left w:val="nil"/>
              <w:bottom w:val="single" w:sz="4" w:space="0" w:color="auto"/>
              <w:right w:val="single" w:sz="4" w:space="0" w:color="auto"/>
            </w:tcBorders>
            <w:shd w:val="clear" w:color="auto" w:fill="auto"/>
            <w:noWrap/>
            <w:vAlign w:val="bottom"/>
            <w:hideMark/>
            <w:tcPrChange w:id="5292" w:author="哲均 宋" w:date="2019-08-16T10:51:00Z">
              <w:tcPr>
                <w:tcW w:w="5670" w:type="dxa"/>
                <w:tcBorders>
                  <w:top w:val="nil"/>
                  <w:left w:val="nil"/>
                  <w:bottom w:val="single" w:sz="4" w:space="0" w:color="auto"/>
                  <w:right w:val="single" w:sz="4" w:space="0" w:color="auto"/>
                </w:tcBorders>
                <w:shd w:val="clear" w:color="auto" w:fill="auto"/>
                <w:noWrap/>
                <w:vAlign w:val="bottom"/>
                <w:hideMark/>
              </w:tcPr>
            </w:tcPrChange>
          </w:tcPr>
          <w:p w14:paraId="50A48B64" w14:textId="74F1F70B" w:rsidR="00DA5991" w:rsidRPr="00ED175E" w:rsidRDefault="00DA5991">
            <w:pPr>
              <w:pStyle w:val="afb"/>
              <w:autoSpaceDE w:val="0"/>
              <w:autoSpaceDN w:val="0"/>
              <w:rPr>
                <w:lang w:eastAsia="zh-CN"/>
              </w:rPr>
              <w:pPrChange w:id="5293" w:author="Seongeun Woo" w:date="2016-10-13T18:44:00Z">
                <w:pPr>
                  <w:pStyle w:val="afb"/>
                </w:pPr>
              </w:pPrChange>
            </w:pPr>
            <w:del w:id="5294" w:author="哲均 宋" w:date="2019-08-16T10:46:00Z">
              <w:r w:rsidRPr="00ED175E" w:rsidDel="00DA5991">
                <w:rPr>
                  <w:rFonts w:hint="eastAsia"/>
                  <w:lang w:eastAsia="zh-CN"/>
                </w:rPr>
                <w:delText>弁護士選任費用担保特約</w:delText>
              </w:r>
            </w:del>
            <w:ins w:id="5295" w:author="哲均 宋" w:date="2019-08-16T10:46:00Z">
              <w:r w:rsidRPr="00DA5991">
                <w:rPr>
                  <w:lang w:eastAsia="zh-CN"/>
                </w:rPr>
                <w:t>Lawyer appointment costs guarantee</w:t>
              </w:r>
            </w:ins>
          </w:p>
        </w:tc>
      </w:tr>
      <w:tr w:rsidR="00DA5991" w:rsidRPr="00ED175E" w14:paraId="474F11DB" w14:textId="77777777" w:rsidTr="00DA5991">
        <w:trPr>
          <w:trHeight w:val="255"/>
          <w:trPrChange w:id="5296" w:author="哲均 宋" w:date="2019-08-16T10:51:00Z">
            <w:trPr>
              <w:trHeight w:val="255"/>
            </w:trPr>
          </w:trPrChange>
        </w:trPr>
        <w:tc>
          <w:tcPr>
            <w:tcW w:w="725" w:type="dxa"/>
            <w:tcBorders>
              <w:top w:val="nil"/>
              <w:left w:val="single" w:sz="4" w:space="0" w:color="auto"/>
              <w:bottom w:val="single" w:sz="4" w:space="0" w:color="auto"/>
              <w:right w:val="single" w:sz="4" w:space="0" w:color="auto"/>
            </w:tcBorders>
            <w:shd w:val="clear" w:color="auto" w:fill="auto"/>
            <w:noWrap/>
            <w:vAlign w:val="bottom"/>
            <w:hideMark/>
            <w:tcPrChange w:id="5297" w:author="哲均 宋" w:date="2019-08-16T10:51:00Z">
              <w:tcPr>
                <w:tcW w:w="72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AF62CC4" w14:textId="77777777" w:rsidR="00DA5991" w:rsidRPr="00ED175E" w:rsidRDefault="00DA5991">
            <w:pPr>
              <w:pStyle w:val="afb"/>
              <w:autoSpaceDE w:val="0"/>
              <w:autoSpaceDN w:val="0"/>
              <w:pPrChange w:id="5298" w:author="Seongeun Woo" w:date="2016-10-13T18:44:00Z">
                <w:pPr>
                  <w:pStyle w:val="afb"/>
                </w:pPr>
              </w:pPrChange>
            </w:pPr>
            <w:r w:rsidRPr="00ED175E">
              <w:t>264</w:t>
            </w:r>
          </w:p>
        </w:tc>
        <w:tc>
          <w:tcPr>
            <w:tcW w:w="990" w:type="dxa"/>
            <w:tcBorders>
              <w:top w:val="nil"/>
              <w:left w:val="nil"/>
              <w:bottom w:val="single" w:sz="4" w:space="0" w:color="auto"/>
              <w:right w:val="single" w:sz="4" w:space="0" w:color="auto"/>
            </w:tcBorders>
            <w:shd w:val="clear" w:color="auto" w:fill="auto"/>
            <w:noWrap/>
            <w:vAlign w:val="bottom"/>
            <w:hideMark/>
            <w:tcPrChange w:id="5299" w:author="哲均 宋" w:date="2019-08-16T10:51:00Z">
              <w:tcPr>
                <w:tcW w:w="990" w:type="dxa"/>
                <w:tcBorders>
                  <w:top w:val="nil"/>
                  <w:left w:val="nil"/>
                  <w:bottom w:val="single" w:sz="4" w:space="0" w:color="auto"/>
                  <w:right w:val="single" w:sz="4" w:space="0" w:color="auto"/>
                </w:tcBorders>
                <w:shd w:val="clear" w:color="auto" w:fill="auto"/>
                <w:noWrap/>
                <w:vAlign w:val="bottom"/>
                <w:hideMark/>
              </w:tcPr>
            </w:tcPrChange>
          </w:tcPr>
          <w:p w14:paraId="31204FCB" w14:textId="77777777" w:rsidR="00DA5991" w:rsidRPr="00ED175E" w:rsidRDefault="00DA5991">
            <w:pPr>
              <w:pStyle w:val="afb"/>
              <w:autoSpaceDE w:val="0"/>
              <w:autoSpaceDN w:val="0"/>
              <w:rPr>
                <w:rStyle w:val="afffc"/>
                <w:sz w:val="16"/>
                <w:szCs w:val="16"/>
              </w:rPr>
              <w:pPrChange w:id="5300" w:author="Seongeun Woo" w:date="2016-10-13T18:44:00Z">
                <w:pPr>
                  <w:pStyle w:val="afb"/>
                </w:pPr>
              </w:pPrChange>
            </w:pPr>
            <w:r w:rsidRPr="00ED175E">
              <w:rPr>
                <w:rStyle w:val="afffc"/>
                <w:sz w:val="16"/>
                <w:szCs w:val="16"/>
              </w:rPr>
              <w:t>I2003</w:t>
            </w:r>
          </w:p>
        </w:tc>
        <w:tc>
          <w:tcPr>
            <w:tcW w:w="979" w:type="dxa"/>
            <w:tcBorders>
              <w:top w:val="nil"/>
              <w:left w:val="nil"/>
              <w:bottom w:val="single" w:sz="4" w:space="0" w:color="auto"/>
              <w:right w:val="single" w:sz="4" w:space="0" w:color="auto"/>
            </w:tcBorders>
            <w:shd w:val="clear" w:color="auto" w:fill="auto"/>
            <w:noWrap/>
            <w:vAlign w:val="bottom"/>
            <w:hideMark/>
            <w:tcPrChange w:id="5301" w:author="哲均 宋" w:date="2019-08-16T10:51:00Z">
              <w:tcPr>
                <w:tcW w:w="979" w:type="dxa"/>
                <w:tcBorders>
                  <w:top w:val="nil"/>
                  <w:left w:val="nil"/>
                  <w:bottom w:val="single" w:sz="4" w:space="0" w:color="auto"/>
                  <w:right w:val="single" w:sz="4" w:space="0" w:color="auto"/>
                </w:tcBorders>
                <w:shd w:val="clear" w:color="auto" w:fill="auto"/>
                <w:noWrap/>
                <w:vAlign w:val="bottom"/>
                <w:hideMark/>
              </w:tcPr>
            </w:tcPrChange>
          </w:tcPr>
          <w:p w14:paraId="3FA1EA80" w14:textId="77777777" w:rsidR="00DA5991" w:rsidRPr="00ED175E" w:rsidRDefault="00DA5991">
            <w:pPr>
              <w:pStyle w:val="afb"/>
              <w:autoSpaceDE w:val="0"/>
              <w:autoSpaceDN w:val="0"/>
              <w:rPr>
                <w:rStyle w:val="afffc"/>
                <w:sz w:val="16"/>
                <w:szCs w:val="16"/>
              </w:rPr>
              <w:pPrChange w:id="5302" w:author="Seongeun Woo" w:date="2016-10-13T18:44:00Z">
                <w:pPr>
                  <w:pStyle w:val="afb"/>
                </w:pPr>
              </w:pPrChange>
            </w:pPr>
            <w:r w:rsidRPr="00ED175E">
              <w:rPr>
                <w:rStyle w:val="afffc"/>
                <w:sz w:val="16"/>
                <w:szCs w:val="16"/>
              </w:rPr>
              <w:t>912</w:t>
            </w:r>
          </w:p>
        </w:tc>
        <w:tc>
          <w:tcPr>
            <w:tcW w:w="6945" w:type="dxa"/>
            <w:tcBorders>
              <w:top w:val="nil"/>
              <w:left w:val="nil"/>
              <w:bottom w:val="single" w:sz="4" w:space="0" w:color="auto"/>
              <w:right w:val="single" w:sz="4" w:space="0" w:color="auto"/>
            </w:tcBorders>
            <w:shd w:val="clear" w:color="auto" w:fill="auto"/>
            <w:noWrap/>
            <w:vAlign w:val="bottom"/>
            <w:hideMark/>
            <w:tcPrChange w:id="5303" w:author="哲均 宋" w:date="2019-08-16T10:51:00Z">
              <w:tcPr>
                <w:tcW w:w="5670" w:type="dxa"/>
                <w:tcBorders>
                  <w:top w:val="nil"/>
                  <w:left w:val="nil"/>
                  <w:bottom w:val="single" w:sz="4" w:space="0" w:color="auto"/>
                  <w:right w:val="single" w:sz="4" w:space="0" w:color="auto"/>
                </w:tcBorders>
                <w:shd w:val="clear" w:color="auto" w:fill="auto"/>
                <w:noWrap/>
                <w:vAlign w:val="bottom"/>
                <w:hideMark/>
              </w:tcPr>
            </w:tcPrChange>
          </w:tcPr>
          <w:p w14:paraId="4ABBB534" w14:textId="73D8E19A" w:rsidR="00DA5991" w:rsidRPr="00ED175E" w:rsidRDefault="00DA5991">
            <w:pPr>
              <w:pStyle w:val="afb"/>
              <w:autoSpaceDE w:val="0"/>
              <w:autoSpaceDN w:val="0"/>
              <w:pPrChange w:id="5304" w:author="Seongeun Woo" w:date="2016-10-13T18:44:00Z">
                <w:pPr>
                  <w:pStyle w:val="afb"/>
                </w:pPr>
              </w:pPrChange>
            </w:pPr>
            <w:ins w:id="5305" w:author="哲均 宋" w:date="2019-08-16T10:47:00Z">
              <w:r>
                <w:rPr>
                  <w:lang w:eastAsia="zh-CN"/>
                </w:rPr>
                <w:t>File fee</w:t>
              </w:r>
              <w:r w:rsidRPr="00DA5991">
                <w:rPr>
                  <w:lang w:eastAsia="zh-CN"/>
                </w:rPr>
                <w:t xml:space="preserve"> guarantee</w:t>
              </w:r>
            </w:ins>
            <w:del w:id="5306" w:author="哲均 宋" w:date="2019-08-16T10:47:00Z">
              <w:r w:rsidRPr="00ED175E" w:rsidDel="00DA5991">
                <w:rPr>
                  <w:rFonts w:hint="eastAsia"/>
                </w:rPr>
                <w:delText>罰金費用担保特約</w:delText>
              </w:r>
            </w:del>
          </w:p>
        </w:tc>
      </w:tr>
      <w:tr w:rsidR="00DA5991" w:rsidRPr="00ED175E" w14:paraId="1333D739" w14:textId="77777777" w:rsidTr="00DA5991">
        <w:trPr>
          <w:trHeight w:val="255"/>
          <w:trPrChange w:id="5307" w:author="哲均 宋" w:date="2019-08-16T10:51:00Z">
            <w:trPr>
              <w:trHeight w:val="255"/>
            </w:trPr>
          </w:trPrChange>
        </w:trPr>
        <w:tc>
          <w:tcPr>
            <w:tcW w:w="725" w:type="dxa"/>
            <w:tcBorders>
              <w:top w:val="nil"/>
              <w:left w:val="single" w:sz="4" w:space="0" w:color="auto"/>
              <w:bottom w:val="single" w:sz="4" w:space="0" w:color="auto"/>
              <w:right w:val="single" w:sz="4" w:space="0" w:color="auto"/>
            </w:tcBorders>
            <w:shd w:val="clear" w:color="auto" w:fill="auto"/>
            <w:noWrap/>
            <w:vAlign w:val="center"/>
            <w:hideMark/>
            <w:tcPrChange w:id="5308" w:author="哲均 宋" w:date="2019-08-16T10:51:00Z">
              <w:tcPr>
                <w:tcW w:w="725"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F6CDE2B" w14:textId="77777777" w:rsidR="00DA5991" w:rsidRPr="00ED175E" w:rsidRDefault="00DA5991">
            <w:pPr>
              <w:pStyle w:val="afb"/>
              <w:autoSpaceDE w:val="0"/>
              <w:autoSpaceDN w:val="0"/>
              <w:pPrChange w:id="5309" w:author="Seongeun Woo" w:date="2016-10-13T18:44:00Z">
                <w:pPr>
                  <w:pStyle w:val="afb"/>
                </w:pPr>
              </w:pPrChange>
            </w:pPr>
            <w:r w:rsidRPr="00ED175E">
              <w:t>265</w:t>
            </w:r>
          </w:p>
        </w:tc>
        <w:tc>
          <w:tcPr>
            <w:tcW w:w="990" w:type="dxa"/>
            <w:tcBorders>
              <w:top w:val="nil"/>
              <w:left w:val="nil"/>
              <w:bottom w:val="single" w:sz="4" w:space="0" w:color="auto"/>
              <w:right w:val="single" w:sz="4" w:space="0" w:color="auto"/>
            </w:tcBorders>
            <w:shd w:val="clear" w:color="auto" w:fill="auto"/>
            <w:noWrap/>
            <w:vAlign w:val="center"/>
            <w:hideMark/>
            <w:tcPrChange w:id="5310" w:author="哲均 宋" w:date="2019-08-16T10:51:00Z">
              <w:tcPr>
                <w:tcW w:w="990" w:type="dxa"/>
                <w:tcBorders>
                  <w:top w:val="nil"/>
                  <w:left w:val="nil"/>
                  <w:bottom w:val="single" w:sz="4" w:space="0" w:color="auto"/>
                  <w:right w:val="single" w:sz="4" w:space="0" w:color="auto"/>
                </w:tcBorders>
                <w:shd w:val="clear" w:color="auto" w:fill="auto"/>
                <w:noWrap/>
                <w:vAlign w:val="center"/>
                <w:hideMark/>
              </w:tcPr>
            </w:tcPrChange>
          </w:tcPr>
          <w:p w14:paraId="4E93E8C5" w14:textId="77777777" w:rsidR="00DA5991" w:rsidRPr="00ED175E" w:rsidRDefault="00DA5991">
            <w:pPr>
              <w:pStyle w:val="afb"/>
              <w:autoSpaceDE w:val="0"/>
              <w:autoSpaceDN w:val="0"/>
              <w:rPr>
                <w:rStyle w:val="afffc"/>
                <w:sz w:val="16"/>
                <w:szCs w:val="16"/>
              </w:rPr>
              <w:pPrChange w:id="5311" w:author="Seongeun Woo" w:date="2016-10-13T18:44:00Z">
                <w:pPr>
                  <w:pStyle w:val="afb"/>
                </w:pPr>
              </w:pPrChange>
            </w:pPr>
            <w:r w:rsidRPr="00ED175E">
              <w:rPr>
                <w:rStyle w:val="afffc"/>
                <w:sz w:val="16"/>
                <w:szCs w:val="16"/>
              </w:rPr>
              <w:t>I2004</w:t>
            </w:r>
          </w:p>
        </w:tc>
        <w:tc>
          <w:tcPr>
            <w:tcW w:w="979" w:type="dxa"/>
            <w:tcBorders>
              <w:top w:val="nil"/>
              <w:left w:val="nil"/>
              <w:bottom w:val="single" w:sz="4" w:space="0" w:color="auto"/>
              <w:right w:val="single" w:sz="4" w:space="0" w:color="auto"/>
            </w:tcBorders>
            <w:shd w:val="clear" w:color="auto" w:fill="auto"/>
            <w:noWrap/>
            <w:vAlign w:val="center"/>
            <w:hideMark/>
            <w:tcPrChange w:id="5312" w:author="哲均 宋" w:date="2019-08-16T10:51:00Z">
              <w:tcPr>
                <w:tcW w:w="979" w:type="dxa"/>
                <w:tcBorders>
                  <w:top w:val="nil"/>
                  <w:left w:val="nil"/>
                  <w:bottom w:val="single" w:sz="4" w:space="0" w:color="auto"/>
                  <w:right w:val="single" w:sz="4" w:space="0" w:color="auto"/>
                </w:tcBorders>
                <w:shd w:val="clear" w:color="auto" w:fill="auto"/>
                <w:noWrap/>
                <w:vAlign w:val="center"/>
                <w:hideMark/>
              </w:tcPr>
            </w:tcPrChange>
          </w:tcPr>
          <w:p w14:paraId="1B559C8B" w14:textId="77777777" w:rsidR="00DA5991" w:rsidRPr="00ED175E" w:rsidRDefault="00DA5991">
            <w:pPr>
              <w:pStyle w:val="afb"/>
              <w:autoSpaceDE w:val="0"/>
              <w:autoSpaceDN w:val="0"/>
              <w:rPr>
                <w:rStyle w:val="afffc"/>
                <w:sz w:val="16"/>
                <w:szCs w:val="16"/>
              </w:rPr>
              <w:pPrChange w:id="5313" w:author="Seongeun Woo" w:date="2016-10-13T18:44:00Z">
                <w:pPr>
                  <w:pStyle w:val="afb"/>
                </w:pPr>
              </w:pPrChange>
            </w:pPr>
            <w:r w:rsidRPr="00ED175E">
              <w:rPr>
                <w:rStyle w:val="afffc"/>
                <w:sz w:val="16"/>
                <w:szCs w:val="16"/>
              </w:rPr>
              <w:t>912</w:t>
            </w:r>
          </w:p>
        </w:tc>
        <w:tc>
          <w:tcPr>
            <w:tcW w:w="6945" w:type="dxa"/>
            <w:tcBorders>
              <w:top w:val="nil"/>
              <w:left w:val="nil"/>
              <w:bottom w:val="single" w:sz="4" w:space="0" w:color="auto"/>
              <w:right w:val="single" w:sz="4" w:space="0" w:color="auto"/>
            </w:tcBorders>
            <w:shd w:val="clear" w:color="auto" w:fill="auto"/>
            <w:noWrap/>
            <w:vAlign w:val="bottom"/>
            <w:hideMark/>
            <w:tcPrChange w:id="5314" w:author="哲均 宋" w:date="2019-08-16T10:51:00Z">
              <w:tcPr>
                <w:tcW w:w="5670" w:type="dxa"/>
                <w:tcBorders>
                  <w:top w:val="nil"/>
                  <w:left w:val="nil"/>
                  <w:bottom w:val="single" w:sz="4" w:space="0" w:color="auto"/>
                  <w:right w:val="single" w:sz="4" w:space="0" w:color="auto"/>
                </w:tcBorders>
                <w:shd w:val="clear" w:color="auto" w:fill="auto"/>
                <w:noWrap/>
                <w:vAlign w:val="bottom"/>
                <w:hideMark/>
              </w:tcPr>
            </w:tcPrChange>
          </w:tcPr>
          <w:p w14:paraId="0162CB63" w14:textId="7E45ACF0" w:rsidR="00DA5991" w:rsidRPr="00ED175E" w:rsidRDefault="00DA5991">
            <w:pPr>
              <w:pStyle w:val="afb"/>
              <w:autoSpaceDE w:val="0"/>
              <w:autoSpaceDN w:val="0"/>
              <w:pPrChange w:id="5315" w:author="Seongeun Woo" w:date="2016-10-13T18:44:00Z">
                <w:pPr>
                  <w:pStyle w:val="afb"/>
                </w:pPr>
              </w:pPrChange>
            </w:pPr>
            <w:ins w:id="5316" w:author="哲均 宋" w:date="2019-08-16T10:48:00Z">
              <w:r>
                <w:t>Hit-and-R</w:t>
              </w:r>
            </w:ins>
            <w:ins w:id="5317" w:author="哲均 宋" w:date="2019-08-16T10:49:00Z">
              <w:r>
                <w:t xml:space="preserve">un </w:t>
              </w:r>
            </w:ins>
            <w:ins w:id="5318" w:author="哲均 宋" w:date="2019-08-16T10:48:00Z">
              <w:r w:rsidRPr="00DA5991">
                <w:t>Accidental death</w:t>
              </w:r>
            </w:ins>
            <w:ins w:id="5319" w:author="哲均 宋" w:date="2019-08-16T10:49:00Z">
              <w:r>
                <w:t xml:space="preserve"> </w:t>
              </w:r>
              <w:r w:rsidRPr="00DA5991">
                <w:rPr>
                  <w:lang w:eastAsia="zh-CN"/>
                </w:rPr>
                <w:t>guarantee</w:t>
              </w:r>
            </w:ins>
            <w:del w:id="5320" w:author="哲均 宋" w:date="2019-08-16T10:48:00Z">
              <w:r w:rsidRPr="00ED175E" w:rsidDel="00DA5991">
                <w:rPr>
                  <w:rFonts w:hint="eastAsia"/>
                </w:rPr>
                <w:delText>ひき逃げ事故死亡</w:delText>
              </w:r>
            </w:del>
            <w:del w:id="5321" w:author="哲均 宋" w:date="2019-08-16T10:49:00Z">
              <w:r w:rsidRPr="00ED175E" w:rsidDel="00DA5991">
                <w:rPr>
                  <w:rFonts w:hint="eastAsia"/>
                </w:rPr>
                <w:delText>担保特約</w:delText>
              </w:r>
            </w:del>
          </w:p>
        </w:tc>
      </w:tr>
    </w:tbl>
    <w:p w14:paraId="46D4585C" w14:textId="77777777" w:rsidR="0096549F" w:rsidRPr="00ED175E" w:rsidRDefault="0096549F">
      <w:pPr>
        <w:pStyle w:val="-00"/>
        <w:wordWrap/>
        <w:pPrChange w:id="5322" w:author="Seongeun Woo" w:date="2016-10-13T18:44:00Z">
          <w:pPr>
            <w:pStyle w:val="-00"/>
          </w:pPr>
        </w:pPrChange>
      </w:pPr>
    </w:p>
    <w:p w14:paraId="5B4E932B" w14:textId="02DD3200" w:rsidR="0096549F" w:rsidRPr="00ED175E" w:rsidRDefault="0096549F">
      <w:pPr>
        <w:pStyle w:val="afff5"/>
        <w:wordWrap/>
        <w:jc w:val="left"/>
        <w:pPrChange w:id="5323" w:author="Seongeun Woo" w:date="2016-10-13T18:44:00Z">
          <w:pPr>
            <w:pStyle w:val="afff5"/>
          </w:pPr>
        </w:pPrChange>
      </w:pPr>
      <w:del w:id="5324" w:author="哲均 宋" w:date="2019-08-16T09:52:00Z">
        <w:r w:rsidRPr="00ED175E" w:rsidDel="00A3306E">
          <w:delText>テーブル説明</w:delText>
        </w:r>
      </w:del>
      <w:ins w:id="5325" w:author="哲均 宋" w:date="2019-08-16T09:52:00Z">
        <w:r w:rsidR="00A3306E">
          <w:t>Table Description</w:t>
        </w:r>
      </w:ins>
    </w:p>
    <w:p w14:paraId="077E3859" w14:textId="51FF27D3" w:rsidR="00687CFD" w:rsidRPr="00ED175E" w:rsidDel="00DA5991" w:rsidRDefault="00687CFD">
      <w:pPr>
        <w:autoSpaceDE w:val="0"/>
        <w:autoSpaceDN w:val="0"/>
        <w:jc w:val="left"/>
        <w:rPr>
          <w:ins w:id="5326" w:author="Seongeun Woo" w:date="2016-07-06T15:04:00Z"/>
          <w:del w:id="5327" w:author="哲均 宋" w:date="2019-08-16T10:50:00Z"/>
        </w:rPr>
        <w:pPrChange w:id="5328" w:author="Seongeun Woo" w:date="2016-10-13T18:44:00Z">
          <w:pPr/>
        </w:pPrChange>
      </w:pPr>
      <w:ins w:id="5329" w:author="Seongeun Woo" w:date="2016-07-06T15:03:00Z">
        <w:del w:id="5330" w:author="哲均 宋" w:date="2019-08-16T10:50:00Z">
          <w:r w:rsidRPr="00ED175E" w:rsidDel="00DA5991">
            <w:delText>TYPEID</w:delText>
          </w:r>
          <w:r w:rsidRPr="00ED175E" w:rsidDel="00DA5991">
            <w:rPr>
              <w:rFonts w:hint="eastAsia"/>
            </w:rPr>
            <w:delText>カラムの値</w:delText>
          </w:r>
        </w:del>
      </w:ins>
      <w:ins w:id="5331" w:author="InnoRules" w:date="2016-09-08T10:59:00Z">
        <w:del w:id="5332" w:author="哲均 宋" w:date="2019-08-16T10:50:00Z">
          <w:r w:rsidR="00BC4AAA" w:rsidDel="00DA5991">
            <w:rPr>
              <w:rFonts w:hint="eastAsia"/>
            </w:rPr>
            <w:delText>で</w:delText>
          </w:r>
        </w:del>
      </w:ins>
      <w:ins w:id="5333" w:author="Seongeun Woo" w:date="2016-07-06T15:03:00Z">
        <w:del w:id="5334" w:author="哲均 宋" w:date="2019-08-16T10:50:00Z">
          <w:r w:rsidRPr="00ED175E" w:rsidDel="00DA5991">
            <w:rPr>
              <w:rFonts w:hint="eastAsia"/>
            </w:rPr>
            <w:delText>から詳細類型を確認</w:delText>
          </w:r>
        </w:del>
      </w:ins>
      <w:ins w:id="5335" w:author="Seongeun Woo" w:date="2016-07-06T15:04:00Z">
        <w:del w:id="5336" w:author="哲均 宋" w:date="2019-08-16T10:50:00Z">
          <w:r w:rsidRPr="00ED175E" w:rsidDel="00DA5991">
            <w:rPr>
              <w:rFonts w:hint="eastAsia"/>
            </w:rPr>
            <w:delText>す</w:delText>
          </w:r>
        </w:del>
      </w:ins>
      <w:ins w:id="5337" w:author="Seongeun Woo" w:date="2016-07-06T15:03:00Z">
        <w:del w:id="5338" w:author="哲均 宋" w:date="2019-08-16T10:50:00Z">
          <w:r w:rsidRPr="00ED175E" w:rsidDel="00DA5991">
            <w:rPr>
              <w:rFonts w:hint="eastAsia"/>
            </w:rPr>
            <w:delText>る。</w:delText>
          </w:r>
        </w:del>
      </w:ins>
    </w:p>
    <w:p w14:paraId="755F8BAF" w14:textId="6CBECF0A" w:rsidR="00C11AA8" w:rsidRPr="00ED175E" w:rsidRDefault="0096549F">
      <w:pPr>
        <w:autoSpaceDE w:val="0"/>
        <w:autoSpaceDN w:val="0"/>
        <w:jc w:val="left"/>
        <w:rPr>
          <w:rFonts w:hint="eastAsia"/>
        </w:rPr>
        <w:pPrChange w:id="5339" w:author="Seongeun Woo" w:date="2016-10-13T18:44:00Z">
          <w:pPr/>
        </w:pPrChange>
      </w:pPr>
      <w:del w:id="5340" w:author="哲均 宋" w:date="2019-08-16T11:04:00Z">
        <w:r w:rsidRPr="00ED175E" w:rsidDel="00C11AA8">
          <w:rPr>
            <w:rFonts w:hint="eastAsia"/>
          </w:rPr>
          <w:delText>コードが</w:delText>
        </w:r>
        <w:r w:rsidRPr="00ED175E" w:rsidDel="00C11AA8">
          <w:delText>P2001</w:delText>
        </w:r>
      </w:del>
      <w:ins w:id="5341" w:author="Seongeun Woo" w:date="2016-07-06T15:04:00Z">
        <w:del w:id="5342" w:author="哲均 宋" w:date="2019-08-16T11:04:00Z">
          <w:r w:rsidR="00687CFD" w:rsidRPr="00ED175E" w:rsidDel="00C11AA8">
            <w:rPr>
              <w:rFonts w:hint="eastAsia"/>
            </w:rPr>
            <w:delText>で</w:delText>
          </w:r>
        </w:del>
      </w:ins>
      <w:del w:id="5343" w:author="哲均 宋" w:date="2019-08-16T11:04:00Z">
        <w:r w:rsidRPr="00ED175E" w:rsidDel="00C11AA8">
          <w:rPr>
            <w:rFonts w:hint="eastAsia"/>
          </w:rPr>
          <w:delText>の</w:delText>
        </w:r>
      </w:del>
      <w:ins w:id="5344" w:author="Seongeun Woo" w:date="2016-07-06T15:04:00Z">
        <w:del w:id="5345" w:author="哲均 宋" w:date="2019-08-16T11:04:00Z">
          <w:r w:rsidR="00687CFD" w:rsidRPr="00ED175E" w:rsidDel="00C11AA8">
            <w:rPr>
              <w:rFonts w:hint="eastAsia"/>
            </w:rPr>
            <w:delText>詳細類型が自動車である</w:delText>
          </w:r>
        </w:del>
      </w:ins>
      <w:del w:id="5346" w:author="哲均 宋" w:date="2019-08-16T11:04:00Z">
        <w:r w:rsidRPr="00ED175E" w:rsidDel="00C11AA8">
          <w:rPr>
            <w:rFonts w:hint="eastAsia"/>
          </w:rPr>
          <w:delText>商品エンティティ</w:delText>
        </w:r>
      </w:del>
      <w:ins w:id="5347" w:author="Seongeun Woo" w:date="2016-07-06T11:18:00Z">
        <w:del w:id="5348" w:author="哲均 宋" w:date="2019-08-16T11:04:00Z">
          <w:r w:rsidR="00036622" w:rsidRPr="00ED175E" w:rsidDel="00C11AA8">
            <w:rPr>
              <w:rFonts w:hint="eastAsia"/>
            </w:rPr>
            <w:delText>オブジェクト</w:delText>
          </w:r>
        </w:del>
      </w:ins>
      <w:del w:id="5349" w:author="哲均 宋" w:date="2019-08-16T11:04:00Z">
        <w:r w:rsidRPr="00ED175E" w:rsidDel="00C11AA8">
          <w:rPr>
            <w:rFonts w:hint="eastAsia"/>
          </w:rPr>
          <w:delText>と</w:delText>
        </w:r>
      </w:del>
      <w:ins w:id="5350" w:author="user" w:date="2016-10-14T15:10:00Z">
        <w:del w:id="5351" w:author="哲均 宋" w:date="2019-08-16T11:04:00Z">
          <w:r w:rsidR="00A922BD" w:rsidDel="00C11AA8">
            <w:rPr>
              <w:rFonts w:hint="eastAsia"/>
            </w:rPr>
            <w:delText>、</w:delText>
          </w:r>
        </w:del>
      </w:ins>
      <w:del w:id="5352" w:author="哲均 宋" w:date="2019-08-16T11:04:00Z">
        <w:r w:rsidRPr="00ED175E" w:rsidDel="00C11AA8">
          <w:rPr>
            <w:rFonts w:hint="eastAsia"/>
          </w:rPr>
          <w:delText>コード</w:delText>
        </w:r>
      </w:del>
      <w:ins w:id="5353" w:author="Seongeun Woo" w:date="2016-07-06T15:05:00Z">
        <w:del w:id="5354" w:author="哲均 宋" w:date="2019-08-16T11:04:00Z">
          <w:r w:rsidR="00687CFD" w:rsidRPr="00ED175E" w:rsidDel="00C11AA8">
            <w:rPr>
              <w:rFonts w:hint="eastAsia"/>
            </w:rPr>
            <w:delText>が</w:delText>
          </w:r>
        </w:del>
      </w:ins>
      <w:del w:id="5355" w:author="哲均 宋" w:date="2019-08-16T11:04:00Z">
        <w:r w:rsidRPr="00ED175E" w:rsidDel="00C11AA8">
          <w:rPr>
            <w:rFonts w:hint="eastAsia"/>
          </w:rPr>
          <w:delText>に</w:delText>
        </w:r>
        <w:r w:rsidRPr="00ED175E" w:rsidDel="00C11AA8">
          <w:delText>I2001</w:delText>
        </w:r>
        <w:r w:rsidRPr="00ED175E" w:rsidDel="00C11AA8">
          <w:rPr>
            <w:rFonts w:hint="eastAsia"/>
          </w:rPr>
          <w:delText>、</w:delText>
        </w:r>
        <w:r w:rsidRPr="00ED175E" w:rsidDel="00C11AA8">
          <w:delText>I2002</w:delText>
        </w:r>
        <w:r w:rsidRPr="00ED175E" w:rsidDel="00C11AA8">
          <w:rPr>
            <w:rFonts w:hint="eastAsia"/>
          </w:rPr>
          <w:delText>、</w:delText>
        </w:r>
        <w:r w:rsidRPr="00ED175E" w:rsidDel="00C11AA8">
          <w:delText>I2003</w:delText>
        </w:r>
        <w:r w:rsidRPr="00ED175E" w:rsidDel="00C11AA8">
          <w:rPr>
            <w:rFonts w:hint="eastAsia"/>
          </w:rPr>
          <w:delText>、</w:delText>
        </w:r>
        <w:r w:rsidRPr="00ED175E" w:rsidDel="00C11AA8">
          <w:delText>I2004</w:delText>
        </w:r>
      </w:del>
      <w:ins w:id="5356" w:author="Seongeun Woo" w:date="2016-07-06T15:05:00Z">
        <w:del w:id="5357" w:author="哲均 宋" w:date="2019-08-16T11:04:00Z">
          <w:r w:rsidR="00687CFD" w:rsidRPr="00ED175E" w:rsidDel="00C11AA8">
            <w:rPr>
              <w:rFonts w:hint="eastAsia"/>
            </w:rPr>
            <w:delText>で詳細類型が自動車である</w:delText>
          </w:r>
        </w:del>
      </w:ins>
      <w:del w:id="5358" w:author="哲均 宋" w:date="2019-08-16T11:04:00Z">
        <w:r w:rsidRPr="00ED175E" w:rsidDel="00C11AA8">
          <w:rPr>
            <w:rFonts w:hint="eastAsia"/>
          </w:rPr>
          <w:delText>の</w:delText>
        </w:r>
        <w:r w:rsidR="00687CFD" w:rsidRPr="00ED175E" w:rsidDel="00C11AA8">
          <w:rPr>
            <w:rFonts w:hint="eastAsia"/>
          </w:rPr>
          <w:delText>保険</w:delText>
        </w:r>
      </w:del>
      <w:ins w:id="5359" w:author="Seongeun Woo" w:date="2016-07-06T15:05:00Z">
        <w:del w:id="5360" w:author="哲均 宋" w:date="2019-08-16T11:04:00Z">
          <w:r w:rsidR="00687CFD" w:rsidRPr="00ED175E" w:rsidDel="00C11AA8">
            <w:rPr>
              <w:rFonts w:hint="eastAsia"/>
            </w:rPr>
            <w:delText>担保</w:delText>
          </w:r>
        </w:del>
      </w:ins>
      <w:del w:id="5361" w:author="哲均 宋" w:date="2019-08-16T11:04:00Z">
        <w:r w:rsidRPr="00ED175E" w:rsidDel="00C11AA8">
          <w:rPr>
            <w:rFonts w:hint="eastAsia"/>
          </w:rPr>
          <w:delText>エンティティ</w:delText>
        </w:r>
      </w:del>
      <w:ins w:id="5362" w:author="Seongeun Woo" w:date="2016-07-06T11:18:00Z">
        <w:del w:id="5363" w:author="哲均 宋" w:date="2019-08-16T11:04:00Z">
          <w:r w:rsidR="00036622" w:rsidRPr="00ED175E" w:rsidDel="00C11AA8">
            <w:rPr>
              <w:rFonts w:hint="eastAsia"/>
            </w:rPr>
            <w:delText>オブジェクト</w:delText>
          </w:r>
        </w:del>
      </w:ins>
      <w:del w:id="5364" w:author="哲均 宋" w:date="2019-08-16T11:04:00Z">
        <w:r w:rsidRPr="00ED175E" w:rsidDel="00C11AA8">
          <w:rPr>
            <w:rFonts w:hint="eastAsia"/>
          </w:rPr>
          <w:delText>が登録されていることがわか</w:delText>
        </w:r>
      </w:del>
      <w:ins w:id="5365" w:author="Seongeun Woo" w:date="2016-07-06T15:05:00Z">
        <w:del w:id="5366" w:author="哲均 宋" w:date="2019-08-16T11:04:00Z">
          <w:r w:rsidR="00687CFD" w:rsidRPr="00ED175E" w:rsidDel="00C11AA8">
            <w:rPr>
              <w:rFonts w:hint="eastAsia"/>
            </w:rPr>
            <w:delText>あ</w:delText>
          </w:r>
        </w:del>
      </w:ins>
      <w:del w:id="5367" w:author="哲均 宋" w:date="2019-08-16T11:04:00Z">
        <w:r w:rsidRPr="00ED175E" w:rsidDel="00C11AA8">
          <w:rPr>
            <w:rFonts w:hint="eastAsia"/>
          </w:rPr>
          <w:delText>る。それぞれのエンティティがどのような類型かは、</w:delText>
        </w:r>
        <w:r w:rsidRPr="00ED175E" w:rsidDel="00C11AA8">
          <w:delText>TYPEID</w:delText>
        </w:r>
        <w:r w:rsidRPr="00ED175E" w:rsidDel="00C11AA8">
          <w:rPr>
            <w:rFonts w:hint="eastAsia"/>
          </w:rPr>
          <w:delText>カラムの値から確認できる。</w:delText>
        </w:r>
        <w:r w:rsidRPr="00ED175E" w:rsidDel="00C11AA8">
          <w:delText>OBJ1000</w:delText>
        </w:r>
        <w:r w:rsidRPr="00ED175E" w:rsidDel="00C11AA8">
          <w:rPr>
            <w:rFonts w:hint="eastAsia"/>
          </w:rPr>
          <w:delText>に定義されている</w:delText>
        </w:r>
        <w:r w:rsidRPr="00ED175E" w:rsidDel="00C11AA8">
          <w:delText>TYPEID</w:delText>
        </w:r>
        <w:r w:rsidRPr="00ED175E" w:rsidDel="00C11AA8">
          <w:rPr>
            <w:rFonts w:hint="eastAsia"/>
          </w:rPr>
          <w:delText>の類型値を確認することで、</w:delText>
        </w:r>
        <w:r w:rsidRPr="00ED175E" w:rsidDel="00C11AA8">
          <w:delText>902(</w:delText>
        </w:r>
        <w:r w:rsidRPr="00ED175E" w:rsidDel="00C11AA8">
          <w:rPr>
            <w:rFonts w:hint="eastAsia"/>
          </w:rPr>
          <w:delText>商品・自動車</w:delText>
        </w:r>
        <w:r w:rsidRPr="00ED175E" w:rsidDel="00C11AA8">
          <w:delText>)</w:delText>
        </w:r>
        <w:r w:rsidRPr="00ED175E" w:rsidDel="00C11AA8">
          <w:rPr>
            <w:rFonts w:hint="eastAsia"/>
          </w:rPr>
          <w:delText>と</w:delText>
        </w:r>
        <w:r w:rsidRPr="00ED175E" w:rsidDel="00C11AA8">
          <w:delText>912(</w:delText>
        </w:r>
        <w:r w:rsidRPr="00ED175E" w:rsidDel="00C11AA8">
          <w:rPr>
            <w:rFonts w:hint="eastAsia"/>
          </w:rPr>
          <w:delText>担保・自動車</w:delText>
        </w:r>
        <w:r w:rsidRPr="00ED175E" w:rsidDel="00C11AA8">
          <w:delText>)</w:delText>
        </w:r>
        <w:r w:rsidRPr="00ED175E" w:rsidDel="00C11AA8">
          <w:rPr>
            <w:rFonts w:hint="eastAsia"/>
          </w:rPr>
          <w:delText>が確認できる。各エンティティ</w:delText>
        </w:r>
      </w:del>
      <w:ins w:id="5368" w:author="Seongeun Woo" w:date="2016-07-06T11:18:00Z">
        <w:del w:id="5369" w:author="哲均 宋" w:date="2019-08-16T11:04:00Z">
          <w:r w:rsidR="00036622" w:rsidRPr="00ED175E" w:rsidDel="00C11AA8">
            <w:rPr>
              <w:rFonts w:hint="eastAsia"/>
            </w:rPr>
            <w:delText>オブジェクト</w:delText>
          </w:r>
        </w:del>
      </w:ins>
      <w:del w:id="5370" w:author="哲均 宋" w:date="2019-08-16T11:04:00Z">
        <w:r w:rsidRPr="00ED175E" w:rsidDel="00C11AA8">
          <w:rPr>
            <w:rFonts w:hint="eastAsia"/>
          </w:rPr>
          <w:delText>の</w:delText>
        </w:r>
        <w:r w:rsidRPr="00ED175E" w:rsidDel="00C11AA8">
          <w:delText>ID</w:delText>
        </w:r>
        <w:r w:rsidRPr="00ED175E" w:rsidDel="00C11AA8">
          <w:rPr>
            <w:rFonts w:hint="eastAsia"/>
          </w:rPr>
          <w:delText>カラムである</w:delText>
        </w:r>
        <w:r w:rsidRPr="00ED175E" w:rsidDel="00C11AA8">
          <w:delText>SID</w:delText>
        </w:r>
        <w:r w:rsidRPr="00ED175E" w:rsidDel="00C11AA8">
          <w:rPr>
            <w:rFonts w:hint="eastAsia"/>
          </w:rPr>
          <w:delText>の値は関係、関係</w:delText>
        </w:r>
      </w:del>
      <w:ins w:id="5371" w:author="Seongeun Woo" w:date="2016-07-06T15:06:00Z">
        <w:del w:id="5372" w:author="哲均 宋" w:date="2019-08-16T11:04:00Z">
          <w:r w:rsidR="00687CFD" w:rsidRPr="00ED175E" w:rsidDel="00C11AA8">
            <w:rPr>
              <w:rFonts w:hint="eastAsia"/>
            </w:rPr>
            <w:delText>規則</w:delText>
          </w:r>
        </w:del>
      </w:ins>
      <w:ins w:id="5373" w:author="InnoRules" w:date="2016-08-18T11:34:00Z">
        <w:del w:id="5374" w:author="哲均 宋" w:date="2019-08-16T11:04:00Z">
          <w:r w:rsidR="00B45CD1" w:rsidRPr="00ED175E" w:rsidDel="00C11AA8">
            <w:rPr>
              <w:rFonts w:hint="eastAsia"/>
            </w:rPr>
            <w:delText>関係ルール</w:delText>
          </w:r>
        </w:del>
      </w:ins>
      <w:del w:id="5375" w:author="哲均 宋" w:date="2019-08-16T11:04:00Z">
        <w:r w:rsidRPr="00ED175E" w:rsidDel="00C11AA8">
          <w:rPr>
            <w:rFonts w:hint="eastAsia"/>
          </w:rPr>
          <w:delText>ルール、標準項目値、パターン</w:delText>
        </w:r>
      </w:del>
      <w:ins w:id="5376" w:author="shira" w:date="2017-12-21T16:27:00Z">
        <w:del w:id="5377" w:author="哲均 宋" w:date="2019-08-16T11:04:00Z">
          <w:r w:rsidR="00116A9A" w:rsidDel="00C11AA8">
            <w:rPr>
              <w:rFonts w:hint="eastAsia"/>
            </w:rPr>
            <w:delText>表属性</w:delText>
          </w:r>
        </w:del>
      </w:ins>
      <w:del w:id="5378" w:author="哲均 宋" w:date="2019-08-16T11:04:00Z">
        <w:r w:rsidRPr="00ED175E" w:rsidDel="00C11AA8">
          <w:rPr>
            <w:rFonts w:hint="eastAsia"/>
          </w:rPr>
          <w:delText>の値が保存されるテーブルと連結される値であるため、理解しておく必要がある。</w:delText>
        </w:r>
      </w:del>
      <w:ins w:id="5379" w:author="哲均 宋" w:date="2019-08-16T11:02:00Z">
        <w:r w:rsidR="00C11AA8" w:rsidRPr="00C11AA8">
          <w:t xml:space="preserve">There is a </w:t>
        </w:r>
      </w:ins>
      <w:ins w:id="5380" w:author="哲均 宋" w:date="2019-08-16T11:04:00Z">
        <w:r w:rsidR="00C11AA8">
          <w:t>product</w:t>
        </w:r>
      </w:ins>
      <w:ins w:id="5381" w:author="哲均 宋" w:date="2019-08-16T11:02:00Z">
        <w:r w:rsidR="00C11AA8" w:rsidRPr="00C11AA8">
          <w:t xml:space="preserve"> object whose code is P2001 and the </w:t>
        </w:r>
      </w:ins>
      <w:ins w:id="5382" w:author="哲均 宋" w:date="2019-08-16T11:03:00Z">
        <w:r w:rsidR="00C11AA8">
          <w:t>semi-Type</w:t>
        </w:r>
      </w:ins>
      <w:ins w:id="5383" w:author="哲均 宋" w:date="2019-08-16T11:02:00Z">
        <w:r w:rsidR="00C11AA8" w:rsidRPr="00C11AA8">
          <w:t xml:space="preserve"> is a car</w:t>
        </w:r>
      </w:ins>
      <w:ins w:id="5384" w:author="哲均 宋" w:date="2019-08-16T11:03:00Z">
        <w:r w:rsidR="00C11AA8">
          <w:t>(902)</w:t>
        </w:r>
      </w:ins>
      <w:ins w:id="5385" w:author="哲均 宋" w:date="2019-08-16T11:02:00Z">
        <w:r w:rsidR="00C11AA8" w:rsidRPr="00C11AA8">
          <w:t xml:space="preserve">, and a </w:t>
        </w:r>
      </w:ins>
      <w:ins w:id="5386" w:author="哲均 宋" w:date="2019-08-16T11:04:00Z">
        <w:r w:rsidR="00C11AA8">
          <w:t>coverage</w:t>
        </w:r>
      </w:ins>
      <w:ins w:id="5387" w:author="哲均 宋" w:date="2019-08-16T11:02:00Z">
        <w:r w:rsidR="00C11AA8" w:rsidRPr="00C11AA8">
          <w:t xml:space="preserve"> object whose code is I2001, I2002, I2003 and I2004 and whose </w:t>
        </w:r>
      </w:ins>
      <w:ins w:id="5388" w:author="哲均 宋" w:date="2019-08-16T11:03:00Z">
        <w:r w:rsidR="00C11AA8">
          <w:t>semi-Type</w:t>
        </w:r>
      </w:ins>
      <w:ins w:id="5389" w:author="哲均 宋" w:date="2019-08-16T11:02:00Z">
        <w:r w:rsidR="00C11AA8" w:rsidRPr="00C11AA8">
          <w:t xml:space="preserve"> is a car</w:t>
        </w:r>
      </w:ins>
      <w:ins w:id="5390" w:author="哲均 宋" w:date="2019-08-16T11:04:00Z">
        <w:r w:rsidR="00C11AA8">
          <w:t>(912)</w:t>
        </w:r>
      </w:ins>
      <w:ins w:id="5391" w:author="哲均 宋" w:date="2019-08-16T11:02:00Z">
        <w:r w:rsidR="00C11AA8" w:rsidRPr="00C11AA8">
          <w:t>.</w:t>
        </w:r>
      </w:ins>
    </w:p>
    <w:p w14:paraId="2F753F4A" w14:textId="77777777" w:rsidR="0096549F" w:rsidRPr="00ED175E" w:rsidRDefault="0096549F">
      <w:pPr>
        <w:widowControl/>
        <w:autoSpaceDE w:val="0"/>
        <w:autoSpaceDN w:val="0"/>
        <w:jc w:val="left"/>
        <w:pPrChange w:id="5392" w:author="Seongeun Woo" w:date="2016-10-13T18:44:00Z">
          <w:pPr>
            <w:widowControl/>
            <w:jc w:val="left"/>
          </w:pPr>
        </w:pPrChange>
      </w:pPr>
      <w:r w:rsidRPr="00ED175E">
        <w:br w:type="page"/>
      </w:r>
    </w:p>
    <w:p w14:paraId="4009C616" w14:textId="35EA273C" w:rsidR="0096549F" w:rsidRDefault="0096549F">
      <w:pPr>
        <w:pStyle w:val="50"/>
        <w:wordWrap/>
        <w:ind w:left="601"/>
        <w:rPr>
          <w:ins w:id="5393" w:author="InnoRules" w:date="2016-10-11T09:48:00Z"/>
        </w:rPr>
        <w:pPrChange w:id="5394" w:author="Seongeun Woo" w:date="2016-10-13T18:44:00Z">
          <w:pPr>
            <w:pStyle w:val="50"/>
            <w:ind w:left="601"/>
          </w:pPr>
        </w:pPrChange>
      </w:pPr>
      <w:del w:id="5395" w:author="哲均 宋" w:date="2019-08-16T08:55:00Z">
        <w:r w:rsidRPr="00ED175E" w:rsidDel="003566B2">
          <w:rPr>
            <w:rFonts w:hint="eastAsia"/>
          </w:rPr>
          <w:delText>関連画面</w:delText>
        </w:r>
      </w:del>
      <w:ins w:id="5396" w:author="哲均 宋" w:date="2019-08-16T08:55:00Z">
        <w:r w:rsidR="003566B2">
          <w:rPr>
            <w:rFonts w:hint="eastAsia"/>
          </w:rPr>
          <w:t>Related Screen</w:t>
        </w:r>
      </w:ins>
      <w:del w:id="5397" w:author="user" w:date="2016-10-14T15:07:00Z">
        <w:r w:rsidRPr="00ED175E" w:rsidDel="00A922BD">
          <w:rPr>
            <w:rFonts w:hint="eastAsia"/>
          </w:rPr>
          <w:delText>：</w:delText>
        </w:r>
      </w:del>
    </w:p>
    <w:p w14:paraId="6CE54312" w14:textId="77777777" w:rsidR="00EE7C0C" w:rsidRPr="00ED175E" w:rsidRDefault="00EE7C0C">
      <w:pPr>
        <w:pStyle w:val="50"/>
        <w:numPr>
          <w:ilvl w:val="0"/>
          <w:numId w:val="0"/>
        </w:numPr>
        <w:wordWrap/>
        <w:ind w:left="599"/>
        <w:pPrChange w:id="5398" w:author="Seongeun Woo" w:date="2016-10-13T18:44:00Z">
          <w:pPr>
            <w:pStyle w:val="50"/>
            <w:ind w:left="601"/>
          </w:pPr>
        </w:pPrChange>
      </w:pPr>
    </w:p>
    <w:p w14:paraId="258211B5" w14:textId="174C7E8B" w:rsidR="004D70B6" w:rsidRPr="00ED175E" w:rsidRDefault="0096549F">
      <w:pPr>
        <w:pStyle w:val="afa"/>
        <w:keepNext/>
        <w:autoSpaceDE w:val="0"/>
        <w:autoSpaceDN w:val="0"/>
        <w:ind w:left="380"/>
        <w:pPrChange w:id="5399" w:author="Seongeun Woo" w:date="2016-10-13T18:44:00Z">
          <w:pPr>
            <w:pStyle w:val="afa"/>
            <w:keepNext/>
            <w:ind w:left="342" w:hanging="342"/>
          </w:pPr>
        </w:pPrChange>
      </w:pPr>
      <w:del w:id="5400" w:author="Seongeun Woo" w:date="2016-07-06T15:07:00Z">
        <w:r w:rsidRPr="0073721B" w:rsidDel="00687CFD">
          <w:rPr>
            <w:lang w:eastAsia="ja-JP"/>
            <w:rPrChange w:id="5401" w:author="Unknown">
              <w:rPr>
                <w:rFonts w:ascii="Noto Sans Japanese Regular" w:eastAsia="Noto Sans Japanese Regular" w:hAnsi="Arial" w:cs="Times New Roman"/>
                <w:b/>
                <w:spacing w:val="-2"/>
                <w:sz w:val="18"/>
                <w:szCs w:val="24"/>
                <w:lang w:eastAsia="ja-JP"/>
              </w:rPr>
            </w:rPrChange>
          </w:rPr>
          <w:drawing>
            <wp:inline distT="0" distB="0" distL="0" distR="0" wp14:anchorId="0AFA759A" wp14:editId="569F43EC">
              <wp:extent cx="6048375" cy="3190875"/>
              <wp:effectExtent l="0" t="0" r="0" b="0"/>
              <wp:docPr id="207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3190875"/>
                      </a:xfrm>
                      <a:prstGeom prst="rect">
                        <a:avLst/>
                      </a:prstGeom>
                    </pic:spPr>
                  </pic:pic>
                </a:graphicData>
              </a:graphic>
            </wp:inline>
          </w:drawing>
        </w:r>
      </w:del>
      <w:ins w:id="5402" w:author="Seongeun Woo" w:date="2016-07-06T15:07:00Z">
        <w:del w:id="5403" w:author="Jongho Lee" w:date="2016-09-22T18:15:00Z">
          <w:r w:rsidR="00687CFD" w:rsidRPr="0073721B" w:rsidDel="003F29F6">
            <w:rPr>
              <w:lang w:eastAsia="ja-JP"/>
              <w:rPrChange w:id="5404" w:author="Unknown">
                <w:rPr>
                  <w:rFonts w:ascii="Noto Sans Japanese Regular" w:eastAsia="Noto Sans Japanese Regular" w:hAnsi="Arial" w:cs="Times New Roman"/>
                  <w:b/>
                  <w:spacing w:val="-2"/>
                  <w:sz w:val="18"/>
                  <w:szCs w:val="24"/>
                  <w:lang w:eastAsia="ja-JP"/>
                </w:rPr>
              </w:rPrChange>
            </w:rPr>
            <w:drawing>
              <wp:inline distT="0" distB="0" distL="0" distR="0" wp14:anchorId="3B614BE6" wp14:editId="2373D946">
                <wp:extent cx="5943600" cy="2545715"/>
                <wp:effectExtent l="0" t="0" r="0" b="6985"/>
                <wp:docPr id="3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noFill/>
                        <a:ln>
                          <a:noFill/>
                        </a:ln>
                      </pic:spPr>
                    </pic:pic>
                  </a:graphicData>
                </a:graphic>
              </wp:inline>
            </w:drawing>
          </w:r>
        </w:del>
      </w:ins>
      <w:ins w:id="5405" w:author="Jongho Lee" w:date="2016-09-22T18:15:00Z">
        <w:r w:rsidR="003F29F6">
          <w:rPr>
            <w:lang w:eastAsia="ja-JP"/>
            <w:rPrChange w:id="5406" w:author="Unknown">
              <w:rPr>
                <w:rFonts w:ascii="Noto Sans Japanese Regular" w:eastAsia="Noto Sans Japanese Regular" w:hAnsi="Arial" w:cs="Times New Roman"/>
                <w:b/>
                <w:spacing w:val="-2"/>
                <w:sz w:val="18"/>
                <w:szCs w:val="24"/>
                <w:lang w:eastAsia="ja-JP"/>
              </w:rPr>
            </w:rPrChange>
          </w:rPr>
          <w:drawing>
            <wp:inline distT="0" distB="0" distL="0" distR="0" wp14:anchorId="6C9F6BCA" wp14:editId="6F34134E">
              <wp:extent cx="6048375" cy="2994025"/>
              <wp:effectExtent l="19050" t="19050" r="28575" b="158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8375" cy="2994025"/>
                      </a:xfrm>
                      <a:prstGeom prst="rect">
                        <a:avLst/>
                      </a:prstGeom>
                      <a:ln w="6350">
                        <a:solidFill>
                          <a:schemeClr val="tx1"/>
                        </a:solidFill>
                      </a:ln>
                    </pic:spPr>
                  </pic:pic>
                </a:graphicData>
              </a:graphic>
            </wp:inline>
          </w:drawing>
        </w:r>
      </w:ins>
    </w:p>
    <w:p w14:paraId="5201096A" w14:textId="6DBA8421" w:rsidR="0096549F" w:rsidRPr="00ED175E" w:rsidRDefault="004D70B6">
      <w:pPr>
        <w:pStyle w:val="af6"/>
        <w:autoSpaceDE w:val="0"/>
        <w:autoSpaceDN w:val="0"/>
        <w:rPr>
          <w:lang w:eastAsia="zh-CN"/>
        </w:rPr>
        <w:pPrChange w:id="5407" w:author="Seongeun Woo" w:date="2016-10-13T18:44:00Z">
          <w:pPr>
            <w:pStyle w:val="af6"/>
          </w:pPr>
        </w:pPrChange>
      </w:pPr>
      <w:bookmarkStart w:id="5408" w:name="_Toc465024694"/>
      <w:del w:id="5409" w:author="哲均 宋" w:date="2019-08-16T08:56:00Z">
        <w:r w:rsidRPr="00ED175E" w:rsidDel="003566B2">
          <w:rPr>
            <w:lang w:eastAsia="zh-CN"/>
          </w:rPr>
          <w:delText>[</w:delText>
        </w:r>
        <w:r w:rsidRPr="00ED175E" w:rsidDel="003566B2">
          <w:rPr>
            <w:rFonts w:hint="eastAsia"/>
            <w:lang w:eastAsia="zh-CN"/>
          </w:rPr>
          <w:delText>図</w:delText>
        </w:r>
      </w:del>
      <w:ins w:id="5410" w:author="哲均 宋" w:date="2019-08-16T08:56:00Z">
        <w:r w:rsidR="003566B2">
          <w:rPr>
            <w:lang w:eastAsia="zh-CN"/>
          </w:rPr>
          <w:t>[Image</w:t>
        </w:r>
      </w:ins>
      <w:r w:rsidRPr="00ED175E">
        <w:rPr>
          <w:lang w:eastAsia="zh-CN"/>
        </w:rPr>
        <w:t xml:space="preserve"> </w:t>
      </w:r>
      <w:r w:rsidRPr="0073721B">
        <w:fldChar w:fldCharType="begin"/>
      </w:r>
      <w:r w:rsidRPr="00ED175E">
        <w:rPr>
          <w:lang w:eastAsia="zh-CN"/>
        </w:rPr>
        <w:instrText xml:space="preserve"> SEQ [</w:instrText>
      </w:r>
      <w:r w:rsidRPr="00ED175E">
        <w:rPr>
          <w:rFonts w:hint="eastAsia"/>
          <w:lang w:eastAsia="zh-CN"/>
        </w:rPr>
        <w:instrText>図</w:instrText>
      </w:r>
      <w:r w:rsidRPr="00ED175E">
        <w:rPr>
          <w:lang w:eastAsia="zh-CN"/>
        </w:rPr>
        <w:instrText xml:space="preserve"> \* ARABIC </w:instrText>
      </w:r>
      <w:r w:rsidRPr="0073721B">
        <w:fldChar w:fldCharType="separate"/>
      </w:r>
      <w:r w:rsidR="00D76249">
        <w:rPr>
          <w:noProof/>
          <w:lang w:eastAsia="zh-CN"/>
        </w:rPr>
        <w:t>8</w:t>
      </w:r>
      <w:r w:rsidRPr="0073721B">
        <w:fldChar w:fldCharType="end"/>
      </w:r>
      <w:ins w:id="5411" w:author="InnoRules" w:date="2016-09-30T13:19:00Z">
        <w:r w:rsidR="00A440A6">
          <w:rPr>
            <w:lang w:eastAsia="zh-CN"/>
          </w:rPr>
          <w:t xml:space="preserve"> </w:t>
        </w:r>
      </w:ins>
      <w:del w:id="5412" w:author="InnoRules" w:date="2016-09-30T13:19:00Z">
        <w:r w:rsidRPr="00ED175E" w:rsidDel="00A440A6">
          <w:rPr>
            <w:lang w:eastAsia="zh-CN"/>
          </w:rPr>
          <w:delText xml:space="preserve"> </w:delText>
        </w:r>
      </w:del>
      <w:ins w:id="5413" w:author="shira" w:date="2017-12-21T15:50:00Z">
        <w:r w:rsidR="005A7A3A" w:rsidRPr="005A7A3A">
          <w:rPr>
            <w:rFonts w:hint="eastAsia"/>
            <w:lang w:eastAsia="zh-CN"/>
          </w:rPr>
          <w:t>商品構造の登録</w:t>
        </w:r>
      </w:ins>
      <w:del w:id="5414" w:author="shira" w:date="2017-12-21T15:50:00Z">
        <w:r w:rsidRPr="00ED175E" w:rsidDel="005A7A3A">
          <w:rPr>
            <w:rFonts w:hint="eastAsia"/>
            <w:lang w:eastAsia="zh-CN"/>
          </w:rPr>
          <w:delText>商品／保険構造</w:delText>
        </w:r>
        <w:r w:rsidRPr="00ED175E" w:rsidDel="005A7A3A">
          <w:rPr>
            <w:rFonts w:hint="eastAsia"/>
          </w:rPr>
          <w:delText>の</w:delText>
        </w:r>
        <w:r w:rsidRPr="00ED175E" w:rsidDel="005A7A3A">
          <w:rPr>
            <w:rFonts w:hint="eastAsia"/>
            <w:lang w:eastAsia="zh-CN"/>
          </w:rPr>
          <w:delText>登録</w:delText>
        </w:r>
      </w:del>
      <w:r w:rsidRPr="00ED175E">
        <w:rPr>
          <w:rFonts w:hint="eastAsia"/>
          <w:lang w:eastAsia="zh-CN"/>
        </w:rPr>
        <w:t>／修正</w:t>
      </w:r>
      <w:ins w:id="5415" w:author="user" w:date="2016-10-14T15:07:00Z">
        <w:r w:rsidR="00A922BD">
          <w:rPr>
            <w:rFonts w:hint="eastAsia"/>
            <w:lang w:eastAsia="zh-CN"/>
          </w:rPr>
          <w:t>画面</w:t>
        </w:r>
      </w:ins>
      <w:r w:rsidRPr="00ED175E">
        <w:rPr>
          <w:lang w:eastAsia="zh-CN"/>
        </w:rPr>
        <w:t>]</w:t>
      </w:r>
      <w:bookmarkEnd w:id="5408"/>
    </w:p>
    <w:p w14:paraId="0CD31608" w14:textId="6D06C986" w:rsidR="0096549F" w:rsidRPr="00ED175E" w:rsidRDefault="0096549F">
      <w:pPr>
        <w:pStyle w:val="af6"/>
        <w:autoSpaceDE w:val="0"/>
        <w:autoSpaceDN w:val="0"/>
        <w:rPr>
          <w:lang w:eastAsia="zh-CN"/>
        </w:rPr>
        <w:pPrChange w:id="5416" w:author="Seongeun Woo" w:date="2016-10-13T18:44:00Z">
          <w:pPr>
            <w:pStyle w:val="af6"/>
          </w:pPr>
        </w:pPrChange>
      </w:pPr>
    </w:p>
    <w:p w14:paraId="1900E150" w14:textId="77777777" w:rsidR="0096549F" w:rsidRPr="00ED175E" w:rsidRDefault="0096549F">
      <w:pPr>
        <w:widowControl/>
        <w:autoSpaceDE w:val="0"/>
        <w:autoSpaceDN w:val="0"/>
        <w:jc w:val="left"/>
        <w:rPr>
          <w:lang w:eastAsia="zh-CN"/>
        </w:rPr>
        <w:pPrChange w:id="5417" w:author="Seongeun Woo" w:date="2016-10-13T18:44:00Z">
          <w:pPr>
            <w:widowControl/>
            <w:jc w:val="left"/>
          </w:pPr>
        </w:pPrChange>
      </w:pPr>
      <w:r w:rsidRPr="00ED175E">
        <w:rPr>
          <w:lang w:eastAsia="zh-CN"/>
        </w:rPr>
        <w:br w:type="page"/>
      </w:r>
    </w:p>
    <w:p w14:paraId="4B147C91" w14:textId="77777777" w:rsidR="0096549F" w:rsidRPr="00ED175E" w:rsidRDefault="0096549F">
      <w:pPr>
        <w:pStyle w:val="20"/>
        <w:wordWrap/>
        <w:pPrChange w:id="5418" w:author="Seongeun Woo" w:date="2016-10-13T18:44:00Z">
          <w:pPr>
            <w:pStyle w:val="20"/>
          </w:pPr>
        </w:pPrChange>
      </w:pPr>
      <w:bookmarkStart w:id="5419" w:name="_Toc434858359"/>
      <w:bookmarkStart w:id="5420" w:name="_Toc445716746"/>
      <w:bookmarkStart w:id="5421" w:name="_Toc17112109"/>
      <w:r w:rsidRPr="00ED175E">
        <w:t>OBJ_DETAIL</w:t>
      </w:r>
      <w:bookmarkEnd w:id="5419"/>
      <w:bookmarkEnd w:id="5420"/>
      <w:bookmarkEnd w:id="5421"/>
      <w:del w:id="5422" w:author="user" w:date="2016-10-14T13:45:00Z">
        <w:r w:rsidRPr="00ED175E" w:rsidDel="0042089F">
          <w:delText xml:space="preserve"> </w:delText>
        </w:r>
      </w:del>
    </w:p>
    <w:p w14:paraId="5477EB66" w14:textId="2A1217A7" w:rsidR="00C11AA8" w:rsidRPr="00ED175E" w:rsidRDefault="0096549F">
      <w:pPr>
        <w:autoSpaceDE w:val="0"/>
        <w:autoSpaceDN w:val="0"/>
        <w:jc w:val="left"/>
        <w:rPr>
          <w:rFonts w:hint="eastAsia"/>
        </w:rPr>
        <w:pPrChange w:id="5423" w:author="Seongeun Woo" w:date="2016-10-13T18:44:00Z">
          <w:pPr/>
        </w:pPrChange>
      </w:pPr>
      <w:del w:id="5424" w:author="哲均 宋" w:date="2019-08-16T11:06:00Z">
        <w:r w:rsidRPr="00ED175E" w:rsidDel="00C11AA8">
          <w:rPr>
            <w:rFonts w:hint="eastAsia"/>
          </w:rPr>
          <w:delText>商品、保険、商品保険の</w:delText>
        </w:r>
      </w:del>
      <w:ins w:id="5425" w:author="Seongeun Woo" w:date="2016-07-06T15:07:00Z">
        <w:del w:id="5426" w:author="哲均 宋" w:date="2019-08-16T11:06:00Z">
          <w:r w:rsidR="00687CFD" w:rsidRPr="00ED175E" w:rsidDel="00C11AA8">
            <w:rPr>
              <w:rFonts w:hint="eastAsia"/>
            </w:rPr>
            <w:delText>オブジェクト別の</w:delText>
          </w:r>
        </w:del>
      </w:ins>
      <w:del w:id="5427" w:author="哲均 宋" w:date="2019-08-16T11:06:00Z">
        <w:r w:rsidRPr="00ED175E" w:rsidDel="00C11AA8">
          <w:rPr>
            <w:rFonts w:hint="eastAsia"/>
          </w:rPr>
          <w:delText>標準項目値とパターンデータ</w:delText>
        </w:r>
      </w:del>
      <w:ins w:id="5428" w:author="shira" w:date="2017-12-21T16:01:00Z">
        <w:del w:id="5429" w:author="哲均 宋" w:date="2019-08-16T11:06:00Z">
          <w:r w:rsidR="005A7A3A" w:rsidDel="00C11AA8">
            <w:rPr>
              <w:rFonts w:hint="eastAsia"/>
            </w:rPr>
            <w:delText>表属性データ</w:delText>
          </w:r>
        </w:del>
      </w:ins>
      <w:del w:id="5430" w:author="哲均 宋" w:date="2019-08-16T11:06:00Z">
        <w:r w:rsidRPr="00ED175E" w:rsidDel="00C11AA8">
          <w:rPr>
            <w:rFonts w:hint="eastAsia"/>
          </w:rPr>
          <w:delText>が</w:delText>
        </w:r>
      </w:del>
      <w:ins w:id="5431" w:author="Seongeun Woo" w:date="2016-07-06T15:07:00Z">
        <w:del w:id="5432" w:author="哲均 宋" w:date="2019-08-16T11:06:00Z">
          <w:r w:rsidR="00687CFD" w:rsidRPr="00ED175E" w:rsidDel="00C11AA8">
            <w:rPr>
              <w:rFonts w:hint="eastAsia"/>
            </w:rPr>
            <w:delText>を</w:delText>
          </w:r>
        </w:del>
      </w:ins>
      <w:del w:id="5433" w:author="哲均 宋" w:date="2019-08-16T11:06:00Z">
        <w:r w:rsidRPr="00ED175E" w:rsidDel="00C11AA8">
          <w:rPr>
            <w:rFonts w:hint="eastAsia"/>
          </w:rPr>
          <w:delText>保存される</w:delText>
        </w:r>
      </w:del>
      <w:ins w:id="5434" w:author="Seongeun Woo" w:date="2016-07-06T15:07:00Z">
        <w:del w:id="5435" w:author="哲均 宋" w:date="2019-08-16T11:06:00Z">
          <w:r w:rsidR="00687CFD" w:rsidRPr="00ED175E" w:rsidDel="00C11AA8">
            <w:rPr>
              <w:rFonts w:hint="eastAsia"/>
            </w:rPr>
            <w:delText>する</w:delText>
          </w:r>
        </w:del>
      </w:ins>
      <w:del w:id="5436" w:author="哲均 宋" w:date="2019-08-16T11:06:00Z">
        <w:r w:rsidRPr="00ED175E" w:rsidDel="00C11AA8">
          <w:rPr>
            <w:rFonts w:hint="eastAsia"/>
          </w:rPr>
          <w:delText>テーブルである。</w:delText>
        </w:r>
      </w:del>
      <w:ins w:id="5437" w:author="哲均 宋" w:date="2019-08-16T11:05:00Z">
        <w:r w:rsidR="00C11AA8" w:rsidRPr="00C11AA8">
          <w:t xml:space="preserve">It is a table for storing </w:t>
        </w:r>
        <w:r w:rsidR="00C11AA8">
          <w:t>Attribute</w:t>
        </w:r>
        <w:r w:rsidR="00C11AA8" w:rsidRPr="00C11AA8">
          <w:t xml:space="preserve"> values and </w:t>
        </w:r>
        <w:r w:rsidR="00C11AA8">
          <w:t>T</w:t>
        </w:r>
        <w:r w:rsidR="00C11AA8" w:rsidRPr="00C11AA8">
          <w:t xml:space="preserve">able </w:t>
        </w:r>
        <w:r w:rsidR="00C11AA8">
          <w:t>Property</w:t>
        </w:r>
        <w:r w:rsidR="00C11AA8" w:rsidRPr="00C11AA8">
          <w:t xml:space="preserve"> data for each object.</w:t>
        </w:r>
      </w:ins>
    </w:p>
    <w:p w14:paraId="32351800" w14:textId="77777777" w:rsidR="0096549F" w:rsidRPr="00C11AA8" w:rsidRDefault="0096549F">
      <w:pPr>
        <w:pStyle w:val="-00"/>
        <w:wordWrap/>
        <w:rPr>
          <w:lang w:eastAsia="ja-JP"/>
          <w:rPrChange w:id="5438" w:author="哲均 宋" w:date="2019-08-16T11:06:00Z">
            <w:rPr>
              <w:lang w:eastAsia="ja-JP"/>
            </w:rPr>
          </w:rPrChange>
        </w:rPr>
        <w:pPrChange w:id="5439" w:author="Seongeun Woo" w:date="2016-10-13T18:44:00Z">
          <w:pPr>
            <w:pStyle w:val="-00"/>
          </w:pPr>
        </w:pPrChange>
      </w:pPr>
    </w:p>
    <w:p w14:paraId="5FF94AE2" w14:textId="141276A5" w:rsidR="00EF7A1B" w:rsidRPr="00ED175E" w:rsidRDefault="00EF7A1B">
      <w:pPr>
        <w:pStyle w:val="af6"/>
        <w:keepNext/>
        <w:autoSpaceDE w:val="0"/>
        <w:autoSpaceDN w:val="0"/>
        <w:pPrChange w:id="5440" w:author="Seongeun Woo" w:date="2016-10-13T18:44:00Z">
          <w:pPr>
            <w:pStyle w:val="af6"/>
            <w:keepNext/>
          </w:pPr>
        </w:pPrChange>
      </w:pPr>
      <w:r w:rsidRPr="00ED175E">
        <w:t xml:space="preserve"> </w:t>
      </w:r>
      <w:del w:id="5441" w:author="哲均 宋" w:date="2019-08-16T08:55:00Z">
        <w:r w:rsidRPr="00ED175E" w:rsidDel="003566B2">
          <w:delText>[</w:delText>
        </w:r>
        <w:r w:rsidRPr="00ED175E" w:rsidDel="003566B2">
          <w:rPr>
            <w:rFonts w:hint="eastAsia"/>
          </w:rPr>
          <w:delText>表</w:delText>
        </w:r>
      </w:del>
      <w:ins w:id="5442"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13</w:t>
      </w:r>
      <w:r w:rsidRPr="0073721B">
        <w:fldChar w:fldCharType="end"/>
      </w:r>
      <w:r w:rsidRPr="00ED175E">
        <w:t xml:space="preserve"> </w:t>
      </w:r>
      <w:del w:id="5443" w:author="哲均 宋" w:date="2019-08-16T08:58:00Z">
        <w:r w:rsidRPr="00ED175E" w:rsidDel="003566B2">
          <w:rPr>
            <w:rFonts w:hint="eastAsia"/>
          </w:rPr>
          <w:delText>主要カラム</w:delText>
        </w:r>
        <w:r w:rsidRPr="00ED175E" w:rsidDel="003566B2">
          <w:delText>]</w:delText>
        </w:r>
      </w:del>
      <w:ins w:id="5444"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913"/>
        <w:gridCol w:w="4203"/>
        <w:gridCol w:w="3382"/>
        <w:tblGridChange w:id="5445">
          <w:tblGrid>
            <w:gridCol w:w="1701"/>
            <w:gridCol w:w="212"/>
            <w:gridCol w:w="4128"/>
            <w:gridCol w:w="75"/>
            <w:gridCol w:w="3382"/>
          </w:tblGrid>
        </w:tblGridChange>
      </w:tblGrid>
      <w:tr w:rsidR="003566B2" w:rsidRPr="00ED175E" w14:paraId="4CB9CC08" w14:textId="77777777" w:rsidTr="00EF7A1B">
        <w:tc>
          <w:tcPr>
            <w:tcW w:w="1701" w:type="dxa"/>
            <w:shd w:val="clear" w:color="auto" w:fill="EEECE1"/>
            <w:vAlign w:val="center"/>
          </w:tcPr>
          <w:p w14:paraId="5DD1B2A3" w14:textId="751CA2BB" w:rsidR="003566B2" w:rsidRPr="00ED175E" w:rsidRDefault="003566B2" w:rsidP="003566B2">
            <w:pPr>
              <w:pStyle w:val="afc"/>
              <w:wordWrap/>
              <w:pPrChange w:id="5446" w:author="Seongeun Woo" w:date="2016-10-13T18:44:00Z">
                <w:pPr>
                  <w:pStyle w:val="afc"/>
                </w:pPr>
              </w:pPrChange>
            </w:pPr>
            <w:ins w:id="5447" w:author="哲均 宋" w:date="2019-08-16T08:50:00Z">
              <w:r>
                <w:rPr>
                  <w:rFonts w:hint="eastAsia"/>
                </w:rPr>
                <w:t>C</w:t>
              </w:r>
              <w:r>
                <w:t>olumn Name</w:t>
              </w:r>
            </w:ins>
            <w:del w:id="5448" w:author="哲均 宋" w:date="2019-08-16T08:50:00Z">
              <w:r w:rsidRPr="00ED175E" w:rsidDel="00C840D3">
                <w:delText>COLUNM</w:delText>
              </w:r>
            </w:del>
            <w:ins w:id="5449" w:author="Seongeun Woo" w:date="2016-07-06T16:13:00Z">
              <w:del w:id="5450" w:author="哲均 宋" w:date="2019-08-16T08:50:00Z">
                <w:r w:rsidRPr="00ED175E" w:rsidDel="00C840D3">
                  <w:delText>COLUMN</w:delText>
                </w:r>
              </w:del>
            </w:ins>
            <w:del w:id="5451" w:author="哲均 宋" w:date="2019-08-16T08:50:00Z">
              <w:r w:rsidRPr="00ED175E" w:rsidDel="00C840D3">
                <w:delText xml:space="preserve"> NAME</w:delText>
              </w:r>
            </w:del>
            <w:ins w:id="5452" w:author="류종우" w:date="2016-08-10T10:28:00Z">
              <w:del w:id="5453" w:author="哲均 宋" w:date="2019-08-16T08:50:00Z">
                <w:r w:rsidRPr="00ED175E" w:rsidDel="00C840D3">
                  <w:rPr>
                    <w:rFonts w:hint="eastAsia"/>
                  </w:rPr>
                  <w:delText>カラム名</w:delText>
                </w:r>
              </w:del>
            </w:ins>
          </w:p>
        </w:tc>
        <w:tc>
          <w:tcPr>
            <w:tcW w:w="4340" w:type="dxa"/>
            <w:shd w:val="clear" w:color="auto" w:fill="EEECE1"/>
            <w:vAlign w:val="center"/>
          </w:tcPr>
          <w:p w14:paraId="50BF062F" w14:textId="05F804C6" w:rsidR="003566B2" w:rsidRPr="00ED175E" w:rsidRDefault="003566B2" w:rsidP="003566B2">
            <w:pPr>
              <w:pStyle w:val="afc"/>
              <w:wordWrap/>
              <w:pPrChange w:id="5454" w:author="Seongeun Woo" w:date="2016-10-13T18:44:00Z">
                <w:pPr>
                  <w:pStyle w:val="afc"/>
                </w:pPr>
              </w:pPrChange>
            </w:pPr>
            <w:ins w:id="5455" w:author="哲均 宋" w:date="2019-08-16T08:50:00Z">
              <w:r>
                <w:rPr>
                  <w:rFonts w:hint="eastAsia"/>
                </w:rPr>
                <w:t>D</w:t>
              </w:r>
              <w:r>
                <w:t>escription</w:t>
              </w:r>
            </w:ins>
            <w:del w:id="5456" w:author="哲均 宋" w:date="2019-08-16T08:50:00Z">
              <w:r w:rsidRPr="00ED175E" w:rsidDel="00C840D3">
                <w:rPr>
                  <w:rFonts w:hint="eastAsia"/>
                </w:rPr>
                <w:delText>説明</w:delText>
              </w:r>
            </w:del>
          </w:p>
        </w:tc>
        <w:tc>
          <w:tcPr>
            <w:tcW w:w="3457" w:type="dxa"/>
            <w:shd w:val="clear" w:color="auto" w:fill="EEECE1"/>
            <w:vAlign w:val="center"/>
          </w:tcPr>
          <w:p w14:paraId="4B5D134A" w14:textId="07DA4A85" w:rsidR="003566B2" w:rsidRPr="00ED175E" w:rsidRDefault="003566B2" w:rsidP="003566B2">
            <w:pPr>
              <w:pStyle w:val="afc"/>
              <w:wordWrap/>
              <w:pPrChange w:id="5457" w:author="Seongeun Woo" w:date="2016-10-13T18:44:00Z">
                <w:pPr>
                  <w:pStyle w:val="afc"/>
                </w:pPr>
              </w:pPrChange>
            </w:pPr>
            <w:ins w:id="5458" w:author="哲均 宋" w:date="2019-08-16T08:50:00Z">
              <w:r w:rsidRPr="001D2C85">
                <w:t>Remarks</w:t>
              </w:r>
            </w:ins>
            <w:del w:id="5459" w:author="哲均 宋" w:date="2019-08-16T08:50:00Z">
              <w:r w:rsidRPr="00ED175E" w:rsidDel="00C840D3">
                <w:rPr>
                  <w:rFonts w:hint="eastAsia"/>
                </w:rPr>
                <w:delText>備考</w:delText>
              </w:r>
            </w:del>
          </w:p>
        </w:tc>
      </w:tr>
      <w:tr w:rsidR="0096549F" w:rsidRPr="00ED175E" w14:paraId="2B759E2C" w14:textId="77777777" w:rsidTr="00687CFD">
        <w:tblPrEx>
          <w:tblW w:w="9498" w:type="dxa"/>
          <w:tblInd w:w="108" w:type="dxa"/>
          <w:tblPrExChange w:id="5460" w:author="Seongeun Woo" w:date="2016-07-06T15:11:00Z">
            <w:tblPrEx>
              <w:tblW w:w="9498" w:type="dxa"/>
              <w:tblInd w:w="108" w:type="dxa"/>
            </w:tblPrEx>
          </w:tblPrExChange>
        </w:tblPrEx>
        <w:tc>
          <w:tcPr>
            <w:tcW w:w="1701" w:type="dxa"/>
            <w:shd w:val="clear" w:color="auto" w:fill="EEECE1"/>
            <w:vAlign w:val="center"/>
            <w:tcPrChange w:id="5461" w:author="Seongeun Woo" w:date="2016-07-06T15:11:00Z">
              <w:tcPr>
                <w:tcW w:w="1701" w:type="dxa"/>
                <w:shd w:val="clear" w:color="auto" w:fill="F2F2F2" w:themeFill="background1" w:themeFillShade="F2"/>
                <w:vAlign w:val="center"/>
              </w:tcPr>
            </w:tcPrChange>
          </w:tcPr>
          <w:p w14:paraId="0ED53A0F" w14:textId="77777777" w:rsidR="0096549F" w:rsidRPr="0073721B" w:rsidRDefault="0096549F">
            <w:pPr>
              <w:pStyle w:val="afc"/>
              <w:wordWrap/>
              <w:pPrChange w:id="5462" w:author="Seongeun Woo" w:date="2016-10-13T18:44:00Z">
                <w:pPr>
                  <w:pStyle w:val="25"/>
                </w:pPr>
              </w:pPrChange>
            </w:pPr>
            <w:r w:rsidRPr="0073721B">
              <w:t>SID</w:t>
            </w:r>
          </w:p>
        </w:tc>
        <w:tc>
          <w:tcPr>
            <w:tcW w:w="4340" w:type="dxa"/>
            <w:vAlign w:val="center"/>
            <w:tcPrChange w:id="5463" w:author="Seongeun Woo" w:date="2016-07-06T15:11:00Z">
              <w:tcPr>
                <w:tcW w:w="4340" w:type="dxa"/>
                <w:gridSpan w:val="2"/>
                <w:vAlign w:val="center"/>
              </w:tcPr>
            </w:tcPrChange>
          </w:tcPr>
          <w:p w14:paraId="2520FB30" w14:textId="7B971F1C" w:rsidR="0096549F" w:rsidRPr="00ED175E" w:rsidRDefault="00C11AA8">
            <w:pPr>
              <w:pStyle w:val="afb"/>
              <w:autoSpaceDE w:val="0"/>
              <w:autoSpaceDN w:val="0"/>
              <w:pPrChange w:id="5464" w:author="Seongeun Woo" w:date="2016-10-13T18:44:00Z">
                <w:pPr>
                  <w:pStyle w:val="afb"/>
                </w:pPr>
              </w:pPrChange>
            </w:pPr>
            <w:ins w:id="5465" w:author="哲均 宋" w:date="2019-08-16T11:06:00Z">
              <w:r>
                <w:rPr>
                  <w:rFonts w:hint="eastAsia"/>
                </w:rPr>
                <w:t>O</w:t>
              </w:r>
              <w:r>
                <w:t>bject</w:t>
              </w:r>
              <w:r>
                <w:rPr>
                  <w:rFonts w:hint="eastAsia"/>
                </w:rPr>
                <w:t xml:space="preserve"> </w:t>
              </w:r>
              <w:r w:rsidRPr="00AF5048">
                <w:rPr>
                  <w:rFonts w:hint="eastAsia"/>
                </w:rPr>
                <w:t>ID</w:t>
              </w:r>
            </w:ins>
            <w:del w:id="5466" w:author="哲均 宋" w:date="2019-08-16T11:06:00Z">
              <w:r w:rsidR="0096549F" w:rsidRPr="00ED175E" w:rsidDel="00C11AA8">
                <w:rPr>
                  <w:rFonts w:hint="eastAsia"/>
                </w:rPr>
                <w:delText>エンティティ</w:delText>
              </w:r>
            </w:del>
            <w:ins w:id="5467" w:author="Seongeun Woo" w:date="2016-07-06T11:18:00Z">
              <w:del w:id="5468" w:author="哲均 宋" w:date="2019-08-16T11:06:00Z">
                <w:r w:rsidR="00036622" w:rsidRPr="00ED175E" w:rsidDel="00C11AA8">
                  <w:rPr>
                    <w:rFonts w:hint="eastAsia"/>
                  </w:rPr>
                  <w:delText>オブジェクト</w:delText>
                </w:r>
              </w:del>
            </w:ins>
            <w:del w:id="5469" w:author="哲均 宋" w:date="2019-08-16T11:06:00Z">
              <w:r w:rsidR="0096549F" w:rsidRPr="00ED175E" w:rsidDel="00C11AA8">
                <w:rPr>
                  <w:rFonts w:hint="eastAsia"/>
                </w:rPr>
                <w:delText>の</w:delText>
              </w:r>
              <w:r w:rsidR="0096549F" w:rsidRPr="00ED175E" w:rsidDel="00C11AA8">
                <w:delText>ID</w:delText>
              </w:r>
            </w:del>
          </w:p>
        </w:tc>
        <w:tc>
          <w:tcPr>
            <w:tcW w:w="3457" w:type="dxa"/>
            <w:vAlign w:val="center"/>
            <w:tcPrChange w:id="5470" w:author="Seongeun Woo" w:date="2016-07-06T15:11:00Z">
              <w:tcPr>
                <w:tcW w:w="3457" w:type="dxa"/>
                <w:gridSpan w:val="2"/>
                <w:vAlign w:val="center"/>
              </w:tcPr>
            </w:tcPrChange>
          </w:tcPr>
          <w:p w14:paraId="7D511A94" w14:textId="2709C7D1" w:rsidR="0096549F" w:rsidRPr="00ED175E" w:rsidRDefault="00C11AA8">
            <w:pPr>
              <w:pStyle w:val="afb"/>
              <w:autoSpaceDE w:val="0"/>
              <w:autoSpaceDN w:val="0"/>
              <w:pPrChange w:id="5471" w:author="Seongeun Woo" w:date="2016-10-13T18:44:00Z">
                <w:pPr>
                  <w:pStyle w:val="afb"/>
                </w:pPr>
              </w:pPrChange>
            </w:pPr>
            <w:ins w:id="5472" w:author="哲均 宋" w:date="2019-08-16T11:06:00Z">
              <w:r w:rsidRPr="00ED175E">
                <w:t xml:space="preserve">SID </w:t>
              </w:r>
              <w:r>
                <w:t xml:space="preserve">of </w:t>
              </w:r>
            </w:ins>
            <w:r w:rsidR="0096549F" w:rsidRPr="00ED175E">
              <w:t>OBJ_MAIN</w:t>
            </w:r>
            <w:ins w:id="5473" w:author="哲均 宋" w:date="2019-08-16T11:06:00Z">
              <w:r>
                <w:t xml:space="preserve"> table</w:t>
              </w:r>
            </w:ins>
            <w:del w:id="5474" w:author="哲均 宋" w:date="2019-08-16T11:06:00Z">
              <w:r w:rsidR="0096549F" w:rsidRPr="00ED175E" w:rsidDel="00C11AA8">
                <w:rPr>
                  <w:rFonts w:hint="eastAsia"/>
                </w:rPr>
                <w:delText>の</w:delText>
              </w:r>
              <w:r w:rsidR="0096549F" w:rsidRPr="00ED175E" w:rsidDel="00C11AA8">
                <w:delText>SID</w:delText>
              </w:r>
            </w:del>
          </w:p>
        </w:tc>
      </w:tr>
      <w:tr w:rsidR="0096549F" w:rsidRPr="00ED175E" w14:paraId="0DF0CF84" w14:textId="77777777" w:rsidTr="00687CFD">
        <w:tblPrEx>
          <w:tblW w:w="9498" w:type="dxa"/>
          <w:tblInd w:w="108" w:type="dxa"/>
          <w:tblPrExChange w:id="5475" w:author="Seongeun Woo" w:date="2016-07-06T15:11:00Z">
            <w:tblPrEx>
              <w:tblW w:w="9498" w:type="dxa"/>
              <w:tblInd w:w="108" w:type="dxa"/>
            </w:tblPrEx>
          </w:tblPrExChange>
        </w:tblPrEx>
        <w:tc>
          <w:tcPr>
            <w:tcW w:w="1701" w:type="dxa"/>
            <w:shd w:val="clear" w:color="auto" w:fill="EEECE1"/>
            <w:vAlign w:val="center"/>
            <w:tcPrChange w:id="5476" w:author="Seongeun Woo" w:date="2016-07-06T15:11:00Z">
              <w:tcPr>
                <w:tcW w:w="1701" w:type="dxa"/>
                <w:shd w:val="clear" w:color="auto" w:fill="F2F2F2" w:themeFill="background1" w:themeFillShade="F2"/>
                <w:vAlign w:val="center"/>
              </w:tcPr>
            </w:tcPrChange>
          </w:tcPr>
          <w:p w14:paraId="5A41C1F1" w14:textId="77777777" w:rsidR="0096549F" w:rsidRPr="0073721B" w:rsidRDefault="0096549F">
            <w:pPr>
              <w:pStyle w:val="afc"/>
              <w:wordWrap/>
              <w:pPrChange w:id="5477" w:author="Seongeun Woo" w:date="2016-10-13T18:44:00Z">
                <w:pPr>
                  <w:pStyle w:val="25"/>
                </w:pPr>
              </w:pPrChange>
            </w:pPr>
            <w:r w:rsidRPr="0073721B">
              <w:t>KIND</w:t>
            </w:r>
          </w:p>
        </w:tc>
        <w:tc>
          <w:tcPr>
            <w:tcW w:w="4340" w:type="dxa"/>
            <w:vAlign w:val="center"/>
            <w:tcPrChange w:id="5478" w:author="Seongeun Woo" w:date="2016-07-06T15:11:00Z">
              <w:tcPr>
                <w:tcW w:w="4340" w:type="dxa"/>
                <w:gridSpan w:val="2"/>
                <w:vAlign w:val="center"/>
              </w:tcPr>
            </w:tcPrChange>
          </w:tcPr>
          <w:p w14:paraId="27BA3117" w14:textId="42B69218" w:rsidR="0096549F" w:rsidRPr="00ED175E" w:rsidRDefault="00C11AA8">
            <w:pPr>
              <w:pStyle w:val="afb"/>
              <w:autoSpaceDE w:val="0"/>
              <w:autoSpaceDN w:val="0"/>
              <w:pPrChange w:id="5479" w:author="Seongeun Woo" w:date="2016-10-13T18:44:00Z">
                <w:pPr>
                  <w:pStyle w:val="afb"/>
                </w:pPr>
              </w:pPrChange>
            </w:pPr>
            <w:ins w:id="5480" w:author="哲均 宋" w:date="2019-08-16T11:07:00Z">
              <w:r>
                <w:rPr>
                  <w:rFonts w:hint="eastAsia"/>
                </w:rPr>
                <w:t>C</w:t>
              </w:r>
              <w:r>
                <w:t>ode Values that distinguish target data to store</w:t>
              </w:r>
            </w:ins>
            <w:del w:id="5481" w:author="哲均 宋" w:date="2019-08-16T11:07:00Z">
              <w:r w:rsidR="0096549F" w:rsidRPr="00ED175E" w:rsidDel="00C11AA8">
                <w:rPr>
                  <w:rFonts w:hint="eastAsia"/>
                </w:rPr>
                <w:delText>標準項目、パターン</w:delText>
              </w:r>
            </w:del>
            <w:ins w:id="5482" w:author="shira" w:date="2017-12-21T16:27:00Z">
              <w:del w:id="5483" w:author="哲均 宋" w:date="2019-08-16T11:07:00Z">
                <w:r w:rsidR="00116A9A" w:rsidDel="00C11AA8">
                  <w:rPr>
                    <w:rFonts w:hint="eastAsia"/>
                  </w:rPr>
                  <w:delText>表属性</w:delText>
                </w:r>
              </w:del>
            </w:ins>
            <w:del w:id="5484" w:author="哲均 宋" w:date="2019-08-16T11:07:00Z">
              <w:r w:rsidR="0096549F" w:rsidRPr="00ED175E" w:rsidDel="00C11AA8">
                <w:rPr>
                  <w:rFonts w:hint="eastAsia"/>
                </w:rPr>
                <w:delText>の区分値</w:delText>
              </w:r>
            </w:del>
          </w:p>
        </w:tc>
        <w:tc>
          <w:tcPr>
            <w:tcW w:w="3457" w:type="dxa"/>
            <w:vAlign w:val="center"/>
            <w:tcPrChange w:id="5485" w:author="Seongeun Woo" w:date="2016-07-06T15:11:00Z">
              <w:tcPr>
                <w:tcW w:w="3457" w:type="dxa"/>
                <w:gridSpan w:val="2"/>
                <w:vAlign w:val="center"/>
              </w:tcPr>
            </w:tcPrChange>
          </w:tcPr>
          <w:p w14:paraId="7003DDB9" w14:textId="77777777" w:rsidR="00C11AA8" w:rsidRPr="00AF5048" w:rsidRDefault="00C11AA8" w:rsidP="00C11AA8">
            <w:pPr>
              <w:pStyle w:val="afb"/>
              <w:autoSpaceDE w:val="0"/>
              <w:autoSpaceDN w:val="0"/>
              <w:ind w:right="198"/>
              <w:rPr>
                <w:ins w:id="5486" w:author="哲均 宋" w:date="2019-08-16T11:07:00Z"/>
              </w:rPr>
            </w:pPr>
            <w:ins w:id="5487" w:author="哲均 宋" w:date="2019-08-16T11:07:00Z">
              <w:r w:rsidRPr="00AF5048">
                <w:rPr>
                  <w:rFonts w:hint="eastAsia"/>
                </w:rPr>
                <w:t xml:space="preserve">1: </w:t>
              </w:r>
              <w:r>
                <w:rPr>
                  <w:rFonts w:hint="eastAsia"/>
                </w:rPr>
                <w:t>A</w:t>
              </w:r>
              <w:r>
                <w:t>ttribute</w:t>
              </w:r>
            </w:ins>
          </w:p>
          <w:p w14:paraId="2CFA0078" w14:textId="5F5DFCB7" w:rsidR="0096549F" w:rsidRPr="00ED175E" w:rsidRDefault="00C11AA8" w:rsidP="00C11AA8">
            <w:pPr>
              <w:pStyle w:val="afb"/>
              <w:autoSpaceDE w:val="0"/>
              <w:autoSpaceDN w:val="0"/>
              <w:pPrChange w:id="5488" w:author="Seongeun Woo" w:date="2016-10-13T18:44:00Z">
                <w:pPr>
                  <w:pStyle w:val="afb"/>
                </w:pPr>
              </w:pPrChange>
            </w:pPr>
            <w:ins w:id="5489" w:author="哲均 宋" w:date="2019-08-16T11:07:00Z">
              <w:r>
                <w:rPr>
                  <w:rFonts w:hint="eastAsia"/>
                </w:rPr>
                <w:t>O</w:t>
              </w:r>
              <w:r>
                <w:t>ther</w:t>
              </w:r>
              <w:r w:rsidRPr="00AF5048">
                <w:rPr>
                  <w:rFonts w:hint="eastAsia"/>
                </w:rPr>
                <w:t>: TYPEID</w:t>
              </w:r>
              <w:r>
                <w:t xml:space="preserve"> of Table Property</w:t>
              </w:r>
            </w:ins>
            <w:del w:id="5490" w:author="哲均 宋" w:date="2019-08-16T11:07:00Z">
              <w:r w:rsidR="0096549F" w:rsidRPr="00ED175E" w:rsidDel="00C11AA8">
                <w:delText>1</w:delText>
              </w:r>
              <w:r w:rsidR="0096549F" w:rsidRPr="00ED175E" w:rsidDel="00C11AA8">
                <w:rPr>
                  <w:rFonts w:hint="eastAsia"/>
                </w:rPr>
                <w:delText>：標準項目値</w:delText>
              </w:r>
              <w:r w:rsidR="0096549F" w:rsidRPr="00ED175E" w:rsidDel="00C11AA8">
                <w:br/>
                <w:delText>1001</w:delText>
              </w:r>
              <w:r w:rsidR="0096549F" w:rsidRPr="00ED175E" w:rsidDel="00C11AA8">
                <w:rPr>
                  <w:rFonts w:hint="eastAsia"/>
                </w:rPr>
                <w:delText>、</w:delText>
              </w:r>
              <w:r w:rsidR="0096549F" w:rsidRPr="00ED175E" w:rsidDel="00C11AA8">
                <w:delText>1002</w:delText>
              </w:r>
              <w:r w:rsidR="0096549F" w:rsidRPr="00ED175E" w:rsidDel="00C11AA8">
                <w:rPr>
                  <w:rFonts w:hint="eastAsia"/>
                </w:rPr>
                <w:delText>など</w:delText>
              </w:r>
              <w:r w:rsidR="0096549F" w:rsidRPr="00ED175E" w:rsidDel="00C11AA8">
                <w:delText>OBJ1000</w:delText>
              </w:r>
              <w:r w:rsidR="0096549F" w:rsidRPr="00ED175E" w:rsidDel="00C11AA8">
                <w:rPr>
                  <w:rFonts w:hint="eastAsia"/>
                </w:rPr>
                <w:delText>に定義されたパターン</w:delText>
              </w:r>
            </w:del>
            <w:ins w:id="5491" w:author="shira" w:date="2017-12-21T16:27:00Z">
              <w:del w:id="5492" w:author="哲均 宋" w:date="2019-08-16T11:07:00Z">
                <w:r w:rsidR="00116A9A" w:rsidDel="00C11AA8">
                  <w:rPr>
                    <w:rFonts w:hint="eastAsia"/>
                  </w:rPr>
                  <w:delText>表属性</w:delText>
                </w:r>
              </w:del>
            </w:ins>
            <w:del w:id="5493" w:author="哲均 宋" w:date="2019-08-16T11:07:00Z">
              <w:r w:rsidR="0096549F" w:rsidRPr="00ED175E" w:rsidDel="00C11AA8">
                <w:rPr>
                  <w:rFonts w:hint="eastAsia"/>
                </w:rPr>
                <w:delText>類型の</w:delText>
              </w:r>
              <w:r w:rsidR="0096549F" w:rsidRPr="00ED175E" w:rsidDel="00C11AA8">
                <w:delText>TYPEID</w:delText>
              </w:r>
            </w:del>
          </w:p>
        </w:tc>
      </w:tr>
      <w:tr w:rsidR="0096549F" w:rsidRPr="00ED175E" w14:paraId="298FC13F" w14:textId="77777777" w:rsidTr="00687CFD">
        <w:tblPrEx>
          <w:tblW w:w="9498" w:type="dxa"/>
          <w:tblInd w:w="108" w:type="dxa"/>
          <w:tblPrExChange w:id="5494" w:author="Seongeun Woo" w:date="2016-07-06T15:11:00Z">
            <w:tblPrEx>
              <w:tblW w:w="9498" w:type="dxa"/>
              <w:tblInd w:w="108" w:type="dxa"/>
            </w:tblPrEx>
          </w:tblPrExChange>
        </w:tblPrEx>
        <w:tc>
          <w:tcPr>
            <w:tcW w:w="1701" w:type="dxa"/>
            <w:shd w:val="clear" w:color="auto" w:fill="EEECE1"/>
            <w:vAlign w:val="center"/>
            <w:tcPrChange w:id="5495" w:author="Seongeun Woo" w:date="2016-07-06T15:11:00Z">
              <w:tcPr>
                <w:tcW w:w="1701" w:type="dxa"/>
                <w:shd w:val="clear" w:color="auto" w:fill="F2F2F2" w:themeFill="background1" w:themeFillShade="F2"/>
                <w:vAlign w:val="center"/>
              </w:tcPr>
            </w:tcPrChange>
          </w:tcPr>
          <w:p w14:paraId="6A55BF36" w14:textId="77777777" w:rsidR="0096549F" w:rsidRPr="000244D6" w:rsidRDefault="0096549F">
            <w:pPr>
              <w:pStyle w:val="afc"/>
              <w:wordWrap/>
              <w:pPrChange w:id="5496" w:author="Seongeun Woo" w:date="2016-10-13T18:44:00Z">
                <w:pPr>
                  <w:pStyle w:val="25"/>
                </w:pPr>
              </w:pPrChange>
            </w:pPr>
            <w:r w:rsidRPr="0073721B">
              <w:t>VF_DT</w:t>
            </w:r>
            <w:r w:rsidRPr="0073721B">
              <w:br/>
              <w:t>VT_DT</w:t>
            </w:r>
          </w:p>
        </w:tc>
        <w:tc>
          <w:tcPr>
            <w:tcW w:w="4340" w:type="dxa"/>
            <w:vAlign w:val="center"/>
            <w:tcPrChange w:id="5497" w:author="Seongeun Woo" w:date="2016-07-06T15:11:00Z">
              <w:tcPr>
                <w:tcW w:w="4340" w:type="dxa"/>
                <w:gridSpan w:val="2"/>
                <w:vAlign w:val="center"/>
              </w:tcPr>
            </w:tcPrChange>
          </w:tcPr>
          <w:p w14:paraId="2907DB07" w14:textId="50EBB955" w:rsidR="00687CFD" w:rsidRPr="00ED175E" w:rsidRDefault="00C11AA8">
            <w:pPr>
              <w:pStyle w:val="afb"/>
              <w:autoSpaceDE w:val="0"/>
              <w:autoSpaceDN w:val="0"/>
              <w:rPr>
                <w:ins w:id="5498" w:author="Seongeun Woo" w:date="2016-07-06T15:08:00Z"/>
              </w:rPr>
              <w:pPrChange w:id="5499" w:author="Seongeun Woo" w:date="2016-10-13T18:44:00Z">
                <w:pPr>
                  <w:pStyle w:val="afb"/>
                </w:pPr>
              </w:pPrChange>
            </w:pPr>
            <w:ins w:id="5500" w:author="哲均 宋" w:date="2019-08-16T11:09:00Z">
              <w:r>
                <w:rPr>
                  <w:rFonts w:hint="eastAsia"/>
                </w:rPr>
                <w:t>E</w:t>
              </w:r>
              <w:r>
                <w:t>ffective period of Attribute Values</w:t>
              </w:r>
            </w:ins>
            <w:ins w:id="5501" w:author="Seongeun Woo" w:date="2016-07-06T15:08:00Z">
              <w:del w:id="5502" w:author="哲均 宋" w:date="2019-08-16T11:09:00Z">
                <w:r w:rsidR="00687CFD" w:rsidRPr="00ED175E" w:rsidDel="00C11AA8">
                  <w:rPr>
                    <w:rFonts w:hint="eastAsia"/>
                  </w:rPr>
                  <w:delText>標準項目値の適用期間</w:delText>
                </w:r>
              </w:del>
            </w:ins>
            <w:ins w:id="5503" w:author="哲均 宋" w:date="2019-08-16T11:11:00Z">
              <w:r>
                <w:rPr>
                  <w:rFonts w:hint="eastAsia"/>
                </w:rPr>
                <w:t>.</w:t>
              </w:r>
            </w:ins>
          </w:p>
          <w:p w14:paraId="769566A9" w14:textId="65783DE7" w:rsidR="00C11AA8" w:rsidRPr="00ED175E" w:rsidRDefault="00C11AA8" w:rsidP="00C11AA8">
            <w:pPr>
              <w:pStyle w:val="afb"/>
              <w:autoSpaceDE w:val="0"/>
              <w:autoSpaceDN w:val="0"/>
              <w:rPr>
                <w:rFonts w:hint="eastAsia"/>
              </w:rPr>
              <w:pPrChange w:id="5504" w:author="哲均 宋" w:date="2019-08-16T11:11:00Z">
                <w:pPr>
                  <w:pStyle w:val="afb"/>
                </w:pPr>
              </w:pPrChange>
            </w:pPr>
            <w:ins w:id="5505" w:author="哲均 宋" w:date="2019-08-16T11:09:00Z">
              <w:r>
                <w:rPr>
                  <w:rFonts w:hint="eastAsia"/>
                </w:rPr>
                <w:t>S</w:t>
              </w:r>
              <w:r>
                <w:t>tart Date</w:t>
              </w:r>
            </w:ins>
            <w:del w:id="5506" w:author="哲均 宋" w:date="2019-08-16T11:09:00Z">
              <w:r w:rsidR="0096549F" w:rsidRPr="00ED175E" w:rsidDel="00C11AA8">
                <w:rPr>
                  <w:rFonts w:hint="eastAsia"/>
                </w:rPr>
                <w:delText>開始</w:delText>
              </w:r>
            </w:del>
            <w:ins w:id="5507" w:author="InnoRules" w:date="2016-09-08T11:01:00Z">
              <w:del w:id="5508" w:author="哲均 宋" w:date="2019-08-16T11:09:00Z">
                <w:r w:rsidR="000D6C44" w:rsidDel="00C11AA8">
                  <w:rPr>
                    <w:rFonts w:hint="eastAsia"/>
                  </w:rPr>
                  <w:delText>日</w:delText>
                </w:r>
              </w:del>
              <w:del w:id="5509" w:author="user" w:date="2016-10-14T15:07:00Z">
                <w:r w:rsidR="000D6C44" w:rsidDel="00A922BD">
                  <w:rPr>
                    <w:rFonts w:hint="eastAsia"/>
                  </w:rPr>
                  <w:delText>付</w:delText>
                </w:r>
              </w:del>
            </w:ins>
            <w:del w:id="5510" w:author="InnoRules" w:date="2016-09-08T11:01:00Z">
              <w:r w:rsidR="0096549F" w:rsidRPr="00ED175E" w:rsidDel="000D6C44">
                <w:rPr>
                  <w:rFonts w:hint="eastAsia"/>
                </w:rPr>
                <w:delText>日</w:delText>
              </w:r>
            </w:del>
            <w:ins w:id="5511" w:author="Seongeun Woo" w:date="2016-07-06T15:08:00Z">
              <w:r w:rsidR="00687CFD" w:rsidRPr="00ED175E">
                <w:t>(VF_DT)</w:t>
              </w:r>
            </w:ins>
            <w:ins w:id="5512" w:author="哲均 宋" w:date="2019-08-16T11:09:00Z">
              <w:r>
                <w:rPr>
                  <w:rFonts w:hint="eastAsia"/>
                </w:rPr>
                <w:t>/</w:t>
              </w:r>
              <w:r>
                <w:t xml:space="preserve"> End Date</w:t>
              </w:r>
            </w:ins>
            <w:del w:id="5513" w:author="哲均 宋" w:date="2019-08-16T11:09:00Z">
              <w:r w:rsidR="0096549F" w:rsidRPr="00ED175E" w:rsidDel="00C11AA8">
                <w:rPr>
                  <w:rFonts w:hint="eastAsia"/>
                </w:rPr>
                <w:delText>・終了日</w:delText>
              </w:r>
            </w:del>
            <w:ins w:id="5514" w:author="InnoRules" w:date="2016-09-08T11:01:00Z">
              <w:del w:id="5515" w:author="user" w:date="2016-10-14T15:08:00Z">
                <w:r w:rsidR="000D6C44" w:rsidDel="00A922BD">
                  <w:rPr>
                    <w:rFonts w:hint="eastAsia"/>
                  </w:rPr>
                  <w:delText>付</w:delText>
                </w:r>
              </w:del>
            </w:ins>
            <w:ins w:id="5516" w:author="Seongeun Woo" w:date="2016-07-06T15:08:00Z">
              <w:r w:rsidR="00687CFD" w:rsidRPr="00ED175E">
                <w:t>(VT_DT)</w:t>
              </w:r>
            </w:ins>
            <w:r w:rsidR="0096549F" w:rsidRPr="00ED175E">
              <w:br/>
            </w:r>
            <w:ins w:id="5517" w:author="Seongeun Woo" w:date="2016-07-06T15:09:00Z">
              <w:del w:id="5518" w:author="哲均 宋" w:date="2019-08-16T11:11:00Z">
                <w:r w:rsidR="00687CFD" w:rsidRPr="00ED175E" w:rsidDel="00C11AA8">
                  <w:rPr>
                    <w:rFonts w:hint="eastAsia"/>
                  </w:rPr>
                  <w:delText>オブジェクトは</w:delText>
                </w:r>
              </w:del>
            </w:ins>
            <w:del w:id="5519" w:author="哲均 宋" w:date="2019-08-16T11:11:00Z">
              <w:r w:rsidR="0096549F" w:rsidRPr="00ED175E" w:rsidDel="00C11AA8">
                <w:rPr>
                  <w:rFonts w:hint="eastAsia"/>
                </w:rPr>
                <w:delText>日付によって履歴を持ち、</w:delText>
              </w:r>
              <w:r w:rsidR="0096549F" w:rsidRPr="00ED175E" w:rsidDel="00C11AA8">
                <w:delText>FROM~TO</w:delText>
              </w:r>
              <w:r w:rsidR="0096549F" w:rsidRPr="00ED175E" w:rsidDel="00C11AA8">
                <w:rPr>
                  <w:rFonts w:hint="eastAsia"/>
                </w:rPr>
                <w:delText>の形式で有効日付の情報を保存する</w:delText>
              </w:r>
            </w:del>
            <w:ins w:id="5520" w:author="Seongeun Woo" w:date="2016-07-06T15:09:00Z">
              <w:del w:id="5521" w:author="哲均 宋" w:date="2019-08-16T11:11:00Z">
                <w:r w:rsidR="00687CFD" w:rsidRPr="00ED175E" w:rsidDel="00C11AA8">
                  <w:rPr>
                    <w:rFonts w:hint="eastAsia"/>
                  </w:rPr>
                  <w:delText>適用期間別に</w:delText>
                </w:r>
              </w:del>
            </w:ins>
            <w:ins w:id="5522" w:author="Seongeun Woo" w:date="2016-07-06T15:10:00Z">
              <w:del w:id="5523" w:author="哲均 宋" w:date="2019-08-16T11:11:00Z">
                <w:r w:rsidR="00687CFD" w:rsidRPr="00ED175E" w:rsidDel="00C11AA8">
                  <w:rPr>
                    <w:rFonts w:hint="eastAsia"/>
                  </w:rPr>
                  <w:delText>標準項目値がある場合もある</w:delText>
                </w:r>
              </w:del>
            </w:ins>
            <w:del w:id="5524" w:author="哲均 宋" w:date="2019-08-16T11:11:00Z">
              <w:r w:rsidR="0096549F" w:rsidRPr="00ED175E" w:rsidDel="00C11AA8">
                <w:rPr>
                  <w:rFonts w:hint="eastAsia"/>
                </w:rPr>
                <w:delText>。</w:delText>
              </w:r>
            </w:del>
            <w:ins w:id="5525" w:author="哲均 宋" w:date="2019-08-16T11:11:00Z">
              <w:r w:rsidRPr="00C11AA8">
                <w:t xml:space="preserve">Objects may have </w:t>
              </w:r>
              <w:r>
                <w:t>Attribute</w:t>
              </w:r>
              <w:r w:rsidRPr="00C11AA8">
                <w:t xml:space="preserve"> values with different </w:t>
              </w:r>
              <w:r>
                <w:t>effective</w:t>
              </w:r>
              <w:r w:rsidRPr="00C11AA8">
                <w:t xml:space="preserve"> periods.</w:t>
              </w:r>
            </w:ins>
          </w:p>
        </w:tc>
        <w:tc>
          <w:tcPr>
            <w:tcW w:w="3457" w:type="dxa"/>
            <w:vAlign w:val="center"/>
            <w:tcPrChange w:id="5526" w:author="Seongeun Woo" w:date="2016-07-06T15:11:00Z">
              <w:tcPr>
                <w:tcW w:w="3457" w:type="dxa"/>
                <w:gridSpan w:val="2"/>
                <w:vAlign w:val="center"/>
              </w:tcPr>
            </w:tcPrChange>
          </w:tcPr>
          <w:p w14:paraId="39365B67" w14:textId="581FDE0E" w:rsidR="0096549F" w:rsidRPr="00ED175E" w:rsidDel="00C11AA8" w:rsidRDefault="00C11AA8">
            <w:pPr>
              <w:pStyle w:val="afb"/>
              <w:autoSpaceDE w:val="0"/>
              <w:autoSpaceDN w:val="0"/>
              <w:rPr>
                <w:ins w:id="5527" w:author="Seongeun Woo" w:date="2016-07-06T15:08:00Z"/>
                <w:del w:id="5528" w:author="哲均 宋" w:date="2019-08-16T11:11:00Z"/>
              </w:rPr>
              <w:pPrChange w:id="5529" w:author="Seongeun Woo" w:date="2016-10-13T18:44:00Z">
                <w:pPr>
                  <w:pStyle w:val="afb"/>
                </w:pPr>
              </w:pPrChange>
            </w:pPr>
            <w:ins w:id="5530" w:author="哲均 宋" w:date="2019-08-16T11:11:00Z">
              <w:r w:rsidRPr="00C11AA8">
                <w:t xml:space="preserve">Objects may have </w:t>
              </w:r>
              <w:r>
                <w:t>Attribute</w:t>
              </w:r>
              <w:r w:rsidRPr="00C11AA8">
                <w:t xml:space="preserve"> values with different </w:t>
              </w:r>
              <w:r>
                <w:t>effective</w:t>
              </w:r>
              <w:r w:rsidRPr="00C11AA8">
                <w:t xml:space="preserve"> periods.</w:t>
              </w:r>
            </w:ins>
            <w:del w:id="5531" w:author="哲均 宋" w:date="2019-08-16T11:11:00Z">
              <w:r w:rsidR="0096549F" w:rsidRPr="00ED175E" w:rsidDel="00C11AA8">
                <w:delText>YYYYMMDD</w:delText>
              </w:r>
            </w:del>
          </w:p>
          <w:p w14:paraId="5C905EC0" w14:textId="02BD3F08" w:rsidR="00687CFD" w:rsidRPr="00ED175E" w:rsidRDefault="00C11AA8">
            <w:pPr>
              <w:pStyle w:val="afb"/>
              <w:autoSpaceDE w:val="0"/>
              <w:autoSpaceDN w:val="0"/>
              <w:pPrChange w:id="5532" w:author="Seongeun Woo" w:date="2016-10-13T18:44:00Z">
                <w:pPr>
                  <w:pStyle w:val="afb"/>
                </w:pPr>
              </w:pPrChange>
            </w:pPr>
            <w:ins w:id="5533" w:author="哲均 宋" w:date="2019-08-16T11:12:00Z">
              <w:r>
                <w:t>(</w:t>
              </w:r>
            </w:ins>
            <w:ins w:id="5534" w:author="Seongeun Woo" w:date="2016-07-06T15:08:00Z">
              <w:r w:rsidR="00687CFD" w:rsidRPr="00ED175E">
                <w:t>YYYYMMDD</w:t>
              </w:r>
            </w:ins>
            <w:ins w:id="5535" w:author="哲均 宋" w:date="2019-08-16T11:12:00Z">
              <w:r>
                <w:t>)</w:t>
              </w:r>
            </w:ins>
          </w:p>
        </w:tc>
      </w:tr>
      <w:tr w:rsidR="0096549F" w:rsidRPr="00ED175E" w14:paraId="0D2394BA" w14:textId="77777777" w:rsidTr="00687CFD">
        <w:tblPrEx>
          <w:tblW w:w="9498" w:type="dxa"/>
          <w:tblInd w:w="108" w:type="dxa"/>
          <w:tblPrExChange w:id="5536" w:author="Seongeun Woo" w:date="2016-07-06T15:11:00Z">
            <w:tblPrEx>
              <w:tblW w:w="9498" w:type="dxa"/>
              <w:tblInd w:w="108" w:type="dxa"/>
            </w:tblPrEx>
          </w:tblPrExChange>
        </w:tblPrEx>
        <w:tc>
          <w:tcPr>
            <w:tcW w:w="1701" w:type="dxa"/>
            <w:shd w:val="clear" w:color="auto" w:fill="EEECE1"/>
            <w:vAlign w:val="center"/>
            <w:tcPrChange w:id="5537" w:author="Seongeun Woo" w:date="2016-07-06T15:11:00Z">
              <w:tcPr>
                <w:tcW w:w="1701" w:type="dxa"/>
                <w:shd w:val="clear" w:color="auto" w:fill="F2F2F2" w:themeFill="background1" w:themeFillShade="F2"/>
                <w:vAlign w:val="center"/>
              </w:tcPr>
            </w:tcPrChange>
          </w:tcPr>
          <w:p w14:paraId="0AF54B08" w14:textId="77777777" w:rsidR="0096549F" w:rsidRPr="000244D6" w:rsidRDefault="0096549F">
            <w:pPr>
              <w:pStyle w:val="afc"/>
              <w:wordWrap/>
              <w:pPrChange w:id="5538" w:author="Seongeun Woo" w:date="2016-10-13T18:44:00Z">
                <w:pPr>
                  <w:pStyle w:val="25"/>
                </w:pPr>
              </w:pPrChange>
            </w:pPr>
            <w:r w:rsidRPr="0073721B">
              <w:t>CHAR01</w:t>
            </w:r>
            <w:r w:rsidRPr="0073721B">
              <w:br/>
              <w:t>CHAR02</w:t>
            </w:r>
            <w:r w:rsidRPr="0073721B">
              <w:br/>
              <w:t>CHAR03</w:t>
            </w:r>
            <w:r w:rsidRPr="0073721B">
              <w:br/>
              <w:t>…</w:t>
            </w:r>
          </w:p>
        </w:tc>
        <w:tc>
          <w:tcPr>
            <w:tcW w:w="4340" w:type="dxa"/>
            <w:vAlign w:val="center"/>
            <w:tcPrChange w:id="5539" w:author="Seongeun Woo" w:date="2016-07-06T15:11:00Z">
              <w:tcPr>
                <w:tcW w:w="4340" w:type="dxa"/>
                <w:gridSpan w:val="2"/>
                <w:vAlign w:val="center"/>
              </w:tcPr>
            </w:tcPrChange>
          </w:tcPr>
          <w:p w14:paraId="7F4C2DC5" w14:textId="0ACF2374" w:rsidR="00891B60" w:rsidRPr="00ED175E" w:rsidRDefault="0096549F">
            <w:pPr>
              <w:pStyle w:val="afb"/>
              <w:autoSpaceDE w:val="0"/>
              <w:autoSpaceDN w:val="0"/>
              <w:rPr>
                <w:rFonts w:hint="eastAsia"/>
              </w:rPr>
              <w:pPrChange w:id="5540" w:author="Seongeun Woo" w:date="2016-10-13T18:44:00Z">
                <w:pPr>
                  <w:pStyle w:val="afb"/>
                </w:pPr>
              </w:pPrChange>
            </w:pPr>
            <w:del w:id="5541" w:author="哲均 宋" w:date="2019-08-16T11:13:00Z">
              <w:r w:rsidRPr="00ED175E" w:rsidDel="00891B60">
                <w:rPr>
                  <w:rFonts w:hint="eastAsia"/>
                </w:rPr>
                <w:delText>エンティティ</w:delText>
              </w:r>
            </w:del>
            <w:ins w:id="5542" w:author="Seongeun Woo" w:date="2016-07-06T11:18:00Z">
              <w:del w:id="5543" w:author="哲均 宋" w:date="2019-08-16T11:13:00Z">
                <w:r w:rsidR="00036622" w:rsidRPr="00ED175E" w:rsidDel="00891B60">
                  <w:rPr>
                    <w:rFonts w:hint="eastAsia"/>
                  </w:rPr>
                  <w:delText>オブジェクト</w:delText>
                </w:r>
              </w:del>
            </w:ins>
            <w:del w:id="5544" w:author="哲均 宋" w:date="2019-08-16T11:13:00Z">
              <w:r w:rsidRPr="00ED175E" w:rsidDel="00891B60">
                <w:rPr>
                  <w:rFonts w:hint="eastAsia"/>
                </w:rPr>
                <w:delText>の標準項目値が保存されるカラム</w:delText>
              </w:r>
              <w:r w:rsidRPr="00ED175E" w:rsidDel="00891B60">
                <w:br/>
                <w:delText>OBJ1200</w:delText>
              </w:r>
              <w:r w:rsidRPr="00ED175E" w:rsidDel="00891B60">
                <w:rPr>
                  <w:rFonts w:hint="eastAsia"/>
                </w:rPr>
                <w:delText>の</w:delText>
              </w:r>
              <w:r w:rsidRPr="00ED175E" w:rsidDel="00891B60">
                <w:delText>PHY_COLUMN1</w:delText>
              </w:r>
              <w:r w:rsidRPr="00ED175E" w:rsidDel="00891B60">
                <w:rPr>
                  <w:rFonts w:hint="eastAsia"/>
                </w:rPr>
                <w:delText>、</w:delText>
              </w:r>
              <w:r w:rsidRPr="00ED175E" w:rsidDel="00891B60">
                <w:delText>2</w:delText>
              </w:r>
              <w:r w:rsidRPr="00ED175E" w:rsidDel="00891B60">
                <w:rPr>
                  <w:rFonts w:hint="eastAsia"/>
                </w:rPr>
                <w:delText>に保存された</w:delText>
              </w:r>
              <w:r w:rsidRPr="00ED175E" w:rsidDel="00891B60">
                <w:delText>CHAR01</w:delText>
              </w:r>
              <w:r w:rsidRPr="00ED175E" w:rsidDel="00891B60">
                <w:rPr>
                  <w:rFonts w:hint="eastAsia"/>
                </w:rPr>
                <w:delText>、</w:delText>
              </w:r>
              <w:r w:rsidRPr="00ED175E" w:rsidDel="00891B60">
                <w:delText>CHAR02</w:delText>
              </w:r>
              <w:r w:rsidRPr="00ED175E" w:rsidDel="00891B60">
                <w:rPr>
                  <w:rFonts w:hint="eastAsia"/>
                </w:rPr>
                <w:delText>などの値と対応し、該当項目に対応する値が保存される。</w:delText>
              </w:r>
            </w:del>
            <w:ins w:id="5545" w:author="哲均 宋" w:date="2019-08-16T11:12:00Z">
              <w:r w:rsidR="00891B60" w:rsidRPr="00C54ECD">
                <w:t xml:space="preserve">The actual data value of the specified </w:t>
              </w:r>
              <w:r w:rsidR="00891B60">
                <w:t>attribute</w:t>
              </w:r>
              <w:r w:rsidR="00891B60" w:rsidRPr="00C54ECD">
                <w:t xml:space="preserve"> is saved.</w:t>
              </w:r>
              <w:r w:rsidR="00891B60">
                <w:t xml:space="preserve"> </w:t>
              </w:r>
              <w:r w:rsidR="00891B60" w:rsidRPr="00A9065C">
                <w:t xml:space="preserve">It is saved to </w:t>
              </w:r>
            </w:ins>
            <w:ins w:id="5546" w:author="哲均 宋" w:date="2019-08-16T11:13:00Z">
              <w:r w:rsidR="00891B60">
                <w:t>c</w:t>
              </w:r>
            </w:ins>
            <w:ins w:id="5547" w:author="哲均 宋" w:date="2019-08-16T11:12:00Z">
              <w:r w:rsidR="00891B60" w:rsidRPr="00A9065C">
                <w:t>olumn defined in PHY_COLUMN1</w:t>
              </w:r>
              <w:r w:rsidR="00891B60">
                <w:t>, 2</w:t>
              </w:r>
              <w:r w:rsidR="00891B60" w:rsidRPr="00A9065C">
                <w:t xml:space="preserve"> of OBJ1200</w:t>
              </w:r>
              <w:r w:rsidR="00891B60">
                <w:t>.</w:t>
              </w:r>
            </w:ins>
          </w:p>
        </w:tc>
        <w:tc>
          <w:tcPr>
            <w:tcW w:w="3457" w:type="dxa"/>
            <w:vAlign w:val="center"/>
            <w:tcPrChange w:id="5548" w:author="Seongeun Woo" w:date="2016-07-06T15:11:00Z">
              <w:tcPr>
                <w:tcW w:w="3457" w:type="dxa"/>
                <w:gridSpan w:val="2"/>
                <w:vAlign w:val="center"/>
              </w:tcPr>
            </w:tcPrChange>
          </w:tcPr>
          <w:p w14:paraId="2884E3CA" w14:textId="77777777" w:rsidR="0096549F" w:rsidRPr="00ED175E" w:rsidRDefault="0096549F">
            <w:pPr>
              <w:pStyle w:val="afb"/>
              <w:autoSpaceDE w:val="0"/>
              <w:autoSpaceDN w:val="0"/>
              <w:pPrChange w:id="5549" w:author="Seongeun Woo" w:date="2016-10-13T18:44:00Z">
                <w:pPr>
                  <w:pStyle w:val="afb"/>
                </w:pPr>
              </w:pPrChange>
            </w:pPr>
          </w:p>
        </w:tc>
      </w:tr>
    </w:tbl>
    <w:p w14:paraId="290D5CF8" w14:textId="77777777" w:rsidR="0096549F" w:rsidRPr="00ED175E" w:rsidRDefault="0096549F">
      <w:pPr>
        <w:pStyle w:val="-00"/>
        <w:wordWrap/>
        <w:rPr>
          <w:lang w:eastAsia="ja-JP"/>
        </w:rPr>
        <w:pPrChange w:id="5550" w:author="Seongeun Woo" w:date="2016-10-13T18:44:00Z">
          <w:pPr>
            <w:pStyle w:val="-00"/>
          </w:pPr>
        </w:pPrChange>
      </w:pPr>
    </w:p>
    <w:p w14:paraId="7AA46584" w14:textId="3F76C54C" w:rsidR="00B115EE" w:rsidRPr="00ED175E" w:rsidRDefault="00B115EE">
      <w:pPr>
        <w:pStyle w:val="af6"/>
        <w:keepNext/>
        <w:autoSpaceDE w:val="0"/>
        <w:autoSpaceDN w:val="0"/>
        <w:pPrChange w:id="5551" w:author="Seongeun Woo" w:date="2016-10-13T18:44:00Z">
          <w:pPr>
            <w:pStyle w:val="af6"/>
            <w:keepNext/>
          </w:pPr>
        </w:pPrChange>
      </w:pPr>
      <w:r w:rsidRPr="00ED175E">
        <w:t xml:space="preserve"> </w:t>
      </w:r>
      <w:del w:id="5552" w:author="哲均 宋" w:date="2019-08-16T08:55:00Z">
        <w:r w:rsidRPr="00ED175E" w:rsidDel="003566B2">
          <w:delText>[</w:delText>
        </w:r>
        <w:r w:rsidRPr="00ED175E" w:rsidDel="003566B2">
          <w:rPr>
            <w:rFonts w:hint="eastAsia"/>
          </w:rPr>
          <w:delText>表</w:delText>
        </w:r>
      </w:del>
      <w:ins w:id="5553"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14</w:t>
      </w:r>
      <w:r w:rsidRPr="0073721B">
        <w:fldChar w:fldCharType="end"/>
      </w:r>
      <w:r w:rsidRPr="00ED175E">
        <w:t xml:space="preserve"> </w:t>
      </w:r>
      <w:del w:id="5554" w:author="哲均 宋" w:date="2019-08-16T08:52:00Z">
        <w:r w:rsidRPr="00ED175E" w:rsidDel="003566B2">
          <w:rPr>
            <w:rFonts w:hint="eastAsia"/>
          </w:rPr>
          <w:delText>サンプルデータ</w:delText>
        </w:r>
      </w:del>
      <w:ins w:id="5555" w:author="哲均 宋" w:date="2019-08-16T08:52:00Z">
        <w:r w:rsidR="003566B2">
          <w:rPr>
            <w:rFonts w:hint="eastAsia"/>
          </w:rPr>
          <w:t>Sample Data</w:t>
        </w:r>
      </w:ins>
      <w:r w:rsidRPr="00ED175E">
        <w:t>]</w:t>
      </w:r>
    </w:p>
    <w:tbl>
      <w:tblPr>
        <w:tblW w:w="9665" w:type="dxa"/>
        <w:tblInd w:w="84" w:type="dxa"/>
        <w:tblCellMar>
          <w:left w:w="99" w:type="dxa"/>
          <w:right w:w="99" w:type="dxa"/>
        </w:tblCellMar>
        <w:tblLook w:val="04A0" w:firstRow="1" w:lastRow="0" w:firstColumn="1" w:lastColumn="0" w:noHBand="0" w:noVBand="1"/>
      </w:tblPr>
      <w:tblGrid>
        <w:gridCol w:w="1045"/>
        <w:gridCol w:w="1134"/>
        <w:gridCol w:w="1047"/>
        <w:gridCol w:w="1080"/>
        <w:gridCol w:w="992"/>
        <w:gridCol w:w="992"/>
        <w:gridCol w:w="2410"/>
        <w:gridCol w:w="965"/>
      </w:tblGrid>
      <w:tr w:rsidR="0096549F" w:rsidRPr="00ED175E" w14:paraId="6175D072" w14:textId="77777777" w:rsidTr="001B3E7D">
        <w:trPr>
          <w:trHeight w:val="255"/>
        </w:trPr>
        <w:tc>
          <w:tcPr>
            <w:tcW w:w="1045"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p w14:paraId="20406EA9" w14:textId="77777777" w:rsidR="0096549F" w:rsidRPr="0073721B" w:rsidRDefault="0096549F">
            <w:pPr>
              <w:pStyle w:val="afc"/>
              <w:wordWrap/>
              <w:pPrChange w:id="5556" w:author="Seongeun Woo" w:date="2016-10-13T18:44:00Z">
                <w:pPr>
                  <w:pStyle w:val="-1"/>
                </w:pPr>
              </w:pPrChange>
            </w:pPr>
            <w:r w:rsidRPr="0073721B">
              <w:t>SID</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
          <w:p w14:paraId="62E20EDA" w14:textId="77777777" w:rsidR="0096549F" w:rsidRPr="00FC0EB8" w:rsidRDefault="0096549F">
            <w:pPr>
              <w:pStyle w:val="afc"/>
              <w:wordWrap/>
              <w:pPrChange w:id="5557" w:author="Seongeun Woo" w:date="2016-10-13T18:44:00Z">
                <w:pPr>
                  <w:pStyle w:val="-1"/>
                </w:pPr>
              </w:pPrChange>
            </w:pPr>
            <w:r w:rsidRPr="000244D6">
              <w:t>KIND</w:t>
            </w:r>
          </w:p>
        </w:tc>
        <w:tc>
          <w:tcPr>
            <w:tcW w:w="1047" w:type="dxa"/>
            <w:tcBorders>
              <w:top w:val="single" w:sz="4" w:space="0" w:color="auto"/>
              <w:left w:val="nil"/>
              <w:bottom w:val="single" w:sz="4" w:space="0" w:color="auto"/>
              <w:right w:val="single" w:sz="4" w:space="0" w:color="auto"/>
            </w:tcBorders>
            <w:shd w:val="clear" w:color="auto" w:fill="EEECE1"/>
            <w:noWrap/>
            <w:vAlign w:val="center"/>
            <w:hideMark/>
          </w:tcPr>
          <w:p w14:paraId="1560B526" w14:textId="77777777" w:rsidR="0096549F" w:rsidRPr="00DE16D6" w:rsidRDefault="0096549F">
            <w:pPr>
              <w:pStyle w:val="afc"/>
              <w:wordWrap/>
              <w:pPrChange w:id="5558" w:author="Seongeun Woo" w:date="2016-10-13T18:44:00Z">
                <w:pPr>
                  <w:pStyle w:val="-1"/>
                </w:pPr>
              </w:pPrChange>
            </w:pPr>
            <w:r w:rsidRPr="00DE16D6">
              <w:t>VF_DT</w:t>
            </w:r>
          </w:p>
        </w:tc>
        <w:tc>
          <w:tcPr>
            <w:tcW w:w="1080" w:type="dxa"/>
            <w:tcBorders>
              <w:top w:val="single" w:sz="4" w:space="0" w:color="auto"/>
              <w:left w:val="nil"/>
              <w:bottom w:val="single" w:sz="4" w:space="0" w:color="auto"/>
              <w:right w:val="single" w:sz="4" w:space="0" w:color="auto"/>
            </w:tcBorders>
            <w:shd w:val="clear" w:color="auto" w:fill="EEECE1"/>
            <w:noWrap/>
            <w:vAlign w:val="center"/>
            <w:hideMark/>
          </w:tcPr>
          <w:p w14:paraId="3A123CD6" w14:textId="77777777" w:rsidR="0096549F" w:rsidRPr="00006CA7" w:rsidRDefault="0096549F">
            <w:pPr>
              <w:pStyle w:val="afc"/>
              <w:wordWrap/>
              <w:pPrChange w:id="5559" w:author="Seongeun Woo" w:date="2016-10-13T18:44:00Z">
                <w:pPr>
                  <w:pStyle w:val="-1"/>
                </w:pPr>
              </w:pPrChange>
            </w:pPr>
            <w:r w:rsidRPr="00B93C9D">
              <w:t>VT_DT</w:t>
            </w:r>
          </w:p>
        </w:tc>
        <w:tc>
          <w:tcPr>
            <w:tcW w:w="992" w:type="dxa"/>
            <w:tcBorders>
              <w:top w:val="single" w:sz="4" w:space="0" w:color="auto"/>
              <w:left w:val="nil"/>
              <w:bottom w:val="single" w:sz="4" w:space="0" w:color="auto"/>
              <w:right w:val="single" w:sz="4" w:space="0" w:color="auto"/>
            </w:tcBorders>
            <w:shd w:val="clear" w:color="auto" w:fill="EEECE1"/>
            <w:noWrap/>
            <w:vAlign w:val="center"/>
            <w:hideMark/>
          </w:tcPr>
          <w:p w14:paraId="68B4A2E6" w14:textId="77777777" w:rsidR="0096549F" w:rsidRPr="008707C4" w:rsidRDefault="0096549F">
            <w:pPr>
              <w:pStyle w:val="afc"/>
              <w:wordWrap/>
              <w:pPrChange w:id="5560" w:author="Seongeun Woo" w:date="2016-10-13T18:44:00Z">
                <w:pPr>
                  <w:pStyle w:val="-1"/>
                </w:pPr>
              </w:pPrChange>
            </w:pPr>
            <w:r w:rsidRPr="008707C4">
              <w:t>CHAR01</w:t>
            </w:r>
          </w:p>
        </w:tc>
        <w:tc>
          <w:tcPr>
            <w:tcW w:w="992" w:type="dxa"/>
            <w:tcBorders>
              <w:top w:val="single" w:sz="4" w:space="0" w:color="auto"/>
              <w:left w:val="nil"/>
              <w:bottom w:val="single" w:sz="4" w:space="0" w:color="auto"/>
              <w:right w:val="single" w:sz="4" w:space="0" w:color="auto"/>
            </w:tcBorders>
            <w:shd w:val="clear" w:color="auto" w:fill="EEECE1"/>
            <w:noWrap/>
            <w:vAlign w:val="center"/>
            <w:hideMark/>
          </w:tcPr>
          <w:p w14:paraId="74DA447E" w14:textId="77777777" w:rsidR="0096549F" w:rsidRPr="008707C4" w:rsidRDefault="0096549F">
            <w:pPr>
              <w:pStyle w:val="afc"/>
              <w:wordWrap/>
              <w:pPrChange w:id="5561" w:author="Seongeun Woo" w:date="2016-10-13T18:44:00Z">
                <w:pPr>
                  <w:pStyle w:val="-1"/>
                </w:pPr>
              </w:pPrChange>
            </w:pPr>
            <w:r w:rsidRPr="008707C4">
              <w:t>CHAR02</w:t>
            </w:r>
          </w:p>
        </w:tc>
        <w:tc>
          <w:tcPr>
            <w:tcW w:w="2410" w:type="dxa"/>
            <w:tcBorders>
              <w:top w:val="single" w:sz="4" w:space="0" w:color="auto"/>
              <w:left w:val="nil"/>
              <w:bottom w:val="single" w:sz="4" w:space="0" w:color="auto"/>
              <w:right w:val="single" w:sz="4" w:space="0" w:color="auto"/>
            </w:tcBorders>
            <w:shd w:val="clear" w:color="auto" w:fill="EEECE1"/>
            <w:noWrap/>
            <w:vAlign w:val="center"/>
            <w:hideMark/>
          </w:tcPr>
          <w:p w14:paraId="74828809" w14:textId="77777777" w:rsidR="0096549F" w:rsidRPr="008707C4" w:rsidRDefault="0096549F">
            <w:pPr>
              <w:pStyle w:val="afc"/>
              <w:wordWrap/>
              <w:pPrChange w:id="5562" w:author="Seongeun Woo" w:date="2016-10-13T18:44:00Z">
                <w:pPr>
                  <w:pStyle w:val="-1"/>
                </w:pPr>
              </w:pPrChange>
            </w:pPr>
            <w:r w:rsidRPr="008707C4">
              <w:t>CHAR09</w:t>
            </w:r>
          </w:p>
        </w:tc>
        <w:tc>
          <w:tcPr>
            <w:tcW w:w="965" w:type="dxa"/>
            <w:tcBorders>
              <w:top w:val="single" w:sz="4" w:space="0" w:color="auto"/>
              <w:left w:val="nil"/>
              <w:bottom w:val="single" w:sz="4" w:space="0" w:color="auto"/>
              <w:right w:val="single" w:sz="4" w:space="0" w:color="auto"/>
            </w:tcBorders>
            <w:shd w:val="clear" w:color="auto" w:fill="EEECE1"/>
            <w:noWrap/>
            <w:vAlign w:val="center"/>
            <w:hideMark/>
          </w:tcPr>
          <w:p w14:paraId="4EA9C19F" w14:textId="77777777" w:rsidR="0096549F" w:rsidRPr="008707C4" w:rsidRDefault="0096549F">
            <w:pPr>
              <w:pStyle w:val="afc"/>
              <w:wordWrap/>
              <w:pPrChange w:id="5563" w:author="Seongeun Woo" w:date="2016-10-13T18:44:00Z">
                <w:pPr>
                  <w:pStyle w:val="-1"/>
                </w:pPr>
              </w:pPrChange>
            </w:pPr>
            <w:r w:rsidRPr="008707C4">
              <w:t>CHAR10</w:t>
            </w:r>
          </w:p>
        </w:tc>
      </w:tr>
      <w:tr w:rsidR="0096549F" w:rsidRPr="00ED175E" w14:paraId="1C5A6DD9" w14:textId="77777777" w:rsidTr="001B3E7D">
        <w:trPr>
          <w:trHeight w:val="255"/>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7FCA7D87" w14:textId="77777777" w:rsidR="0096549F" w:rsidRPr="00ED175E" w:rsidRDefault="0096549F">
            <w:pPr>
              <w:pStyle w:val="afb"/>
              <w:autoSpaceDE w:val="0"/>
              <w:autoSpaceDN w:val="0"/>
              <w:pPrChange w:id="5564" w:author="Seongeun Woo" w:date="2016-10-13T18:44:00Z">
                <w:pPr>
                  <w:pStyle w:val="afb"/>
                </w:pPr>
              </w:pPrChange>
            </w:pPr>
            <w:r w:rsidRPr="00ED175E">
              <w:t>261</w:t>
            </w:r>
          </w:p>
        </w:tc>
        <w:tc>
          <w:tcPr>
            <w:tcW w:w="1134" w:type="dxa"/>
            <w:tcBorders>
              <w:top w:val="nil"/>
              <w:left w:val="nil"/>
              <w:bottom w:val="single" w:sz="4" w:space="0" w:color="auto"/>
              <w:right w:val="single" w:sz="4" w:space="0" w:color="auto"/>
            </w:tcBorders>
            <w:shd w:val="clear" w:color="auto" w:fill="auto"/>
            <w:noWrap/>
            <w:vAlign w:val="bottom"/>
            <w:hideMark/>
          </w:tcPr>
          <w:p w14:paraId="163E9543" w14:textId="77777777" w:rsidR="0096549F" w:rsidRPr="00ED175E" w:rsidRDefault="0096549F">
            <w:pPr>
              <w:pStyle w:val="afb"/>
              <w:autoSpaceDE w:val="0"/>
              <w:autoSpaceDN w:val="0"/>
              <w:pPrChange w:id="5565" w:author="Seongeun Woo" w:date="2016-10-13T18:44:00Z">
                <w:pPr>
                  <w:pStyle w:val="afb"/>
                </w:pPr>
              </w:pPrChange>
            </w:pPr>
            <w:r w:rsidRPr="00ED175E">
              <w:t>1</w:t>
            </w:r>
          </w:p>
        </w:tc>
        <w:tc>
          <w:tcPr>
            <w:tcW w:w="1047" w:type="dxa"/>
            <w:tcBorders>
              <w:top w:val="nil"/>
              <w:left w:val="nil"/>
              <w:bottom w:val="single" w:sz="4" w:space="0" w:color="auto"/>
              <w:right w:val="single" w:sz="4" w:space="0" w:color="auto"/>
            </w:tcBorders>
            <w:shd w:val="clear" w:color="auto" w:fill="auto"/>
            <w:noWrap/>
            <w:vAlign w:val="bottom"/>
            <w:hideMark/>
          </w:tcPr>
          <w:p w14:paraId="79F0F07F" w14:textId="77777777" w:rsidR="0096549F" w:rsidRPr="00ED175E" w:rsidRDefault="0096549F">
            <w:pPr>
              <w:pStyle w:val="afb"/>
              <w:autoSpaceDE w:val="0"/>
              <w:autoSpaceDN w:val="0"/>
              <w:pPrChange w:id="5566" w:author="Seongeun Woo" w:date="2016-10-13T18:44:00Z">
                <w:pPr>
                  <w:pStyle w:val="afb"/>
                </w:pPr>
              </w:pPrChange>
            </w:pPr>
            <w:r w:rsidRPr="00ED175E">
              <w:t>20150214</w:t>
            </w:r>
          </w:p>
        </w:tc>
        <w:tc>
          <w:tcPr>
            <w:tcW w:w="1080" w:type="dxa"/>
            <w:tcBorders>
              <w:top w:val="nil"/>
              <w:left w:val="nil"/>
              <w:bottom w:val="single" w:sz="4" w:space="0" w:color="auto"/>
              <w:right w:val="single" w:sz="4" w:space="0" w:color="auto"/>
            </w:tcBorders>
            <w:shd w:val="clear" w:color="auto" w:fill="auto"/>
            <w:noWrap/>
            <w:vAlign w:val="bottom"/>
            <w:hideMark/>
          </w:tcPr>
          <w:p w14:paraId="2B472B14" w14:textId="77777777" w:rsidR="0096549F" w:rsidRPr="00ED175E" w:rsidRDefault="0096549F">
            <w:pPr>
              <w:pStyle w:val="afb"/>
              <w:autoSpaceDE w:val="0"/>
              <w:autoSpaceDN w:val="0"/>
              <w:pPrChange w:id="5567" w:author="Seongeun Woo" w:date="2016-10-13T18:44:00Z">
                <w:pPr>
                  <w:pStyle w:val="afb"/>
                </w:pPr>
              </w:pPrChange>
            </w:pPr>
            <w:r w:rsidRPr="00ED175E">
              <w:t>99991231</w:t>
            </w:r>
          </w:p>
        </w:tc>
        <w:tc>
          <w:tcPr>
            <w:tcW w:w="992" w:type="dxa"/>
            <w:tcBorders>
              <w:top w:val="nil"/>
              <w:left w:val="nil"/>
              <w:bottom w:val="single" w:sz="4" w:space="0" w:color="auto"/>
              <w:right w:val="single" w:sz="4" w:space="0" w:color="auto"/>
            </w:tcBorders>
            <w:shd w:val="clear" w:color="auto" w:fill="auto"/>
            <w:noWrap/>
            <w:vAlign w:val="bottom"/>
            <w:hideMark/>
          </w:tcPr>
          <w:p w14:paraId="644C6A51" w14:textId="77777777" w:rsidR="0096549F" w:rsidRPr="00ED175E" w:rsidRDefault="0096549F">
            <w:pPr>
              <w:pStyle w:val="afb"/>
              <w:autoSpaceDE w:val="0"/>
              <w:autoSpaceDN w:val="0"/>
              <w:pPrChange w:id="5568" w:author="Seongeun Woo" w:date="2016-10-13T18:44:00Z">
                <w:pPr>
                  <w:pStyle w:val="afb"/>
                </w:pPr>
              </w:pPrChange>
            </w:pPr>
            <w:r w:rsidRPr="00ED175E">
              <w:t>Y</w:t>
            </w:r>
          </w:p>
        </w:tc>
        <w:tc>
          <w:tcPr>
            <w:tcW w:w="992" w:type="dxa"/>
            <w:tcBorders>
              <w:top w:val="nil"/>
              <w:left w:val="nil"/>
              <w:bottom w:val="single" w:sz="4" w:space="0" w:color="auto"/>
              <w:right w:val="single" w:sz="4" w:space="0" w:color="auto"/>
            </w:tcBorders>
            <w:shd w:val="clear" w:color="auto" w:fill="auto"/>
            <w:noWrap/>
            <w:vAlign w:val="bottom"/>
            <w:hideMark/>
          </w:tcPr>
          <w:p w14:paraId="62978D46" w14:textId="77777777" w:rsidR="0096549F" w:rsidRPr="00ED175E" w:rsidRDefault="0096549F">
            <w:pPr>
              <w:pStyle w:val="afb"/>
              <w:autoSpaceDE w:val="0"/>
              <w:autoSpaceDN w:val="0"/>
              <w:pPrChange w:id="5569" w:author="Seongeun Woo" w:date="2016-10-13T18:44:00Z">
                <w:pPr>
                  <w:pStyle w:val="afb"/>
                </w:pPr>
              </w:pPrChange>
            </w:pPr>
            <w:r w:rsidRPr="00ED175E">
              <w:t>Y</w:t>
            </w:r>
          </w:p>
        </w:tc>
        <w:tc>
          <w:tcPr>
            <w:tcW w:w="2410" w:type="dxa"/>
            <w:tcBorders>
              <w:top w:val="nil"/>
              <w:left w:val="nil"/>
              <w:bottom w:val="single" w:sz="4" w:space="0" w:color="auto"/>
              <w:right w:val="single" w:sz="4" w:space="0" w:color="auto"/>
            </w:tcBorders>
            <w:shd w:val="clear" w:color="auto" w:fill="auto"/>
            <w:noWrap/>
            <w:vAlign w:val="bottom"/>
            <w:hideMark/>
          </w:tcPr>
          <w:p w14:paraId="6B13AD30" w14:textId="41DBCC3C" w:rsidR="0096549F" w:rsidRPr="00ED175E" w:rsidRDefault="0096549F" w:rsidP="00891B60">
            <w:pPr>
              <w:pStyle w:val="afb"/>
              <w:autoSpaceDE w:val="0"/>
              <w:autoSpaceDN w:val="0"/>
              <w:ind w:left="89" w:hangingChars="50" w:hanging="89"/>
              <w:pPrChange w:id="5570" w:author="哲均 宋" w:date="2019-08-16T11:14:00Z">
                <w:pPr>
                  <w:pStyle w:val="afb"/>
                </w:pPr>
              </w:pPrChange>
            </w:pPr>
            <w:proofErr w:type="spellStart"/>
            <w:r w:rsidRPr="00ED175E">
              <w:t>Innocar</w:t>
            </w:r>
            <w:proofErr w:type="spellEnd"/>
            <w:ins w:id="5571" w:author="哲均 宋" w:date="2019-08-16T11:14:00Z">
              <w:r w:rsidR="00891B60">
                <w:rPr>
                  <w:rFonts w:hint="eastAsia"/>
                </w:rPr>
                <w:t xml:space="preserve"> </w:t>
              </w:r>
              <w:r w:rsidR="00891B60">
                <w:t>Personal Car Insurance</w:t>
              </w:r>
            </w:ins>
            <w:del w:id="5572" w:author="哲均 宋" w:date="2019-08-16T11:14:00Z">
              <w:r w:rsidRPr="00ED175E" w:rsidDel="00891B60">
                <w:rPr>
                  <w:rFonts w:hint="eastAsia"/>
                </w:rPr>
                <w:delText>個人用自動車保険</w:delText>
              </w:r>
            </w:del>
          </w:p>
        </w:tc>
        <w:tc>
          <w:tcPr>
            <w:tcW w:w="965" w:type="dxa"/>
            <w:tcBorders>
              <w:top w:val="nil"/>
              <w:left w:val="nil"/>
              <w:bottom w:val="single" w:sz="4" w:space="0" w:color="auto"/>
              <w:right w:val="single" w:sz="4" w:space="0" w:color="auto"/>
            </w:tcBorders>
            <w:shd w:val="clear" w:color="auto" w:fill="auto"/>
            <w:noWrap/>
            <w:vAlign w:val="bottom"/>
            <w:hideMark/>
          </w:tcPr>
          <w:p w14:paraId="6CE806D1" w14:textId="77777777" w:rsidR="0096549F" w:rsidRPr="00ED175E" w:rsidRDefault="0096549F">
            <w:pPr>
              <w:pStyle w:val="afb"/>
              <w:autoSpaceDE w:val="0"/>
              <w:autoSpaceDN w:val="0"/>
              <w:pPrChange w:id="5573" w:author="Seongeun Woo" w:date="2016-10-13T18:44:00Z">
                <w:pPr>
                  <w:pStyle w:val="afb"/>
                </w:pPr>
              </w:pPrChange>
            </w:pPr>
            <w:r w:rsidRPr="00ED175E">
              <w:t>MT</w:t>
            </w:r>
          </w:p>
        </w:tc>
      </w:tr>
      <w:tr w:rsidR="0096549F" w:rsidRPr="00ED175E" w14:paraId="206B7E97" w14:textId="77777777" w:rsidTr="001B3E7D">
        <w:trPr>
          <w:trHeight w:val="255"/>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5434E34A" w14:textId="77777777" w:rsidR="0096549F" w:rsidRPr="00ED175E" w:rsidRDefault="0096549F">
            <w:pPr>
              <w:pStyle w:val="afb"/>
              <w:autoSpaceDE w:val="0"/>
              <w:autoSpaceDN w:val="0"/>
              <w:pPrChange w:id="5574" w:author="Seongeun Woo" w:date="2016-10-13T18:44:00Z">
                <w:pPr>
                  <w:pStyle w:val="afb"/>
                </w:pPr>
              </w:pPrChange>
            </w:pPr>
            <w:r w:rsidRPr="00ED175E">
              <w:t>261</w:t>
            </w:r>
          </w:p>
        </w:tc>
        <w:tc>
          <w:tcPr>
            <w:tcW w:w="1134" w:type="dxa"/>
            <w:tcBorders>
              <w:top w:val="nil"/>
              <w:left w:val="nil"/>
              <w:bottom w:val="single" w:sz="4" w:space="0" w:color="auto"/>
              <w:right w:val="single" w:sz="4" w:space="0" w:color="auto"/>
            </w:tcBorders>
            <w:shd w:val="clear" w:color="auto" w:fill="auto"/>
            <w:noWrap/>
            <w:vAlign w:val="bottom"/>
            <w:hideMark/>
          </w:tcPr>
          <w:p w14:paraId="0C007656" w14:textId="77777777" w:rsidR="0096549F" w:rsidRPr="00ED175E" w:rsidRDefault="0096549F">
            <w:pPr>
              <w:pStyle w:val="afb"/>
              <w:autoSpaceDE w:val="0"/>
              <w:autoSpaceDN w:val="0"/>
              <w:pPrChange w:id="5575" w:author="Seongeun Woo" w:date="2016-10-13T18:44:00Z">
                <w:pPr>
                  <w:pStyle w:val="afb"/>
                </w:pPr>
              </w:pPrChange>
            </w:pPr>
            <w:r w:rsidRPr="00ED175E">
              <w:t>1,001</w:t>
            </w:r>
          </w:p>
        </w:tc>
        <w:tc>
          <w:tcPr>
            <w:tcW w:w="1047" w:type="dxa"/>
            <w:tcBorders>
              <w:top w:val="nil"/>
              <w:left w:val="nil"/>
              <w:bottom w:val="single" w:sz="4" w:space="0" w:color="auto"/>
              <w:right w:val="single" w:sz="4" w:space="0" w:color="auto"/>
            </w:tcBorders>
            <w:shd w:val="clear" w:color="auto" w:fill="auto"/>
            <w:noWrap/>
            <w:vAlign w:val="bottom"/>
            <w:hideMark/>
          </w:tcPr>
          <w:p w14:paraId="08C87CAA" w14:textId="77777777" w:rsidR="0096549F" w:rsidRPr="00ED175E" w:rsidRDefault="0096549F">
            <w:pPr>
              <w:pStyle w:val="afb"/>
              <w:autoSpaceDE w:val="0"/>
              <w:autoSpaceDN w:val="0"/>
              <w:pPrChange w:id="5576" w:author="Seongeun Woo" w:date="2016-10-13T18:44:00Z">
                <w:pPr>
                  <w:pStyle w:val="afb"/>
                </w:pPr>
              </w:pPrChange>
            </w:pPr>
            <w:r w:rsidRPr="00ED175E">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0E633ACF" w14:textId="77777777" w:rsidR="0096549F" w:rsidRPr="00ED175E" w:rsidRDefault="0096549F">
            <w:pPr>
              <w:pStyle w:val="afb"/>
              <w:autoSpaceDE w:val="0"/>
              <w:autoSpaceDN w:val="0"/>
              <w:pPrChange w:id="5577"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0FD3E1C2" w14:textId="77777777" w:rsidR="0096549F" w:rsidRPr="00ED175E" w:rsidRDefault="0096549F">
            <w:pPr>
              <w:pStyle w:val="afb"/>
              <w:autoSpaceDE w:val="0"/>
              <w:autoSpaceDN w:val="0"/>
              <w:pPrChange w:id="5578"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4E8878B0" w14:textId="77777777" w:rsidR="0096549F" w:rsidRPr="00ED175E" w:rsidRDefault="0096549F">
            <w:pPr>
              <w:pStyle w:val="afb"/>
              <w:autoSpaceDE w:val="0"/>
              <w:autoSpaceDN w:val="0"/>
              <w:pPrChange w:id="5579" w:author="Seongeun Woo" w:date="2016-10-13T18:44:00Z">
                <w:pPr>
                  <w:pStyle w:val="afb"/>
                </w:pPr>
              </w:pPrChange>
            </w:pPr>
            <w:r w:rsidRPr="00ED175E">
              <w:t>19</w:t>
            </w:r>
          </w:p>
        </w:tc>
        <w:tc>
          <w:tcPr>
            <w:tcW w:w="2410" w:type="dxa"/>
            <w:tcBorders>
              <w:top w:val="nil"/>
              <w:left w:val="nil"/>
              <w:bottom w:val="single" w:sz="4" w:space="0" w:color="auto"/>
              <w:right w:val="single" w:sz="4" w:space="0" w:color="auto"/>
            </w:tcBorders>
            <w:shd w:val="clear" w:color="auto" w:fill="auto"/>
            <w:noWrap/>
            <w:vAlign w:val="bottom"/>
            <w:hideMark/>
          </w:tcPr>
          <w:p w14:paraId="648ACE07" w14:textId="77777777" w:rsidR="0096549F" w:rsidRPr="00ED175E" w:rsidRDefault="0096549F">
            <w:pPr>
              <w:pStyle w:val="afb"/>
              <w:autoSpaceDE w:val="0"/>
              <w:autoSpaceDN w:val="0"/>
              <w:pPrChange w:id="5580" w:author="Seongeun Woo" w:date="2016-10-13T18:44:00Z">
                <w:pPr>
                  <w:pStyle w:val="afb"/>
                </w:pPr>
              </w:pPrChange>
            </w:pPr>
            <w:r w:rsidRPr="00ED175E">
              <w:t xml:space="preserve"> </w:t>
            </w:r>
          </w:p>
        </w:tc>
        <w:tc>
          <w:tcPr>
            <w:tcW w:w="965" w:type="dxa"/>
            <w:tcBorders>
              <w:top w:val="nil"/>
              <w:left w:val="nil"/>
              <w:bottom w:val="single" w:sz="4" w:space="0" w:color="auto"/>
              <w:right w:val="single" w:sz="4" w:space="0" w:color="auto"/>
            </w:tcBorders>
            <w:shd w:val="clear" w:color="auto" w:fill="auto"/>
            <w:noWrap/>
            <w:vAlign w:val="bottom"/>
            <w:hideMark/>
          </w:tcPr>
          <w:p w14:paraId="3C0ED76F" w14:textId="77777777" w:rsidR="0096549F" w:rsidRPr="00ED175E" w:rsidRDefault="0096549F">
            <w:pPr>
              <w:pStyle w:val="afb"/>
              <w:autoSpaceDE w:val="0"/>
              <w:autoSpaceDN w:val="0"/>
              <w:pPrChange w:id="5581" w:author="Seongeun Woo" w:date="2016-10-13T18:44:00Z">
                <w:pPr>
                  <w:pStyle w:val="afb"/>
                </w:pPr>
              </w:pPrChange>
            </w:pPr>
            <w:r w:rsidRPr="00ED175E">
              <w:t xml:space="preserve"> </w:t>
            </w:r>
          </w:p>
        </w:tc>
      </w:tr>
      <w:tr w:rsidR="0096549F" w:rsidRPr="00ED175E" w14:paraId="2B181840" w14:textId="77777777" w:rsidTr="001B3E7D">
        <w:trPr>
          <w:trHeight w:val="255"/>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56E42259" w14:textId="77777777" w:rsidR="0096549F" w:rsidRPr="00ED175E" w:rsidRDefault="0096549F">
            <w:pPr>
              <w:pStyle w:val="afb"/>
              <w:autoSpaceDE w:val="0"/>
              <w:autoSpaceDN w:val="0"/>
              <w:pPrChange w:id="5582" w:author="Seongeun Woo" w:date="2016-10-13T18:44:00Z">
                <w:pPr>
                  <w:pStyle w:val="afb"/>
                </w:pPr>
              </w:pPrChange>
            </w:pPr>
            <w:r w:rsidRPr="00ED175E">
              <w:t>261</w:t>
            </w:r>
          </w:p>
        </w:tc>
        <w:tc>
          <w:tcPr>
            <w:tcW w:w="1134" w:type="dxa"/>
            <w:tcBorders>
              <w:top w:val="nil"/>
              <w:left w:val="nil"/>
              <w:bottom w:val="single" w:sz="4" w:space="0" w:color="auto"/>
              <w:right w:val="single" w:sz="4" w:space="0" w:color="auto"/>
            </w:tcBorders>
            <w:shd w:val="clear" w:color="auto" w:fill="auto"/>
            <w:noWrap/>
            <w:vAlign w:val="bottom"/>
            <w:hideMark/>
          </w:tcPr>
          <w:p w14:paraId="090692B7" w14:textId="77777777" w:rsidR="0096549F" w:rsidRPr="00ED175E" w:rsidRDefault="0096549F">
            <w:pPr>
              <w:pStyle w:val="afb"/>
              <w:autoSpaceDE w:val="0"/>
              <w:autoSpaceDN w:val="0"/>
              <w:pPrChange w:id="5583" w:author="Seongeun Woo" w:date="2016-10-13T18:44:00Z">
                <w:pPr>
                  <w:pStyle w:val="afb"/>
                </w:pPr>
              </w:pPrChange>
            </w:pPr>
            <w:r w:rsidRPr="00ED175E">
              <w:t>1,001</w:t>
            </w:r>
          </w:p>
        </w:tc>
        <w:tc>
          <w:tcPr>
            <w:tcW w:w="1047" w:type="dxa"/>
            <w:tcBorders>
              <w:top w:val="nil"/>
              <w:left w:val="nil"/>
              <w:bottom w:val="single" w:sz="4" w:space="0" w:color="auto"/>
              <w:right w:val="single" w:sz="4" w:space="0" w:color="auto"/>
            </w:tcBorders>
            <w:shd w:val="clear" w:color="auto" w:fill="auto"/>
            <w:noWrap/>
            <w:vAlign w:val="bottom"/>
            <w:hideMark/>
          </w:tcPr>
          <w:p w14:paraId="5C373CE9" w14:textId="77777777" w:rsidR="0096549F" w:rsidRPr="00ED175E" w:rsidRDefault="0096549F">
            <w:pPr>
              <w:pStyle w:val="afb"/>
              <w:autoSpaceDE w:val="0"/>
              <w:autoSpaceDN w:val="0"/>
              <w:pPrChange w:id="5584" w:author="Seongeun Woo" w:date="2016-10-13T18:44:00Z">
                <w:pPr>
                  <w:pStyle w:val="afb"/>
                </w:pPr>
              </w:pPrChange>
            </w:pPr>
            <w:r w:rsidRPr="00ED175E">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4E28ACF5" w14:textId="77777777" w:rsidR="0096549F" w:rsidRPr="00ED175E" w:rsidRDefault="0096549F">
            <w:pPr>
              <w:pStyle w:val="afb"/>
              <w:autoSpaceDE w:val="0"/>
              <w:autoSpaceDN w:val="0"/>
              <w:pPrChange w:id="5585"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09800594" w14:textId="77777777" w:rsidR="0096549F" w:rsidRPr="00ED175E" w:rsidRDefault="0096549F">
            <w:pPr>
              <w:pStyle w:val="afb"/>
              <w:autoSpaceDE w:val="0"/>
              <w:autoSpaceDN w:val="0"/>
              <w:pPrChange w:id="5586"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0F62B8B0" w14:textId="77777777" w:rsidR="0096549F" w:rsidRPr="00ED175E" w:rsidRDefault="0096549F">
            <w:pPr>
              <w:pStyle w:val="afb"/>
              <w:autoSpaceDE w:val="0"/>
              <w:autoSpaceDN w:val="0"/>
              <w:pPrChange w:id="5587" w:author="Seongeun Woo" w:date="2016-10-13T18:44:00Z">
                <w:pPr>
                  <w:pStyle w:val="afb"/>
                </w:pPr>
              </w:pPrChange>
            </w:pPr>
            <w:r w:rsidRPr="00ED175E">
              <w:t>17</w:t>
            </w:r>
          </w:p>
        </w:tc>
        <w:tc>
          <w:tcPr>
            <w:tcW w:w="2410" w:type="dxa"/>
            <w:tcBorders>
              <w:top w:val="nil"/>
              <w:left w:val="nil"/>
              <w:bottom w:val="single" w:sz="4" w:space="0" w:color="auto"/>
              <w:right w:val="single" w:sz="4" w:space="0" w:color="auto"/>
            </w:tcBorders>
            <w:shd w:val="clear" w:color="auto" w:fill="auto"/>
            <w:noWrap/>
            <w:vAlign w:val="bottom"/>
            <w:hideMark/>
          </w:tcPr>
          <w:p w14:paraId="5953FB12" w14:textId="77777777" w:rsidR="0096549F" w:rsidRPr="00ED175E" w:rsidRDefault="0096549F">
            <w:pPr>
              <w:pStyle w:val="afb"/>
              <w:autoSpaceDE w:val="0"/>
              <w:autoSpaceDN w:val="0"/>
              <w:pPrChange w:id="5588" w:author="Seongeun Woo" w:date="2016-10-13T18:44:00Z">
                <w:pPr>
                  <w:pStyle w:val="afb"/>
                </w:pPr>
              </w:pPrChange>
            </w:pPr>
            <w:r w:rsidRPr="00ED175E">
              <w:t xml:space="preserve"> </w:t>
            </w:r>
          </w:p>
        </w:tc>
        <w:tc>
          <w:tcPr>
            <w:tcW w:w="965" w:type="dxa"/>
            <w:tcBorders>
              <w:top w:val="nil"/>
              <w:left w:val="nil"/>
              <w:bottom w:val="single" w:sz="4" w:space="0" w:color="auto"/>
              <w:right w:val="single" w:sz="4" w:space="0" w:color="auto"/>
            </w:tcBorders>
            <w:shd w:val="clear" w:color="auto" w:fill="auto"/>
            <w:noWrap/>
            <w:vAlign w:val="bottom"/>
            <w:hideMark/>
          </w:tcPr>
          <w:p w14:paraId="05D3D828" w14:textId="77777777" w:rsidR="0096549F" w:rsidRPr="00ED175E" w:rsidRDefault="0096549F">
            <w:pPr>
              <w:pStyle w:val="afb"/>
              <w:autoSpaceDE w:val="0"/>
              <w:autoSpaceDN w:val="0"/>
              <w:pPrChange w:id="5589" w:author="Seongeun Woo" w:date="2016-10-13T18:44:00Z">
                <w:pPr>
                  <w:pStyle w:val="afb"/>
                </w:pPr>
              </w:pPrChange>
            </w:pPr>
            <w:r w:rsidRPr="00ED175E">
              <w:t xml:space="preserve"> </w:t>
            </w:r>
          </w:p>
        </w:tc>
      </w:tr>
      <w:tr w:rsidR="0096549F" w:rsidRPr="00ED175E" w14:paraId="20F89ADA" w14:textId="77777777" w:rsidTr="001B3E7D">
        <w:trPr>
          <w:trHeight w:val="255"/>
        </w:trPr>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56671F0C" w14:textId="77777777" w:rsidR="0096549F" w:rsidRPr="00ED175E" w:rsidRDefault="0096549F">
            <w:pPr>
              <w:pStyle w:val="afb"/>
              <w:autoSpaceDE w:val="0"/>
              <w:autoSpaceDN w:val="0"/>
              <w:pPrChange w:id="5590" w:author="Seongeun Woo" w:date="2016-10-13T18:44:00Z">
                <w:pPr>
                  <w:pStyle w:val="afb"/>
                </w:pPr>
              </w:pPrChange>
            </w:pPr>
            <w:r w:rsidRPr="00ED175E">
              <w:t>261</w:t>
            </w:r>
          </w:p>
        </w:tc>
        <w:tc>
          <w:tcPr>
            <w:tcW w:w="1134" w:type="dxa"/>
            <w:tcBorders>
              <w:top w:val="nil"/>
              <w:left w:val="nil"/>
              <w:bottom w:val="single" w:sz="4" w:space="0" w:color="auto"/>
              <w:right w:val="single" w:sz="4" w:space="0" w:color="auto"/>
            </w:tcBorders>
            <w:shd w:val="clear" w:color="auto" w:fill="auto"/>
            <w:noWrap/>
            <w:vAlign w:val="bottom"/>
            <w:hideMark/>
          </w:tcPr>
          <w:p w14:paraId="4D1EFA5B" w14:textId="77777777" w:rsidR="0096549F" w:rsidRPr="00ED175E" w:rsidRDefault="0096549F">
            <w:pPr>
              <w:pStyle w:val="afb"/>
              <w:autoSpaceDE w:val="0"/>
              <w:autoSpaceDN w:val="0"/>
              <w:pPrChange w:id="5591" w:author="Seongeun Woo" w:date="2016-10-13T18:44:00Z">
                <w:pPr>
                  <w:pStyle w:val="afb"/>
                </w:pPr>
              </w:pPrChange>
            </w:pPr>
            <w:r w:rsidRPr="00ED175E">
              <w:t>1,001</w:t>
            </w:r>
          </w:p>
        </w:tc>
        <w:tc>
          <w:tcPr>
            <w:tcW w:w="1047" w:type="dxa"/>
            <w:tcBorders>
              <w:top w:val="nil"/>
              <w:left w:val="nil"/>
              <w:bottom w:val="single" w:sz="4" w:space="0" w:color="auto"/>
              <w:right w:val="single" w:sz="4" w:space="0" w:color="auto"/>
            </w:tcBorders>
            <w:shd w:val="clear" w:color="auto" w:fill="auto"/>
            <w:noWrap/>
            <w:vAlign w:val="bottom"/>
            <w:hideMark/>
          </w:tcPr>
          <w:p w14:paraId="38775D96" w14:textId="77777777" w:rsidR="0096549F" w:rsidRPr="00ED175E" w:rsidRDefault="0096549F">
            <w:pPr>
              <w:pStyle w:val="afb"/>
              <w:autoSpaceDE w:val="0"/>
              <w:autoSpaceDN w:val="0"/>
              <w:pPrChange w:id="5592" w:author="Seongeun Woo" w:date="2016-10-13T18:44:00Z">
                <w:pPr>
                  <w:pStyle w:val="afb"/>
                </w:pPr>
              </w:pPrChange>
            </w:pPr>
            <w:r w:rsidRPr="00ED175E">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64E05E1" w14:textId="77777777" w:rsidR="0096549F" w:rsidRPr="00ED175E" w:rsidRDefault="0096549F">
            <w:pPr>
              <w:pStyle w:val="afb"/>
              <w:autoSpaceDE w:val="0"/>
              <w:autoSpaceDN w:val="0"/>
              <w:pPrChange w:id="5593"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0A446009" w14:textId="77777777" w:rsidR="0096549F" w:rsidRPr="00ED175E" w:rsidRDefault="0096549F">
            <w:pPr>
              <w:pStyle w:val="afb"/>
              <w:autoSpaceDE w:val="0"/>
              <w:autoSpaceDN w:val="0"/>
              <w:pPrChange w:id="5594" w:author="Seongeun Woo" w:date="2016-10-13T18:44:00Z">
                <w:pPr>
                  <w:pStyle w:val="afb"/>
                </w:pPr>
              </w:pPrChange>
            </w:pPr>
            <w:r w:rsidRPr="00ED175E">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7C24DDD5" w14:textId="77777777" w:rsidR="0096549F" w:rsidRPr="00ED175E" w:rsidRDefault="0096549F">
            <w:pPr>
              <w:pStyle w:val="afb"/>
              <w:autoSpaceDE w:val="0"/>
              <w:autoSpaceDN w:val="0"/>
              <w:pPrChange w:id="5595" w:author="Seongeun Woo" w:date="2016-10-13T18:44:00Z">
                <w:pPr>
                  <w:pStyle w:val="afb"/>
                </w:pPr>
              </w:pPrChange>
            </w:pPr>
            <w:r w:rsidRPr="00ED175E">
              <w:t>20</w:t>
            </w:r>
          </w:p>
        </w:tc>
        <w:tc>
          <w:tcPr>
            <w:tcW w:w="2410" w:type="dxa"/>
            <w:tcBorders>
              <w:top w:val="nil"/>
              <w:left w:val="nil"/>
              <w:bottom w:val="single" w:sz="4" w:space="0" w:color="auto"/>
              <w:right w:val="single" w:sz="4" w:space="0" w:color="auto"/>
            </w:tcBorders>
            <w:shd w:val="clear" w:color="auto" w:fill="auto"/>
            <w:noWrap/>
            <w:vAlign w:val="bottom"/>
            <w:hideMark/>
          </w:tcPr>
          <w:p w14:paraId="2D5F26CC" w14:textId="77777777" w:rsidR="0096549F" w:rsidRPr="00ED175E" w:rsidRDefault="0096549F">
            <w:pPr>
              <w:pStyle w:val="afb"/>
              <w:autoSpaceDE w:val="0"/>
              <w:autoSpaceDN w:val="0"/>
              <w:pPrChange w:id="5596" w:author="Seongeun Woo" w:date="2016-10-13T18:44:00Z">
                <w:pPr>
                  <w:pStyle w:val="afb"/>
                </w:pPr>
              </w:pPrChange>
            </w:pPr>
            <w:r w:rsidRPr="00ED175E">
              <w:t xml:space="preserve"> </w:t>
            </w:r>
          </w:p>
        </w:tc>
        <w:tc>
          <w:tcPr>
            <w:tcW w:w="965" w:type="dxa"/>
            <w:tcBorders>
              <w:top w:val="nil"/>
              <w:left w:val="nil"/>
              <w:bottom w:val="single" w:sz="4" w:space="0" w:color="auto"/>
              <w:right w:val="single" w:sz="4" w:space="0" w:color="auto"/>
            </w:tcBorders>
            <w:shd w:val="clear" w:color="auto" w:fill="auto"/>
            <w:noWrap/>
            <w:vAlign w:val="bottom"/>
            <w:hideMark/>
          </w:tcPr>
          <w:p w14:paraId="366021AC" w14:textId="77777777" w:rsidR="0096549F" w:rsidRPr="00ED175E" w:rsidRDefault="0096549F">
            <w:pPr>
              <w:pStyle w:val="afb"/>
              <w:autoSpaceDE w:val="0"/>
              <w:autoSpaceDN w:val="0"/>
              <w:pPrChange w:id="5597" w:author="Seongeun Woo" w:date="2016-10-13T18:44:00Z">
                <w:pPr>
                  <w:pStyle w:val="afb"/>
                </w:pPr>
              </w:pPrChange>
            </w:pPr>
            <w:r w:rsidRPr="00ED175E">
              <w:t xml:space="preserve"> </w:t>
            </w:r>
          </w:p>
        </w:tc>
      </w:tr>
    </w:tbl>
    <w:p w14:paraId="7C596F17" w14:textId="77777777" w:rsidR="0096549F" w:rsidRPr="00ED175E" w:rsidRDefault="0096549F">
      <w:pPr>
        <w:pStyle w:val="-00"/>
        <w:wordWrap/>
        <w:pPrChange w:id="5598" w:author="Seongeun Woo" w:date="2016-10-13T18:44:00Z">
          <w:pPr>
            <w:pStyle w:val="-00"/>
          </w:pPr>
        </w:pPrChange>
      </w:pPr>
    </w:p>
    <w:p w14:paraId="0E07B3A7" w14:textId="7AD3EB1C" w:rsidR="0096549F" w:rsidRPr="00ED175E" w:rsidRDefault="0096549F">
      <w:pPr>
        <w:pStyle w:val="afff5"/>
        <w:wordWrap/>
        <w:jc w:val="left"/>
        <w:pPrChange w:id="5599" w:author="Seongeun Woo" w:date="2016-10-13T18:44:00Z">
          <w:pPr>
            <w:pStyle w:val="afff5"/>
          </w:pPr>
        </w:pPrChange>
      </w:pPr>
      <w:del w:id="5600" w:author="哲均 宋" w:date="2019-08-16T09:52:00Z">
        <w:r w:rsidRPr="00ED175E" w:rsidDel="00A3306E">
          <w:delText>テーブル説明</w:delText>
        </w:r>
      </w:del>
      <w:ins w:id="5601" w:author="哲均 宋" w:date="2019-08-16T09:52:00Z">
        <w:r w:rsidR="00A3306E">
          <w:t>Table Description</w:t>
        </w:r>
      </w:ins>
    </w:p>
    <w:p w14:paraId="5883CF87" w14:textId="4598BDBC" w:rsidR="0096549F" w:rsidDel="005779F4" w:rsidRDefault="00FE3EF8">
      <w:pPr>
        <w:autoSpaceDE w:val="0"/>
        <w:autoSpaceDN w:val="0"/>
        <w:jc w:val="left"/>
        <w:rPr>
          <w:del w:id="5602" w:author="哲均 宋" w:date="2019-08-16T11:23:00Z"/>
        </w:rPr>
      </w:pPr>
      <w:ins w:id="5603" w:author="Seongeun Woo" w:date="2016-07-06T15:13:00Z">
        <w:del w:id="5604" w:author="哲均 宋" w:date="2019-08-16T11:20:00Z">
          <w:r w:rsidRPr="00ED175E" w:rsidDel="00891B60">
            <w:rPr>
              <w:rFonts w:hint="eastAsia"/>
            </w:rPr>
            <w:delText>標準項目値は</w:delText>
          </w:r>
          <w:r w:rsidRPr="00ED175E" w:rsidDel="00891B60">
            <w:delText>OBJ1200</w:delText>
          </w:r>
          <w:r w:rsidRPr="00ED175E" w:rsidDel="00891B60">
            <w:rPr>
              <w:rFonts w:hint="eastAsia"/>
            </w:rPr>
            <w:delText>テーブルで</w:delText>
          </w:r>
        </w:del>
      </w:ins>
      <w:ins w:id="5605" w:author="Seongeun Woo" w:date="2016-07-06T15:14:00Z">
        <w:del w:id="5606" w:author="哲均 宋" w:date="2019-08-16T11:20:00Z">
          <w:r w:rsidRPr="00ED175E" w:rsidDel="00891B60">
            <w:rPr>
              <w:rFonts w:hint="eastAsia"/>
            </w:rPr>
            <w:delText>詳細類型の標準項目別</w:delText>
          </w:r>
        </w:del>
      </w:ins>
      <w:ins w:id="5607" w:author="Seongeun Woo" w:date="2016-07-06T15:15:00Z">
        <w:del w:id="5608" w:author="哲均 宋" w:date="2019-08-16T11:20:00Z">
          <w:r w:rsidRPr="00ED175E" w:rsidDel="00891B60">
            <w:delText xml:space="preserve"> PHY_COLUMN1</w:delText>
          </w:r>
          <w:r w:rsidRPr="00ED175E" w:rsidDel="00891B60">
            <w:rPr>
              <w:rFonts w:hint="eastAsia"/>
            </w:rPr>
            <w:delText>、</w:delText>
          </w:r>
          <w:r w:rsidRPr="00ED175E" w:rsidDel="00891B60">
            <w:delText>2</w:delText>
          </w:r>
          <w:r w:rsidRPr="00ED175E" w:rsidDel="00891B60">
            <w:rPr>
              <w:rFonts w:hint="eastAsia"/>
            </w:rPr>
            <w:delText>カラムの値によって</w:delText>
          </w:r>
        </w:del>
      </w:ins>
      <w:del w:id="5609" w:author="哲均 宋" w:date="2019-08-16T11:20:00Z">
        <w:r w:rsidR="0096549F" w:rsidRPr="00ED175E" w:rsidDel="00891B60">
          <w:delText>1</w:delText>
        </w:r>
        <w:r w:rsidR="0096549F" w:rsidRPr="00ED175E" w:rsidDel="00891B60">
          <w:rPr>
            <w:rFonts w:hint="eastAsia"/>
          </w:rPr>
          <w:delText>つのエンティティ</w:delText>
        </w:r>
      </w:del>
      <w:ins w:id="5610" w:author="Seongeun Woo" w:date="2016-07-06T11:18:00Z">
        <w:del w:id="5611" w:author="哲均 宋" w:date="2019-08-16T11:20:00Z">
          <w:r w:rsidR="00036622" w:rsidRPr="00ED175E" w:rsidDel="00891B60">
            <w:rPr>
              <w:rFonts w:hint="eastAsia"/>
            </w:rPr>
            <w:delText>オブジェクト</w:delText>
          </w:r>
        </w:del>
      </w:ins>
      <w:ins w:id="5612" w:author="Seongeun Woo" w:date="2016-07-06T15:15:00Z">
        <w:del w:id="5613" w:author="哲均 宋" w:date="2019-08-16T11:20:00Z">
          <w:r w:rsidRPr="00ED175E" w:rsidDel="00891B60">
            <w:rPr>
              <w:rFonts w:hint="eastAsia"/>
            </w:rPr>
            <w:delText>別に</w:delText>
          </w:r>
        </w:del>
      </w:ins>
      <w:ins w:id="5614" w:author="Seongeun Woo" w:date="2016-07-06T15:16:00Z">
        <w:del w:id="5615" w:author="哲均 宋" w:date="2019-08-16T11:20:00Z">
          <w:r w:rsidRPr="00ED175E" w:rsidDel="00891B60">
            <w:delText>OBJ_DETAIL</w:delText>
          </w:r>
          <w:r w:rsidRPr="00ED175E" w:rsidDel="00891B60">
            <w:rPr>
              <w:rFonts w:hint="eastAsia"/>
            </w:rPr>
            <w:delText>テーブルに保存する。</w:delText>
          </w:r>
        </w:del>
      </w:ins>
      <w:ins w:id="5616" w:author="哲均 宋" w:date="2019-08-16T11:19:00Z">
        <w:r w:rsidR="00891B60" w:rsidRPr="00891B60">
          <w:t xml:space="preserve">The </w:t>
        </w:r>
        <w:r w:rsidR="00891B60">
          <w:t>Attribute</w:t>
        </w:r>
        <w:r w:rsidR="00891B60" w:rsidRPr="00891B60">
          <w:t xml:space="preserve"> values are stored for each object in the OBJ_DETAIL column that matches the PHY_COLUMN1 and 2 column values set in the OBJ1200 table.</w:t>
        </w:r>
      </w:ins>
      <w:ins w:id="5617" w:author="哲均 宋" w:date="2019-08-16T11:23:00Z">
        <w:r w:rsidR="005779F4">
          <w:t xml:space="preserve"> </w:t>
        </w:r>
      </w:ins>
      <w:del w:id="5618" w:author="Seongeun Woo" w:date="2016-07-06T15:21:00Z">
        <w:r w:rsidR="0096549F" w:rsidRPr="00ED175E" w:rsidDel="00FE3EF8">
          <w:rPr>
            <w:rFonts w:hint="eastAsia"/>
          </w:rPr>
          <w:delText>の</w:delText>
        </w:r>
        <w:r w:rsidR="0096549F" w:rsidRPr="00ED175E" w:rsidDel="00FE3EF8">
          <w:delText>1</w:delText>
        </w:r>
        <w:r w:rsidR="0096549F" w:rsidRPr="00ED175E" w:rsidDel="00FE3EF8">
          <w:rPr>
            <w:rFonts w:hint="eastAsia"/>
          </w:rPr>
          <w:delText>つの適用期間に対し、</w:delText>
        </w:r>
        <w:r w:rsidR="0096549F" w:rsidRPr="00ED175E" w:rsidDel="00FE3EF8">
          <w:delText>1</w:delText>
        </w:r>
        <w:r w:rsidR="0096549F" w:rsidRPr="00ED175E" w:rsidDel="00FE3EF8">
          <w:rPr>
            <w:rFonts w:hint="eastAsia"/>
          </w:rPr>
          <w:delText>つの</w:delText>
        </w:r>
        <w:r w:rsidR="0096549F" w:rsidRPr="00ED175E" w:rsidDel="00FE3EF8">
          <w:delText>Row</w:delText>
        </w:r>
        <w:r w:rsidR="0096549F" w:rsidRPr="00ED175E" w:rsidDel="00FE3EF8">
          <w:rPr>
            <w:rFonts w:hint="eastAsia"/>
          </w:rPr>
          <w:delText>で値が保存される。</w:delText>
        </w:r>
      </w:del>
    </w:p>
    <w:p w14:paraId="0FB3C219" w14:textId="77777777" w:rsidR="005779F4" w:rsidRPr="00ED175E" w:rsidRDefault="005779F4">
      <w:pPr>
        <w:autoSpaceDE w:val="0"/>
        <w:autoSpaceDN w:val="0"/>
        <w:jc w:val="left"/>
        <w:rPr>
          <w:ins w:id="5619" w:author="哲均 宋" w:date="2019-08-16T11:23:00Z"/>
        </w:rPr>
        <w:pPrChange w:id="5620" w:author="Seongeun Woo" w:date="2016-10-13T18:44:00Z">
          <w:pPr/>
        </w:pPrChange>
      </w:pPr>
    </w:p>
    <w:p w14:paraId="45313AB1" w14:textId="7C9456E2" w:rsidR="00891B60" w:rsidRDefault="00FE3EF8">
      <w:pPr>
        <w:autoSpaceDE w:val="0"/>
        <w:autoSpaceDN w:val="0"/>
        <w:jc w:val="left"/>
        <w:rPr>
          <w:ins w:id="5621" w:author="哲均 宋" w:date="2019-08-16T11:21:00Z"/>
        </w:rPr>
      </w:pPr>
      <w:ins w:id="5622" w:author="Seongeun Woo" w:date="2016-07-06T15:17:00Z">
        <w:del w:id="5623" w:author="哲均 宋" w:date="2019-08-16T11:22:00Z">
          <w:r w:rsidRPr="00ED175E" w:rsidDel="005779F4">
            <w:delText>KIND</w:delText>
          </w:r>
          <w:r w:rsidRPr="00ED175E" w:rsidDel="005779F4">
            <w:rPr>
              <w:rFonts w:hint="eastAsia"/>
            </w:rPr>
            <w:delText>カラムの値が</w:delText>
          </w:r>
        </w:del>
      </w:ins>
      <w:ins w:id="5624" w:author="Seongeun Woo" w:date="2016-07-06T15:18:00Z">
        <w:del w:id="5625" w:author="哲均 宋" w:date="2019-08-16T11:22:00Z">
          <w:r w:rsidRPr="00ED175E" w:rsidDel="005779F4">
            <w:delText>1</w:delText>
          </w:r>
          <w:r w:rsidRPr="00ED175E" w:rsidDel="005779F4">
            <w:rPr>
              <w:rFonts w:hint="eastAsia"/>
            </w:rPr>
            <w:delText>である場合、標準項目</w:delText>
          </w:r>
        </w:del>
      </w:ins>
      <w:ins w:id="5626" w:author="Seongeun Woo" w:date="2016-07-06T15:19:00Z">
        <w:del w:id="5627" w:author="哲均 宋" w:date="2019-08-16T11:22:00Z">
          <w:r w:rsidRPr="00ED175E" w:rsidDel="005779F4">
            <w:rPr>
              <w:rFonts w:hint="eastAsia"/>
            </w:rPr>
            <w:delText>の</w:delText>
          </w:r>
        </w:del>
      </w:ins>
      <w:ins w:id="5628" w:author="Seongeun Woo" w:date="2016-07-06T15:18:00Z">
        <w:del w:id="5629" w:author="哲均 宋" w:date="2019-08-16T11:22:00Z">
          <w:r w:rsidRPr="00ED175E" w:rsidDel="005779F4">
            <w:rPr>
              <w:rFonts w:hint="eastAsia"/>
            </w:rPr>
            <w:delText>値である</w:delText>
          </w:r>
        </w:del>
      </w:ins>
      <w:ins w:id="5630" w:author="Seongeun Woo" w:date="2016-07-06T15:19:00Z">
        <w:del w:id="5631" w:author="哲均 宋" w:date="2019-08-16T11:22:00Z">
          <w:r w:rsidRPr="00ED175E" w:rsidDel="005779F4">
            <w:rPr>
              <w:rFonts w:hint="eastAsia"/>
            </w:rPr>
            <w:delText>。その他の値はパタ</w:delText>
          </w:r>
        </w:del>
      </w:ins>
      <w:ins w:id="5632" w:author="Seongeun Woo" w:date="2016-07-07T18:37:00Z">
        <w:del w:id="5633" w:author="哲均 宋" w:date="2019-08-16T11:22:00Z">
          <w:r w:rsidR="00763DA4" w:rsidRPr="00ED175E" w:rsidDel="005779F4">
            <w:rPr>
              <w:rFonts w:hint="eastAsia"/>
              <w:rPrChange w:id="5634" w:author="InnoRules" w:date="2016-08-30T14:14:00Z">
                <w:rPr>
                  <w:rFonts w:ascii="Noto Sans Japanese Regular" w:eastAsia="Noto Sans Japanese Regular" w:cs="Times New Roman" w:hint="eastAsia"/>
                  <w:b/>
                  <w:sz w:val="18"/>
                  <w:szCs w:val="24"/>
                  <w:highlight w:val="yellow"/>
                </w:rPr>
              </w:rPrChange>
            </w:rPr>
            <w:delText>ー</w:delText>
          </w:r>
        </w:del>
      </w:ins>
      <w:ins w:id="5635" w:author="Seongeun Woo" w:date="2016-07-06T15:19:00Z">
        <w:del w:id="5636" w:author="哲均 宋" w:date="2019-08-16T11:22:00Z">
          <w:r w:rsidRPr="00ED175E" w:rsidDel="005779F4">
            <w:rPr>
              <w:rFonts w:hint="eastAsia"/>
            </w:rPr>
            <w:delText>ン</w:delText>
          </w:r>
        </w:del>
      </w:ins>
      <w:ins w:id="5637" w:author="shira" w:date="2017-12-21T16:27:00Z">
        <w:del w:id="5638" w:author="哲均 宋" w:date="2019-08-16T11:22:00Z">
          <w:r w:rsidR="00116A9A" w:rsidDel="005779F4">
            <w:rPr>
              <w:rFonts w:hint="eastAsia"/>
            </w:rPr>
            <w:delText>表属性</w:delText>
          </w:r>
        </w:del>
      </w:ins>
      <w:ins w:id="5639" w:author="Seongeun Woo" w:date="2016-07-06T15:19:00Z">
        <w:del w:id="5640" w:author="哲均 宋" w:date="2019-08-16T11:22:00Z">
          <w:r w:rsidRPr="00ED175E" w:rsidDel="005779F4">
            <w:rPr>
              <w:rFonts w:hint="eastAsia"/>
            </w:rPr>
            <w:delText>コード別のパターンデータ</w:delText>
          </w:r>
        </w:del>
      </w:ins>
      <w:ins w:id="5641" w:author="shira" w:date="2017-12-21T16:01:00Z">
        <w:del w:id="5642" w:author="哲均 宋" w:date="2019-08-16T11:22:00Z">
          <w:r w:rsidR="005A7A3A" w:rsidDel="005779F4">
            <w:rPr>
              <w:rFonts w:hint="eastAsia"/>
            </w:rPr>
            <w:delText>表属性データ</w:delText>
          </w:r>
        </w:del>
      </w:ins>
      <w:ins w:id="5643" w:author="Seongeun Woo" w:date="2016-07-06T15:19:00Z">
        <w:del w:id="5644" w:author="哲均 宋" w:date="2019-08-16T11:22:00Z">
          <w:r w:rsidRPr="00ED175E" w:rsidDel="005779F4">
            <w:rPr>
              <w:rFonts w:hint="eastAsia"/>
            </w:rPr>
            <w:delText>である。</w:delText>
          </w:r>
        </w:del>
      </w:ins>
      <w:ins w:id="5645" w:author="哲均 宋" w:date="2019-08-16T11:21:00Z">
        <w:r w:rsidR="00891B60" w:rsidRPr="00891B60">
          <w:t xml:space="preserve">If the value of the KIND column is 1, it is the value of the </w:t>
        </w:r>
        <w:r w:rsidR="00891B60">
          <w:t>Attribute</w:t>
        </w:r>
        <w:r w:rsidR="00891B60" w:rsidRPr="00891B60">
          <w:t xml:space="preserve">. Other values are table </w:t>
        </w:r>
      </w:ins>
      <w:ins w:id="5646" w:author="哲均 宋" w:date="2019-08-16T11:22:00Z">
        <w:r w:rsidR="00891B60">
          <w:t>property</w:t>
        </w:r>
      </w:ins>
      <w:ins w:id="5647" w:author="哲均 宋" w:date="2019-08-16T11:21:00Z">
        <w:r w:rsidR="00891B60" w:rsidRPr="00891B60">
          <w:t xml:space="preserve"> data for each table </w:t>
        </w:r>
      </w:ins>
      <w:ins w:id="5648" w:author="哲均 宋" w:date="2019-08-16T11:22:00Z">
        <w:r w:rsidR="00891B60">
          <w:t>pro</w:t>
        </w:r>
        <w:r w:rsidR="005779F4">
          <w:t>perty</w:t>
        </w:r>
      </w:ins>
      <w:ins w:id="5649" w:author="哲均 宋" w:date="2019-08-16T11:21:00Z">
        <w:r w:rsidR="00891B60" w:rsidRPr="00891B60">
          <w:t xml:space="preserve"> code.</w:t>
        </w:r>
      </w:ins>
    </w:p>
    <w:p w14:paraId="408632DB" w14:textId="5A67794D" w:rsidR="00891B60" w:rsidRPr="00ED175E" w:rsidDel="005779F4" w:rsidRDefault="00891B60">
      <w:pPr>
        <w:autoSpaceDE w:val="0"/>
        <w:autoSpaceDN w:val="0"/>
        <w:jc w:val="left"/>
        <w:rPr>
          <w:del w:id="5650" w:author="哲均 宋" w:date="2019-08-16T11:23:00Z"/>
          <w:rFonts w:hint="eastAsia"/>
        </w:rPr>
        <w:pPrChange w:id="5651" w:author="Seongeun Woo" w:date="2016-10-13T18:44:00Z">
          <w:pPr/>
        </w:pPrChange>
      </w:pPr>
    </w:p>
    <w:p w14:paraId="53BD6148" w14:textId="3A91E33D" w:rsidR="0096549F" w:rsidRPr="00ED175E" w:rsidDel="005779F4" w:rsidRDefault="004378D4">
      <w:pPr>
        <w:autoSpaceDE w:val="0"/>
        <w:autoSpaceDN w:val="0"/>
        <w:jc w:val="left"/>
        <w:rPr>
          <w:del w:id="5652" w:author="哲均 宋" w:date="2019-08-16T11:23:00Z"/>
        </w:rPr>
        <w:pPrChange w:id="5653" w:author="Seongeun Woo" w:date="2016-10-13T18:44:00Z">
          <w:pPr/>
        </w:pPrChange>
      </w:pPr>
      <w:ins w:id="5654" w:author="Seongeun Woo" w:date="2016-07-06T15:22:00Z">
        <w:del w:id="5655" w:author="哲均 宋" w:date="2019-08-16T11:23:00Z">
          <w:r w:rsidRPr="00ED175E" w:rsidDel="005779F4">
            <w:rPr>
              <w:rFonts w:hint="eastAsia"/>
            </w:rPr>
            <w:delText>オブジェクトは標準項目値とパターンデータ</w:delText>
          </w:r>
        </w:del>
      </w:ins>
      <w:ins w:id="5656" w:author="shira" w:date="2017-12-21T16:01:00Z">
        <w:del w:id="5657" w:author="哲均 宋" w:date="2019-08-16T11:23:00Z">
          <w:r w:rsidR="005A7A3A" w:rsidDel="005779F4">
            <w:rPr>
              <w:rFonts w:hint="eastAsia"/>
            </w:rPr>
            <w:delText>表属性データ</w:delText>
          </w:r>
        </w:del>
      </w:ins>
      <w:ins w:id="5658" w:author="Seongeun Woo" w:date="2016-07-06T15:22:00Z">
        <w:del w:id="5659" w:author="哲均 宋" w:date="2019-08-16T11:23:00Z">
          <w:r w:rsidRPr="00ED175E" w:rsidDel="005779F4">
            <w:rPr>
              <w:rFonts w:hint="eastAsia"/>
            </w:rPr>
            <w:delText>すべて</w:delText>
          </w:r>
        </w:del>
      </w:ins>
      <w:ins w:id="5660" w:author="Seongeun Woo" w:date="2016-07-06T15:25:00Z">
        <w:del w:id="5661" w:author="哲均 宋" w:date="2019-08-16T11:23:00Z">
          <w:r w:rsidRPr="00ED175E" w:rsidDel="005779F4">
            <w:rPr>
              <w:rFonts w:ascii="ＭＳ Ｐゴシック" w:hAnsi="ＭＳ Ｐゴシック" w:cs="BatangChe" w:hint="eastAsia"/>
              <w:rPrChange w:id="5662" w:author="InnoRules" w:date="2016-08-30T14:14:00Z">
                <w:rPr>
                  <w:rFonts w:ascii="BatangChe" w:eastAsiaTheme="minorEastAsia" w:hAnsi="BatangChe" w:cs="BatangChe" w:hint="eastAsia"/>
                  <w:b/>
                  <w:sz w:val="18"/>
                  <w:szCs w:val="24"/>
                </w:rPr>
              </w:rPrChange>
            </w:rPr>
            <w:delText>同一</w:delText>
          </w:r>
        </w:del>
      </w:ins>
      <w:ins w:id="5663" w:author="InnoRules" w:date="2016-08-11T14:49:00Z">
        <w:del w:id="5664" w:author="哲均 宋" w:date="2019-08-16T11:23:00Z">
          <w:r w:rsidR="003A1D1D" w:rsidRPr="00ED175E" w:rsidDel="005779F4">
            <w:rPr>
              <w:rFonts w:hint="eastAsia"/>
              <w:rPrChange w:id="5665" w:author="InnoRules" w:date="2016-08-30T14:14:00Z">
                <w:rPr>
                  <w:rFonts w:ascii="Noto Sans Japanese Regular" w:eastAsia="Noto Sans Japanese Regular" w:cs="Times New Roman" w:hint="eastAsia"/>
                  <w:b/>
                  <w:sz w:val="18"/>
                  <w:szCs w:val="24"/>
                  <w:highlight w:val="yellow"/>
                </w:rPr>
              </w:rPrChange>
            </w:rPr>
            <w:delText>の</w:delText>
          </w:r>
        </w:del>
      </w:ins>
      <w:ins w:id="5666" w:author="Seongeun Woo" w:date="2016-07-06T15:25:00Z">
        <w:del w:id="5667" w:author="哲均 宋" w:date="2019-08-16T11:23:00Z">
          <w:r w:rsidRPr="00ED175E" w:rsidDel="005779F4">
            <w:rPr>
              <w:rFonts w:ascii="ＭＳ Ｐゴシック" w:hAnsi="ＭＳ Ｐゴシック" w:cs="BatangChe" w:hint="eastAsia"/>
              <w:rPrChange w:id="5668" w:author="InnoRules" w:date="2016-08-30T14:14:00Z">
                <w:rPr>
                  <w:rFonts w:ascii="BatangChe" w:eastAsiaTheme="minorEastAsia" w:hAnsi="BatangChe" w:cs="BatangChe" w:hint="eastAsia"/>
                  <w:b/>
                  <w:sz w:val="18"/>
                  <w:szCs w:val="24"/>
                </w:rPr>
              </w:rPrChange>
            </w:rPr>
            <w:delText>な</w:delText>
          </w:r>
        </w:del>
      </w:ins>
      <w:ins w:id="5669" w:author="Seongeun Woo" w:date="2016-07-06T15:22:00Z">
        <w:del w:id="5670" w:author="哲均 宋" w:date="2019-08-16T11:23:00Z">
          <w:r w:rsidRPr="00ED175E" w:rsidDel="005779F4">
            <w:delText>KIND</w:delText>
          </w:r>
          <w:r w:rsidRPr="00ED175E" w:rsidDel="005779F4">
            <w:rPr>
              <w:rFonts w:hint="eastAsia"/>
            </w:rPr>
            <w:delText>カラム</w:delText>
          </w:r>
        </w:del>
      </w:ins>
      <w:ins w:id="5671" w:author="Seongeun Woo" w:date="2016-07-06T15:25:00Z">
        <w:del w:id="5672" w:author="哲均 宋" w:date="2019-08-16T11:23:00Z">
          <w:r w:rsidRPr="00ED175E" w:rsidDel="005779F4">
            <w:rPr>
              <w:rFonts w:hint="eastAsia"/>
            </w:rPr>
            <w:delText>に複数の</w:delText>
          </w:r>
        </w:del>
      </w:ins>
      <w:ins w:id="5673" w:author="Seongeun Woo" w:date="2016-07-06T15:26:00Z">
        <w:del w:id="5674" w:author="哲均 宋" w:date="2019-08-16T11:23:00Z">
          <w:r w:rsidRPr="00ED175E" w:rsidDel="005779F4">
            <w:delText>ROW</w:delText>
          </w:r>
          <w:r w:rsidRPr="00ED175E" w:rsidDel="005779F4">
            <w:rPr>
              <w:rFonts w:hint="eastAsia"/>
            </w:rPr>
            <w:delText>がある場合がある。標準項目値は適用期間別に</w:delText>
          </w:r>
        </w:del>
      </w:ins>
      <w:ins w:id="5675" w:author="Seongeun Woo" w:date="2016-07-06T15:27:00Z">
        <w:del w:id="5676" w:author="哲均 宋" w:date="2019-08-16T11:23:00Z">
          <w:r w:rsidRPr="00ED175E" w:rsidDel="005779F4">
            <w:delText>ROW</w:delText>
          </w:r>
          <w:r w:rsidRPr="00ED175E" w:rsidDel="005779F4">
            <w:rPr>
              <w:rFonts w:hint="eastAsia"/>
            </w:rPr>
            <w:delText>を生成してパターンデータ</w:delText>
          </w:r>
        </w:del>
      </w:ins>
      <w:ins w:id="5677" w:author="shira" w:date="2017-12-21T16:01:00Z">
        <w:del w:id="5678" w:author="哲均 宋" w:date="2019-08-16T11:23:00Z">
          <w:r w:rsidR="005A7A3A" w:rsidDel="005779F4">
            <w:rPr>
              <w:rFonts w:hint="eastAsia"/>
            </w:rPr>
            <w:delText>表属性データ</w:delText>
          </w:r>
        </w:del>
      </w:ins>
      <w:ins w:id="5679" w:author="Seongeun Woo" w:date="2016-07-06T15:27:00Z">
        <w:del w:id="5680" w:author="哲均 宋" w:date="2019-08-16T11:23:00Z">
          <w:r w:rsidRPr="00ED175E" w:rsidDel="005779F4">
            <w:rPr>
              <w:rFonts w:hint="eastAsia"/>
            </w:rPr>
            <w:delText>はデータの入力</w:delText>
          </w:r>
          <w:r w:rsidRPr="00ED175E" w:rsidDel="005779F4">
            <w:delText>ROW</w:delText>
          </w:r>
        </w:del>
      </w:ins>
      <w:ins w:id="5681" w:author="Seongeun Woo" w:date="2016-07-06T15:28:00Z">
        <w:del w:id="5682" w:author="哲均 宋" w:date="2019-08-16T11:23:00Z">
          <w:r w:rsidRPr="00ED175E" w:rsidDel="005779F4">
            <w:rPr>
              <w:rFonts w:hint="eastAsia"/>
            </w:rPr>
            <w:delText>を</w:delText>
          </w:r>
        </w:del>
      </w:ins>
      <w:ins w:id="5683" w:author="Seongeun Woo" w:date="2016-07-06T15:27:00Z">
        <w:del w:id="5684" w:author="哲均 宋" w:date="2019-08-16T11:23:00Z">
          <w:r w:rsidRPr="00ED175E" w:rsidDel="005779F4">
            <w:rPr>
              <w:rFonts w:hint="eastAsia"/>
            </w:rPr>
            <w:delText>生成する。</w:delText>
          </w:r>
        </w:del>
      </w:ins>
      <w:ins w:id="5685" w:author="Seongeun Woo" w:date="2016-07-06T15:28:00Z">
        <w:del w:id="5686" w:author="哲均 宋" w:date="2019-08-16T11:23:00Z">
          <w:r w:rsidRPr="00ED175E" w:rsidDel="005779F4">
            <w:delText xml:space="preserve"> </w:delText>
          </w:r>
        </w:del>
      </w:ins>
      <w:del w:id="5687" w:author="哲均 宋" w:date="2019-08-16T11:23:00Z">
        <w:r w:rsidR="0096549F" w:rsidRPr="00ED175E" w:rsidDel="005779F4">
          <w:rPr>
            <w:rFonts w:hint="eastAsia"/>
          </w:rPr>
          <w:delText>商品、保険、商品保険エンティティの標準項目値の情報が保存されるテーブルが別途存在せず、</w:delText>
        </w:r>
        <w:r w:rsidR="0096549F" w:rsidRPr="00ED175E" w:rsidDel="005779F4">
          <w:delText>OBJ_DETAIL</w:delText>
        </w:r>
        <w:r w:rsidR="0096549F" w:rsidRPr="00ED175E" w:rsidDel="005779F4">
          <w:rPr>
            <w:rFonts w:hint="eastAsia"/>
          </w:rPr>
          <w:delText>テーブルに一緒に保存される。</w:delText>
        </w:r>
      </w:del>
    </w:p>
    <w:p w14:paraId="2349EEEF" w14:textId="625110AF" w:rsidR="0096549F" w:rsidRPr="00ED175E" w:rsidDel="004378D4" w:rsidRDefault="0096549F">
      <w:pPr>
        <w:autoSpaceDE w:val="0"/>
        <w:autoSpaceDN w:val="0"/>
        <w:jc w:val="left"/>
        <w:rPr>
          <w:del w:id="5688" w:author="Seongeun Woo" w:date="2016-07-06T15:28:00Z"/>
        </w:rPr>
        <w:pPrChange w:id="5689" w:author="Seongeun Woo" w:date="2016-10-13T18:44:00Z">
          <w:pPr/>
        </w:pPrChange>
      </w:pPr>
      <w:del w:id="5690" w:author="Seongeun Woo" w:date="2016-07-06T15:28:00Z">
        <w:r w:rsidRPr="00ED175E" w:rsidDel="004378D4">
          <w:rPr>
            <w:rFonts w:hint="eastAsia"/>
          </w:rPr>
          <w:delText>また、類型別に値を保存するために、使用するカラムが区分されている。商品</w:delText>
        </w:r>
      </w:del>
      <w:del w:id="5691" w:author="Seongeun Woo" w:date="2016-07-06T11:18:00Z">
        <w:r w:rsidRPr="00ED175E" w:rsidDel="00036622">
          <w:rPr>
            <w:rFonts w:hint="eastAsia"/>
          </w:rPr>
          <w:delText>エンティティ</w:delText>
        </w:r>
      </w:del>
      <w:del w:id="5692" w:author="Seongeun Woo" w:date="2016-07-06T15:28:00Z">
        <w:r w:rsidRPr="00ED175E" w:rsidDel="004378D4">
          <w:rPr>
            <w:rFonts w:hint="eastAsia"/>
          </w:rPr>
          <w:delText>も</w:delText>
        </w:r>
        <w:r w:rsidRPr="00ED175E" w:rsidDel="004378D4">
          <w:delText>CHA0R01</w:delText>
        </w:r>
        <w:r w:rsidRPr="00ED175E" w:rsidDel="004378D4">
          <w:rPr>
            <w:rFonts w:hint="eastAsia"/>
          </w:rPr>
          <w:delText>の欄に標準項目値が保存でき、保険</w:delText>
        </w:r>
      </w:del>
      <w:del w:id="5693" w:author="Seongeun Woo" w:date="2016-07-06T11:18:00Z">
        <w:r w:rsidRPr="00ED175E" w:rsidDel="00036622">
          <w:rPr>
            <w:rFonts w:hint="eastAsia"/>
          </w:rPr>
          <w:delText>エンティティ</w:delText>
        </w:r>
      </w:del>
      <w:del w:id="5694" w:author="Seongeun Woo" w:date="2016-07-06T15:28:00Z">
        <w:r w:rsidRPr="00ED175E" w:rsidDel="004378D4">
          <w:rPr>
            <w:rFonts w:hint="eastAsia"/>
          </w:rPr>
          <w:delText>も同様である。</w:delText>
        </w:r>
      </w:del>
    </w:p>
    <w:p w14:paraId="66601040" w14:textId="150B6EF9" w:rsidR="0096549F" w:rsidRPr="00ED175E" w:rsidDel="004378D4" w:rsidRDefault="0096549F">
      <w:pPr>
        <w:autoSpaceDE w:val="0"/>
        <w:autoSpaceDN w:val="0"/>
        <w:jc w:val="left"/>
        <w:rPr>
          <w:del w:id="5695" w:author="Seongeun Woo" w:date="2016-07-06T15:28:00Z"/>
        </w:rPr>
        <w:pPrChange w:id="5696" w:author="Seongeun Woo" w:date="2016-10-13T18:44:00Z">
          <w:pPr/>
        </w:pPrChange>
      </w:pPr>
      <w:del w:id="5697" w:author="Seongeun Woo" w:date="2016-07-06T15:28:00Z">
        <w:r w:rsidRPr="00ED175E" w:rsidDel="004378D4">
          <w:rPr>
            <w:rFonts w:hint="eastAsia"/>
          </w:rPr>
          <w:delText>そのために、各詳細類型の標準項目が</w:delText>
        </w:r>
        <w:r w:rsidRPr="00ED175E" w:rsidDel="004378D4">
          <w:delText>OBJ_DETAIL</w:delText>
        </w:r>
        <w:r w:rsidRPr="00ED175E" w:rsidDel="004378D4">
          <w:rPr>
            <w:rFonts w:hint="eastAsia"/>
          </w:rPr>
          <w:delText>のどのカラムに保存されるのかに関する情報を、</w:delText>
        </w:r>
        <w:r w:rsidRPr="00ED175E" w:rsidDel="004378D4">
          <w:delText>OBJ1200</w:delText>
        </w:r>
        <w:r w:rsidRPr="00ED175E" w:rsidDel="004378D4">
          <w:rPr>
            <w:rFonts w:hint="eastAsia"/>
          </w:rPr>
          <w:delText>テーブルの</w:delText>
        </w:r>
        <w:r w:rsidRPr="00ED175E" w:rsidDel="004378D4">
          <w:delText>PHY_COLUMN1</w:delText>
        </w:r>
        <w:r w:rsidRPr="00ED175E" w:rsidDel="004378D4">
          <w:rPr>
            <w:rFonts w:hint="eastAsia"/>
          </w:rPr>
          <w:delText>、</w:delText>
        </w:r>
        <w:r w:rsidRPr="00ED175E" w:rsidDel="004378D4">
          <w:delText>2</w:delText>
        </w:r>
        <w:r w:rsidRPr="00ED175E" w:rsidDel="004378D4">
          <w:rPr>
            <w:rFonts w:hint="eastAsia"/>
          </w:rPr>
          <w:delText>カラムに保存する。標準項目がどのような詳細類型の標準項目グループに連結されるのかについての情報が、</w:delText>
        </w:r>
        <w:r w:rsidRPr="00ED175E" w:rsidDel="004378D4">
          <w:delText>OBJ1100</w:delText>
        </w:r>
        <w:r w:rsidRPr="00ED175E" w:rsidDel="004378D4">
          <w:rPr>
            <w:rFonts w:hint="eastAsia"/>
          </w:rPr>
          <w:delText>と</w:delText>
        </w:r>
        <w:r w:rsidRPr="00ED175E" w:rsidDel="004378D4">
          <w:delText>OBJ1110</w:delText>
        </w:r>
        <w:r w:rsidRPr="00ED175E" w:rsidDel="004378D4">
          <w:rPr>
            <w:rFonts w:hint="eastAsia"/>
          </w:rPr>
          <w:delText>により管理される。</w:delText>
        </w:r>
        <w:r w:rsidRPr="00ED175E" w:rsidDel="004378D4">
          <w:delText xml:space="preserve"> </w:delText>
        </w:r>
      </w:del>
    </w:p>
    <w:p w14:paraId="0E5C67C1" w14:textId="5B530619" w:rsidR="0096549F" w:rsidRPr="00ED175E" w:rsidDel="004378D4" w:rsidRDefault="0096549F">
      <w:pPr>
        <w:autoSpaceDE w:val="0"/>
        <w:autoSpaceDN w:val="0"/>
        <w:jc w:val="left"/>
        <w:rPr>
          <w:del w:id="5698" w:author="Seongeun Woo" w:date="2016-07-06T15:28:00Z"/>
        </w:rPr>
        <w:pPrChange w:id="5699" w:author="Seongeun Woo" w:date="2016-10-13T18:44:00Z">
          <w:pPr/>
        </w:pPrChange>
      </w:pPr>
      <w:del w:id="5700" w:author="Seongeun Woo" w:date="2016-07-06T15:28:00Z">
        <w:r w:rsidRPr="00ED175E" w:rsidDel="004378D4">
          <w:delText>1</w:delText>
        </w:r>
        <w:r w:rsidRPr="00ED175E" w:rsidDel="004378D4">
          <w:rPr>
            <w:rFonts w:hint="eastAsia"/>
          </w:rPr>
          <w:delText>つの</w:delText>
        </w:r>
      </w:del>
      <w:del w:id="5701" w:author="Seongeun Woo" w:date="2016-07-06T11:18:00Z">
        <w:r w:rsidRPr="00ED175E" w:rsidDel="00036622">
          <w:rPr>
            <w:rFonts w:hint="eastAsia"/>
          </w:rPr>
          <w:delText>エンティティ</w:delText>
        </w:r>
      </w:del>
      <w:del w:id="5702" w:author="Seongeun Woo" w:date="2016-07-06T15:28:00Z">
        <w:r w:rsidRPr="00ED175E" w:rsidDel="004378D4">
          <w:rPr>
            <w:rFonts w:hint="eastAsia"/>
          </w:rPr>
          <w:delText>が標準項目値とパターンデータをすべて持つことができるので、</w:delText>
        </w:r>
        <w:r w:rsidRPr="00ED175E" w:rsidDel="004378D4">
          <w:delText>KIND</w:delText>
        </w:r>
        <w:r w:rsidRPr="00ED175E" w:rsidDel="004378D4">
          <w:rPr>
            <w:rFonts w:hint="eastAsia"/>
          </w:rPr>
          <w:delText>カラムを通じて標準項目の値・パターンデータの値の種類を区分する。</w:delText>
        </w:r>
        <w:r w:rsidRPr="00ED175E" w:rsidDel="004378D4">
          <w:delText xml:space="preserve"> </w:delText>
        </w:r>
      </w:del>
    </w:p>
    <w:p w14:paraId="0A051E4C" w14:textId="5C659337" w:rsidR="0096549F" w:rsidRPr="00ED175E" w:rsidDel="004378D4" w:rsidRDefault="0096549F">
      <w:pPr>
        <w:autoSpaceDE w:val="0"/>
        <w:autoSpaceDN w:val="0"/>
        <w:jc w:val="left"/>
        <w:rPr>
          <w:del w:id="5703" w:author="Seongeun Woo" w:date="2016-07-06T15:28:00Z"/>
        </w:rPr>
        <w:pPrChange w:id="5704" w:author="Seongeun Woo" w:date="2016-10-13T18:44:00Z">
          <w:pPr/>
        </w:pPrChange>
      </w:pPr>
      <w:del w:id="5705" w:author="Seongeun Woo" w:date="2016-07-06T15:28:00Z">
        <w:r w:rsidRPr="00ED175E" w:rsidDel="004378D4">
          <w:delText>KIND</w:delText>
        </w:r>
        <w:r w:rsidRPr="00ED175E" w:rsidDel="004378D4">
          <w:rPr>
            <w:rFonts w:hint="eastAsia"/>
          </w:rPr>
          <w:delText>カラムの値が</w:delText>
        </w:r>
        <w:r w:rsidRPr="00ED175E" w:rsidDel="004378D4">
          <w:delText>1</w:delText>
        </w:r>
        <w:r w:rsidRPr="00ED175E" w:rsidDel="004378D4">
          <w:rPr>
            <w:rFonts w:hint="eastAsia"/>
          </w:rPr>
          <w:delText>の場合の標準項目値に関する情報である。</w:delText>
        </w:r>
      </w:del>
    </w:p>
    <w:p w14:paraId="01681285" w14:textId="289BC182" w:rsidR="0096549F" w:rsidRPr="00ED175E" w:rsidDel="004378D4" w:rsidRDefault="0096549F">
      <w:pPr>
        <w:autoSpaceDE w:val="0"/>
        <w:autoSpaceDN w:val="0"/>
        <w:jc w:val="left"/>
        <w:rPr>
          <w:del w:id="5706" w:author="Seongeun Woo" w:date="2016-07-06T15:28:00Z"/>
        </w:rPr>
        <w:pPrChange w:id="5707" w:author="Seongeun Woo" w:date="2016-10-13T18:44:00Z">
          <w:pPr/>
        </w:pPrChange>
      </w:pPr>
      <w:del w:id="5708" w:author="Seongeun Woo" w:date="2016-07-06T15:28:00Z">
        <w:r w:rsidRPr="00ED175E" w:rsidDel="004378D4">
          <w:delText>KIND</w:delText>
        </w:r>
        <w:r w:rsidRPr="00ED175E" w:rsidDel="004378D4">
          <w:rPr>
            <w:rFonts w:hint="eastAsia"/>
          </w:rPr>
          <w:delText>カラムの値がパターン類型の</w:delText>
        </w:r>
        <w:r w:rsidRPr="00ED175E" w:rsidDel="004378D4">
          <w:delText>TYPEID</w:delText>
        </w:r>
        <w:r w:rsidRPr="00ED175E" w:rsidDel="004378D4">
          <w:rPr>
            <w:rFonts w:hint="eastAsia"/>
          </w:rPr>
          <w:delText>に保存される場合のパターンデータの値に関する情報である。</w:delText>
        </w:r>
      </w:del>
    </w:p>
    <w:p w14:paraId="109B21AE" w14:textId="1C6EEE66" w:rsidR="0096549F" w:rsidRPr="00ED175E" w:rsidRDefault="0096549F">
      <w:pPr>
        <w:autoSpaceDE w:val="0"/>
        <w:autoSpaceDN w:val="0"/>
        <w:jc w:val="left"/>
        <w:pPrChange w:id="5709" w:author="Seongeun Woo" w:date="2016-10-13T18:44:00Z">
          <w:pPr/>
        </w:pPrChange>
      </w:pPr>
      <w:del w:id="5710" w:author="Seongeun Woo" w:date="2016-07-06T15:28:00Z">
        <w:r w:rsidRPr="00ED175E" w:rsidDel="004378D4">
          <w:rPr>
            <w:rFonts w:hint="eastAsia"/>
          </w:rPr>
          <w:delText>サンプルデータでは標準項目の値が</w:delText>
        </w:r>
        <w:r w:rsidRPr="00ED175E" w:rsidDel="004378D4">
          <w:delText>1</w:delText>
        </w:r>
        <w:r w:rsidRPr="00ED175E" w:rsidDel="004378D4">
          <w:rPr>
            <w:rFonts w:hint="eastAsia"/>
          </w:rPr>
          <w:delText>つの</w:delText>
        </w:r>
        <w:r w:rsidRPr="00ED175E" w:rsidDel="004378D4">
          <w:delText>ROW</w:delText>
        </w:r>
        <w:r w:rsidRPr="00ED175E" w:rsidDel="004378D4">
          <w:rPr>
            <w:rFonts w:hint="eastAsia"/>
          </w:rPr>
          <w:delText>で保存されており、</w:delText>
        </w:r>
        <w:r w:rsidRPr="00ED175E" w:rsidDel="004378D4">
          <w:delText>1001</w:delText>
        </w:r>
        <w:r w:rsidRPr="00ED175E" w:rsidDel="004378D4">
          <w:rPr>
            <w:rFonts w:hint="eastAsia"/>
          </w:rPr>
          <w:delText>自動車パターンデータの値が三つの</w:delText>
        </w:r>
        <w:r w:rsidRPr="00ED175E" w:rsidDel="004378D4">
          <w:delText>ROW</w:delText>
        </w:r>
        <w:r w:rsidRPr="00ED175E" w:rsidDel="004378D4">
          <w:rPr>
            <w:rFonts w:hint="eastAsia"/>
          </w:rPr>
          <w:delText>で保存されていることがわかる。</w:delText>
        </w:r>
      </w:del>
    </w:p>
    <w:p w14:paraId="2A67CDE1" w14:textId="4AA83124" w:rsidR="00EF0E6F" w:rsidRPr="00ED175E" w:rsidRDefault="00EF0E6F">
      <w:pPr>
        <w:widowControl/>
        <w:autoSpaceDE w:val="0"/>
        <w:autoSpaceDN w:val="0"/>
        <w:jc w:val="left"/>
        <w:rPr>
          <w:ins w:id="5711" w:author="Seongeun Woo" w:date="2016-07-07T23:29:00Z"/>
          <w:rFonts w:ascii="Noto Sans Japanese Regular" w:eastAsia="Noto Sans Japanese Regular" w:hAnsi="Malgun Gothic" w:cs="Times New Roman"/>
          <w:spacing w:val="0"/>
          <w:kern w:val="0"/>
          <w:sz w:val="19"/>
        </w:rPr>
        <w:pPrChange w:id="5712" w:author="Seongeun Woo" w:date="2016-10-13T18:44:00Z">
          <w:pPr>
            <w:widowControl/>
            <w:jc w:val="left"/>
          </w:pPr>
        </w:pPrChange>
      </w:pPr>
      <w:ins w:id="5713" w:author="Seongeun Woo" w:date="2016-07-07T23:29:00Z">
        <w:r w:rsidRPr="00ED175E">
          <w:br w:type="page"/>
        </w:r>
      </w:ins>
    </w:p>
    <w:p w14:paraId="31720566" w14:textId="7E45F34A" w:rsidR="0096549F" w:rsidRPr="00ED175E" w:rsidDel="00EF0E6F" w:rsidRDefault="0096549F">
      <w:pPr>
        <w:pStyle w:val="-00"/>
        <w:wordWrap/>
        <w:rPr>
          <w:del w:id="5714" w:author="Seongeun Woo" w:date="2016-07-07T23:29:00Z"/>
          <w:lang w:eastAsia="ja-JP"/>
        </w:rPr>
        <w:pPrChange w:id="5715" w:author="Seongeun Woo" w:date="2016-10-13T18:44:00Z">
          <w:pPr>
            <w:pStyle w:val="-00"/>
          </w:pPr>
        </w:pPrChange>
      </w:pPr>
    </w:p>
    <w:p w14:paraId="44379F57" w14:textId="72EFEDF4" w:rsidR="0096549F" w:rsidRDefault="0096549F">
      <w:pPr>
        <w:pStyle w:val="50"/>
        <w:wordWrap/>
        <w:ind w:left="601"/>
        <w:rPr>
          <w:ins w:id="5716" w:author="InnoRules" w:date="2016-10-11T09:49:00Z"/>
        </w:rPr>
        <w:pPrChange w:id="5717" w:author="Seongeun Woo" w:date="2016-10-13T18:44:00Z">
          <w:pPr>
            <w:pStyle w:val="50"/>
            <w:ind w:left="601"/>
          </w:pPr>
        </w:pPrChange>
      </w:pPr>
      <w:del w:id="5718" w:author="哲均 宋" w:date="2019-08-16T08:55:00Z">
        <w:r w:rsidRPr="00ED175E" w:rsidDel="003566B2">
          <w:rPr>
            <w:rFonts w:hint="eastAsia"/>
          </w:rPr>
          <w:delText>関連画面</w:delText>
        </w:r>
      </w:del>
      <w:ins w:id="5719" w:author="哲均 宋" w:date="2019-08-16T08:55:00Z">
        <w:r w:rsidR="003566B2">
          <w:rPr>
            <w:rFonts w:hint="eastAsia"/>
          </w:rPr>
          <w:t>Related Screen</w:t>
        </w:r>
      </w:ins>
      <w:del w:id="5720" w:author="user" w:date="2016-10-14T15:08:00Z">
        <w:r w:rsidRPr="00ED175E" w:rsidDel="00A922BD">
          <w:rPr>
            <w:rFonts w:hint="eastAsia"/>
          </w:rPr>
          <w:delText>：</w:delText>
        </w:r>
      </w:del>
    </w:p>
    <w:p w14:paraId="324B0CD1" w14:textId="77777777" w:rsidR="00EE7C0C" w:rsidRPr="00ED175E" w:rsidRDefault="00EE7C0C">
      <w:pPr>
        <w:pStyle w:val="50"/>
        <w:numPr>
          <w:ilvl w:val="0"/>
          <w:numId w:val="0"/>
        </w:numPr>
        <w:wordWrap/>
        <w:ind w:left="599"/>
        <w:pPrChange w:id="5721" w:author="Seongeun Woo" w:date="2016-10-13T18:44:00Z">
          <w:pPr>
            <w:pStyle w:val="50"/>
            <w:ind w:left="601"/>
          </w:pPr>
        </w:pPrChange>
      </w:pPr>
    </w:p>
    <w:p w14:paraId="1BAE8FDC" w14:textId="77043D8C" w:rsidR="004D70B6" w:rsidRPr="00ED175E" w:rsidRDefault="0096549F">
      <w:pPr>
        <w:pStyle w:val="afa"/>
        <w:keepNext/>
        <w:autoSpaceDE w:val="0"/>
        <w:autoSpaceDN w:val="0"/>
        <w:ind w:left="380"/>
        <w:pPrChange w:id="5722" w:author="Seongeun Woo" w:date="2016-10-13T18:44:00Z">
          <w:pPr>
            <w:pStyle w:val="afa"/>
            <w:keepNext/>
            <w:ind w:left="342" w:hanging="342"/>
          </w:pPr>
        </w:pPrChange>
      </w:pPr>
      <w:del w:id="5723" w:author="Seongeun Woo" w:date="2016-07-06T15:29:00Z">
        <w:r w:rsidRPr="0073721B" w:rsidDel="004378D4">
          <w:rPr>
            <w:lang w:eastAsia="ja-JP"/>
            <w:rPrChange w:id="5724" w:author="Unknown">
              <w:rPr>
                <w:rFonts w:ascii="Noto Sans Japanese Regular" w:eastAsia="Noto Sans Japanese Regular" w:hAnsi="Arial" w:cs="Times New Roman"/>
                <w:b/>
                <w:spacing w:val="-2"/>
                <w:sz w:val="18"/>
                <w:szCs w:val="24"/>
                <w:lang w:eastAsia="ja-JP"/>
              </w:rPr>
            </w:rPrChange>
          </w:rPr>
          <w:drawing>
            <wp:inline distT="0" distB="0" distL="0" distR="0" wp14:anchorId="7C9F209A" wp14:editId="150441FF">
              <wp:extent cx="6048375" cy="3190875"/>
              <wp:effectExtent l="0" t="0" r="0" b="0"/>
              <wp:docPr id="19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375" cy="3190875"/>
                      </a:xfrm>
                      <a:prstGeom prst="rect">
                        <a:avLst/>
                      </a:prstGeom>
                    </pic:spPr>
                  </pic:pic>
                </a:graphicData>
              </a:graphic>
            </wp:inline>
          </w:drawing>
        </w:r>
      </w:del>
      <w:ins w:id="5725" w:author="Seongeun Woo" w:date="2016-07-06T15:29:00Z">
        <w:del w:id="5726" w:author="Jongho Lee" w:date="2016-09-22T18:17:00Z">
          <w:r w:rsidR="004378D4" w:rsidRPr="0073721B" w:rsidDel="003F29F6">
            <w:rPr>
              <w:lang w:eastAsia="ja-JP"/>
              <w:rPrChange w:id="5727" w:author="Unknown">
                <w:rPr>
                  <w:rFonts w:ascii="Noto Sans Japanese Regular" w:eastAsia="Noto Sans Japanese Regular" w:hAnsi="Arial" w:cs="Times New Roman"/>
                  <w:b/>
                  <w:spacing w:val="-2"/>
                  <w:sz w:val="18"/>
                  <w:szCs w:val="24"/>
                  <w:lang w:eastAsia="ja-JP"/>
                </w:rPr>
              </w:rPrChange>
            </w:rPr>
            <w:drawing>
              <wp:inline distT="0" distB="0" distL="0" distR="0" wp14:anchorId="32B3A643" wp14:editId="5C65FFF8">
                <wp:extent cx="5943600" cy="2545715"/>
                <wp:effectExtent l="0" t="0" r="0" b="698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noFill/>
                        <a:ln>
                          <a:noFill/>
                        </a:ln>
                      </pic:spPr>
                    </pic:pic>
                  </a:graphicData>
                </a:graphic>
              </wp:inline>
            </w:drawing>
          </w:r>
        </w:del>
      </w:ins>
      <w:ins w:id="5728" w:author="Jongho Lee" w:date="2016-09-22T18:17:00Z">
        <w:r w:rsidR="003F29F6">
          <w:rPr>
            <w:lang w:eastAsia="ja-JP"/>
            <w:rPrChange w:id="5729" w:author="Unknown">
              <w:rPr>
                <w:rFonts w:ascii="Noto Sans Japanese Regular" w:eastAsia="Noto Sans Japanese Regular" w:hAnsi="Arial" w:cs="Times New Roman"/>
                <w:b/>
                <w:spacing w:val="-2"/>
                <w:sz w:val="18"/>
                <w:szCs w:val="24"/>
                <w:lang w:eastAsia="ja-JP"/>
              </w:rPr>
            </w:rPrChange>
          </w:rPr>
          <w:drawing>
            <wp:inline distT="0" distB="0" distL="0" distR="0" wp14:anchorId="78BA2243" wp14:editId="095A7AF5">
              <wp:extent cx="6048375" cy="2994025"/>
              <wp:effectExtent l="19050" t="19050" r="28575" b="158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8375" cy="2994025"/>
                      </a:xfrm>
                      <a:prstGeom prst="rect">
                        <a:avLst/>
                      </a:prstGeom>
                      <a:ln w="6350">
                        <a:solidFill>
                          <a:schemeClr val="tx1"/>
                        </a:solidFill>
                      </a:ln>
                    </pic:spPr>
                  </pic:pic>
                </a:graphicData>
              </a:graphic>
            </wp:inline>
          </w:drawing>
        </w:r>
      </w:ins>
    </w:p>
    <w:p w14:paraId="33FF0E52" w14:textId="57CFDB8F" w:rsidR="004D70B6" w:rsidRPr="00ED175E" w:rsidRDefault="004D70B6">
      <w:pPr>
        <w:pStyle w:val="af6"/>
        <w:autoSpaceDE w:val="0"/>
        <w:autoSpaceDN w:val="0"/>
        <w:pPrChange w:id="5730" w:author="Seongeun Woo" w:date="2016-10-13T18:44:00Z">
          <w:pPr>
            <w:pStyle w:val="af6"/>
          </w:pPr>
        </w:pPrChange>
      </w:pPr>
      <w:bookmarkStart w:id="5731" w:name="_Toc465024695"/>
      <w:del w:id="5732" w:author="哲均 宋" w:date="2019-08-16T08:56:00Z">
        <w:r w:rsidRPr="00ED175E" w:rsidDel="003566B2">
          <w:delText>[</w:delText>
        </w:r>
        <w:r w:rsidRPr="00ED175E" w:rsidDel="003566B2">
          <w:rPr>
            <w:rFonts w:hint="eastAsia"/>
          </w:rPr>
          <w:delText>図</w:delText>
        </w:r>
      </w:del>
      <w:ins w:id="5733"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9</w:t>
      </w:r>
      <w:r w:rsidRPr="0073721B">
        <w:fldChar w:fldCharType="end"/>
      </w:r>
      <w:ins w:id="5734" w:author="InnoRules" w:date="2016-09-30T13:19:00Z">
        <w:r w:rsidR="00A440A6">
          <w:t xml:space="preserve"> </w:t>
        </w:r>
      </w:ins>
      <w:del w:id="5735" w:author="InnoRules" w:date="2016-09-30T13:19:00Z">
        <w:r w:rsidRPr="00ED175E" w:rsidDel="00A440A6">
          <w:delText xml:space="preserve"> </w:delText>
        </w:r>
      </w:del>
      <w:del w:id="5736" w:author="shira" w:date="2017-12-21T15:54:00Z">
        <w:r w:rsidRPr="00ED175E" w:rsidDel="005A7A3A">
          <w:rPr>
            <w:rFonts w:hint="eastAsia"/>
          </w:rPr>
          <w:delText>商品／保険項目の登録／修正</w:delText>
        </w:r>
      </w:del>
      <w:ins w:id="5737" w:author="shira" w:date="2017-12-21T15:54:00Z">
        <w:r w:rsidR="005A7A3A">
          <w:rPr>
            <w:rFonts w:hint="eastAsia"/>
          </w:rPr>
          <w:t>商品項目の登録／修正</w:t>
        </w:r>
      </w:ins>
      <w:ins w:id="5738" w:author="user" w:date="2016-10-14T15:08:00Z">
        <w:r w:rsidR="00A922BD">
          <w:rPr>
            <w:rFonts w:hint="eastAsia"/>
          </w:rPr>
          <w:t>画面</w:t>
        </w:r>
      </w:ins>
      <w:r w:rsidRPr="00ED175E">
        <w:t>]</w:t>
      </w:r>
      <w:bookmarkEnd w:id="5731"/>
    </w:p>
    <w:p w14:paraId="19EFAC33" w14:textId="77777777" w:rsidR="0096549F" w:rsidRPr="00ED175E" w:rsidRDefault="0096549F">
      <w:pPr>
        <w:autoSpaceDE w:val="0"/>
        <w:autoSpaceDN w:val="0"/>
        <w:pPrChange w:id="5739" w:author="Seongeun Woo" w:date="2016-10-13T18:44:00Z">
          <w:pPr/>
        </w:pPrChange>
      </w:pPr>
    </w:p>
    <w:p w14:paraId="1AADCFE2" w14:textId="77777777" w:rsidR="0096549F" w:rsidRPr="00ED175E" w:rsidRDefault="0096549F">
      <w:pPr>
        <w:widowControl/>
        <w:autoSpaceDE w:val="0"/>
        <w:autoSpaceDN w:val="0"/>
        <w:jc w:val="left"/>
        <w:pPrChange w:id="5740" w:author="Seongeun Woo" w:date="2016-10-13T18:44:00Z">
          <w:pPr>
            <w:widowControl/>
            <w:jc w:val="left"/>
          </w:pPr>
        </w:pPrChange>
      </w:pPr>
      <w:r w:rsidRPr="00ED175E">
        <w:br w:type="page"/>
      </w:r>
    </w:p>
    <w:p w14:paraId="190CE327" w14:textId="77777777" w:rsidR="0096549F" w:rsidRPr="00ED175E" w:rsidRDefault="0096549F">
      <w:pPr>
        <w:pStyle w:val="20"/>
        <w:wordWrap/>
        <w:pPrChange w:id="5741" w:author="Seongeun Woo" w:date="2016-10-13T18:44:00Z">
          <w:pPr>
            <w:pStyle w:val="20"/>
          </w:pPr>
        </w:pPrChange>
      </w:pPr>
      <w:bookmarkStart w:id="5742" w:name="_Toc434858360"/>
      <w:bookmarkStart w:id="5743" w:name="_Toc445716747"/>
      <w:bookmarkStart w:id="5744" w:name="_Toc17112110"/>
      <w:r w:rsidRPr="00ED175E">
        <w:t>OBJREL_INC</w:t>
      </w:r>
      <w:bookmarkEnd w:id="5742"/>
      <w:bookmarkEnd w:id="5743"/>
      <w:bookmarkEnd w:id="5744"/>
    </w:p>
    <w:p w14:paraId="6B937226" w14:textId="2BA6CAFB" w:rsidR="005779F4" w:rsidRPr="00ED175E" w:rsidRDefault="0096549F" w:rsidP="005779F4">
      <w:pPr>
        <w:autoSpaceDE w:val="0"/>
        <w:autoSpaceDN w:val="0"/>
        <w:jc w:val="left"/>
        <w:rPr>
          <w:ins w:id="5745" w:author="哲均 宋" w:date="2019-08-16T11:24:00Z"/>
          <w:rFonts w:hint="eastAsia"/>
        </w:rPr>
      </w:pPr>
      <w:del w:id="5746" w:author="哲均 宋" w:date="2019-08-16T11:28:00Z">
        <w:r w:rsidRPr="00ED175E" w:rsidDel="005779F4">
          <w:rPr>
            <w:rFonts w:hint="eastAsia"/>
          </w:rPr>
          <w:delText>標準項目のうち</w:delText>
        </w:r>
      </w:del>
      <w:ins w:id="5747" w:author="Seongeun Woo" w:date="2016-07-06T15:29:00Z">
        <w:del w:id="5748" w:author="哲均 宋" w:date="2019-08-16T11:28:00Z">
          <w:r w:rsidR="004378D4" w:rsidRPr="00ED175E" w:rsidDel="005779F4">
            <w:rPr>
              <w:rFonts w:hint="eastAsia"/>
            </w:rPr>
            <w:delText>データ類型</w:delText>
          </w:r>
        </w:del>
      </w:ins>
      <w:ins w:id="5749" w:author="InnoRules" w:date="2016-09-08T11:11:00Z">
        <w:del w:id="5750" w:author="哲均 宋" w:date="2019-08-16T11:28:00Z">
          <w:r w:rsidR="009043A7" w:rsidDel="005779F4">
            <w:rPr>
              <w:rFonts w:hint="eastAsia"/>
            </w:rPr>
            <w:delText>データ型</w:delText>
          </w:r>
        </w:del>
      </w:ins>
      <w:ins w:id="5751" w:author="Seongeun Woo" w:date="2016-07-06T15:29:00Z">
        <w:del w:id="5752" w:author="哲均 宋" w:date="2019-08-16T11:28:00Z">
          <w:r w:rsidR="004378D4" w:rsidRPr="00ED175E" w:rsidDel="005779F4">
            <w:rPr>
              <w:rFonts w:hint="eastAsia"/>
            </w:rPr>
            <w:delText>が</w:delText>
          </w:r>
        </w:del>
      </w:ins>
      <w:del w:id="5753" w:author="哲均 宋" w:date="2019-08-16T11:28:00Z">
        <w:r w:rsidRPr="00ED175E" w:rsidDel="005779F4">
          <w:rPr>
            <w:rFonts w:hint="eastAsia"/>
          </w:rPr>
          <w:delText>多重</w:delText>
        </w:r>
      </w:del>
      <w:ins w:id="5754" w:author="Seongeun Woo" w:date="2016-07-06T15:29:00Z">
        <w:del w:id="5755" w:author="哲均 宋" w:date="2019-08-16T11:28:00Z">
          <w:r w:rsidR="004378D4" w:rsidRPr="00ED175E" w:rsidDel="005779F4">
            <w:rPr>
              <w:rFonts w:hint="eastAsia"/>
            </w:rPr>
            <w:delText>値である標準</w:delText>
          </w:r>
        </w:del>
      </w:ins>
      <w:del w:id="5756" w:author="哲均 宋" w:date="2019-08-16T11:28:00Z">
        <w:r w:rsidRPr="00ED175E" w:rsidDel="005779F4">
          <w:rPr>
            <w:rFonts w:hint="eastAsia"/>
          </w:rPr>
          <w:delText>項目の値</w:delText>
        </w:r>
      </w:del>
      <w:ins w:id="5757" w:author="Seongeun Woo" w:date="2016-07-06T15:30:00Z">
        <w:del w:id="5758" w:author="哲均 宋" w:date="2019-08-16T11:28:00Z">
          <w:r w:rsidR="004378D4" w:rsidRPr="00ED175E" w:rsidDel="005779F4">
            <w:rPr>
              <w:rFonts w:hint="eastAsia"/>
            </w:rPr>
            <w:delText>を</w:delText>
          </w:r>
        </w:del>
      </w:ins>
      <w:del w:id="5759" w:author="哲均 宋" w:date="2019-08-16T11:28:00Z">
        <w:r w:rsidRPr="00ED175E" w:rsidDel="005779F4">
          <w:rPr>
            <w:rFonts w:hint="eastAsia"/>
          </w:rPr>
          <w:delText>が保存さ</w:delText>
        </w:r>
        <w:r w:rsidR="004378D4" w:rsidRPr="00ED175E" w:rsidDel="005779F4">
          <w:rPr>
            <w:rFonts w:hint="eastAsia"/>
          </w:rPr>
          <w:delText>れ</w:delText>
        </w:r>
      </w:del>
      <w:ins w:id="5760" w:author="Seongeun Woo" w:date="2016-07-06T15:30:00Z">
        <w:del w:id="5761" w:author="哲均 宋" w:date="2019-08-16T11:28:00Z">
          <w:r w:rsidR="004378D4" w:rsidRPr="00ED175E" w:rsidDel="005779F4">
            <w:rPr>
              <w:rFonts w:hint="eastAsia"/>
            </w:rPr>
            <w:delText>す</w:delText>
          </w:r>
        </w:del>
      </w:ins>
      <w:del w:id="5762" w:author="哲均 宋" w:date="2019-08-16T11:28:00Z">
        <w:r w:rsidRPr="00ED175E" w:rsidDel="005779F4">
          <w:rPr>
            <w:rFonts w:hint="eastAsia"/>
          </w:rPr>
          <w:delText>るテーブルである。</w:delText>
        </w:r>
      </w:del>
      <w:ins w:id="5763" w:author="哲均 宋" w:date="2019-08-16T11:26:00Z">
        <w:r w:rsidR="005779F4" w:rsidRPr="005779F4">
          <w:t xml:space="preserve">It is a table that stores </w:t>
        </w:r>
        <w:r w:rsidR="005779F4">
          <w:t>attribute</w:t>
        </w:r>
        <w:r w:rsidR="005779F4" w:rsidRPr="005779F4">
          <w:t xml:space="preserve"> values whose </w:t>
        </w:r>
      </w:ins>
      <w:ins w:id="5764" w:author="哲均 宋" w:date="2019-08-16T11:27:00Z">
        <w:r w:rsidR="005779F4">
          <w:t>PROP_TYPE</w:t>
        </w:r>
        <w:r w:rsidR="005779F4" w:rsidRPr="003C3870">
          <w:t xml:space="preserve"> column value of the OBJ1200 table is </w:t>
        </w:r>
        <w:r w:rsidR="005779F4">
          <w:t>2</w:t>
        </w:r>
        <w:r w:rsidR="005779F4" w:rsidRPr="003C3870">
          <w:t xml:space="preserve"> (</w:t>
        </w:r>
        <w:r w:rsidR="005779F4">
          <w:t>multi</w:t>
        </w:r>
        <w:r w:rsidR="005779F4" w:rsidRPr="003C3870">
          <w:t>)</w:t>
        </w:r>
        <w:r w:rsidR="005779F4">
          <w:t>.</w:t>
        </w:r>
      </w:ins>
    </w:p>
    <w:p w14:paraId="1DEC6A38" w14:textId="77777777" w:rsidR="005779F4" w:rsidRPr="005779F4" w:rsidRDefault="005779F4">
      <w:pPr>
        <w:autoSpaceDE w:val="0"/>
        <w:autoSpaceDN w:val="0"/>
        <w:jc w:val="left"/>
        <w:rPr>
          <w:rFonts w:hint="eastAsia"/>
          <w:rPrChange w:id="5765" w:author="哲均 宋" w:date="2019-08-16T11:28:00Z">
            <w:rPr>
              <w:rFonts w:hint="eastAsia"/>
            </w:rPr>
          </w:rPrChange>
        </w:rPr>
        <w:pPrChange w:id="5766" w:author="Seongeun Woo" w:date="2016-10-13T18:44:00Z">
          <w:pPr/>
        </w:pPrChange>
      </w:pPr>
    </w:p>
    <w:p w14:paraId="3CA0EC78" w14:textId="77777777" w:rsidR="0096549F" w:rsidRPr="00ED175E" w:rsidRDefault="0096549F">
      <w:pPr>
        <w:pStyle w:val="-00"/>
        <w:wordWrap/>
        <w:rPr>
          <w:lang w:eastAsia="ja-JP"/>
        </w:rPr>
        <w:pPrChange w:id="5767" w:author="Seongeun Woo" w:date="2016-10-13T18:44:00Z">
          <w:pPr>
            <w:pStyle w:val="-00"/>
          </w:pPr>
        </w:pPrChange>
      </w:pPr>
    </w:p>
    <w:p w14:paraId="64D90E5D" w14:textId="235E53BC" w:rsidR="00F72F68" w:rsidRPr="00ED175E" w:rsidRDefault="00F72F68">
      <w:pPr>
        <w:pStyle w:val="af6"/>
        <w:keepNext/>
        <w:autoSpaceDE w:val="0"/>
        <w:autoSpaceDN w:val="0"/>
        <w:pPrChange w:id="5768" w:author="Seongeun Woo" w:date="2016-10-13T18:44:00Z">
          <w:pPr>
            <w:pStyle w:val="af6"/>
            <w:keepNext/>
          </w:pPr>
        </w:pPrChange>
      </w:pPr>
      <w:r w:rsidRPr="00ED175E">
        <w:t xml:space="preserve"> </w:t>
      </w:r>
      <w:del w:id="5769" w:author="哲均 宋" w:date="2019-08-16T08:55:00Z">
        <w:r w:rsidRPr="00ED175E" w:rsidDel="003566B2">
          <w:delText>[</w:delText>
        </w:r>
        <w:r w:rsidRPr="00ED175E" w:rsidDel="003566B2">
          <w:rPr>
            <w:rFonts w:hint="eastAsia"/>
          </w:rPr>
          <w:delText>表</w:delText>
        </w:r>
      </w:del>
      <w:ins w:id="5770"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15</w:t>
      </w:r>
      <w:r w:rsidRPr="0073721B">
        <w:fldChar w:fldCharType="end"/>
      </w:r>
      <w:r w:rsidRPr="00ED175E">
        <w:t xml:space="preserve"> </w:t>
      </w:r>
      <w:del w:id="5771" w:author="哲均 宋" w:date="2019-08-16T08:58:00Z">
        <w:r w:rsidRPr="00ED175E" w:rsidDel="003566B2">
          <w:rPr>
            <w:rFonts w:hint="eastAsia"/>
          </w:rPr>
          <w:delText>主要カラム</w:delText>
        </w:r>
        <w:r w:rsidRPr="00ED175E" w:rsidDel="003566B2">
          <w:delText>]</w:delText>
        </w:r>
      </w:del>
      <w:ins w:id="5772"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913"/>
        <w:gridCol w:w="4225"/>
        <w:gridCol w:w="3360"/>
        <w:tblGridChange w:id="5773">
          <w:tblGrid>
            <w:gridCol w:w="1701"/>
            <w:gridCol w:w="212"/>
            <w:gridCol w:w="4128"/>
            <w:gridCol w:w="97"/>
            <w:gridCol w:w="3360"/>
          </w:tblGrid>
        </w:tblGridChange>
      </w:tblGrid>
      <w:tr w:rsidR="003566B2" w:rsidRPr="00ED175E" w14:paraId="77A1922C" w14:textId="77777777" w:rsidTr="00F72F68">
        <w:tc>
          <w:tcPr>
            <w:tcW w:w="1701" w:type="dxa"/>
            <w:shd w:val="clear" w:color="auto" w:fill="EEECE1"/>
            <w:vAlign w:val="center"/>
          </w:tcPr>
          <w:p w14:paraId="03AF9615" w14:textId="10531D88" w:rsidR="003566B2" w:rsidRPr="00ED175E" w:rsidRDefault="003566B2" w:rsidP="003566B2">
            <w:pPr>
              <w:pStyle w:val="afc"/>
              <w:wordWrap/>
              <w:pPrChange w:id="5774" w:author="Seongeun Woo" w:date="2016-10-13T18:44:00Z">
                <w:pPr>
                  <w:pStyle w:val="afc"/>
                </w:pPr>
              </w:pPrChange>
            </w:pPr>
            <w:ins w:id="5775" w:author="哲均 宋" w:date="2019-08-16T08:50:00Z">
              <w:r>
                <w:rPr>
                  <w:rFonts w:hint="eastAsia"/>
                </w:rPr>
                <w:t>C</w:t>
              </w:r>
              <w:r>
                <w:t>olumn Name</w:t>
              </w:r>
            </w:ins>
            <w:del w:id="5776" w:author="哲均 宋" w:date="2019-08-16T08:50:00Z">
              <w:r w:rsidRPr="00ED175E" w:rsidDel="0083301F">
                <w:delText>COLUNM</w:delText>
              </w:r>
            </w:del>
            <w:ins w:id="5777" w:author="Seongeun Woo" w:date="2016-07-06T16:13:00Z">
              <w:del w:id="5778" w:author="哲均 宋" w:date="2019-08-16T08:50:00Z">
                <w:r w:rsidRPr="00ED175E" w:rsidDel="0083301F">
                  <w:delText>COLUMN</w:delText>
                </w:r>
              </w:del>
            </w:ins>
            <w:del w:id="5779" w:author="哲均 宋" w:date="2019-08-16T08:50:00Z">
              <w:r w:rsidRPr="00ED175E" w:rsidDel="0083301F">
                <w:delText xml:space="preserve"> NAME</w:delText>
              </w:r>
            </w:del>
            <w:ins w:id="5780" w:author="류종우" w:date="2016-08-10T10:31:00Z">
              <w:del w:id="5781" w:author="哲均 宋" w:date="2019-08-16T08:50:00Z">
                <w:r w:rsidRPr="00ED175E" w:rsidDel="0083301F">
                  <w:rPr>
                    <w:rFonts w:hint="eastAsia"/>
                  </w:rPr>
                  <w:delText>カラム名</w:delText>
                </w:r>
              </w:del>
            </w:ins>
          </w:p>
        </w:tc>
        <w:tc>
          <w:tcPr>
            <w:tcW w:w="4340" w:type="dxa"/>
            <w:shd w:val="clear" w:color="auto" w:fill="EEECE1"/>
            <w:vAlign w:val="center"/>
          </w:tcPr>
          <w:p w14:paraId="021D43DA" w14:textId="3250FC32" w:rsidR="003566B2" w:rsidRPr="00ED175E" w:rsidRDefault="003566B2" w:rsidP="003566B2">
            <w:pPr>
              <w:pStyle w:val="afc"/>
              <w:wordWrap/>
              <w:pPrChange w:id="5782" w:author="Seongeun Woo" w:date="2016-10-13T18:44:00Z">
                <w:pPr>
                  <w:pStyle w:val="afc"/>
                </w:pPr>
              </w:pPrChange>
            </w:pPr>
            <w:ins w:id="5783" w:author="哲均 宋" w:date="2019-08-16T08:50:00Z">
              <w:r>
                <w:rPr>
                  <w:rFonts w:hint="eastAsia"/>
                </w:rPr>
                <w:t>D</w:t>
              </w:r>
              <w:r>
                <w:t>escription</w:t>
              </w:r>
            </w:ins>
            <w:del w:id="5784" w:author="哲均 宋" w:date="2019-08-16T08:50:00Z">
              <w:r w:rsidRPr="00ED175E" w:rsidDel="0083301F">
                <w:rPr>
                  <w:rFonts w:hint="eastAsia"/>
                </w:rPr>
                <w:delText>説明</w:delText>
              </w:r>
            </w:del>
          </w:p>
        </w:tc>
        <w:tc>
          <w:tcPr>
            <w:tcW w:w="3457" w:type="dxa"/>
            <w:shd w:val="clear" w:color="auto" w:fill="EEECE1"/>
            <w:vAlign w:val="center"/>
          </w:tcPr>
          <w:p w14:paraId="37C0B9B8" w14:textId="41D01DD3" w:rsidR="003566B2" w:rsidRPr="00ED175E" w:rsidRDefault="003566B2" w:rsidP="003566B2">
            <w:pPr>
              <w:pStyle w:val="afc"/>
              <w:wordWrap/>
              <w:pPrChange w:id="5785" w:author="Seongeun Woo" w:date="2016-10-13T18:44:00Z">
                <w:pPr>
                  <w:pStyle w:val="afc"/>
                </w:pPr>
              </w:pPrChange>
            </w:pPr>
            <w:ins w:id="5786" w:author="哲均 宋" w:date="2019-08-16T08:50:00Z">
              <w:r w:rsidRPr="001D2C85">
                <w:t>Remarks</w:t>
              </w:r>
            </w:ins>
            <w:del w:id="5787" w:author="哲均 宋" w:date="2019-08-16T08:50:00Z">
              <w:r w:rsidRPr="00ED175E" w:rsidDel="0083301F">
                <w:rPr>
                  <w:rFonts w:hint="eastAsia"/>
                </w:rPr>
                <w:delText>備考</w:delText>
              </w:r>
            </w:del>
          </w:p>
        </w:tc>
      </w:tr>
      <w:tr w:rsidR="0096549F" w:rsidRPr="00ED175E" w14:paraId="3DB9945E" w14:textId="77777777" w:rsidTr="00233A49">
        <w:tblPrEx>
          <w:tblW w:w="9498" w:type="dxa"/>
          <w:tblInd w:w="108" w:type="dxa"/>
          <w:tblPrExChange w:id="5788" w:author="Seongeun Woo" w:date="2016-07-07T23:13:00Z">
            <w:tblPrEx>
              <w:tblW w:w="9498" w:type="dxa"/>
              <w:tblInd w:w="108" w:type="dxa"/>
            </w:tblPrEx>
          </w:tblPrExChange>
        </w:tblPrEx>
        <w:tc>
          <w:tcPr>
            <w:tcW w:w="1701" w:type="dxa"/>
            <w:shd w:val="clear" w:color="auto" w:fill="EEECE1"/>
            <w:vAlign w:val="center"/>
            <w:tcPrChange w:id="5789" w:author="Seongeun Woo" w:date="2016-07-07T23:13:00Z">
              <w:tcPr>
                <w:tcW w:w="1701" w:type="dxa"/>
                <w:shd w:val="clear" w:color="auto" w:fill="F2F2F2" w:themeFill="background1" w:themeFillShade="F2"/>
                <w:vAlign w:val="center"/>
              </w:tcPr>
            </w:tcPrChange>
          </w:tcPr>
          <w:p w14:paraId="0C719A06" w14:textId="77777777" w:rsidR="0096549F" w:rsidRPr="00ED175E" w:rsidRDefault="0096549F">
            <w:pPr>
              <w:pStyle w:val="25"/>
              <w:autoSpaceDE w:val="0"/>
              <w:autoSpaceDN w:val="0"/>
              <w:rPr>
                <w:b/>
              </w:rPr>
              <w:pPrChange w:id="5790" w:author="Seongeun Woo" w:date="2016-10-13T18:44:00Z">
                <w:pPr>
                  <w:pStyle w:val="25"/>
                </w:pPr>
              </w:pPrChange>
            </w:pPr>
            <w:r w:rsidRPr="00ED175E">
              <w:rPr>
                <w:b/>
              </w:rPr>
              <w:t>MULTIID</w:t>
            </w:r>
          </w:p>
        </w:tc>
        <w:tc>
          <w:tcPr>
            <w:tcW w:w="4340" w:type="dxa"/>
            <w:vAlign w:val="center"/>
            <w:tcPrChange w:id="5791" w:author="Seongeun Woo" w:date="2016-07-07T23:13:00Z">
              <w:tcPr>
                <w:tcW w:w="4340" w:type="dxa"/>
                <w:gridSpan w:val="2"/>
                <w:vAlign w:val="center"/>
              </w:tcPr>
            </w:tcPrChange>
          </w:tcPr>
          <w:p w14:paraId="7D2E8B5A" w14:textId="44D67330" w:rsidR="0096549F" w:rsidRPr="00ED175E" w:rsidRDefault="005779F4">
            <w:pPr>
              <w:pStyle w:val="afb"/>
              <w:autoSpaceDE w:val="0"/>
              <w:autoSpaceDN w:val="0"/>
              <w:pPrChange w:id="5792" w:author="Seongeun Woo" w:date="2016-10-13T18:44:00Z">
                <w:pPr>
                  <w:pStyle w:val="afb"/>
                </w:pPr>
              </w:pPrChange>
            </w:pPr>
            <w:ins w:id="5793" w:author="哲均 宋" w:date="2019-08-16T11:28:00Z">
              <w:r>
                <w:rPr>
                  <w:rFonts w:hint="eastAsia"/>
                </w:rPr>
                <w:t>I</w:t>
              </w:r>
              <w:r>
                <w:t>tem’s Id which has multiple value.</w:t>
              </w:r>
            </w:ins>
            <w:del w:id="5794" w:author="哲均 宋" w:date="2019-08-16T11:28:00Z">
              <w:r w:rsidR="0096549F" w:rsidRPr="00ED175E" w:rsidDel="005779F4">
                <w:rPr>
                  <w:rFonts w:hint="eastAsia"/>
                </w:rPr>
                <w:delText>多重項目の値が保存される</w:delText>
              </w:r>
              <w:r w:rsidR="0096549F" w:rsidRPr="00ED175E" w:rsidDel="005779F4">
                <w:delText>ID</w:delText>
              </w:r>
            </w:del>
          </w:p>
        </w:tc>
        <w:tc>
          <w:tcPr>
            <w:tcW w:w="3457" w:type="dxa"/>
            <w:vAlign w:val="center"/>
            <w:tcPrChange w:id="5795" w:author="Seongeun Woo" w:date="2016-07-07T23:13:00Z">
              <w:tcPr>
                <w:tcW w:w="3457" w:type="dxa"/>
                <w:gridSpan w:val="2"/>
                <w:vAlign w:val="center"/>
              </w:tcPr>
            </w:tcPrChange>
          </w:tcPr>
          <w:p w14:paraId="7DA4FE38" w14:textId="77777777" w:rsidR="0096549F" w:rsidRPr="00ED175E" w:rsidRDefault="0096549F">
            <w:pPr>
              <w:pStyle w:val="-2"/>
              <w:wordWrap/>
              <w:spacing w:after="360"/>
              <w:pPrChange w:id="5796" w:author="Seongeun Woo" w:date="2016-10-13T18:44:00Z">
                <w:pPr>
                  <w:pStyle w:val="-2"/>
                  <w:spacing w:after="360"/>
                </w:pPr>
              </w:pPrChange>
            </w:pPr>
          </w:p>
        </w:tc>
      </w:tr>
      <w:tr w:rsidR="0096549F" w:rsidRPr="00ED175E" w14:paraId="495A29F9" w14:textId="77777777" w:rsidTr="00233A49">
        <w:tblPrEx>
          <w:tblW w:w="9498" w:type="dxa"/>
          <w:tblInd w:w="108" w:type="dxa"/>
          <w:tblPrExChange w:id="5797" w:author="Seongeun Woo" w:date="2016-07-07T23:13:00Z">
            <w:tblPrEx>
              <w:tblW w:w="9498" w:type="dxa"/>
              <w:tblInd w:w="108" w:type="dxa"/>
            </w:tblPrEx>
          </w:tblPrExChange>
        </w:tblPrEx>
        <w:tc>
          <w:tcPr>
            <w:tcW w:w="1701" w:type="dxa"/>
            <w:shd w:val="clear" w:color="auto" w:fill="EEECE1"/>
            <w:vAlign w:val="center"/>
            <w:tcPrChange w:id="5798" w:author="Seongeun Woo" w:date="2016-07-07T23:13:00Z">
              <w:tcPr>
                <w:tcW w:w="1701" w:type="dxa"/>
                <w:shd w:val="clear" w:color="auto" w:fill="F2F2F2" w:themeFill="background1" w:themeFillShade="F2"/>
                <w:vAlign w:val="center"/>
              </w:tcPr>
            </w:tcPrChange>
          </w:tcPr>
          <w:p w14:paraId="137DB4E4" w14:textId="77777777" w:rsidR="0096549F" w:rsidRPr="00ED175E" w:rsidRDefault="0096549F">
            <w:pPr>
              <w:pStyle w:val="25"/>
              <w:autoSpaceDE w:val="0"/>
              <w:autoSpaceDN w:val="0"/>
              <w:rPr>
                <w:b/>
              </w:rPr>
              <w:pPrChange w:id="5799" w:author="Seongeun Woo" w:date="2016-10-13T18:44:00Z">
                <w:pPr>
                  <w:pStyle w:val="25"/>
                </w:pPr>
              </w:pPrChange>
            </w:pPr>
            <w:r w:rsidRPr="00ED175E">
              <w:rPr>
                <w:b/>
              </w:rPr>
              <w:t>SEQ</w:t>
            </w:r>
          </w:p>
        </w:tc>
        <w:tc>
          <w:tcPr>
            <w:tcW w:w="4340" w:type="dxa"/>
            <w:vAlign w:val="center"/>
            <w:tcPrChange w:id="5800" w:author="Seongeun Woo" w:date="2016-07-07T23:13:00Z">
              <w:tcPr>
                <w:tcW w:w="4340" w:type="dxa"/>
                <w:gridSpan w:val="2"/>
                <w:vAlign w:val="center"/>
              </w:tcPr>
            </w:tcPrChange>
          </w:tcPr>
          <w:p w14:paraId="58914107" w14:textId="59449F80" w:rsidR="0096549F" w:rsidRPr="00ED175E" w:rsidRDefault="005779F4">
            <w:pPr>
              <w:pStyle w:val="afb"/>
              <w:autoSpaceDE w:val="0"/>
              <w:autoSpaceDN w:val="0"/>
              <w:pPrChange w:id="5801" w:author="Seongeun Woo" w:date="2016-10-13T18:44:00Z">
                <w:pPr>
                  <w:pStyle w:val="afb"/>
                </w:pPr>
              </w:pPrChange>
            </w:pPr>
            <w:ins w:id="5802" w:author="哲均 宋" w:date="2019-08-16T11:28:00Z">
              <w:r>
                <w:rPr>
                  <w:rFonts w:hint="eastAsia"/>
                </w:rPr>
                <w:t>S</w:t>
              </w:r>
              <w:r>
                <w:t>equence</w:t>
              </w:r>
            </w:ins>
            <w:del w:id="5803" w:author="哲均 宋" w:date="2019-08-16T11:28:00Z">
              <w:r w:rsidR="0096549F" w:rsidRPr="00ED175E" w:rsidDel="005779F4">
                <w:rPr>
                  <w:rFonts w:hint="eastAsia"/>
                </w:rPr>
                <w:delText>順番</w:delText>
              </w:r>
            </w:del>
          </w:p>
        </w:tc>
        <w:tc>
          <w:tcPr>
            <w:tcW w:w="3457" w:type="dxa"/>
            <w:vAlign w:val="center"/>
            <w:tcPrChange w:id="5804" w:author="Seongeun Woo" w:date="2016-07-07T23:13:00Z">
              <w:tcPr>
                <w:tcW w:w="3457" w:type="dxa"/>
                <w:gridSpan w:val="2"/>
                <w:vAlign w:val="center"/>
              </w:tcPr>
            </w:tcPrChange>
          </w:tcPr>
          <w:p w14:paraId="57789E35" w14:textId="77777777" w:rsidR="0096549F" w:rsidRPr="00ED175E" w:rsidRDefault="0096549F">
            <w:pPr>
              <w:pStyle w:val="-2"/>
              <w:wordWrap/>
              <w:spacing w:after="360"/>
              <w:pPrChange w:id="5805" w:author="Seongeun Woo" w:date="2016-10-13T18:44:00Z">
                <w:pPr>
                  <w:pStyle w:val="-2"/>
                  <w:spacing w:after="360"/>
                </w:pPr>
              </w:pPrChange>
            </w:pPr>
          </w:p>
        </w:tc>
      </w:tr>
      <w:tr w:rsidR="0096549F" w:rsidRPr="00ED175E" w14:paraId="46071F3D" w14:textId="77777777" w:rsidTr="00233A49">
        <w:tblPrEx>
          <w:tblW w:w="9498" w:type="dxa"/>
          <w:tblInd w:w="108" w:type="dxa"/>
          <w:tblPrExChange w:id="5806" w:author="Seongeun Woo" w:date="2016-07-07T23:13:00Z">
            <w:tblPrEx>
              <w:tblW w:w="9498" w:type="dxa"/>
              <w:tblInd w:w="108" w:type="dxa"/>
            </w:tblPrEx>
          </w:tblPrExChange>
        </w:tblPrEx>
        <w:tc>
          <w:tcPr>
            <w:tcW w:w="1701" w:type="dxa"/>
            <w:shd w:val="clear" w:color="auto" w:fill="EEECE1"/>
            <w:vAlign w:val="center"/>
            <w:tcPrChange w:id="5807" w:author="Seongeun Woo" w:date="2016-07-07T23:13:00Z">
              <w:tcPr>
                <w:tcW w:w="1701" w:type="dxa"/>
                <w:shd w:val="clear" w:color="auto" w:fill="F2F2F2" w:themeFill="background1" w:themeFillShade="F2"/>
                <w:vAlign w:val="center"/>
              </w:tcPr>
            </w:tcPrChange>
          </w:tcPr>
          <w:p w14:paraId="230923AE" w14:textId="77777777" w:rsidR="0096549F" w:rsidRPr="00ED175E" w:rsidRDefault="0096549F">
            <w:pPr>
              <w:pStyle w:val="25"/>
              <w:autoSpaceDE w:val="0"/>
              <w:autoSpaceDN w:val="0"/>
              <w:rPr>
                <w:b/>
              </w:rPr>
              <w:pPrChange w:id="5808" w:author="Seongeun Woo" w:date="2016-10-13T18:44:00Z">
                <w:pPr>
                  <w:pStyle w:val="25"/>
                </w:pPr>
              </w:pPrChange>
            </w:pPr>
            <w:r w:rsidRPr="00ED175E">
              <w:rPr>
                <w:b/>
              </w:rPr>
              <w:t>SID</w:t>
            </w:r>
          </w:p>
        </w:tc>
        <w:tc>
          <w:tcPr>
            <w:tcW w:w="4340" w:type="dxa"/>
            <w:vAlign w:val="center"/>
            <w:tcPrChange w:id="5809" w:author="Seongeun Woo" w:date="2016-07-07T23:13:00Z">
              <w:tcPr>
                <w:tcW w:w="4340" w:type="dxa"/>
                <w:gridSpan w:val="2"/>
                <w:vAlign w:val="center"/>
              </w:tcPr>
            </w:tcPrChange>
          </w:tcPr>
          <w:p w14:paraId="30AA851B" w14:textId="477181E1" w:rsidR="0096549F" w:rsidRPr="00ED175E" w:rsidRDefault="005779F4">
            <w:pPr>
              <w:pStyle w:val="afb"/>
              <w:autoSpaceDE w:val="0"/>
              <w:autoSpaceDN w:val="0"/>
              <w:pPrChange w:id="5810" w:author="Seongeun Woo" w:date="2016-10-13T18:44:00Z">
                <w:pPr>
                  <w:pStyle w:val="afb"/>
                </w:pPr>
              </w:pPrChange>
            </w:pPr>
            <w:ins w:id="5811" w:author="哲均 宋" w:date="2019-08-16T11:29:00Z">
              <w:r w:rsidRPr="00AF5048">
                <w:rPr>
                  <w:rFonts w:hint="eastAsia"/>
                </w:rPr>
                <w:t>SID</w:t>
              </w:r>
              <w:r>
                <w:t xml:space="preserve"> of Allowed Value</w:t>
              </w:r>
            </w:ins>
            <w:del w:id="5812" w:author="哲均 宋" w:date="2019-08-16T11:29:00Z">
              <w:r w:rsidR="0096549F" w:rsidRPr="00ED175E" w:rsidDel="005779F4">
                <w:rPr>
                  <w:rFonts w:hint="eastAsia"/>
                </w:rPr>
                <w:delText>値として保存される許可</w:delText>
              </w:r>
            </w:del>
            <w:ins w:id="5813" w:author="user" w:date="2016-10-14T14:31:00Z">
              <w:del w:id="5814" w:author="哲均 宋" w:date="2019-08-16T11:29:00Z">
                <w:r w:rsidR="00F4025C" w:rsidDel="005779F4">
                  <w:rPr>
                    <w:rFonts w:hint="eastAsia"/>
                  </w:rPr>
                  <w:delText>許容</w:delText>
                </w:r>
              </w:del>
            </w:ins>
            <w:del w:id="5815" w:author="哲均 宋" w:date="2019-08-16T11:29:00Z">
              <w:r w:rsidR="0096549F" w:rsidRPr="00ED175E" w:rsidDel="005779F4">
                <w:rPr>
                  <w:rFonts w:hint="eastAsia"/>
                </w:rPr>
                <w:delText>値の</w:delText>
              </w:r>
              <w:r w:rsidR="0096549F" w:rsidRPr="00ED175E" w:rsidDel="005779F4">
                <w:delText>SID</w:delText>
              </w:r>
            </w:del>
          </w:p>
        </w:tc>
        <w:tc>
          <w:tcPr>
            <w:tcW w:w="3457" w:type="dxa"/>
            <w:vAlign w:val="center"/>
            <w:tcPrChange w:id="5816" w:author="Seongeun Woo" w:date="2016-07-07T23:13:00Z">
              <w:tcPr>
                <w:tcW w:w="3457" w:type="dxa"/>
                <w:gridSpan w:val="2"/>
                <w:vAlign w:val="center"/>
              </w:tcPr>
            </w:tcPrChange>
          </w:tcPr>
          <w:p w14:paraId="18C12DCF" w14:textId="77777777" w:rsidR="0096549F" w:rsidRPr="00ED175E" w:rsidRDefault="0096549F">
            <w:pPr>
              <w:pStyle w:val="-2"/>
              <w:wordWrap/>
              <w:spacing w:after="360"/>
              <w:pPrChange w:id="5817" w:author="Seongeun Woo" w:date="2016-10-13T18:44:00Z">
                <w:pPr>
                  <w:pStyle w:val="-2"/>
                  <w:spacing w:after="360"/>
                </w:pPr>
              </w:pPrChange>
            </w:pPr>
          </w:p>
        </w:tc>
      </w:tr>
      <w:tr w:rsidR="0096549F" w:rsidRPr="00ED175E" w14:paraId="180E9DBA" w14:textId="77777777" w:rsidTr="00233A49">
        <w:tblPrEx>
          <w:tblW w:w="9498" w:type="dxa"/>
          <w:tblInd w:w="108" w:type="dxa"/>
          <w:tblPrExChange w:id="5818" w:author="Seongeun Woo" w:date="2016-07-07T23:13:00Z">
            <w:tblPrEx>
              <w:tblW w:w="9498" w:type="dxa"/>
              <w:tblInd w:w="108" w:type="dxa"/>
            </w:tblPrEx>
          </w:tblPrExChange>
        </w:tblPrEx>
        <w:tc>
          <w:tcPr>
            <w:tcW w:w="1701" w:type="dxa"/>
            <w:shd w:val="clear" w:color="auto" w:fill="EEECE1"/>
            <w:vAlign w:val="center"/>
            <w:tcPrChange w:id="5819" w:author="Seongeun Woo" w:date="2016-07-07T23:13:00Z">
              <w:tcPr>
                <w:tcW w:w="1701" w:type="dxa"/>
                <w:shd w:val="clear" w:color="auto" w:fill="F2F2F2" w:themeFill="background1" w:themeFillShade="F2"/>
                <w:vAlign w:val="center"/>
              </w:tcPr>
            </w:tcPrChange>
          </w:tcPr>
          <w:p w14:paraId="1A46341D" w14:textId="77777777" w:rsidR="0096549F" w:rsidRPr="00ED175E" w:rsidRDefault="0096549F">
            <w:pPr>
              <w:pStyle w:val="25"/>
              <w:autoSpaceDE w:val="0"/>
              <w:autoSpaceDN w:val="0"/>
              <w:rPr>
                <w:b/>
              </w:rPr>
              <w:pPrChange w:id="5820" w:author="Seongeun Woo" w:date="2016-10-13T18:44:00Z">
                <w:pPr>
                  <w:pStyle w:val="25"/>
                </w:pPr>
              </w:pPrChange>
            </w:pPr>
            <w:r w:rsidRPr="00ED175E">
              <w:rPr>
                <w:b/>
              </w:rPr>
              <w:t>DISP_SEQ</w:t>
            </w:r>
          </w:p>
        </w:tc>
        <w:tc>
          <w:tcPr>
            <w:tcW w:w="4340" w:type="dxa"/>
            <w:vAlign w:val="center"/>
            <w:tcPrChange w:id="5821" w:author="Seongeun Woo" w:date="2016-07-07T23:13:00Z">
              <w:tcPr>
                <w:tcW w:w="4340" w:type="dxa"/>
                <w:gridSpan w:val="2"/>
                <w:vAlign w:val="center"/>
              </w:tcPr>
            </w:tcPrChange>
          </w:tcPr>
          <w:p w14:paraId="124A04EB" w14:textId="0B290ED3" w:rsidR="0096549F" w:rsidRPr="00ED175E" w:rsidRDefault="005779F4">
            <w:pPr>
              <w:pStyle w:val="afb"/>
              <w:autoSpaceDE w:val="0"/>
              <w:autoSpaceDN w:val="0"/>
              <w:pPrChange w:id="5822" w:author="Seongeun Woo" w:date="2016-10-13T18:44:00Z">
                <w:pPr>
                  <w:pStyle w:val="afb"/>
                </w:pPr>
              </w:pPrChange>
            </w:pPr>
            <w:ins w:id="5823" w:author="哲均 宋" w:date="2019-08-16T11:29:00Z">
              <w:r>
                <w:rPr>
                  <w:rFonts w:hint="eastAsia"/>
                </w:rPr>
                <w:t>D</w:t>
              </w:r>
              <w:r>
                <w:t>isplay Order</w:t>
              </w:r>
            </w:ins>
            <w:del w:id="5824" w:author="哲均 宋" w:date="2019-08-16T11:29:00Z">
              <w:r w:rsidR="0096549F" w:rsidRPr="00ED175E" w:rsidDel="005779F4">
                <w:rPr>
                  <w:rFonts w:hint="eastAsia"/>
                </w:rPr>
                <w:delText>画面表示順序</w:delText>
              </w:r>
            </w:del>
          </w:p>
        </w:tc>
        <w:tc>
          <w:tcPr>
            <w:tcW w:w="3457" w:type="dxa"/>
            <w:vAlign w:val="center"/>
            <w:tcPrChange w:id="5825" w:author="Seongeun Woo" w:date="2016-07-07T23:13:00Z">
              <w:tcPr>
                <w:tcW w:w="3457" w:type="dxa"/>
                <w:gridSpan w:val="2"/>
                <w:vAlign w:val="center"/>
              </w:tcPr>
            </w:tcPrChange>
          </w:tcPr>
          <w:p w14:paraId="3CAB70AE" w14:textId="77777777" w:rsidR="0096549F" w:rsidRPr="00ED175E" w:rsidRDefault="0096549F">
            <w:pPr>
              <w:pStyle w:val="-2"/>
              <w:wordWrap/>
              <w:spacing w:after="360"/>
              <w:pPrChange w:id="5826" w:author="Seongeun Woo" w:date="2016-10-13T18:44:00Z">
                <w:pPr>
                  <w:pStyle w:val="-2"/>
                  <w:spacing w:after="360"/>
                </w:pPr>
              </w:pPrChange>
            </w:pPr>
          </w:p>
        </w:tc>
      </w:tr>
    </w:tbl>
    <w:p w14:paraId="03C5AC3C" w14:textId="77777777" w:rsidR="0096549F" w:rsidRPr="00ED175E" w:rsidRDefault="0096549F">
      <w:pPr>
        <w:pStyle w:val="-00"/>
        <w:wordWrap/>
        <w:pPrChange w:id="5827" w:author="Seongeun Woo" w:date="2016-10-13T18:44:00Z">
          <w:pPr>
            <w:pStyle w:val="-00"/>
          </w:pPr>
        </w:pPrChange>
      </w:pPr>
    </w:p>
    <w:p w14:paraId="1EA4E7E4" w14:textId="0927D4E9" w:rsidR="00B95640" w:rsidRPr="00ED175E" w:rsidRDefault="00B95640">
      <w:pPr>
        <w:pStyle w:val="af6"/>
        <w:keepNext/>
        <w:autoSpaceDE w:val="0"/>
        <w:autoSpaceDN w:val="0"/>
        <w:rPr>
          <w:ins w:id="5828" w:author="InnoRules" w:date="2016-08-11T14:51:00Z"/>
        </w:rPr>
        <w:pPrChange w:id="5829" w:author="Seongeun Woo" w:date="2016-10-13T18:44:00Z">
          <w:pPr>
            <w:pStyle w:val="af6"/>
            <w:keepNext/>
          </w:pPr>
        </w:pPrChange>
      </w:pPr>
      <w:r w:rsidRPr="00ED175E">
        <w:t xml:space="preserve"> </w:t>
      </w:r>
      <w:del w:id="5830" w:author="哲均 宋" w:date="2019-08-16T08:55:00Z">
        <w:r w:rsidRPr="00ED175E" w:rsidDel="003566B2">
          <w:delText>[</w:delText>
        </w:r>
        <w:r w:rsidRPr="00ED175E" w:rsidDel="003566B2">
          <w:rPr>
            <w:rFonts w:hint="eastAsia"/>
          </w:rPr>
          <w:delText>表</w:delText>
        </w:r>
      </w:del>
      <w:ins w:id="5831"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16</w:t>
      </w:r>
      <w:r w:rsidRPr="0073721B">
        <w:fldChar w:fldCharType="end"/>
      </w:r>
      <w:r w:rsidRPr="00ED175E">
        <w:t xml:space="preserve"> </w:t>
      </w:r>
      <w:del w:id="5832" w:author="哲均 宋" w:date="2019-08-16T08:52:00Z">
        <w:r w:rsidRPr="00ED175E" w:rsidDel="003566B2">
          <w:rPr>
            <w:rFonts w:hint="eastAsia"/>
          </w:rPr>
          <w:delText>サンプルデータ</w:delText>
        </w:r>
      </w:del>
      <w:ins w:id="5833" w:author="哲均 宋" w:date="2019-08-16T08:52:00Z">
        <w:r w:rsidR="003566B2">
          <w:rPr>
            <w:rFonts w:hint="eastAsia"/>
          </w:rPr>
          <w:t>Sample Data</w:t>
        </w:r>
      </w:ins>
      <w:r w:rsidRPr="00ED175E">
        <w:t>]</w:t>
      </w:r>
    </w:p>
    <w:p w14:paraId="0F96FFC5" w14:textId="77777777" w:rsidR="00360552" w:rsidRPr="0073721B" w:rsidRDefault="00360552">
      <w:pPr>
        <w:autoSpaceDE w:val="0"/>
        <w:autoSpaceDN w:val="0"/>
        <w:pPrChange w:id="5834" w:author="Seongeun Woo" w:date="2016-10-13T18:44:00Z">
          <w:pPr>
            <w:pStyle w:val="af6"/>
            <w:keepNext/>
          </w:pPr>
        </w:pPrChange>
      </w:pPr>
    </w:p>
    <w:tbl>
      <w:tblPr>
        <w:tblW w:w="9513" w:type="dxa"/>
        <w:tblInd w:w="84" w:type="dxa"/>
        <w:tblCellMar>
          <w:left w:w="99" w:type="dxa"/>
          <w:right w:w="99" w:type="dxa"/>
        </w:tblCellMar>
        <w:tblLook w:val="04A0" w:firstRow="1" w:lastRow="0" w:firstColumn="1" w:lastColumn="0" w:noHBand="0" w:noVBand="1"/>
      </w:tblPr>
      <w:tblGrid>
        <w:gridCol w:w="960"/>
        <w:gridCol w:w="1047"/>
        <w:gridCol w:w="1047"/>
        <w:gridCol w:w="960"/>
        <w:gridCol w:w="1341"/>
        <w:gridCol w:w="837"/>
        <w:gridCol w:w="974"/>
        <w:gridCol w:w="2347"/>
      </w:tblGrid>
      <w:tr w:rsidR="0096549F" w:rsidRPr="00ED175E" w14:paraId="578757B1" w14:textId="77777777" w:rsidTr="00B95640">
        <w:trPr>
          <w:trHeight w:val="255"/>
        </w:trPr>
        <w:tc>
          <w:tcPr>
            <w:tcW w:w="960"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p w14:paraId="648E46AD" w14:textId="77777777" w:rsidR="0096549F" w:rsidRPr="00ED175E" w:rsidRDefault="0096549F">
            <w:pPr>
              <w:pStyle w:val="afc"/>
              <w:wordWrap/>
              <w:pPrChange w:id="5835" w:author="Seongeun Woo" w:date="2016-10-13T18:44:00Z">
                <w:pPr>
                  <w:pStyle w:val="afc"/>
                </w:pPr>
              </w:pPrChange>
            </w:pPr>
            <w:r w:rsidRPr="00ED175E">
              <w:t>MULTIID</w:t>
            </w:r>
          </w:p>
        </w:tc>
        <w:tc>
          <w:tcPr>
            <w:tcW w:w="1047" w:type="dxa"/>
            <w:tcBorders>
              <w:top w:val="single" w:sz="4" w:space="0" w:color="auto"/>
              <w:left w:val="nil"/>
              <w:bottom w:val="single" w:sz="4" w:space="0" w:color="auto"/>
              <w:right w:val="single" w:sz="4" w:space="0" w:color="auto"/>
            </w:tcBorders>
            <w:shd w:val="clear" w:color="auto" w:fill="EEECE1"/>
            <w:noWrap/>
            <w:vAlign w:val="center"/>
            <w:hideMark/>
          </w:tcPr>
          <w:p w14:paraId="413A53A2" w14:textId="77777777" w:rsidR="0096549F" w:rsidRPr="00ED175E" w:rsidRDefault="0096549F">
            <w:pPr>
              <w:pStyle w:val="afc"/>
              <w:wordWrap/>
              <w:pPrChange w:id="5836" w:author="Seongeun Woo" w:date="2016-10-13T18:44:00Z">
                <w:pPr>
                  <w:pStyle w:val="afc"/>
                </w:pPr>
              </w:pPrChange>
            </w:pPr>
            <w:r w:rsidRPr="00ED175E">
              <w:t>VF_DT</w:t>
            </w:r>
          </w:p>
        </w:tc>
        <w:tc>
          <w:tcPr>
            <w:tcW w:w="1047" w:type="dxa"/>
            <w:tcBorders>
              <w:top w:val="single" w:sz="4" w:space="0" w:color="auto"/>
              <w:left w:val="nil"/>
              <w:bottom w:val="single" w:sz="4" w:space="0" w:color="auto"/>
              <w:right w:val="single" w:sz="4" w:space="0" w:color="auto"/>
            </w:tcBorders>
            <w:shd w:val="clear" w:color="auto" w:fill="EEECE1"/>
            <w:noWrap/>
            <w:vAlign w:val="center"/>
            <w:hideMark/>
          </w:tcPr>
          <w:p w14:paraId="75A74032" w14:textId="77777777" w:rsidR="0096549F" w:rsidRPr="00ED175E" w:rsidRDefault="0096549F">
            <w:pPr>
              <w:pStyle w:val="afc"/>
              <w:wordWrap/>
              <w:pPrChange w:id="5837" w:author="Seongeun Woo" w:date="2016-10-13T18:44:00Z">
                <w:pPr>
                  <w:pStyle w:val="afc"/>
                </w:pPr>
              </w:pPrChange>
            </w:pPr>
            <w:r w:rsidRPr="00ED175E">
              <w:t>VT_DT</w:t>
            </w:r>
          </w:p>
        </w:tc>
        <w:tc>
          <w:tcPr>
            <w:tcW w:w="960" w:type="dxa"/>
            <w:tcBorders>
              <w:top w:val="single" w:sz="4" w:space="0" w:color="auto"/>
              <w:left w:val="nil"/>
              <w:bottom w:val="single" w:sz="4" w:space="0" w:color="auto"/>
              <w:right w:val="single" w:sz="4" w:space="0" w:color="auto"/>
            </w:tcBorders>
            <w:shd w:val="clear" w:color="auto" w:fill="EEECE1"/>
            <w:noWrap/>
            <w:vAlign w:val="center"/>
            <w:hideMark/>
          </w:tcPr>
          <w:p w14:paraId="2C56AFE8" w14:textId="77777777" w:rsidR="0096549F" w:rsidRPr="00ED175E" w:rsidRDefault="0096549F">
            <w:pPr>
              <w:pStyle w:val="afc"/>
              <w:wordWrap/>
              <w:pPrChange w:id="5838" w:author="Seongeun Woo" w:date="2016-10-13T18:44:00Z">
                <w:pPr>
                  <w:pStyle w:val="afc"/>
                </w:pPr>
              </w:pPrChange>
            </w:pPr>
            <w:r w:rsidRPr="00ED175E">
              <w:t>SID</w:t>
            </w:r>
          </w:p>
        </w:tc>
        <w:tc>
          <w:tcPr>
            <w:tcW w:w="1341" w:type="dxa"/>
            <w:vMerge w:val="restart"/>
            <w:tcBorders>
              <w:top w:val="single" w:sz="4" w:space="0" w:color="FFFFFF" w:themeColor="background1"/>
              <w:left w:val="nil"/>
              <w:right w:val="single" w:sz="4" w:space="0" w:color="auto"/>
            </w:tcBorders>
            <w:shd w:val="clear" w:color="auto" w:fill="auto"/>
          </w:tcPr>
          <w:p w14:paraId="14A726EF" w14:textId="77777777" w:rsidR="0096549F" w:rsidRPr="00ED175E" w:rsidRDefault="0096549F">
            <w:pPr>
              <w:pStyle w:val="-1"/>
              <w:wordWrap/>
              <w:pPrChange w:id="5839" w:author="Seongeun Woo" w:date="2016-10-13T18:44:00Z">
                <w:pPr>
                  <w:pStyle w:val="-1"/>
                </w:pPr>
              </w:pPrChange>
            </w:pPr>
          </w:p>
        </w:tc>
        <w:tc>
          <w:tcPr>
            <w:tcW w:w="837" w:type="dxa"/>
            <w:tcBorders>
              <w:top w:val="single" w:sz="4" w:space="0" w:color="auto"/>
              <w:left w:val="nil"/>
              <w:bottom w:val="single" w:sz="4" w:space="0" w:color="auto"/>
              <w:right w:val="single" w:sz="4" w:space="0" w:color="auto"/>
            </w:tcBorders>
            <w:shd w:val="clear" w:color="auto" w:fill="EEECE1"/>
            <w:vAlign w:val="center"/>
          </w:tcPr>
          <w:p w14:paraId="6B8D5585" w14:textId="77777777" w:rsidR="0096549F" w:rsidRPr="00ED175E" w:rsidRDefault="0096549F">
            <w:pPr>
              <w:pStyle w:val="afc"/>
              <w:wordWrap/>
              <w:pPrChange w:id="5840" w:author="Seongeun Woo" w:date="2016-10-13T18:44:00Z">
                <w:pPr>
                  <w:pStyle w:val="afc"/>
                </w:pPr>
              </w:pPrChange>
            </w:pPr>
            <w:r w:rsidRPr="00ED175E">
              <w:t>SID</w:t>
            </w:r>
          </w:p>
        </w:tc>
        <w:tc>
          <w:tcPr>
            <w:tcW w:w="974" w:type="dxa"/>
            <w:tcBorders>
              <w:top w:val="single" w:sz="4" w:space="0" w:color="auto"/>
              <w:left w:val="nil"/>
              <w:bottom w:val="single" w:sz="4" w:space="0" w:color="auto"/>
              <w:right w:val="single" w:sz="4" w:space="0" w:color="auto"/>
            </w:tcBorders>
            <w:shd w:val="clear" w:color="auto" w:fill="EEECE1"/>
            <w:vAlign w:val="center"/>
          </w:tcPr>
          <w:p w14:paraId="2816C016" w14:textId="77777777" w:rsidR="0096549F" w:rsidRPr="00ED175E" w:rsidRDefault="0096549F">
            <w:pPr>
              <w:pStyle w:val="afc"/>
              <w:wordWrap/>
              <w:pPrChange w:id="5841" w:author="Seongeun Woo" w:date="2016-10-13T18:44:00Z">
                <w:pPr>
                  <w:pStyle w:val="afc"/>
                </w:pPr>
              </w:pPrChange>
            </w:pPr>
            <w:r w:rsidRPr="00ED175E">
              <w:t>BIZCODE</w:t>
            </w:r>
          </w:p>
        </w:tc>
        <w:tc>
          <w:tcPr>
            <w:tcW w:w="2347" w:type="dxa"/>
            <w:tcBorders>
              <w:top w:val="single" w:sz="4" w:space="0" w:color="auto"/>
              <w:left w:val="nil"/>
              <w:bottom w:val="single" w:sz="4" w:space="0" w:color="auto"/>
              <w:right w:val="single" w:sz="4" w:space="0" w:color="auto"/>
            </w:tcBorders>
            <w:shd w:val="clear" w:color="auto" w:fill="EEECE1"/>
            <w:vAlign w:val="center"/>
          </w:tcPr>
          <w:p w14:paraId="0BD3CDB5" w14:textId="77777777" w:rsidR="0096549F" w:rsidRPr="00ED175E" w:rsidRDefault="0096549F">
            <w:pPr>
              <w:pStyle w:val="afc"/>
              <w:wordWrap/>
              <w:pPrChange w:id="5842" w:author="Seongeun Woo" w:date="2016-10-13T18:44:00Z">
                <w:pPr>
                  <w:pStyle w:val="afc"/>
                </w:pPr>
              </w:pPrChange>
            </w:pPr>
            <w:r w:rsidRPr="00ED175E">
              <w:t>OBJ_NAME</w:t>
            </w:r>
          </w:p>
        </w:tc>
      </w:tr>
      <w:tr w:rsidR="0096549F" w:rsidRPr="00ED175E" w14:paraId="3AC14A88" w14:textId="77777777" w:rsidTr="00B9564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3C1151" w14:textId="77777777" w:rsidR="0096549F" w:rsidRPr="00ED175E" w:rsidRDefault="0096549F">
            <w:pPr>
              <w:pStyle w:val="25"/>
              <w:autoSpaceDE w:val="0"/>
              <w:autoSpaceDN w:val="0"/>
              <w:pPrChange w:id="5843" w:author="Seongeun Woo" w:date="2016-10-13T18:44:00Z">
                <w:pPr>
                  <w:pStyle w:val="25"/>
                </w:pPr>
              </w:pPrChange>
            </w:pPr>
            <w:r w:rsidRPr="00ED175E">
              <w:t>1</w:t>
            </w:r>
          </w:p>
        </w:tc>
        <w:tc>
          <w:tcPr>
            <w:tcW w:w="1047" w:type="dxa"/>
            <w:tcBorders>
              <w:top w:val="nil"/>
              <w:left w:val="nil"/>
              <w:bottom w:val="single" w:sz="4" w:space="0" w:color="auto"/>
              <w:right w:val="single" w:sz="4" w:space="0" w:color="auto"/>
            </w:tcBorders>
            <w:shd w:val="clear" w:color="auto" w:fill="auto"/>
            <w:noWrap/>
            <w:vAlign w:val="bottom"/>
            <w:hideMark/>
          </w:tcPr>
          <w:p w14:paraId="61713F78" w14:textId="77777777" w:rsidR="0096549F" w:rsidRPr="00ED175E" w:rsidRDefault="0096549F">
            <w:pPr>
              <w:pStyle w:val="afb"/>
              <w:autoSpaceDE w:val="0"/>
              <w:autoSpaceDN w:val="0"/>
              <w:pPrChange w:id="5844" w:author="Seongeun Woo" w:date="2016-10-13T18:44:00Z">
                <w:pPr>
                  <w:pStyle w:val="afb"/>
                </w:pPr>
              </w:pPrChange>
            </w:pPr>
            <w:r w:rsidRPr="00ED175E">
              <w:t>20150225</w:t>
            </w:r>
          </w:p>
        </w:tc>
        <w:tc>
          <w:tcPr>
            <w:tcW w:w="1047" w:type="dxa"/>
            <w:tcBorders>
              <w:top w:val="nil"/>
              <w:left w:val="nil"/>
              <w:bottom w:val="single" w:sz="4" w:space="0" w:color="auto"/>
              <w:right w:val="single" w:sz="4" w:space="0" w:color="auto"/>
            </w:tcBorders>
            <w:shd w:val="clear" w:color="auto" w:fill="auto"/>
            <w:noWrap/>
            <w:vAlign w:val="bottom"/>
            <w:hideMark/>
          </w:tcPr>
          <w:p w14:paraId="509CBFED" w14:textId="77777777" w:rsidR="0096549F" w:rsidRPr="00ED175E" w:rsidRDefault="0096549F">
            <w:pPr>
              <w:pStyle w:val="afb"/>
              <w:autoSpaceDE w:val="0"/>
              <w:autoSpaceDN w:val="0"/>
              <w:pPrChange w:id="5845" w:author="Seongeun Woo" w:date="2016-10-13T18:44:00Z">
                <w:pPr>
                  <w:pStyle w:val="afb"/>
                </w:pPr>
              </w:pPrChange>
            </w:pPr>
            <w:r w:rsidRPr="00ED175E">
              <w:t>99991231</w:t>
            </w:r>
          </w:p>
        </w:tc>
        <w:tc>
          <w:tcPr>
            <w:tcW w:w="960" w:type="dxa"/>
            <w:tcBorders>
              <w:top w:val="nil"/>
              <w:left w:val="nil"/>
              <w:bottom w:val="single" w:sz="4" w:space="0" w:color="auto"/>
              <w:right w:val="single" w:sz="4" w:space="0" w:color="auto"/>
            </w:tcBorders>
            <w:shd w:val="clear" w:color="auto" w:fill="auto"/>
            <w:noWrap/>
            <w:vAlign w:val="bottom"/>
            <w:hideMark/>
          </w:tcPr>
          <w:p w14:paraId="287BBF11" w14:textId="77777777" w:rsidR="0096549F" w:rsidRPr="00ED175E" w:rsidRDefault="0096549F">
            <w:pPr>
              <w:pStyle w:val="afb"/>
              <w:autoSpaceDE w:val="0"/>
              <w:autoSpaceDN w:val="0"/>
              <w:pPrChange w:id="5846" w:author="Seongeun Woo" w:date="2016-10-13T18:44:00Z">
                <w:pPr>
                  <w:pStyle w:val="afb"/>
                </w:pPr>
              </w:pPrChange>
            </w:pPr>
            <w:r w:rsidRPr="00ED175E">
              <w:t>57</w:t>
            </w:r>
          </w:p>
        </w:tc>
        <w:tc>
          <w:tcPr>
            <w:tcW w:w="1341" w:type="dxa"/>
            <w:vMerge/>
            <w:tcBorders>
              <w:left w:val="nil"/>
              <w:right w:val="single" w:sz="4" w:space="0" w:color="auto"/>
            </w:tcBorders>
            <w:shd w:val="clear" w:color="auto" w:fill="auto"/>
          </w:tcPr>
          <w:p w14:paraId="2E5DAC18" w14:textId="77777777" w:rsidR="0096549F" w:rsidRPr="00ED175E" w:rsidRDefault="0096549F">
            <w:pPr>
              <w:pStyle w:val="-2"/>
              <w:wordWrap/>
              <w:pPrChange w:id="5847" w:author="Seongeun Woo" w:date="2016-10-13T18:44:00Z">
                <w:pPr>
                  <w:pStyle w:val="-2"/>
                </w:pPr>
              </w:pPrChange>
            </w:pPr>
          </w:p>
        </w:tc>
        <w:tc>
          <w:tcPr>
            <w:tcW w:w="837" w:type="dxa"/>
            <w:tcBorders>
              <w:top w:val="nil"/>
              <w:left w:val="nil"/>
              <w:bottom w:val="single" w:sz="4" w:space="0" w:color="auto"/>
              <w:right w:val="single" w:sz="4" w:space="0" w:color="auto"/>
            </w:tcBorders>
          </w:tcPr>
          <w:p w14:paraId="5A9FE20B" w14:textId="77777777" w:rsidR="0096549F" w:rsidRPr="00ED175E" w:rsidRDefault="0096549F">
            <w:pPr>
              <w:pStyle w:val="afb"/>
              <w:autoSpaceDE w:val="0"/>
              <w:autoSpaceDN w:val="0"/>
              <w:pPrChange w:id="5848" w:author="Seongeun Woo" w:date="2016-10-13T18:44:00Z">
                <w:pPr>
                  <w:pStyle w:val="afb"/>
                </w:pPr>
              </w:pPrChange>
            </w:pPr>
            <w:r w:rsidRPr="00ED175E">
              <w:t>56</w:t>
            </w:r>
          </w:p>
        </w:tc>
        <w:tc>
          <w:tcPr>
            <w:tcW w:w="974" w:type="dxa"/>
            <w:tcBorders>
              <w:top w:val="nil"/>
              <w:left w:val="nil"/>
              <w:bottom w:val="single" w:sz="4" w:space="0" w:color="auto"/>
              <w:right w:val="single" w:sz="4" w:space="0" w:color="auto"/>
            </w:tcBorders>
          </w:tcPr>
          <w:p w14:paraId="42AFAB38" w14:textId="77777777" w:rsidR="0096549F" w:rsidRPr="00ED175E" w:rsidRDefault="0096549F">
            <w:pPr>
              <w:pStyle w:val="afb"/>
              <w:autoSpaceDE w:val="0"/>
              <w:autoSpaceDN w:val="0"/>
              <w:pPrChange w:id="5849" w:author="Seongeun Woo" w:date="2016-10-13T18:44:00Z">
                <w:pPr>
                  <w:pStyle w:val="afb"/>
                </w:pPr>
              </w:pPrChange>
            </w:pPr>
            <w:r w:rsidRPr="00ED175E">
              <w:t>01</w:t>
            </w:r>
          </w:p>
        </w:tc>
        <w:tc>
          <w:tcPr>
            <w:tcW w:w="2347" w:type="dxa"/>
            <w:tcBorders>
              <w:top w:val="nil"/>
              <w:left w:val="nil"/>
              <w:bottom w:val="single" w:sz="4" w:space="0" w:color="auto"/>
              <w:right w:val="single" w:sz="4" w:space="0" w:color="auto"/>
            </w:tcBorders>
          </w:tcPr>
          <w:p w14:paraId="68485A69" w14:textId="78F57E2F" w:rsidR="0096549F" w:rsidRPr="003F29F6" w:rsidRDefault="005779F4">
            <w:pPr>
              <w:pStyle w:val="afb"/>
              <w:autoSpaceDE w:val="0"/>
              <w:autoSpaceDN w:val="0"/>
              <w:rPr>
                <w:rFonts w:eastAsia="Malgun Gothic"/>
                <w:lang w:eastAsia="ko-KR"/>
                <w:rPrChange w:id="5850" w:author="Jongho Lee" w:date="2016-09-22T18:19:00Z">
                  <w:rPr/>
                </w:rPrChange>
              </w:rPr>
              <w:pPrChange w:id="5851" w:author="Seongeun Woo" w:date="2016-10-13T18:44:00Z">
                <w:pPr>
                  <w:pStyle w:val="afb"/>
                </w:pPr>
              </w:pPrChange>
            </w:pPr>
            <w:ins w:id="5852" w:author="哲均 宋" w:date="2019-08-16T11:31:00Z">
              <w:r w:rsidRPr="005779F4">
                <w:t>Lump-sum payment (</w:t>
              </w:r>
              <w:r>
                <w:t>f</w:t>
              </w:r>
            </w:ins>
            <w:ins w:id="5853" w:author="哲均 宋" w:date="2019-08-16T11:32:00Z">
              <w:r>
                <w:t xml:space="preserve">rom </w:t>
              </w:r>
            </w:ins>
            <w:ins w:id="5854" w:author="哲均 宋" w:date="2019-08-16T11:31:00Z">
              <w:r w:rsidRPr="005779F4">
                <w:t>1 year)</w:t>
              </w:r>
            </w:ins>
            <w:del w:id="5855" w:author="哲均 宋" w:date="2019-08-16T11:31:00Z">
              <w:r w:rsidR="0096549F" w:rsidRPr="00ED175E" w:rsidDel="005779F4">
                <w:rPr>
                  <w:rFonts w:hint="eastAsia"/>
                </w:rPr>
                <w:delText>一括払い</w:delText>
              </w:r>
            </w:del>
            <w:ins w:id="5856" w:author="Jongho Lee" w:date="2016-09-22T18:19:00Z">
              <w:del w:id="5857" w:author="哲均 宋" w:date="2019-08-16T11:31:00Z">
                <w:r w:rsidR="003F29F6" w:rsidRPr="00FC0EB8" w:rsidDel="005779F4">
                  <w:rPr>
                    <w:rPrChange w:id="5858" w:author="Seongeun Woo" w:date="2016-09-23T14:17:00Z">
                      <w:rPr>
                        <w:rFonts w:ascii="Arial" w:eastAsia="Malgun Gothic" w:hAnsi="Arial"/>
                        <w:b/>
                        <w:bCs/>
                        <w:sz w:val="20"/>
                        <w:lang w:eastAsia="ko-KR"/>
                      </w:rPr>
                    </w:rPrChange>
                  </w:rPr>
                  <w:delText>(1</w:delText>
                </w:r>
              </w:del>
            </w:ins>
            <w:ins w:id="5859" w:author="Seongeun Woo" w:date="2016-09-23T14:16:00Z">
              <w:del w:id="5860" w:author="哲均 宋" w:date="2019-08-16T11:31:00Z">
                <w:r w:rsidR="00FC0EB8" w:rsidRPr="00FC0EB8" w:rsidDel="005779F4">
                  <w:rPr>
                    <w:rFonts w:hint="eastAsia"/>
                    <w:rPrChange w:id="5861" w:author="Seongeun Woo" w:date="2016-09-23T14:17:00Z">
                      <w:rPr>
                        <w:rFonts w:ascii="Arial" w:eastAsiaTheme="minorEastAsia" w:hAnsi="Arial" w:hint="eastAsia"/>
                        <w:b/>
                        <w:bCs/>
                        <w:sz w:val="20"/>
                      </w:rPr>
                    </w:rPrChange>
                  </w:rPr>
                  <w:delText>年以上</w:delText>
                </w:r>
              </w:del>
            </w:ins>
            <w:ins w:id="5862" w:author="Jongho Lee" w:date="2016-09-22T18:19:00Z">
              <w:del w:id="5863" w:author="哲均 宋" w:date="2019-08-16T11:31:00Z">
                <w:r w:rsidR="003F29F6" w:rsidRPr="00FC0EB8" w:rsidDel="005779F4">
                  <w:rPr>
                    <w:rFonts w:ascii="Malgun Gothic" w:eastAsia="Malgun Gothic" w:hAnsi="Malgun Gothic" w:cs="Malgun Gothic" w:hint="eastAsia"/>
                    <w:rPrChange w:id="5864" w:author="Seongeun Woo" w:date="2016-09-23T14:17:00Z">
                      <w:rPr>
                        <w:rFonts w:ascii="Arial" w:eastAsia="Malgun Gothic" w:hAnsi="Arial" w:hint="eastAsia"/>
                        <w:b/>
                        <w:bCs/>
                        <w:sz w:val="20"/>
                        <w:lang w:eastAsia="ko-KR"/>
                      </w:rPr>
                    </w:rPrChange>
                  </w:rPr>
                  <w:delText>년미만</w:delText>
                </w:r>
                <w:r w:rsidR="003F29F6" w:rsidRPr="00FC0EB8" w:rsidDel="005779F4">
                  <w:rPr>
                    <w:rPrChange w:id="5865" w:author="Seongeun Woo" w:date="2016-09-23T14:17:00Z">
                      <w:rPr>
                        <w:rFonts w:ascii="Arial" w:eastAsia="Malgun Gothic" w:hAnsi="Arial"/>
                        <w:b/>
                        <w:bCs/>
                        <w:sz w:val="20"/>
                        <w:lang w:eastAsia="ko-KR"/>
                      </w:rPr>
                    </w:rPrChange>
                  </w:rPr>
                  <w:delText>)</w:delText>
                </w:r>
              </w:del>
            </w:ins>
          </w:p>
        </w:tc>
      </w:tr>
      <w:tr w:rsidR="0096549F" w:rsidRPr="00ED175E" w14:paraId="260DC8B4" w14:textId="77777777" w:rsidTr="00B95640">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51BD3" w14:textId="77777777" w:rsidR="0096549F" w:rsidRPr="00ED175E" w:rsidRDefault="0096549F">
            <w:pPr>
              <w:pStyle w:val="25"/>
              <w:autoSpaceDE w:val="0"/>
              <w:autoSpaceDN w:val="0"/>
              <w:pPrChange w:id="5866" w:author="Seongeun Woo" w:date="2016-10-13T18:44:00Z">
                <w:pPr>
                  <w:pStyle w:val="25"/>
                </w:pPr>
              </w:pPrChange>
            </w:pPr>
            <w:r w:rsidRPr="00ED175E">
              <w:t>1</w:t>
            </w:r>
          </w:p>
        </w:tc>
        <w:tc>
          <w:tcPr>
            <w:tcW w:w="1047" w:type="dxa"/>
            <w:tcBorders>
              <w:top w:val="nil"/>
              <w:left w:val="nil"/>
              <w:bottom w:val="single" w:sz="4" w:space="0" w:color="auto"/>
              <w:right w:val="single" w:sz="4" w:space="0" w:color="auto"/>
            </w:tcBorders>
            <w:shd w:val="clear" w:color="auto" w:fill="auto"/>
            <w:noWrap/>
            <w:vAlign w:val="bottom"/>
            <w:hideMark/>
          </w:tcPr>
          <w:p w14:paraId="70192E03" w14:textId="77777777" w:rsidR="0096549F" w:rsidRPr="00ED175E" w:rsidRDefault="0096549F">
            <w:pPr>
              <w:pStyle w:val="afb"/>
              <w:autoSpaceDE w:val="0"/>
              <w:autoSpaceDN w:val="0"/>
              <w:pPrChange w:id="5867" w:author="Seongeun Woo" w:date="2016-10-13T18:44:00Z">
                <w:pPr>
                  <w:pStyle w:val="afb"/>
                </w:pPr>
              </w:pPrChange>
            </w:pPr>
            <w:r w:rsidRPr="00ED175E">
              <w:t>20150225</w:t>
            </w:r>
          </w:p>
        </w:tc>
        <w:tc>
          <w:tcPr>
            <w:tcW w:w="1047" w:type="dxa"/>
            <w:tcBorders>
              <w:top w:val="nil"/>
              <w:left w:val="nil"/>
              <w:bottom w:val="single" w:sz="4" w:space="0" w:color="auto"/>
              <w:right w:val="single" w:sz="4" w:space="0" w:color="auto"/>
            </w:tcBorders>
            <w:shd w:val="clear" w:color="auto" w:fill="auto"/>
            <w:noWrap/>
            <w:vAlign w:val="bottom"/>
            <w:hideMark/>
          </w:tcPr>
          <w:p w14:paraId="11072A6B" w14:textId="77777777" w:rsidR="0096549F" w:rsidRPr="00ED175E" w:rsidRDefault="0096549F">
            <w:pPr>
              <w:pStyle w:val="afb"/>
              <w:autoSpaceDE w:val="0"/>
              <w:autoSpaceDN w:val="0"/>
              <w:pPrChange w:id="5868" w:author="Seongeun Woo" w:date="2016-10-13T18:44:00Z">
                <w:pPr>
                  <w:pStyle w:val="afb"/>
                </w:pPr>
              </w:pPrChange>
            </w:pPr>
            <w:r w:rsidRPr="00ED175E">
              <w:t>99991231</w:t>
            </w:r>
          </w:p>
        </w:tc>
        <w:tc>
          <w:tcPr>
            <w:tcW w:w="960" w:type="dxa"/>
            <w:tcBorders>
              <w:top w:val="nil"/>
              <w:left w:val="nil"/>
              <w:bottom w:val="single" w:sz="4" w:space="0" w:color="auto"/>
              <w:right w:val="single" w:sz="4" w:space="0" w:color="auto"/>
            </w:tcBorders>
            <w:shd w:val="clear" w:color="auto" w:fill="auto"/>
            <w:noWrap/>
            <w:vAlign w:val="bottom"/>
            <w:hideMark/>
          </w:tcPr>
          <w:p w14:paraId="5AF31220" w14:textId="77777777" w:rsidR="0096549F" w:rsidRPr="00ED175E" w:rsidRDefault="0096549F">
            <w:pPr>
              <w:pStyle w:val="afb"/>
              <w:autoSpaceDE w:val="0"/>
              <w:autoSpaceDN w:val="0"/>
              <w:pPrChange w:id="5869" w:author="Seongeun Woo" w:date="2016-10-13T18:44:00Z">
                <w:pPr>
                  <w:pStyle w:val="afb"/>
                </w:pPr>
              </w:pPrChange>
            </w:pPr>
            <w:r w:rsidRPr="00ED175E">
              <w:t>56</w:t>
            </w:r>
          </w:p>
        </w:tc>
        <w:tc>
          <w:tcPr>
            <w:tcW w:w="1341" w:type="dxa"/>
            <w:vMerge/>
            <w:tcBorders>
              <w:left w:val="nil"/>
              <w:right w:val="single" w:sz="4" w:space="0" w:color="auto"/>
            </w:tcBorders>
          </w:tcPr>
          <w:p w14:paraId="3A0B4BDD" w14:textId="77777777" w:rsidR="0096549F" w:rsidRPr="00ED175E" w:rsidRDefault="0096549F">
            <w:pPr>
              <w:pStyle w:val="-2"/>
              <w:wordWrap/>
              <w:pPrChange w:id="5870" w:author="Seongeun Woo" w:date="2016-10-13T18:44:00Z">
                <w:pPr>
                  <w:pStyle w:val="-2"/>
                </w:pPr>
              </w:pPrChange>
            </w:pPr>
          </w:p>
        </w:tc>
        <w:tc>
          <w:tcPr>
            <w:tcW w:w="837" w:type="dxa"/>
            <w:tcBorders>
              <w:top w:val="nil"/>
              <w:left w:val="nil"/>
              <w:bottom w:val="single" w:sz="4" w:space="0" w:color="auto"/>
              <w:right w:val="single" w:sz="4" w:space="0" w:color="auto"/>
            </w:tcBorders>
          </w:tcPr>
          <w:p w14:paraId="5E6A28E3" w14:textId="77777777" w:rsidR="0096549F" w:rsidRPr="00ED175E" w:rsidRDefault="0096549F">
            <w:pPr>
              <w:pStyle w:val="afb"/>
              <w:autoSpaceDE w:val="0"/>
              <w:autoSpaceDN w:val="0"/>
              <w:pPrChange w:id="5871" w:author="Seongeun Woo" w:date="2016-10-13T18:44:00Z">
                <w:pPr>
                  <w:pStyle w:val="afb"/>
                </w:pPr>
              </w:pPrChange>
            </w:pPr>
            <w:r w:rsidRPr="00ED175E">
              <w:t>57</w:t>
            </w:r>
          </w:p>
        </w:tc>
        <w:tc>
          <w:tcPr>
            <w:tcW w:w="974" w:type="dxa"/>
            <w:tcBorders>
              <w:top w:val="nil"/>
              <w:left w:val="nil"/>
              <w:bottom w:val="single" w:sz="4" w:space="0" w:color="auto"/>
              <w:right w:val="single" w:sz="4" w:space="0" w:color="auto"/>
            </w:tcBorders>
          </w:tcPr>
          <w:p w14:paraId="29AF70DF" w14:textId="77777777" w:rsidR="0096549F" w:rsidRPr="00ED175E" w:rsidRDefault="0096549F">
            <w:pPr>
              <w:pStyle w:val="afb"/>
              <w:autoSpaceDE w:val="0"/>
              <w:autoSpaceDN w:val="0"/>
              <w:pPrChange w:id="5872" w:author="Seongeun Woo" w:date="2016-10-13T18:44:00Z">
                <w:pPr>
                  <w:pStyle w:val="afb"/>
                </w:pPr>
              </w:pPrChange>
            </w:pPr>
            <w:r w:rsidRPr="00ED175E">
              <w:t>02</w:t>
            </w:r>
          </w:p>
        </w:tc>
        <w:tc>
          <w:tcPr>
            <w:tcW w:w="2347" w:type="dxa"/>
            <w:tcBorders>
              <w:top w:val="nil"/>
              <w:left w:val="nil"/>
              <w:bottom w:val="single" w:sz="4" w:space="0" w:color="auto"/>
              <w:right w:val="single" w:sz="4" w:space="0" w:color="auto"/>
            </w:tcBorders>
          </w:tcPr>
          <w:p w14:paraId="4A89DDC6" w14:textId="3A603987" w:rsidR="0096549F" w:rsidRPr="003F29F6" w:rsidRDefault="005779F4">
            <w:pPr>
              <w:pStyle w:val="afb"/>
              <w:autoSpaceDE w:val="0"/>
              <w:autoSpaceDN w:val="0"/>
              <w:rPr>
                <w:rFonts w:eastAsia="Malgun Gothic"/>
                <w:lang w:eastAsia="ko-KR"/>
                <w:rPrChange w:id="5873" w:author="Jongho Lee" w:date="2016-09-22T18:19:00Z">
                  <w:rPr/>
                </w:rPrChange>
              </w:rPr>
              <w:pPrChange w:id="5874" w:author="Seongeun Woo" w:date="2016-10-13T18:44:00Z">
                <w:pPr>
                  <w:pStyle w:val="afb"/>
                </w:pPr>
              </w:pPrChange>
            </w:pPr>
            <w:ins w:id="5875" w:author="哲均 宋" w:date="2019-08-16T11:32:00Z">
              <w:r w:rsidRPr="005779F4">
                <w:rPr>
                  <w:lang w:eastAsia="ko-KR"/>
                </w:rPr>
                <w:t>Installment payment</w:t>
              </w:r>
              <w:r w:rsidR="00C80703" w:rsidRPr="00ED175E" w:rsidDel="00C80703">
                <w:rPr>
                  <w:rFonts w:hint="eastAsia"/>
                  <w:lang w:eastAsia="ko-KR"/>
                </w:rPr>
                <w:t xml:space="preserve"> </w:t>
              </w:r>
            </w:ins>
            <w:del w:id="5876" w:author="哲均 宋" w:date="2019-08-16T11:32:00Z">
              <w:r w:rsidR="0096549F" w:rsidRPr="00ED175E" w:rsidDel="00C80703">
                <w:rPr>
                  <w:rFonts w:hint="eastAsia"/>
                  <w:lang w:eastAsia="ko-KR"/>
                </w:rPr>
                <w:delText>一般分</w:delText>
              </w:r>
              <w:r w:rsidR="0096549F" w:rsidRPr="00ED175E" w:rsidDel="00C80703">
                <w:rPr>
                  <w:rFonts w:hint="eastAsia"/>
                </w:rPr>
                <w:delText>割払い</w:delText>
              </w:r>
            </w:del>
            <w:ins w:id="5877" w:author="Jongho Lee" w:date="2016-09-22T18:19:00Z">
              <w:r w:rsidR="003F29F6" w:rsidRPr="00FC0EB8">
                <w:rPr>
                  <w:rPrChange w:id="5878" w:author="Seongeun Woo" w:date="2016-09-23T14:17:00Z">
                    <w:rPr>
                      <w:rFonts w:ascii="Arial" w:eastAsia="Malgun Gothic" w:hAnsi="Arial"/>
                      <w:b/>
                      <w:bCs/>
                      <w:sz w:val="20"/>
                      <w:lang w:eastAsia="ko-KR"/>
                    </w:rPr>
                  </w:rPrChange>
                </w:rPr>
                <w:t>(</w:t>
              </w:r>
            </w:ins>
            <w:ins w:id="5879" w:author="哲均 宋" w:date="2019-08-16T11:32:00Z">
              <w:r w:rsidR="00C80703">
                <w:t>from 1 year</w:t>
              </w:r>
            </w:ins>
            <w:ins w:id="5880" w:author="Jongho Lee" w:date="2016-09-22T18:20:00Z">
              <w:del w:id="5881" w:author="哲均 宋" w:date="2019-08-16T11:32:00Z">
                <w:r w:rsidR="003F29F6" w:rsidRPr="00FC0EB8" w:rsidDel="00C80703">
                  <w:rPr>
                    <w:rPrChange w:id="5882" w:author="Seongeun Woo" w:date="2016-09-23T14:17:00Z">
                      <w:rPr>
                        <w:rFonts w:ascii="Arial" w:eastAsia="Malgun Gothic" w:hAnsi="Arial"/>
                        <w:b/>
                        <w:bCs/>
                        <w:sz w:val="20"/>
                        <w:lang w:eastAsia="ko-KR"/>
                      </w:rPr>
                    </w:rPrChange>
                  </w:rPr>
                  <w:delText>1</w:delText>
                </w:r>
              </w:del>
            </w:ins>
            <w:ins w:id="5883" w:author="Seongeun Woo" w:date="2016-09-23T14:17:00Z">
              <w:del w:id="5884" w:author="哲均 宋" w:date="2019-08-16T11:32:00Z">
                <w:r w:rsidR="00FC0EB8" w:rsidRPr="00FC0EB8" w:rsidDel="00C80703">
                  <w:rPr>
                    <w:rFonts w:hint="eastAsia"/>
                    <w:rPrChange w:id="5885" w:author="Seongeun Woo" w:date="2016-09-23T14:17:00Z">
                      <w:rPr>
                        <w:rFonts w:asciiTheme="minorEastAsia" w:eastAsiaTheme="minorEastAsia" w:hAnsiTheme="minorEastAsia" w:hint="eastAsia"/>
                        <w:b/>
                        <w:bCs/>
                        <w:sz w:val="20"/>
                      </w:rPr>
                    </w:rPrChange>
                  </w:rPr>
                  <w:delText>年以上</w:delText>
                </w:r>
              </w:del>
            </w:ins>
            <w:ins w:id="5886" w:author="Jongho Lee" w:date="2016-09-22T18:19:00Z">
              <w:del w:id="5887" w:author="Seongeun Woo" w:date="2016-09-23T14:17:00Z">
                <w:r w:rsidR="003F29F6" w:rsidRPr="00FC0EB8" w:rsidDel="00FC0EB8">
                  <w:rPr>
                    <w:rFonts w:ascii="Malgun Gothic" w:eastAsia="Malgun Gothic" w:hAnsi="Malgun Gothic" w:cs="Malgun Gothic" w:hint="eastAsia"/>
                    <w:rPrChange w:id="5888" w:author="Seongeun Woo" w:date="2016-09-23T14:17:00Z">
                      <w:rPr>
                        <w:rFonts w:ascii="Arial" w:eastAsia="Malgun Gothic" w:hAnsi="Arial" w:hint="eastAsia"/>
                        <w:b/>
                        <w:bCs/>
                        <w:sz w:val="20"/>
                        <w:lang w:eastAsia="ko-KR"/>
                      </w:rPr>
                    </w:rPrChange>
                  </w:rPr>
                  <w:delText>년이상</w:delText>
                </w:r>
              </w:del>
              <w:r w:rsidR="003F29F6" w:rsidRPr="00FC0EB8">
                <w:rPr>
                  <w:rPrChange w:id="5889" w:author="Seongeun Woo" w:date="2016-09-23T14:17:00Z">
                    <w:rPr>
                      <w:rFonts w:ascii="Arial" w:eastAsia="Malgun Gothic" w:hAnsi="Arial"/>
                      <w:b/>
                      <w:bCs/>
                      <w:sz w:val="20"/>
                      <w:lang w:eastAsia="ko-KR"/>
                    </w:rPr>
                  </w:rPrChange>
                </w:rPr>
                <w:t>)</w:t>
              </w:r>
            </w:ins>
          </w:p>
        </w:tc>
      </w:tr>
      <w:tr w:rsidR="0096549F" w:rsidRPr="00ED175E" w14:paraId="7D8E3F18" w14:textId="77777777" w:rsidTr="00B95640">
        <w:trPr>
          <w:trHeight w:val="53"/>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D957B6" w14:textId="77777777" w:rsidR="0096549F" w:rsidRPr="00ED175E" w:rsidRDefault="0096549F">
            <w:pPr>
              <w:pStyle w:val="25"/>
              <w:autoSpaceDE w:val="0"/>
              <w:autoSpaceDN w:val="0"/>
              <w:pPrChange w:id="5890" w:author="Seongeun Woo" w:date="2016-10-13T18:44:00Z">
                <w:pPr>
                  <w:pStyle w:val="25"/>
                </w:pPr>
              </w:pPrChange>
            </w:pPr>
            <w:r w:rsidRPr="00ED175E">
              <w:t>1</w:t>
            </w:r>
          </w:p>
        </w:tc>
        <w:tc>
          <w:tcPr>
            <w:tcW w:w="1047" w:type="dxa"/>
            <w:tcBorders>
              <w:top w:val="nil"/>
              <w:left w:val="nil"/>
              <w:bottom w:val="single" w:sz="4" w:space="0" w:color="auto"/>
              <w:right w:val="single" w:sz="4" w:space="0" w:color="auto"/>
            </w:tcBorders>
            <w:shd w:val="clear" w:color="auto" w:fill="auto"/>
            <w:noWrap/>
            <w:vAlign w:val="center"/>
            <w:hideMark/>
          </w:tcPr>
          <w:p w14:paraId="2206D568" w14:textId="77777777" w:rsidR="0096549F" w:rsidRPr="00ED175E" w:rsidRDefault="0096549F">
            <w:pPr>
              <w:pStyle w:val="afb"/>
              <w:autoSpaceDE w:val="0"/>
              <w:autoSpaceDN w:val="0"/>
              <w:pPrChange w:id="5891" w:author="Seongeun Woo" w:date="2016-10-13T18:44:00Z">
                <w:pPr>
                  <w:pStyle w:val="afb"/>
                </w:pPr>
              </w:pPrChange>
            </w:pPr>
            <w:r w:rsidRPr="00ED175E">
              <w:t>20150225</w:t>
            </w:r>
          </w:p>
        </w:tc>
        <w:tc>
          <w:tcPr>
            <w:tcW w:w="1047" w:type="dxa"/>
            <w:tcBorders>
              <w:top w:val="nil"/>
              <w:left w:val="nil"/>
              <w:bottom w:val="single" w:sz="4" w:space="0" w:color="auto"/>
              <w:right w:val="single" w:sz="4" w:space="0" w:color="auto"/>
            </w:tcBorders>
            <w:shd w:val="clear" w:color="auto" w:fill="auto"/>
            <w:noWrap/>
            <w:vAlign w:val="center"/>
            <w:hideMark/>
          </w:tcPr>
          <w:p w14:paraId="7B35CD05" w14:textId="77777777" w:rsidR="0096549F" w:rsidRPr="00ED175E" w:rsidRDefault="0096549F">
            <w:pPr>
              <w:pStyle w:val="afb"/>
              <w:autoSpaceDE w:val="0"/>
              <w:autoSpaceDN w:val="0"/>
              <w:pPrChange w:id="5892" w:author="Seongeun Woo" w:date="2016-10-13T18:44:00Z">
                <w:pPr>
                  <w:pStyle w:val="afb"/>
                </w:pPr>
              </w:pPrChange>
            </w:pPr>
            <w:r w:rsidRPr="00ED175E">
              <w:t>99991231</w:t>
            </w:r>
          </w:p>
        </w:tc>
        <w:tc>
          <w:tcPr>
            <w:tcW w:w="960" w:type="dxa"/>
            <w:tcBorders>
              <w:top w:val="nil"/>
              <w:left w:val="nil"/>
              <w:bottom w:val="single" w:sz="4" w:space="0" w:color="auto"/>
              <w:right w:val="single" w:sz="4" w:space="0" w:color="auto"/>
            </w:tcBorders>
            <w:shd w:val="clear" w:color="auto" w:fill="auto"/>
            <w:noWrap/>
            <w:vAlign w:val="center"/>
            <w:hideMark/>
          </w:tcPr>
          <w:p w14:paraId="5A073BA4" w14:textId="77777777" w:rsidR="0096549F" w:rsidRPr="00ED175E" w:rsidRDefault="0096549F">
            <w:pPr>
              <w:pStyle w:val="afb"/>
              <w:autoSpaceDE w:val="0"/>
              <w:autoSpaceDN w:val="0"/>
              <w:pPrChange w:id="5893" w:author="Seongeun Woo" w:date="2016-10-13T18:44:00Z">
                <w:pPr>
                  <w:pStyle w:val="afb"/>
                </w:pPr>
              </w:pPrChange>
            </w:pPr>
            <w:r w:rsidRPr="00ED175E">
              <w:t>58</w:t>
            </w:r>
          </w:p>
        </w:tc>
        <w:tc>
          <w:tcPr>
            <w:tcW w:w="1341" w:type="dxa"/>
            <w:vMerge/>
            <w:tcBorders>
              <w:left w:val="nil"/>
              <w:right w:val="single" w:sz="4" w:space="0" w:color="auto"/>
            </w:tcBorders>
          </w:tcPr>
          <w:p w14:paraId="6287E21C" w14:textId="77777777" w:rsidR="0096549F" w:rsidRPr="00ED175E" w:rsidRDefault="0096549F">
            <w:pPr>
              <w:pStyle w:val="-2"/>
              <w:wordWrap/>
              <w:pPrChange w:id="5894" w:author="Seongeun Woo" w:date="2016-10-13T18:44:00Z">
                <w:pPr>
                  <w:pStyle w:val="-2"/>
                </w:pPr>
              </w:pPrChange>
            </w:pPr>
          </w:p>
        </w:tc>
        <w:tc>
          <w:tcPr>
            <w:tcW w:w="837" w:type="dxa"/>
            <w:tcBorders>
              <w:top w:val="nil"/>
              <w:left w:val="nil"/>
              <w:bottom w:val="single" w:sz="4" w:space="0" w:color="auto"/>
              <w:right w:val="single" w:sz="4" w:space="0" w:color="auto"/>
            </w:tcBorders>
            <w:vAlign w:val="center"/>
          </w:tcPr>
          <w:p w14:paraId="11FA3CB8" w14:textId="77777777" w:rsidR="0096549F" w:rsidRPr="00ED175E" w:rsidRDefault="0096549F">
            <w:pPr>
              <w:pStyle w:val="afb"/>
              <w:autoSpaceDE w:val="0"/>
              <w:autoSpaceDN w:val="0"/>
              <w:pPrChange w:id="5895" w:author="Seongeun Woo" w:date="2016-10-13T18:44:00Z">
                <w:pPr>
                  <w:pStyle w:val="afb"/>
                </w:pPr>
              </w:pPrChange>
            </w:pPr>
            <w:r w:rsidRPr="00ED175E">
              <w:t>28</w:t>
            </w:r>
          </w:p>
        </w:tc>
        <w:tc>
          <w:tcPr>
            <w:tcW w:w="974" w:type="dxa"/>
            <w:tcBorders>
              <w:top w:val="nil"/>
              <w:left w:val="nil"/>
              <w:bottom w:val="single" w:sz="4" w:space="0" w:color="auto"/>
              <w:right w:val="single" w:sz="4" w:space="0" w:color="auto"/>
            </w:tcBorders>
            <w:vAlign w:val="center"/>
          </w:tcPr>
          <w:p w14:paraId="47F80B93" w14:textId="77777777" w:rsidR="0096549F" w:rsidRPr="00ED175E" w:rsidRDefault="0096549F">
            <w:pPr>
              <w:pStyle w:val="afb"/>
              <w:autoSpaceDE w:val="0"/>
              <w:autoSpaceDN w:val="0"/>
              <w:pPrChange w:id="5896" w:author="Seongeun Woo" w:date="2016-10-13T18:44:00Z">
                <w:pPr>
                  <w:pStyle w:val="afb"/>
                </w:pPr>
              </w:pPrChange>
            </w:pPr>
            <w:r w:rsidRPr="00ED175E">
              <w:t>03</w:t>
            </w:r>
          </w:p>
        </w:tc>
        <w:tc>
          <w:tcPr>
            <w:tcW w:w="2347" w:type="dxa"/>
            <w:tcBorders>
              <w:top w:val="nil"/>
              <w:left w:val="nil"/>
              <w:bottom w:val="single" w:sz="4" w:space="0" w:color="auto"/>
              <w:right w:val="single" w:sz="4" w:space="0" w:color="auto"/>
            </w:tcBorders>
          </w:tcPr>
          <w:p w14:paraId="11E0F11A" w14:textId="6AD2B774" w:rsidR="0096549F" w:rsidRPr="00ED175E" w:rsidRDefault="00C80703">
            <w:pPr>
              <w:pStyle w:val="afb"/>
              <w:autoSpaceDE w:val="0"/>
              <w:autoSpaceDN w:val="0"/>
              <w:pPrChange w:id="5897" w:author="Seongeun Woo" w:date="2016-10-13T18:44:00Z">
                <w:pPr>
                  <w:pStyle w:val="afb"/>
                </w:pPr>
              </w:pPrChange>
            </w:pPr>
            <w:ins w:id="5898" w:author="哲均 宋" w:date="2019-08-16T11:33:00Z">
              <w:r w:rsidRPr="00C80703">
                <w:t>Automatic transfer fee continuous payment</w:t>
              </w:r>
              <w:r w:rsidRPr="00C80703" w:rsidDel="00C80703">
                <w:rPr>
                  <w:rFonts w:hint="eastAsia"/>
                </w:rPr>
                <w:t xml:space="preserve"> </w:t>
              </w:r>
            </w:ins>
            <w:del w:id="5899" w:author="哲均 宋" w:date="2019-08-16T11:33:00Z">
              <w:r w:rsidR="0096549F" w:rsidRPr="00ED175E" w:rsidDel="00C80703">
                <w:rPr>
                  <w:rFonts w:hint="eastAsia"/>
                </w:rPr>
                <w:delText>自動振込み費用連続</w:delText>
              </w:r>
            </w:del>
            <w:ins w:id="5900" w:author="InnoRules" w:date="2016-08-11T15:04:00Z">
              <w:del w:id="5901" w:author="哲均 宋" w:date="2019-08-16T11:33:00Z">
                <w:r w:rsidR="00231E71" w:rsidRPr="00ED175E" w:rsidDel="00C80703">
                  <w:rPr>
                    <w:rFonts w:hint="eastAsia"/>
                  </w:rPr>
                  <w:delText>払い</w:delText>
                </w:r>
              </w:del>
            </w:ins>
            <w:ins w:id="5902" w:author="Jongho Lee" w:date="2016-09-22T18:19:00Z">
              <w:r w:rsidR="003F29F6" w:rsidRPr="00FC0EB8">
                <w:rPr>
                  <w:rPrChange w:id="5903" w:author="Seongeun Woo" w:date="2016-09-23T14:17:00Z">
                    <w:rPr>
                      <w:rFonts w:ascii="Arial" w:eastAsia="Malgun Gothic" w:hAnsi="Arial"/>
                      <w:b/>
                      <w:bCs/>
                      <w:sz w:val="20"/>
                    </w:rPr>
                  </w:rPrChange>
                </w:rPr>
                <w:t>(</w:t>
              </w:r>
            </w:ins>
            <w:ins w:id="5904" w:author="哲均 宋" w:date="2019-08-16T11:33:00Z">
              <w:r>
                <w:t xml:space="preserve">from </w:t>
              </w:r>
            </w:ins>
            <w:ins w:id="5905" w:author="Jongho Lee" w:date="2016-09-22T18:20:00Z">
              <w:r w:rsidR="003F29F6" w:rsidRPr="00FC0EB8">
                <w:rPr>
                  <w:rPrChange w:id="5906" w:author="Seongeun Woo" w:date="2016-09-23T14:17:00Z">
                    <w:rPr>
                      <w:rFonts w:ascii="Arial" w:eastAsia="Malgun Gothic" w:hAnsi="Arial"/>
                      <w:b/>
                      <w:bCs/>
                      <w:sz w:val="20"/>
                    </w:rPr>
                  </w:rPrChange>
                </w:rPr>
                <w:t>1</w:t>
              </w:r>
            </w:ins>
            <w:ins w:id="5907" w:author="哲均 宋" w:date="2019-08-16T11:33:00Z">
              <w:r>
                <w:t xml:space="preserve"> to 2 year</w:t>
              </w:r>
            </w:ins>
            <w:ins w:id="5908" w:author="Jongho Lee" w:date="2016-09-22T18:19:00Z">
              <w:del w:id="5909" w:author="Seongeun Woo" w:date="2016-09-23T14:17:00Z">
                <w:r w:rsidR="003F29F6" w:rsidRPr="00FC0EB8" w:rsidDel="00FC0EB8">
                  <w:rPr>
                    <w:rFonts w:ascii="Malgun Gothic" w:eastAsia="Malgun Gothic" w:hAnsi="Malgun Gothic" w:cs="Malgun Gothic"/>
                    <w:rPrChange w:id="5910" w:author="Seongeun Woo" w:date="2016-09-23T14:17:00Z">
                      <w:rPr>
                        <w:rFonts w:ascii="Malgun Gothic" w:eastAsiaTheme="minorEastAsia" w:hAnsi="Malgun Gothic" w:cs="Malgun Gothic"/>
                        <w:b/>
                        <w:bCs/>
                        <w:sz w:val="20"/>
                      </w:rPr>
                    </w:rPrChange>
                  </w:rPr>
                  <w:delText>년이상</w:delText>
                </w:r>
              </w:del>
            </w:ins>
            <w:ins w:id="5911" w:author="Seongeun Woo" w:date="2016-09-23T14:17:00Z">
              <w:del w:id="5912" w:author="哲均 宋" w:date="2019-08-16T11:33:00Z">
                <w:r w:rsidR="00FC0EB8" w:rsidRPr="00FC0EB8" w:rsidDel="00C80703">
                  <w:rPr>
                    <w:rFonts w:hint="eastAsia"/>
                    <w:rPrChange w:id="5913" w:author="Seongeun Woo" w:date="2016-09-23T14:17:00Z">
                      <w:rPr>
                        <w:rFonts w:ascii="Malgun Gothic" w:eastAsiaTheme="minorEastAsia" w:hAnsi="Malgun Gothic" w:cs="Malgun Gothic" w:hint="eastAsia"/>
                        <w:b/>
                        <w:bCs/>
                        <w:sz w:val="20"/>
                      </w:rPr>
                    </w:rPrChange>
                  </w:rPr>
                  <w:delText>年以上</w:delText>
                </w:r>
              </w:del>
            </w:ins>
            <w:ins w:id="5914" w:author="Jongho Lee" w:date="2016-09-22T18:20:00Z">
              <w:del w:id="5915" w:author="哲均 宋" w:date="2019-08-16T11:33:00Z">
                <w:r w:rsidR="003F29F6" w:rsidRPr="00FC0EB8" w:rsidDel="00C80703">
                  <w:rPr>
                    <w:rPrChange w:id="5916" w:author="Seongeun Woo" w:date="2016-09-23T14:17:00Z">
                      <w:rPr>
                        <w:rFonts w:ascii="Arial" w:eastAsia="Malgun Gothic" w:hAnsi="Arial"/>
                        <w:b/>
                        <w:bCs/>
                        <w:sz w:val="20"/>
                      </w:rPr>
                    </w:rPrChange>
                  </w:rPr>
                  <w:delText>2</w:delText>
                </w:r>
              </w:del>
            </w:ins>
            <w:ins w:id="5917" w:author="Jongho Lee" w:date="2016-09-22T18:19:00Z">
              <w:del w:id="5918" w:author="Seongeun Woo" w:date="2016-09-23T14:17:00Z">
                <w:r w:rsidR="003F29F6" w:rsidRPr="00FC0EB8" w:rsidDel="00FC0EB8">
                  <w:rPr>
                    <w:rFonts w:ascii="Malgun Gothic" w:eastAsia="Malgun Gothic" w:hAnsi="Malgun Gothic" w:cs="Malgun Gothic"/>
                    <w:rPrChange w:id="5919" w:author="Seongeun Woo" w:date="2016-09-23T14:17:00Z">
                      <w:rPr>
                        <w:rFonts w:ascii="Malgun Gothic" w:eastAsiaTheme="minorEastAsia" w:hAnsi="Malgun Gothic" w:cs="Malgun Gothic"/>
                        <w:b/>
                        <w:bCs/>
                        <w:sz w:val="20"/>
                      </w:rPr>
                    </w:rPrChange>
                  </w:rPr>
                  <w:delText>년미만</w:delText>
                </w:r>
              </w:del>
            </w:ins>
            <w:ins w:id="5920" w:author="Seongeun Woo" w:date="2016-09-23T14:17:00Z">
              <w:del w:id="5921" w:author="哲均 宋" w:date="2019-08-16T11:33:00Z">
                <w:r w:rsidR="00FC0EB8" w:rsidRPr="00FC0EB8" w:rsidDel="00C80703">
                  <w:rPr>
                    <w:rFonts w:hint="eastAsia"/>
                    <w:rPrChange w:id="5922" w:author="Seongeun Woo" w:date="2016-09-23T14:17:00Z">
                      <w:rPr>
                        <w:rFonts w:ascii="Malgun Gothic" w:eastAsiaTheme="minorEastAsia" w:hAnsi="Malgun Gothic" w:cs="Malgun Gothic" w:hint="eastAsia"/>
                        <w:b/>
                        <w:bCs/>
                        <w:sz w:val="20"/>
                      </w:rPr>
                    </w:rPrChange>
                  </w:rPr>
                  <w:delText>年未満</w:delText>
                </w:r>
              </w:del>
            </w:ins>
            <w:ins w:id="5923" w:author="Jongho Lee" w:date="2016-09-22T18:19:00Z">
              <w:r w:rsidR="003F29F6" w:rsidRPr="00FC0EB8">
                <w:rPr>
                  <w:rPrChange w:id="5924" w:author="Seongeun Woo" w:date="2016-09-23T14:17:00Z">
                    <w:rPr>
                      <w:rFonts w:ascii="Arial" w:eastAsia="Malgun Gothic" w:hAnsi="Arial"/>
                      <w:b/>
                      <w:bCs/>
                      <w:sz w:val="20"/>
                    </w:rPr>
                  </w:rPrChange>
                </w:rPr>
                <w:t>)</w:t>
              </w:r>
            </w:ins>
            <w:del w:id="5925" w:author="InnoRules" w:date="2016-08-11T15:04:00Z">
              <w:r w:rsidR="0096549F" w:rsidRPr="00ED175E" w:rsidDel="00231E71">
                <w:rPr>
                  <w:rFonts w:hint="eastAsia"/>
                </w:rPr>
                <w:delText>納付</w:delText>
              </w:r>
            </w:del>
          </w:p>
        </w:tc>
      </w:tr>
      <w:tr w:rsidR="00360552" w:rsidRPr="00ED175E" w14:paraId="787B10C1" w14:textId="77777777" w:rsidTr="005F0242">
        <w:trPr>
          <w:trHeight w:val="53"/>
          <w:ins w:id="5926" w:author="InnoRules" w:date="2016-08-11T14:52:00Z"/>
        </w:trPr>
        <w:tc>
          <w:tcPr>
            <w:tcW w:w="4014" w:type="dxa"/>
            <w:gridSpan w:val="4"/>
            <w:tcBorders>
              <w:top w:val="nil"/>
              <w:left w:val="single" w:sz="4" w:space="0" w:color="auto"/>
              <w:bottom w:val="single" w:sz="4" w:space="0" w:color="auto"/>
              <w:right w:val="single" w:sz="4" w:space="0" w:color="auto"/>
            </w:tcBorders>
            <w:shd w:val="clear" w:color="auto" w:fill="auto"/>
            <w:noWrap/>
            <w:vAlign w:val="center"/>
          </w:tcPr>
          <w:p w14:paraId="7EC1CF94" w14:textId="22120ED7" w:rsidR="00360552" w:rsidRPr="00ED175E" w:rsidRDefault="00BC678B">
            <w:pPr>
              <w:pStyle w:val="afb"/>
              <w:autoSpaceDE w:val="0"/>
              <w:autoSpaceDN w:val="0"/>
              <w:jc w:val="center"/>
              <w:rPr>
                <w:ins w:id="5927" w:author="InnoRules" w:date="2016-08-11T14:52:00Z"/>
              </w:rPr>
              <w:pPrChange w:id="5928" w:author="Seongeun Woo" w:date="2016-10-13T18:44:00Z">
                <w:pPr>
                  <w:pStyle w:val="afb"/>
                </w:pPr>
              </w:pPrChange>
            </w:pPr>
            <w:ins w:id="5929" w:author="InnoRules" w:date="2016-08-11T14:53:00Z">
              <w:r w:rsidRPr="00ED175E">
                <w:sym w:font="Wingdings 3" w:char="F070"/>
              </w:r>
              <w:r w:rsidRPr="00ED175E">
                <w:rPr>
                  <w:rFonts w:hint="eastAsia"/>
                </w:rPr>
                <w:t xml:space="preserve">　</w:t>
              </w:r>
              <w:r w:rsidR="00360552" w:rsidRPr="00ED175E">
                <w:t>OBJREL_INC</w:t>
              </w:r>
            </w:ins>
            <w:ins w:id="5930" w:author="哲均 宋" w:date="2019-08-16T11:29:00Z">
              <w:r w:rsidR="005779F4">
                <w:t>’s Data</w:t>
              </w:r>
            </w:ins>
            <w:ins w:id="5931" w:author="InnoRules" w:date="2016-08-11T14:53:00Z">
              <w:del w:id="5932" w:author="哲均 宋" w:date="2019-08-16T11:29:00Z">
                <w:r w:rsidR="00360552" w:rsidRPr="00ED175E" w:rsidDel="005779F4">
                  <w:rPr>
                    <w:rFonts w:hint="eastAsia"/>
                  </w:rPr>
                  <w:delText>の情報</w:delText>
                </w:r>
              </w:del>
            </w:ins>
          </w:p>
        </w:tc>
        <w:tc>
          <w:tcPr>
            <w:tcW w:w="1341" w:type="dxa"/>
            <w:tcBorders>
              <w:left w:val="nil"/>
              <w:right w:val="single" w:sz="4" w:space="0" w:color="auto"/>
            </w:tcBorders>
          </w:tcPr>
          <w:p w14:paraId="6C456323" w14:textId="77777777" w:rsidR="00360552" w:rsidRPr="00ED175E" w:rsidRDefault="00360552">
            <w:pPr>
              <w:pStyle w:val="-2"/>
              <w:wordWrap/>
              <w:rPr>
                <w:ins w:id="5933" w:author="InnoRules" w:date="2016-08-11T14:52:00Z"/>
              </w:rPr>
              <w:pPrChange w:id="5934" w:author="Seongeun Woo" w:date="2016-10-13T18:44:00Z">
                <w:pPr>
                  <w:pStyle w:val="-2"/>
                </w:pPr>
              </w:pPrChange>
            </w:pPr>
          </w:p>
        </w:tc>
        <w:tc>
          <w:tcPr>
            <w:tcW w:w="4158" w:type="dxa"/>
            <w:gridSpan w:val="3"/>
            <w:tcBorders>
              <w:top w:val="nil"/>
              <w:left w:val="nil"/>
              <w:bottom w:val="single" w:sz="4" w:space="0" w:color="auto"/>
              <w:right w:val="single" w:sz="4" w:space="0" w:color="auto"/>
            </w:tcBorders>
            <w:vAlign w:val="center"/>
          </w:tcPr>
          <w:p w14:paraId="1359D633" w14:textId="67B8A7B6" w:rsidR="00360552" w:rsidRPr="00ED175E" w:rsidRDefault="00BC678B">
            <w:pPr>
              <w:pStyle w:val="afb"/>
              <w:autoSpaceDE w:val="0"/>
              <w:autoSpaceDN w:val="0"/>
              <w:jc w:val="center"/>
              <w:rPr>
                <w:ins w:id="5935" w:author="InnoRules" w:date="2016-08-11T14:52:00Z"/>
              </w:rPr>
              <w:pPrChange w:id="5936" w:author="Seongeun Woo" w:date="2016-10-13T18:44:00Z">
                <w:pPr>
                  <w:pStyle w:val="afb"/>
                </w:pPr>
              </w:pPrChange>
            </w:pPr>
            <w:ins w:id="5937" w:author="InnoRules" w:date="2016-08-11T14:53:00Z">
              <w:r w:rsidRPr="00ED175E">
                <w:sym w:font="Wingdings 3" w:char="F070"/>
              </w:r>
              <w:r w:rsidRPr="00ED175E">
                <w:rPr>
                  <w:rFonts w:hint="eastAsia"/>
                </w:rPr>
                <w:t xml:space="preserve">　</w:t>
              </w:r>
            </w:ins>
            <w:ins w:id="5938" w:author="InnoRules" w:date="2016-08-11T14:52:00Z">
              <w:r w:rsidR="00360552" w:rsidRPr="00ED175E">
                <w:t>OBJ_MAIN</w:t>
              </w:r>
            </w:ins>
            <w:ins w:id="5939" w:author="哲均 宋" w:date="2019-08-16T11:29:00Z">
              <w:r w:rsidR="005779F4">
                <w:t>’s Data</w:t>
              </w:r>
            </w:ins>
            <w:ins w:id="5940" w:author="InnoRules" w:date="2016-08-11T14:52:00Z">
              <w:del w:id="5941" w:author="哲均 宋" w:date="2019-08-16T11:29:00Z">
                <w:r w:rsidR="00360552" w:rsidRPr="00ED175E" w:rsidDel="005779F4">
                  <w:rPr>
                    <w:rFonts w:hint="eastAsia"/>
                  </w:rPr>
                  <w:delText>の情報</w:delText>
                </w:r>
              </w:del>
            </w:ins>
          </w:p>
        </w:tc>
      </w:tr>
      <w:tr w:rsidR="0096549F" w:rsidRPr="00ED175E" w:rsidDel="00360552" w14:paraId="7D475D14" w14:textId="1B1BDEAB" w:rsidTr="00B95640">
        <w:trPr>
          <w:trHeight w:val="150"/>
          <w:del w:id="5942" w:author="InnoRules" w:date="2016-08-11T14:52:00Z"/>
        </w:trPr>
        <w:tc>
          <w:tcPr>
            <w:tcW w:w="5355" w:type="dxa"/>
            <w:gridSpan w:val="5"/>
            <w:tcBorders>
              <w:left w:val="single" w:sz="4" w:space="0" w:color="FFFFFF" w:themeColor="background1"/>
              <w:bottom w:val="single" w:sz="4" w:space="0" w:color="FFFFFF" w:themeColor="background1"/>
              <w:right w:val="single" w:sz="4" w:space="0" w:color="auto"/>
            </w:tcBorders>
            <w:shd w:val="clear" w:color="auto" w:fill="auto"/>
            <w:noWrap/>
            <w:vAlign w:val="bottom"/>
          </w:tcPr>
          <w:p w14:paraId="551774F4" w14:textId="2C8FEDD1" w:rsidR="0096549F" w:rsidRPr="00ED175E" w:rsidDel="00360552" w:rsidRDefault="0096549F">
            <w:pPr>
              <w:pStyle w:val="-2"/>
              <w:wordWrap/>
              <w:rPr>
                <w:del w:id="5943" w:author="InnoRules" w:date="2016-08-11T14:52:00Z"/>
              </w:rPr>
              <w:pPrChange w:id="5944" w:author="Seongeun Woo" w:date="2016-10-13T18:44:00Z">
                <w:pPr>
                  <w:pStyle w:val="-2"/>
                </w:pPr>
              </w:pPrChange>
            </w:pPr>
          </w:p>
        </w:tc>
        <w:tc>
          <w:tcPr>
            <w:tcW w:w="4158" w:type="dxa"/>
            <w:gridSpan w:val="3"/>
            <w:tcBorders>
              <w:top w:val="single" w:sz="4" w:space="0" w:color="auto"/>
              <w:left w:val="nil"/>
              <w:bottom w:val="single" w:sz="4" w:space="0" w:color="auto"/>
              <w:right w:val="single" w:sz="4" w:space="0" w:color="auto"/>
            </w:tcBorders>
          </w:tcPr>
          <w:p w14:paraId="7FEE8A94" w14:textId="28A3485D" w:rsidR="0096549F" w:rsidRPr="00ED175E" w:rsidDel="00360552" w:rsidRDefault="0096549F">
            <w:pPr>
              <w:pStyle w:val="25"/>
              <w:autoSpaceDE w:val="0"/>
              <w:autoSpaceDN w:val="0"/>
              <w:rPr>
                <w:del w:id="5945" w:author="InnoRules" w:date="2016-08-11T14:52:00Z"/>
              </w:rPr>
              <w:pPrChange w:id="5946" w:author="Seongeun Woo" w:date="2016-10-13T18:44:00Z">
                <w:pPr>
                  <w:pStyle w:val="25"/>
                </w:pPr>
              </w:pPrChange>
            </w:pPr>
            <w:del w:id="5947" w:author="InnoRules" w:date="2016-08-11T14:52:00Z">
              <w:r w:rsidRPr="00ED175E" w:rsidDel="00360552">
                <w:delText> OBJ_MAIN</w:delText>
              </w:r>
              <w:r w:rsidRPr="00ED175E" w:rsidDel="00360552">
                <w:rPr>
                  <w:rFonts w:hint="eastAsia"/>
                </w:rPr>
                <w:delText>の情報</w:delText>
              </w:r>
            </w:del>
          </w:p>
        </w:tc>
      </w:tr>
    </w:tbl>
    <w:p w14:paraId="35CAB849" w14:textId="77777777" w:rsidR="0096549F" w:rsidRPr="00ED175E" w:rsidRDefault="0096549F">
      <w:pPr>
        <w:pStyle w:val="-00"/>
        <w:wordWrap/>
        <w:pPrChange w:id="5948" w:author="Seongeun Woo" w:date="2016-10-13T18:44:00Z">
          <w:pPr>
            <w:pStyle w:val="-00"/>
          </w:pPr>
        </w:pPrChange>
      </w:pPr>
    </w:p>
    <w:p w14:paraId="3D0C9147" w14:textId="2EEF8B75" w:rsidR="0096549F" w:rsidRPr="00ED175E" w:rsidRDefault="0096549F">
      <w:pPr>
        <w:pStyle w:val="afff5"/>
        <w:wordWrap/>
        <w:jc w:val="left"/>
        <w:pPrChange w:id="5949" w:author="Seongeun Woo" w:date="2016-10-13T18:44:00Z">
          <w:pPr>
            <w:pStyle w:val="afff5"/>
          </w:pPr>
        </w:pPrChange>
      </w:pPr>
      <w:del w:id="5950" w:author="哲均 宋" w:date="2019-08-16T09:52:00Z">
        <w:r w:rsidRPr="00ED175E" w:rsidDel="00A3306E">
          <w:delText>テーブル説明</w:delText>
        </w:r>
      </w:del>
      <w:ins w:id="5951" w:author="哲均 宋" w:date="2019-08-16T09:52:00Z">
        <w:r w:rsidR="00A3306E">
          <w:t>Table Description</w:t>
        </w:r>
      </w:ins>
    </w:p>
    <w:p w14:paraId="01913EAE" w14:textId="1C262D94" w:rsidR="00C80703" w:rsidRPr="00C80703" w:rsidRDefault="00C80703">
      <w:pPr>
        <w:autoSpaceDE w:val="0"/>
        <w:autoSpaceDN w:val="0"/>
        <w:jc w:val="left"/>
        <w:rPr>
          <w:ins w:id="5952" w:author="哲均 宋" w:date="2019-08-16T11:34:00Z"/>
          <w:rFonts w:asciiTheme="majorHAnsi" w:hAnsiTheme="majorHAnsi" w:cstheme="majorHAnsi"/>
          <w:rPrChange w:id="5953" w:author="哲均 宋" w:date="2019-08-16T11:41:00Z">
            <w:rPr>
              <w:ins w:id="5954" w:author="哲均 宋" w:date="2019-08-16T11:34:00Z"/>
            </w:rPr>
          </w:rPrChange>
        </w:rPr>
      </w:pPr>
      <w:ins w:id="5955" w:author="哲均 宋" w:date="2019-08-16T11:34:00Z">
        <w:r w:rsidRPr="00C80703">
          <w:rPr>
            <w:rFonts w:asciiTheme="majorHAnsi" w:hAnsiTheme="majorHAnsi" w:cstheme="majorHAnsi"/>
            <w:rPrChange w:id="5956" w:author="哲均 宋" w:date="2019-08-16T11:41:00Z">
              <w:rPr/>
            </w:rPrChange>
          </w:rPr>
          <w:t xml:space="preserve">The OBJ_DETAIL table stores the value as it is when the data type of the </w:t>
        </w:r>
      </w:ins>
      <w:ins w:id="5957" w:author="哲均 宋" w:date="2019-08-16T11:35:00Z">
        <w:r w:rsidRPr="00C80703">
          <w:rPr>
            <w:rFonts w:asciiTheme="majorHAnsi" w:hAnsiTheme="majorHAnsi" w:cstheme="majorHAnsi"/>
            <w:rPrChange w:id="5958" w:author="哲均 宋" w:date="2019-08-16T11:41:00Z">
              <w:rPr/>
            </w:rPrChange>
          </w:rPr>
          <w:t>Attribute</w:t>
        </w:r>
      </w:ins>
      <w:ins w:id="5959" w:author="哲均 宋" w:date="2019-08-16T11:34:00Z">
        <w:r w:rsidRPr="00C80703">
          <w:rPr>
            <w:rFonts w:asciiTheme="majorHAnsi" w:hAnsiTheme="majorHAnsi" w:cstheme="majorHAnsi"/>
            <w:rPrChange w:id="5960" w:author="哲均 宋" w:date="2019-08-16T11:41:00Z">
              <w:rPr/>
            </w:rPrChange>
          </w:rPr>
          <w:t xml:space="preserve"> is a single value.</w:t>
        </w:r>
      </w:ins>
    </w:p>
    <w:p w14:paraId="4D97665F" w14:textId="446823ED" w:rsidR="00C80703" w:rsidRPr="00C80703" w:rsidRDefault="0096549F">
      <w:pPr>
        <w:autoSpaceDE w:val="0"/>
        <w:autoSpaceDN w:val="0"/>
        <w:jc w:val="left"/>
        <w:rPr>
          <w:ins w:id="5961" w:author="哲均 宋" w:date="2019-08-16T11:35:00Z"/>
          <w:rFonts w:asciiTheme="majorHAnsi" w:hAnsiTheme="majorHAnsi" w:cstheme="majorHAnsi"/>
          <w:rPrChange w:id="5962" w:author="哲均 宋" w:date="2019-08-16T11:41:00Z">
            <w:rPr>
              <w:ins w:id="5963" w:author="哲均 宋" w:date="2019-08-16T11:35:00Z"/>
            </w:rPr>
          </w:rPrChange>
        </w:rPr>
      </w:pPr>
      <w:del w:id="5964" w:author="哲均 宋" w:date="2019-08-16T11:36:00Z">
        <w:r w:rsidRPr="00C80703" w:rsidDel="00C80703">
          <w:rPr>
            <w:rFonts w:asciiTheme="majorHAnsi" w:hAnsiTheme="majorHAnsi" w:cstheme="majorHAnsi"/>
            <w:rPrChange w:id="5965" w:author="哲均 宋" w:date="2019-08-16T11:41:00Z">
              <w:rPr/>
            </w:rPrChange>
          </w:rPr>
          <w:delText>OBJ_DETAIL</w:delText>
        </w:r>
        <w:r w:rsidRPr="00C80703" w:rsidDel="00C80703">
          <w:rPr>
            <w:rFonts w:asciiTheme="majorHAnsi" w:hAnsiTheme="majorHAnsi" w:cstheme="majorHAnsi"/>
            <w:rPrChange w:id="5966" w:author="哲均 宋" w:date="2019-08-16T11:41:00Z">
              <w:rPr>
                <w:rFonts w:hint="eastAsia"/>
              </w:rPr>
            </w:rPrChange>
          </w:rPr>
          <w:delText>テーブルには、標準項目の</w:delText>
        </w:r>
      </w:del>
      <w:ins w:id="5967" w:author="Seongeun Woo" w:date="2016-07-06T15:30:00Z">
        <w:del w:id="5968" w:author="哲均 宋" w:date="2019-08-16T11:36:00Z">
          <w:r w:rsidR="004378D4" w:rsidRPr="00C80703" w:rsidDel="00C80703">
            <w:rPr>
              <w:rFonts w:asciiTheme="majorHAnsi" w:hAnsiTheme="majorHAnsi" w:cstheme="majorHAnsi"/>
              <w:rPrChange w:id="5969" w:author="哲均 宋" w:date="2019-08-16T11:41:00Z">
                <w:rPr>
                  <w:rFonts w:hint="eastAsia"/>
                </w:rPr>
              </w:rPrChange>
            </w:rPr>
            <w:delText>データ類型</w:delText>
          </w:r>
        </w:del>
      </w:ins>
      <w:ins w:id="5970" w:author="InnoRules" w:date="2016-09-08T11:11:00Z">
        <w:del w:id="5971" w:author="哲均 宋" w:date="2019-08-16T11:36:00Z">
          <w:r w:rsidR="009043A7" w:rsidRPr="00C80703" w:rsidDel="00C80703">
            <w:rPr>
              <w:rFonts w:asciiTheme="majorHAnsi" w:hAnsiTheme="majorHAnsi" w:cstheme="majorHAnsi"/>
              <w:rPrChange w:id="5972" w:author="哲均 宋" w:date="2019-08-16T11:41:00Z">
                <w:rPr>
                  <w:rFonts w:hint="eastAsia"/>
                </w:rPr>
              </w:rPrChange>
            </w:rPr>
            <w:delText>データ型</w:delText>
          </w:r>
        </w:del>
      </w:ins>
      <w:ins w:id="5973" w:author="Seongeun Woo" w:date="2016-07-06T15:30:00Z">
        <w:del w:id="5974" w:author="哲均 宋" w:date="2019-08-16T11:36:00Z">
          <w:r w:rsidR="004378D4" w:rsidRPr="00C80703" w:rsidDel="00C80703">
            <w:rPr>
              <w:rFonts w:asciiTheme="majorHAnsi" w:hAnsiTheme="majorHAnsi" w:cstheme="majorHAnsi"/>
              <w:rPrChange w:id="5975" w:author="哲均 宋" w:date="2019-08-16T11:41:00Z">
                <w:rPr>
                  <w:rFonts w:hint="eastAsia"/>
                </w:rPr>
              </w:rPrChange>
            </w:rPr>
            <w:delText>が</w:delText>
          </w:r>
        </w:del>
      </w:ins>
      <w:del w:id="5976" w:author="哲均 宋" w:date="2019-08-16T11:36:00Z">
        <w:r w:rsidRPr="00C80703" w:rsidDel="00C80703">
          <w:rPr>
            <w:rFonts w:asciiTheme="majorHAnsi" w:hAnsiTheme="majorHAnsi" w:cstheme="majorHAnsi"/>
            <w:rPrChange w:id="5977" w:author="哲均 宋" w:date="2019-08-16T11:41:00Z">
              <w:rPr>
                <w:rFonts w:hint="eastAsia"/>
              </w:rPr>
            </w:rPrChange>
          </w:rPr>
          <w:delText>単一</w:delText>
        </w:r>
      </w:del>
      <w:ins w:id="5978" w:author="Seongeun Woo" w:date="2016-07-06T15:31:00Z">
        <w:del w:id="5979" w:author="哲均 宋" w:date="2019-08-16T11:36:00Z">
          <w:r w:rsidR="004378D4" w:rsidRPr="00C80703" w:rsidDel="00C80703">
            <w:rPr>
              <w:rFonts w:asciiTheme="majorHAnsi" w:hAnsiTheme="majorHAnsi" w:cstheme="majorHAnsi"/>
              <w:rPrChange w:id="5980" w:author="哲均 宋" w:date="2019-08-16T11:41:00Z">
                <w:rPr>
                  <w:rFonts w:hint="eastAsia"/>
                </w:rPr>
              </w:rPrChange>
            </w:rPr>
            <w:delText>値の場合、該当値を保存する。多重値の場合、</w:delText>
          </w:r>
        </w:del>
      </w:ins>
      <w:ins w:id="5981" w:author="Seongeun Woo" w:date="2016-07-06T15:34:00Z">
        <w:del w:id="5982" w:author="哲均 宋" w:date="2019-08-16T11:36:00Z">
          <w:r w:rsidR="00D86021" w:rsidRPr="00C80703" w:rsidDel="00C80703">
            <w:rPr>
              <w:rFonts w:asciiTheme="majorHAnsi" w:hAnsiTheme="majorHAnsi" w:cstheme="majorHAnsi"/>
              <w:rPrChange w:id="5983" w:author="哲均 宋" w:date="2019-08-16T11:41:00Z">
                <w:rPr/>
              </w:rPrChange>
            </w:rPr>
            <w:delText xml:space="preserve"> OBJREL_INC</w:delText>
          </w:r>
          <w:r w:rsidR="00D86021" w:rsidRPr="00C80703" w:rsidDel="00C80703">
            <w:rPr>
              <w:rFonts w:asciiTheme="majorHAnsi" w:hAnsiTheme="majorHAnsi" w:cstheme="majorHAnsi"/>
              <w:rPrChange w:id="5984" w:author="哲均 宋" w:date="2019-08-16T11:41:00Z">
                <w:rPr>
                  <w:rFonts w:hint="eastAsia"/>
                </w:rPr>
              </w:rPrChange>
            </w:rPr>
            <w:delText>テーブル</w:delText>
          </w:r>
        </w:del>
      </w:ins>
      <w:del w:id="5985" w:author="哲均 宋" w:date="2019-08-16T11:36:00Z">
        <w:r w:rsidRPr="00C80703" w:rsidDel="00C80703">
          <w:rPr>
            <w:rFonts w:asciiTheme="majorHAnsi" w:hAnsiTheme="majorHAnsi" w:cstheme="majorHAnsi"/>
            <w:rPrChange w:id="5986" w:author="哲均 宋" w:date="2019-08-16T11:41:00Z">
              <w:rPr>
                <w:rFonts w:hint="eastAsia"/>
              </w:rPr>
            </w:rPrChange>
          </w:rPr>
          <w:delText>項目の</w:delText>
        </w:r>
      </w:del>
      <w:ins w:id="5987" w:author="Seongeun Woo" w:date="2016-07-06T15:35:00Z">
        <w:del w:id="5988" w:author="哲均 宋" w:date="2019-08-16T11:36:00Z">
          <w:r w:rsidR="00D86021" w:rsidRPr="00C80703" w:rsidDel="00C80703">
            <w:rPr>
              <w:rFonts w:asciiTheme="majorHAnsi" w:hAnsiTheme="majorHAnsi" w:cstheme="majorHAnsi"/>
              <w:rPrChange w:id="5989" w:author="哲均 宋" w:date="2019-08-16T11:41:00Z">
                <w:rPr/>
              </w:rPrChange>
            </w:rPr>
            <w:delText>MULTIID</w:delText>
          </w:r>
        </w:del>
      </w:ins>
      <w:del w:id="5990" w:author="哲均 宋" w:date="2019-08-16T11:36:00Z">
        <w:r w:rsidRPr="00C80703" w:rsidDel="00C80703">
          <w:rPr>
            <w:rFonts w:asciiTheme="majorHAnsi" w:hAnsiTheme="majorHAnsi" w:cstheme="majorHAnsi"/>
            <w:rPrChange w:id="5991" w:author="哲均 宋" w:date="2019-08-16T11:41:00Z">
              <w:rPr>
                <w:rFonts w:hint="eastAsia"/>
              </w:rPr>
            </w:rPrChange>
          </w:rPr>
          <w:delText>値</w:delText>
        </w:r>
      </w:del>
      <w:ins w:id="5992" w:author="Seongeun Woo" w:date="2016-07-06T15:35:00Z">
        <w:del w:id="5993" w:author="哲均 宋" w:date="2019-08-16T11:36:00Z">
          <w:r w:rsidR="00D86021" w:rsidRPr="00C80703" w:rsidDel="00C80703">
            <w:rPr>
              <w:rFonts w:asciiTheme="majorHAnsi" w:hAnsiTheme="majorHAnsi" w:cstheme="majorHAnsi"/>
              <w:rPrChange w:id="5994" w:author="哲均 宋" w:date="2019-08-16T11:41:00Z">
                <w:rPr>
                  <w:rFonts w:ascii="BatangChe" w:eastAsiaTheme="minorEastAsia" w:hAnsi="BatangChe" w:cs="BatangChe" w:hint="eastAsia"/>
                  <w:sz w:val="18"/>
                </w:rPr>
              </w:rPrChange>
            </w:rPr>
            <w:delText>を</w:delText>
          </w:r>
        </w:del>
      </w:ins>
      <w:del w:id="5995" w:author="哲均 宋" w:date="2019-08-16T11:36:00Z">
        <w:r w:rsidRPr="00C80703" w:rsidDel="00C80703">
          <w:rPr>
            <w:rFonts w:asciiTheme="majorHAnsi" w:hAnsiTheme="majorHAnsi" w:cstheme="majorHAnsi"/>
            <w:rPrChange w:id="5996" w:author="哲均 宋" w:date="2019-08-16T11:41:00Z">
              <w:rPr>
                <w:rFonts w:hint="eastAsia"/>
              </w:rPr>
            </w:rPrChange>
          </w:rPr>
          <w:delText>と多重項目の値がすべて保存</w:delText>
        </w:r>
      </w:del>
      <w:ins w:id="5997" w:author="Seongeun Woo" w:date="2016-07-06T15:35:00Z">
        <w:del w:id="5998" w:author="哲均 宋" w:date="2019-08-16T11:36:00Z">
          <w:r w:rsidR="00D86021" w:rsidRPr="00C80703" w:rsidDel="00C80703">
            <w:rPr>
              <w:rFonts w:asciiTheme="majorHAnsi" w:hAnsiTheme="majorHAnsi" w:cstheme="majorHAnsi"/>
              <w:rPrChange w:id="5999" w:author="哲均 宋" w:date="2019-08-16T11:41:00Z">
                <w:rPr>
                  <w:rFonts w:hint="eastAsia"/>
                </w:rPr>
              </w:rPrChange>
            </w:rPr>
            <w:delText>する。</w:delText>
          </w:r>
        </w:del>
      </w:ins>
      <w:del w:id="6000" w:author="哲均 宋" w:date="2019-08-16T11:36:00Z">
        <w:r w:rsidRPr="00C80703" w:rsidDel="00C80703">
          <w:rPr>
            <w:rFonts w:asciiTheme="majorHAnsi" w:hAnsiTheme="majorHAnsi" w:cstheme="majorHAnsi"/>
            <w:rPrChange w:id="6001" w:author="哲均 宋" w:date="2019-08-16T11:41:00Z">
              <w:rPr>
                <w:rFonts w:hint="eastAsia"/>
              </w:rPr>
            </w:rPrChange>
          </w:rPr>
          <w:delText>される。その中で多重項目の値は実際の値ではなく多重項目の値の</w:delText>
        </w:r>
        <w:r w:rsidRPr="00C80703" w:rsidDel="00C80703">
          <w:rPr>
            <w:rFonts w:asciiTheme="majorHAnsi" w:hAnsiTheme="majorHAnsi" w:cstheme="majorHAnsi"/>
            <w:rPrChange w:id="6002" w:author="哲均 宋" w:date="2019-08-16T11:41:00Z">
              <w:rPr/>
            </w:rPrChange>
          </w:rPr>
          <w:delText>ID</w:delText>
        </w:r>
        <w:r w:rsidRPr="00C80703" w:rsidDel="00C80703">
          <w:rPr>
            <w:rFonts w:asciiTheme="majorHAnsi" w:hAnsiTheme="majorHAnsi" w:cstheme="majorHAnsi"/>
            <w:rPrChange w:id="6003" w:author="哲均 宋" w:date="2019-08-16T11:41:00Z">
              <w:rPr>
                <w:rFonts w:hint="eastAsia"/>
              </w:rPr>
            </w:rPrChange>
          </w:rPr>
          <w:delText>が格納され、</w:delText>
        </w:r>
        <w:r w:rsidRPr="00C80703" w:rsidDel="00C80703">
          <w:rPr>
            <w:rFonts w:asciiTheme="majorHAnsi" w:hAnsiTheme="majorHAnsi" w:cstheme="majorHAnsi"/>
            <w:rPrChange w:id="6004" w:author="哲均 宋" w:date="2019-08-16T11:41:00Z">
              <w:rPr/>
            </w:rPrChange>
          </w:rPr>
          <w:delText>OBJREL_INC</w:delText>
        </w:r>
        <w:r w:rsidRPr="00C80703" w:rsidDel="00C80703">
          <w:rPr>
            <w:rFonts w:asciiTheme="majorHAnsi" w:hAnsiTheme="majorHAnsi" w:cstheme="majorHAnsi"/>
            <w:rPrChange w:id="6005" w:author="哲均 宋" w:date="2019-08-16T11:41:00Z">
              <w:rPr>
                <w:rFonts w:hint="eastAsia"/>
              </w:rPr>
            </w:rPrChange>
          </w:rPr>
          <w:delText>テーブルにはその</w:delText>
        </w:r>
        <w:r w:rsidRPr="00C80703" w:rsidDel="00C80703">
          <w:rPr>
            <w:rFonts w:asciiTheme="majorHAnsi" w:hAnsiTheme="majorHAnsi" w:cstheme="majorHAnsi"/>
            <w:rPrChange w:id="6006" w:author="哲均 宋" w:date="2019-08-16T11:41:00Z">
              <w:rPr/>
            </w:rPrChange>
          </w:rPr>
          <w:delText>ID</w:delText>
        </w:r>
        <w:r w:rsidRPr="00C80703" w:rsidDel="00C80703">
          <w:rPr>
            <w:rFonts w:asciiTheme="majorHAnsi" w:hAnsiTheme="majorHAnsi" w:cstheme="majorHAnsi"/>
            <w:rPrChange w:id="6007" w:author="哲均 宋" w:date="2019-08-16T11:41:00Z">
              <w:rPr>
                <w:rFonts w:hint="eastAsia"/>
              </w:rPr>
            </w:rPrChange>
          </w:rPr>
          <w:delText>に該当する多重項目の値が保存される。</w:delText>
        </w:r>
      </w:del>
      <w:ins w:id="6008" w:author="哲均 宋" w:date="2019-08-16T11:36:00Z">
        <w:r w:rsidR="00C80703" w:rsidRPr="00C80703">
          <w:rPr>
            <w:rFonts w:asciiTheme="majorHAnsi" w:hAnsiTheme="majorHAnsi" w:cstheme="majorHAnsi"/>
            <w:rPrChange w:id="6009" w:author="哲均 宋" w:date="2019-08-16T11:41:00Z">
              <w:rPr/>
            </w:rPrChange>
          </w:rPr>
          <w:t>It stores the MULTIID value of the OBJREL_INC table when the data type of the Attribute is multi-value.</w:t>
        </w:r>
      </w:ins>
    </w:p>
    <w:p w14:paraId="44348FF2" w14:textId="6A3716F5" w:rsidR="00C80703" w:rsidRPr="00C80703" w:rsidDel="00C80703" w:rsidRDefault="00C80703">
      <w:pPr>
        <w:autoSpaceDE w:val="0"/>
        <w:autoSpaceDN w:val="0"/>
        <w:jc w:val="left"/>
        <w:rPr>
          <w:del w:id="6010" w:author="哲均 宋" w:date="2019-08-16T11:36:00Z"/>
          <w:rFonts w:asciiTheme="majorHAnsi" w:eastAsiaTheme="minorEastAsia" w:hAnsiTheme="majorHAnsi" w:cstheme="majorHAnsi"/>
          <w:rPrChange w:id="6011" w:author="哲均 宋" w:date="2019-08-16T11:41:00Z">
            <w:rPr>
              <w:del w:id="6012" w:author="哲均 宋" w:date="2019-08-16T11:36:00Z"/>
            </w:rPr>
          </w:rPrChange>
        </w:rPr>
        <w:pPrChange w:id="6013" w:author="Seongeun Woo" w:date="2016-10-13T18:44:00Z">
          <w:pPr/>
        </w:pPrChange>
      </w:pPr>
    </w:p>
    <w:p w14:paraId="508BA409" w14:textId="255441DC" w:rsidR="0096549F" w:rsidRPr="00C80703" w:rsidDel="00C80703" w:rsidRDefault="0096549F">
      <w:pPr>
        <w:autoSpaceDE w:val="0"/>
        <w:autoSpaceDN w:val="0"/>
        <w:jc w:val="left"/>
        <w:rPr>
          <w:del w:id="6014" w:author="哲均 宋" w:date="2019-08-16T11:40:00Z"/>
          <w:rFonts w:asciiTheme="majorHAnsi" w:hAnsiTheme="majorHAnsi" w:cstheme="majorHAnsi"/>
          <w:rPrChange w:id="6015" w:author="哲均 宋" w:date="2019-08-16T11:41:00Z">
            <w:rPr>
              <w:del w:id="6016" w:author="哲均 宋" w:date="2019-08-16T11:40:00Z"/>
            </w:rPr>
          </w:rPrChange>
        </w:rPr>
        <w:pPrChange w:id="6017" w:author="Seongeun Woo" w:date="2016-10-13T18:44:00Z">
          <w:pPr/>
        </w:pPrChange>
      </w:pPr>
      <w:del w:id="6018" w:author="哲均 宋" w:date="2019-08-16T08:52:00Z">
        <w:r w:rsidRPr="00C80703" w:rsidDel="003566B2">
          <w:rPr>
            <w:rFonts w:asciiTheme="majorHAnsi" w:hAnsiTheme="majorHAnsi" w:cstheme="majorHAnsi"/>
            <w:rPrChange w:id="6019" w:author="哲均 宋" w:date="2019-08-16T11:41:00Z">
              <w:rPr>
                <w:rFonts w:hint="eastAsia"/>
              </w:rPr>
            </w:rPrChange>
          </w:rPr>
          <w:delText>サンプルデータ</w:delText>
        </w:r>
      </w:del>
      <w:ins w:id="6020" w:author="Seongeun Woo" w:date="2016-07-06T15:36:00Z">
        <w:del w:id="6021" w:author="哲均 宋" w:date="2019-08-16T11:40:00Z">
          <w:r w:rsidR="00D86021" w:rsidRPr="00C80703" w:rsidDel="00C80703">
            <w:rPr>
              <w:rFonts w:asciiTheme="majorHAnsi" w:hAnsiTheme="majorHAnsi" w:cstheme="majorHAnsi"/>
              <w:rPrChange w:id="6022" w:author="哲均 宋" w:date="2019-08-16T11:41:00Z">
                <w:rPr>
                  <w:rFonts w:hint="eastAsia"/>
                </w:rPr>
              </w:rPrChange>
            </w:rPr>
            <w:delText>の</w:delText>
          </w:r>
          <w:r w:rsidR="00D86021" w:rsidRPr="00C80703" w:rsidDel="00C80703">
            <w:rPr>
              <w:rFonts w:asciiTheme="majorHAnsi" w:hAnsiTheme="majorHAnsi" w:cstheme="majorHAnsi"/>
              <w:rPrChange w:id="6023" w:author="哲均 宋" w:date="2019-08-16T11:41:00Z">
                <w:rPr/>
              </w:rPrChange>
            </w:rPr>
            <w:delText>OBJREL_INC</w:delText>
          </w:r>
          <w:r w:rsidR="00D86021" w:rsidRPr="00C80703" w:rsidDel="00C80703">
            <w:rPr>
              <w:rFonts w:asciiTheme="majorHAnsi" w:hAnsiTheme="majorHAnsi" w:cstheme="majorHAnsi"/>
              <w:rPrChange w:id="6024" w:author="哲均 宋" w:date="2019-08-16T11:41:00Z">
                <w:rPr>
                  <w:rFonts w:hint="eastAsia"/>
                </w:rPr>
              </w:rPrChange>
            </w:rPr>
            <w:delText>テーブル</w:delText>
          </w:r>
        </w:del>
      </w:ins>
      <w:ins w:id="6025" w:author="Seongeun Woo" w:date="2016-07-06T15:40:00Z">
        <w:del w:id="6026" w:author="哲均 宋" w:date="2019-08-16T11:40:00Z">
          <w:r w:rsidR="00D86021" w:rsidRPr="00C80703" w:rsidDel="00C80703">
            <w:rPr>
              <w:rFonts w:asciiTheme="majorHAnsi" w:hAnsiTheme="majorHAnsi" w:cstheme="majorHAnsi"/>
              <w:rPrChange w:id="6027" w:author="哲均 宋" w:date="2019-08-16T11:41:00Z">
                <w:rPr>
                  <w:rFonts w:hint="eastAsia"/>
                </w:rPr>
              </w:rPrChange>
            </w:rPr>
            <w:delText>に</w:delText>
          </w:r>
        </w:del>
      </w:ins>
      <w:ins w:id="6028" w:author="Seongeun Woo" w:date="2016-07-06T15:36:00Z">
        <w:del w:id="6029" w:author="哲均 宋" w:date="2019-08-16T11:40:00Z">
          <w:r w:rsidR="00D86021" w:rsidRPr="00C80703" w:rsidDel="00C80703">
            <w:rPr>
              <w:rFonts w:asciiTheme="majorHAnsi" w:hAnsiTheme="majorHAnsi" w:cstheme="majorHAnsi"/>
              <w:rPrChange w:id="6030" w:author="哲均 宋" w:date="2019-08-16T11:41:00Z">
                <w:rPr>
                  <w:rFonts w:hint="eastAsia"/>
                </w:rPr>
              </w:rPrChange>
            </w:rPr>
            <w:delText>は</w:delText>
          </w:r>
        </w:del>
      </w:ins>
      <w:del w:id="6031" w:author="哲均 宋" w:date="2019-08-16T11:40:00Z">
        <w:r w:rsidRPr="00C80703" w:rsidDel="00C80703">
          <w:rPr>
            <w:rFonts w:asciiTheme="majorHAnsi" w:hAnsiTheme="majorHAnsi" w:cstheme="majorHAnsi"/>
            <w:rPrChange w:id="6032" w:author="哲均 宋" w:date="2019-08-16T11:41:00Z">
              <w:rPr>
                <w:rFonts w:hint="eastAsia"/>
              </w:rPr>
            </w:rPrChange>
          </w:rPr>
          <w:delText>を確認すると、</w:delText>
        </w:r>
        <w:r w:rsidRPr="00C80703" w:rsidDel="00C80703">
          <w:rPr>
            <w:rFonts w:asciiTheme="majorHAnsi" w:hAnsiTheme="majorHAnsi" w:cstheme="majorHAnsi"/>
            <w:rPrChange w:id="6033" w:author="哲均 宋" w:date="2019-08-16T11:41:00Z">
              <w:rPr/>
            </w:rPrChange>
          </w:rPr>
          <w:delText>3</w:delText>
        </w:r>
        <w:r w:rsidRPr="00C80703" w:rsidDel="00C80703">
          <w:rPr>
            <w:rFonts w:asciiTheme="majorHAnsi" w:hAnsiTheme="majorHAnsi" w:cstheme="majorHAnsi"/>
            <w:rPrChange w:id="6034" w:author="哲均 宋" w:date="2019-08-16T11:41:00Z">
              <w:rPr>
                <w:rFonts w:hint="eastAsia"/>
              </w:rPr>
            </w:rPrChange>
          </w:rPr>
          <w:delText>つの値が</w:delText>
        </w:r>
        <w:r w:rsidRPr="00C80703" w:rsidDel="00C80703">
          <w:rPr>
            <w:rFonts w:asciiTheme="majorHAnsi" w:hAnsiTheme="majorHAnsi" w:cstheme="majorHAnsi"/>
            <w:rPrChange w:id="6035" w:author="哲均 宋" w:date="2019-08-16T11:41:00Z">
              <w:rPr/>
            </w:rPrChange>
          </w:rPr>
          <w:delText>MULTIID</w:delText>
        </w:r>
        <w:r w:rsidRPr="00C80703" w:rsidDel="00C80703">
          <w:rPr>
            <w:rFonts w:asciiTheme="majorHAnsi" w:hAnsiTheme="majorHAnsi" w:cstheme="majorHAnsi"/>
            <w:rPrChange w:id="6036" w:author="哲均 宋" w:date="2019-08-16T11:41:00Z">
              <w:rPr>
                <w:rFonts w:hint="eastAsia"/>
              </w:rPr>
            </w:rPrChange>
          </w:rPr>
          <w:delText>の値</w:delText>
        </w:r>
      </w:del>
      <w:ins w:id="6037" w:author="Seongeun Woo" w:date="2016-07-06T15:36:00Z">
        <w:del w:id="6038" w:author="哲均 宋" w:date="2019-08-16T11:40:00Z">
          <w:r w:rsidR="00D86021" w:rsidRPr="00C80703" w:rsidDel="00C80703">
            <w:rPr>
              <w:rFonts w:asciiTheme="majorHAnsi" w:hAnsiTheme="majorHAnsi" w:cstheme="majorHAnsi"/>
              <w:rPrChange w:id="6039" w:author="哲均 宋" w:date="2019-08-16T11:41:00Z">
                <w:rPr>
                  <w:rFonts w:hint="eastAsia"/>
                </w:rPr>
              </w:rPrChange>
            </w:rPr>
            <w:delText>が</w:delText>
          </w:r>
        </w:del>
      </w:ins>
      <w:del w:id="6040" w:author="哲均 宋" w:date="2019-08-16T11:40:00Z">
        <w:r w:rsidRPr="00C80703" w:rsidDel="00C80703">
          <w:rPr>
            <w:rFonts w:asciiTheme="majorHAnsi" w:hAnsiTheme="majorHAnsi" w:cstheme="majorHAnsi"/>
            <w:rPrChange w:id="6041" w:author="哲均 宋" w:date="2019-08-16T11:41:00Z">
              <w:rPr/>
            </w:rPrChange>
          </w:rPr>
          <w:delText>1</w:delText>
        </w:r>
        <w:r w:rsidRPr="00C80703" w:rsidDel="00C80703">
          <w:rPr>
            <w:rFonts w:asciiTheme="majorHAnsi" w:hAnsiTheme="majorHAnsi" w:cstheme="majorHAnsi"/>
            <w:rPrChange w:id="6042" w:author="哲均 宋" w:date="2019-08-16T11:41:00Z">
              <w:rPr>
                <w:rFonts w:hint="eastAsia"/>
              </w:rPr>
            </w:rPrChange>
          </w:rPr>
          <w:delText>で</w:delText>
        </w:r>
      </w:del>
      <w:ins w:id="6043" w:author="Seongeun Woo" w:date="2016-07-06T15:36:00Z">
        <w:del w:id="6044" w:author="哲均 宋" w:date="2019-08-16T11:40:00Z">
          <w:r w:rsidR="00D86021" w:rsidRPr="00C80703" w:rsidDel="00C80703">
            <w:rPr>
              <w:rFonts w:asciiTheme="majorHAnsi" w:hAnsiTheme="majorHAnsi" w:cstheme="majorHAnsi"/>
              <w:rPrChange w:id="6045" w:author="哲均 宋" w:date="2019-08-16T11:41:00Z">
                <w:rPr>
                  <w:rFonts w:hint="eastAsia"/>
                </w:rPr>
              </w:rPrChange>
            </w:rPr>
            <w:delText>ある</w:delText>
          </w:r>
          <w:r w:rsidR="00D86021" w:rsidRPr="00C80703" w:rsidDel="00C80703">
            <w:rPr>
              <w:rFonts w:asciiTheme="majorHAnsi" w:hAnsiTheme="majorHAnsi" w:cstheme="majorHAnsi"/>
              <w:rPrChange w:id="6046" w:author="哲均 宋" w:date="2019-08-16T11:41:00Z">
                <w:rPr/>
              </w:rPrChange>
            </w:rPr>
            <w:delText>3</w:delText>
          </w:r>
          <w:r w:rsidR="00D86021" w:rsidRPr="00C80703" w:rsidDel="00C80703">
            <w:rPr>
              <w:rFonts w:asciiTheme="majorHAnsi" w:hAnsiTheme="majorHAnsi" w:cstheme="majorHAnsi"/>
              <w:rPrChange w:id="6047" w:author="哲均 宋" w:date="2019-08-16T11:41:00Z">
                <w:rPr>
                  <w:rFonts w:hint="eastAsia"/>
                </w:rPr>
              </w:rPrChange>
            </w:rPr>
            <w:delText>つの</w:delText>
          </w:r>
        </w:del>
      </w:ins>
      <w:ins w:id="6048" w:author="Seongeun Woo" w:date="2016-07-06T15:37:00Z">
        <w:del w:id="6049" w:author="哲均 宋" w:date="2019-08-16T11:40:00Z">
          <w:r w:rsidR="00D86021" w:rsidRPr="00C80703" w:rsidDel="00C80703">
            <w:rPr>
              <w:rFonts w:asciiTheme="majorHAnsi" w:hAnsiTheme="majorHAnsi" w:cstheme="majorHAnsi"/>
              <w:rPrChange w:id="6050" w:author="哲均 宋" w:date="2019-08-16T11:41:00Z">
                <w:rPr/>
              </w:rPrChange>
            </w:rPr>
            <w:delText>ROW</w:delText>
          </w:r>
          <w:r w:rsidR="00D86021" w:rsidRPr="00C80703" w:rsidDel="00C80703">
            <w:rPr>
              <w:rFonts w:asciiTheme="majorHAnsi" w:hAnsiTheme="majorHAnsi" w:cstheme="majorHAnsi"/>
              <w:rPrChange w:id="6051" w:author="哲均 宋" w:date="2019-08-16T11:41:00Z">
                <w:rPr>
                  <w:rFonts w:hint="eastAsia"/>
                </w:rPr>
              </w:rPrChange>
            </w:rPr>
            <w:delText>があり、実際値は</w:delText>
          </w:r>
          <w:r w:rsidR="00D86021" w:rsidRPr="00C80703" w:rsidDel="00C80703">
            <w:rPr>
              <w:rFonts w:asciiTheme="majorHAnsi" w:hAnsiTheme="majorHAnsi" w:cstheme="majorHAnsi"/>
              <w:rPrChange w:id="6052" w:author="哲均 宋" w:date="2019-08-16T11:41:00Z">
                <w:rPr/>
              </w:rPrChange>
            </w:rPr>
            <w:delText xml:space="preserve"> OBJREL_INC</w:delText>
          </w:r>
          <w:r w:rsidR="00D86021" w:rsidRPr="00C80703" w:rsidDel="00C80703">
            <w:rPr>
              <w:rFonts w:asciiTheme="majorHAnsi" w:hAnsiTheme="majorHAnsi" w:cstheme="majorHAnsi"/>
              <w:rPrChange w:id="6053" w:author="哲均 宋" w:date="2019-08-16T11:41:00Z">
                <w:rPr>
                  <w:rFonts w:hint="eastAsia"/>
                </w:rPr>
              </w:rPrChange>
            </w:rPr>
            <w:delText>テーブルの</w:delText>
          </w:r>
        </w:del>
      </w:ins>
      <w:ins w:id="6054" w:author="Seongeun Woo" w:date="2016-07-06T15:38:00Z">
        <w:del w:id="6055" w:author="哲均 宋" w:date="2019-08-16T11:40:00Z">
          <w:r w:rsidR="00D86021" w:rsidRPr="00C80703" w:rsidDel="00C80703">
            <w:rPr>
              <w:rFonts w:asciiTheme="majorHAnsi" w:hAnsiTheme="majorHAnsi" w:cstheme="majorHAnsi"/>
              <w:rPrChange w:id="6056" w:author="哲均 宋" w:date="2019-08-16T11:41:00Z">
                <w:rPr/>
              </w:rPrChange>
            </w:rPr>
            <w:delText>SID</w:delText>
          </w:r>
          <w:r w:rsidR="00D86021" w:rsidRPr="00C80703" w:rsidDel="00C80703">
            <w:rPr>
              <w:rFonts w:asciiTheme="majorHAnsi" w:hAnsiTheme="majorHAnsi" w:cstheme="majorHAnsi"/>
              <w:rPrChange w:id="6057" w:author="哲均 宋" w:date="2019-08-16T11:41:00Z">
                <w:rPr>
                  <w:rFonts w:hint="eastAsia"/>
                </w:rPr>
              </w:rPrChange>
            </w:rPr>
            <w:delText>と</w:delText>
          </w:r>
        </w:del>
      </w:ins>
      <w:del w:id="6058" w:author="哲均 宋" w:date="2019-08-16T11:40:00Z">
        <w:r w:rsidRPr="00C80703" w:rsidDel="00C80703">
          <w:rPr>
            <w:rFonts w:asciiTheme="majorHAnsi" w:hAnsiTheme="majorHAnsi" w:cstheme="majorHAnsi"/>
            <w:rPrChange w:id="6059" w:author="哲均 宋" w:date="2019-08-16T11:41:00Z">
              <w:rPr>
                <w:rFonts w:hint="eastAsia"/>
              </w:rPr>
            </w:rPrChange>
          </w:rPr>
          <w:delText>保存されていることがわかる。しかし、実際どのような値が格納されているかは</w:delText>
        </w:r>
        <w:r w:rsidRPr="00C80703" w:rsidDel="00C80703">
          <w:rPr>
            <w:rFonts w:asciiTheme="majorHAnsi" w:hAnsiTheme="majorHAnsi" w:cstheme="majorHAnsi"/>
            <w:rPrChange w:id="6060" w:author="哲均 宋" w:date="2019-08-16T11:41:00Z">
              <w:rPr/>
            </w:rPrChange>
          </w:rPr>
          <w:delText>OBJREL_INC</w:delText>
        </w:r>
        <w:r w:rsidRPr="00C80703" w:rsidDel="00C80703">
          <w:rPr>
            <w:rFonts w:asciiTheme="majorHAnsi" w:hAnsiTheme="majorHAnsi" w:cstheme="majorHAnsi"/>
            <w:rPrChange w:id="6061" w:author="哲均 宋" w:date="2019-08-16T11:41:00Z">
              <w:rPr>
                <w:rFonts w:hint="eastAsia"/>
              </w:rPr>
            </w:rPrChange>
          </w:rPr>
          <w:delText>テーブルのみでは確認できない。多重項目は</w:delText>
        </w:r>
        <w:r w:rsidRPr="00C80703" w:rsidDel="00C80703">
          <w:rPr>
            <w:rFonts w:asciiTheme="majorHAnsi" w:hAnsiTheme="majorHAnsi" w:cstheme="majorHAnsi"/>
            <w:rPrChange w:id="6062" w:author="哲均 宋" w:date="2019-08-16T11:41:00Z">
              <w:rPr/>
            </w:rPrChange>
          </w:rPr>
          <w:delText>InnoProduct</w:delText>
        </w:r>
        <w:r w:rsidRPr="00C80703" w:rsidDel="00C80703">
          <w:rPr>
            <w:rFonts w:asciiTheme="majorHAnsi" w:hAnsiTheme="majorHAnsi" w:cstheme="majorHAnsi"/>
            <w:rPrChange w:id="6063" w:author="哲均 宋" w:date="2019-08-16T11:41:00Z">
              <w:rPr>
                <w:rFonts w:hint="eastAsia"/>
              </w:rPr>
            </w:rPrChange>
          </w:rPr>
          <w:delText>で管理する標準項目の許可値の一部を選択して保存するため、テーブルには選択された許可値の</w:delText>
        </w:r>
        <w:r w:rsidRPr="00C80703" w:rsidDel="00C80703">
          <w:rPr>
            <w:rFonts w:asciiTheme="majorHAnsi" w:hAnsiTheme="majorHAnsi" w:cstheme="majorHAnsi"/>
            <w:rPrChange w:id="6064" w:author="哲均 宋" w:date="2019-08-16T11:41:00Z">
              <w:rPr/>
            </w:rPrChange>
          </w:rPr>
          <w:delText>SID</w:delText>
        </w:r>
        <w:r w:rsidRPr="00C80703" w:rsidDel="00C80703">
          <w:rPr>
            <w:rFonts w:asciiTheme="majorHAnsi" w:hAnsiTheme="majorHAnsi" w:cstheme="majorHAnsi"/>
            <w:rPrChange w:id="6065" w:author="哲均 宋" w:date="2019-08-16T11:41:00Z">
              <w:rPr>
                <w:rFonts w:hint="eastAsia"/>
              </w:rPr>
            </w:rPrChange>
          </w:rPr>
          <w:delText>が保存される。</w:delText>
        </w:r>
        <w:r w:rsidRPr="00C80703" w:rsidDel="00C80703">
          <w:rPr>
            <w:rFonts w:asciiTheme="majorHAnsi" w:hAnsiTheme="majorHAnsi" w:cstheme="majorHAnsi"/>
            <w:rPrChange w:id="6066" w:author="哲均 宋" w:date="2019-08-16T11:41:00Z">
              <w:rPr/>
            </w:rPrChange>
          </w:rPr>
          <w:delText>SID</w:delText>
        </w:r>
        <w:r w:rsidRPr="00C80703" w:rsidDel="00C80703">
          <w:rPr>
            <w:rFonts w:asciiTheme="majorHAnsi" w:hAnsiTheme="majorHAnsi" w:cstheme="majorHAnsi"/>
            <w:rPrChange w:id="6067" w:author="哲均 宋" w:date="2019-08-16T11:41:00Z">
              <w:rPr>
                <w:rFonts w:hint="eastAsia"/>
              </w:rPr>
            </w:rPrChange>
          </w:rPr>
          <w:delText>カラムには</w:delText>
        </w:r>
        <w:r w:rsidRPr="00C80703" w:rsidDel="00C80703">
          <w:rPr>
            <w:rFonts w:asciiTheme="majorHAnsi" w:hAnsiTheme="majorHAnsi" w:cstheme="majorHAnsi"/>
            <w:rPrChange w:id="6068" w:author="哲均 宋" w:date="2019-08-16T11:41:00Z">
              <w:rPr/>
            </w:rPrChange>
          </w:rPr>
          <w:delText>57</w:delText>
        </w:r>
        <w:r w:rsidRPr="00C80703" w:rsidDel="00C80703">
          <w:rPr>
            <w:rFonts w:asciiTheme="majorHAnsi" w:hAnsiTheme="majorHAnsi" w:cstheme="majorHAnsi"/>
            <w:rPrChange w:id="6069" w:author="哲均 宋" w:date="2019-08-16T11:41:00Z">
              <w:rPr>
                <w:rFonts w:hint="eastAsia"/>
              </w:rPr>
            </w:rPrChange>
          </w:rPr>
          <w:delText>、</w:delText>
        </w:r>
        <w:r w:rsidRPr="00C80703" w:rsidDel="00C80703">
          <w:rPr>
            <w:rFonts w:asciiTheme="majorHAnsi" w:hAnsiTheme="majorHAnsi" w:cstheme="majorHAnsi"/>
            <w:rPrChange w:id="6070" w:author="哲均 宋" w:date="2019-08-16T11:41:00Z">
              <w:rPr/>
            </w:rPrChange>
          </w:rPr>
          <w:delText>56</w:delText>
        </w:r>
        <w:r w:rsidRPr="00C80703" w:rsidDel="00C80703">
          <w:rPr>
            <w:rFonts w:asciiTheme="majorHAnsi" w:hAnsiTheme="majorHAnsi" w:cstheme="majorHAnsi"/>
            <w:rPrChange w:id="6071" w:author="哲均 宋" w:date="2019-08-16T11:41:00Z">
              <w:rPr>
                <w:rFonts w:hint="eastAsia"/>
              </w:rPr>
            </w:rPrChange>
          </w:rPr>
          <w:delText>、</w:delText>
        </w:r>
        <w:r w:rsidRPr="00C80703" w:rsidDel="00C80703">
          <w:rPr>
            <w:rFonts w:asciiTheme="majorHAnsi" w:hAnsiTheme="majorHAnsi" w:cstheme="majorHAnsi"/>
            <w:rPrChange w:id="6072" w:author="哲均 宋" w:date="2019-08-16T11:41:00Z">
              <w:rPr/>
            </w:rPrChange>
          </w:rPr>
          <w:delText>58</w:delText>
        </w:r>
        <w:r w:rsidRPr="00C80703" w:rsidDel="00C80703">
          <w:rPr>
            <w:rFonts w:asciiTheme="majorHAnsi" w:hAnsiTheme="majorHAnsi" w:cstheme="majorHAnsi"/>
            <w:rPrChange w:id="6073" w:author="哲均 宋" w:date="2019-08-16T11:41:00Z">
              <w:rPr>
                <w:rFonts w:hint="eastAsia"/>
              </w:rPr>
            </w:rPrChange>
          </w:rPr>
          <w:delText>の値が保存されており、</w:delText>
        </w:r>
        <w:r w:rsidRPr="00C80703" w:rsidDel="00C80703">
          <w:rPr>
            <w:rFonts w:asciiTheme="majorHAnsi" w:hAnsiTheme="majorHAnsi" w:cstheme="majorHAnsi"/>
            <w:rPrChange w:id="6074" w:author="哲均 宋" w:date="2019-08-16T11:41:00Z">
              <w:rPr/>
            </w:rPrChange>
          </w:rPr>
          <w:delText>OBJ_MAIN</w:delText>
        </w:r>
        <w:r w:rsidRPr="00C80703" w:rsidDel="00C80703">
          <w:rPr>
            <w:rFonts w:asciiTheme="majorHAnsi" w:hAnsiTheme="majorHAnsi" w:cstheme="majorHAnsi"/>
            <w:rPrChange w:id="6075" w:author="哲均 宋" w:date="2019-08-16T11:41:00Z">
              <w:rPr>
                <w:rFonts w:hint="eastAsia"/>
              </w:rPr>
            </w:rPrChange>
          </w:rPr>
          <w:delText>テーブルから該当の</w:delText>
        </w:r>
        <w:r w:rsidRPr="00C80703" w:rsidDel="00C80703">
          <w:rPr>
            <w:rFonts w:asciiTheme="majorHAnsi" w:hAnsiTheme="majorHAnsi" w:cstheme="majorHAnsi"/>
            <w:rPrChange w:id="6076" w:author="哲均 宋" w:date="2019-08-16T11:41:00Z">
              <w:rPr/>
            </w:rPrChange>
          </w:rPr>
          <w:delText>SID</w:delText>
        </w:r>
      </w:del>
      <w:ins w:id="6077" w:author="Seongeun Woo" w:date="2016-07-06T15:38:00Z">
        <w:del w:id="6078" w:author="哲均 宋" w:date="2019-08-16T11:40:00Z">
          <w:r w:rsidR="00D86021" w:rsidRPr="00C80703" w:rsidDel="00C80703">
            <w:rPr>
              <w:rFonts w:asciiTheme="majorHAnsi" w:hAnsiTheme="majorHAnsi" w:cstheme="majorHAnsi"/>
              <w:rPrChange w:id="6079" w:author="哲均 宋" w:date="2019-08-16T11:41:00Z">
                <w:rPr>
                  <w:rFonts w:hint="eastAsia"/>
                </w:rPr>
              </w:rPrChange>
            </w:rPr>
            <w:delText>を連結して</w:delText>
          </w:r>
        </w:del>
      </w:ins>
      <w:ins w:id="6080" w:author="Seongeun Woo" w:date="2016-07-06T15:39:00Z">
        <w:del w:id="6081" w:author="哲均 宋" w:date="2019-08-16T11:40:00Z">
          <w:r w:rsidR="00D86021" w:rsidRPr="00C80703" w:rsidDel="00C80703">
            <w:rPr>
              <w:rFonts w:asciiTheme="majorHAnsi" w:hAnsiTheme="majorHAnsi" w:cstheme="majorHAnsi"/>
              <w:rPrChange w:id="6082" w:author="哲均 宋" w:date="2019-08-16T11:41:00Z">
                <w:rPr>
                  <w:rFonts w:hint="eastAsia"/>
                </w:rPr>
              </w:rPrChange>
            </w:rPr>
            <w:delText>、値のコード</w:delText>
          </w:r>
          <w:r w:rsidR="00D86021" w:rsidRPr="00C80703" w:rsidDel="00C80703">
            <w:rPr>
              <w:rFonts w:asciiTheme="majorHAnsi" w:hAnsiTheme="majorHAnsi" w:cstheme="majorHAnsi"/>
              <w:rPrChange w:id="6083" w:author="哲均 宋" w:date="2019-08-16T11:41:00Z">
                <w:rPr/>
              </w:rPrChange>
            </w:rPr>
            <w:delText>(BIZCODE)</w:delText>
          </w:r>
          <w:r w:rsidR="00D86021" w:rsidRPr="00C80703" w:rsidDel="00C80703">
            <w:rPr>
              <w:rFonts w:asciiTheme="majorHAnsi" w:hAnsiTheme="majorHAnsi" w:cstheme="majorHAnsi"/>
              <w:rPrChange w:id="6084" w:author="哲均 宋" w:date="2019-08-16T11:41:00Z">
                <w:rPr>
                  <w:rFonts w:hint="eastAsia"/>
                </w:rPr>
              </w:rPrChange>
            </w:rPr>
            <w:delText>と名前</w:delText>
          </w:r>
          <w:r w:rsidR="00D86021" w:rsidRPr="00C80703" w:rsidDel="00C80703">
            <w:rPr>
              <w:rFonts w:asciiTheme="majorHAnsi" w:hAnsiTheme="majorHAnsi" w:cstheme="majorHAnsi"/>
              <w:rPrChange w:id="6085" w:author="哲均 宋" w:date="2019-08-16T11:41:00Z">
                <w:rPr/>
              </w:rPrChange>
            </w:rPr>
            <w:delText>(OBJ_NAME)</w:delText>
          </w:r>
          <w:r w:rsidR="00D86021" w:rsidRPr="00C80703" w:rsidDel="00C80703">
            <w:rPr>
              <w:rFonts w:asciiTheme="majorHAnsi" w:hAnsiTheme="majorHAnsi" w:cstheme="majorHAnsi"/>
              <w:rPrChange w:id="6086" w:author="哲均 宋" w:date="2019-08-16T11:41:00Z">
                <w:rPr>
                  <w:rFonts w:hint="eastAsia"/>
                </w:rPr>
              </w:rPrChange>
            </w:rPr>
            <w:delText>を</w:delText>
          </w:r>
        </w:del>
      </w:ins>
      <w:del w:id="6087" w:author="哲均 宋" w:date="2019-08-16T11:40:00Z">
        <w:r w:rsidRPr="00C80703" w:rsidDel="00C80703">
          <w:rPr>
            <w:rFonts w:asciiTheme="majorHAnsi" w:hAnsiTheme="majorHAnsi" w:cstheme="majorHAnsi"/>
            <w:rPrChange w:id="6088" w:author="哲均 宋" w:date="2019-08-16T11:41:00Z">
              <w:rPr>
                <w:rFonts w:hint="eastAsia"/>
              </w:rPr>
            </w:rPrChange>
          </w:rPr>
          <w:delText>で照会すると、保存された許可値のコードと名前の情報が確認できる。</w:delText>
        </w:r>
      </w:del>
    </w:p>
    <w:p w14:paraId="247D6545" w14:textId="775A031E" w:rsidR="00C80703" w:rsidRPr="00C80703" w:rsidRDefault="00C80703">
      <w:pPr>
        <w:pStyle w:val="-00"/>
        <w:wordWrap/>
        <w:rPr>
          <w:rFonts w:asciiTheme="majorHAnsi" w:hAnsiTheme="majorHAnsi" w:cstheme="majorHAnsi"/>
          <w:lang w:eastAsia="ja-JP"/>
          <w:rPrChange w:id="6089" w:author="哲均 宋" w:date="2019-08-16T11:41:00Z">
            <w:rPr>
              <w:rFonts w:hint="eastAsia"/>
              <w:lang w:eastAsia="ja-JP"/>
            </w:rPr>
          </w:rPrChange>
        </w:rPr>
        <w:pPrChange w:id="6090" w:author="Seongeun Woo" w:date="2016-10-13T18:44:00Z">
          <w:pPr>
            <w:pStyle w:val="-00"/>
          </w:pPr>
        </w:pPrChange>
      </w:pPr>
      <w:ins w:id="6091" w:author="哲均 宋" w:date="2019-08-16T11:40:00Z">
        <w:r w:rsidRPr="00C80703">
          <w:rPr>
            <w:rFonts w:asciiTheme="majorHAnsi" w:hAnsiTheme="majorHAnsi" w:cstheme="majorHAnsi"/>
            <w:lang w:eastAsia="ja-JP"/>
            <w:rPrChange w:id="6092" w:author="哲均 宋" w:date="2019-08-16T11:41:00Z">
              <w:rPr>
                <w:lang w:eastAsia="ja-JP"/>
              </w:rPr>
            </w:rPrChange>
          </w:rPr>
          <w:t>The OBJREL_INC table of Sample Data has three ROWs with a MULTIID value of 1. The actual value can be seen in BIZCODE and OBJ_NAME by matching the SID of the OBJREL_INC table with the SID of the OBJ_MAIN table.</w:t>
        </w:r>
      </w:ins>
    </w:p>
    <w:p w14:paraId="3F380FAD" w14:textId="77777777" w:rsidR="0096549F" w:rsidRPr="00ED175E" w:rsidRDefault="0096549F">
      <w:pPr>
        <w:widowControl/>
        <w:autoSpaceDE w:val="0"/>
        <w:autoSpaceDN w:val="0"/>
        <w:jc w:val="left"/>
        <w:pPrChange w:id="6093" w:author="Seongeun Woo" w:date="2016-10-13T18:44:00Z">
          <w:pPr>
            <w:widowControl/>
            <w:jc w:val="left"/>
          </w:pPr>
        </w:pPrChange>
      </w:pPr>
      <w:r w:rsidRPr="00ED175E">
        <w:br w:type="page"/>
      </w:r>
    </w:p>
    <w:p w14:paraId="64BE3D82" w14:textId="79889C94" w:rsidR="0096549F" w:rsidRDefault="0096549F">
      <w:pPr>
        <w:pStyle w:val="50"/>
        <w:wordWrap/>
        <w:ind w:left="601"/>
        <w:rPr>
          <w:ins w:id="6094" w:author="InnoRules" w:date="2016-10-11T09:49:00Z"/>
        </w:rPr>
        <w:pPrChange w:id="6095" w:author="Seongeun Woo" w:date="2016-10-13T18:44:00Z">
          <w:pPr>
            <w:pStyle w:val="50"/>
            <w:ind w:left="601"/>
          </w:pPr>
        </w:pPrChange>
      </w:pPr>
      <w:del w:id="6096" w:author="哲均 宋" w:date="2019-08-16T08:55:00Z">
        <w:r w:rsidRPr="00ED175E" w:rsidDel="003566B2">
          <w:rPr>
            <w:rFonts w:hint="eastAsia"/>
          </w:rPr>
          <w:delText>関連画面</w:delText>
        </w:r>
      </w:del>
      <w:ins w:id="6097" w:author="哲均 宋" w:date="2019-08-16T08:55:00Z">
        <w:r w:rsidR="003566B2">
          <w:rPr>
            <w:rFonts w:hint="eastAsia"/>
          </w:rPr>
          <w:t>Related Screen</w:t>
        </w:r>
      </w:ins>
      <w:del w:id="6098" w:author="user" w:date="2016-10-14T15:08:00Z">
        <w:r w:rsidRPr="00ED175E" w:rsidDel="00A922BD">
          <w:rPr>
            <w:rFonts w:hint="eastAsia"/>
          </w:rPr>
          <w:delText>：</w:delText>
        </w:r>
      </w:del>
    </w:p>
    <w:p w14:paraId="7D803910" w14:textId="77777777" w:rsidR="00EE7C0C" w:rsidRPr="00ED175E" w:rsidRDefault="00EE7C0C">
      <w:pPr>
        <w:pStyle w:val="50"/>
        <w:numPr>
          <w:ilvl w:val="0"/>
          <w:numId w:val="0"/>
        </w:numPr>
        <w:wordWrap/>
        <w:ind w:left="599"/>
        <w:pPrChange w:id="6099" w:author="Seongeun Woo" w:date="2016-10-13T18:44:00Z">
          <w:pPr>
            <w:pStyle w:val="50"/>
            <w:ind w:left="601"/>
          </w:pPr>
        </w:pPrChange>
      </w:pPr>
    </w:p>
    <w:p w14:paraId="143BF180" w14:textId="4E35F483" w:rsidR="004D70B6" w:rsidRPr="00ED175E" w:rsidRDefault="0096549F">
      <w:pPr>
        <w:pStyle w:val="afa"/>
        <w:keepNext/>
        <w:autoSpaceDE w:val="0"/>
        <w:autoSpaceDN w:val="0"/>
        <w:ind w:left="380"/>
        <w:pPrChange w:id="6100" w:author="Seongeun Woo" w:date="2016-10-13T18:44:00Z">
          <w:pPr>
            <w:pStyle w:val="afa"/>
            <w:keepNext/>
            <w:ind w:left="342" w:hanging="342"/>
          </w:pPr>
        </w:pPrChange>
      </w:pPr>
      <w:del w:id="6101" w:author="Seongeun Woo" w:date="2016-07-06T15:42:00Z">
        <w:r w:rsidRPr="0073721B" w:rsidDel="00D86021">
          <w:rPr>
            <w:lang w:eastAsia="ja-JP"/>
            <w:rPrChange w:id="6102" w:author="Unknown">
              <w:rPr>
                <w:rFonts w:ascii="Courier New" w:eastAsia="ＭＳ Ｐゴシック" w:hAnsi="Courier New" w:cstheme="minorBidi"/>
                <w:spacing w:val="-2"/>
                <w:sz w:val="18"/>
                <w:lang w:eastAsia="ja-JP"/>
              </w:rPr>
            </w:rPrChange>
          </w:rPr>
          <w:drawing>
            <wp:inline distT="0" distB="0" distL="0" distR="0" wp14:anchorId="0351A32D" wp14:editId="1E3C6135">
              <wp:extent cx="6048375" cy="3190875"/>
              <wp:effectExtent l="0" t="0" r="0" b="0"/>
              <wp:docPr id="19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375" cy="3190875"/>
                      </a:xfrm>
                      <a:prstGeom prst="rect">
                        <a:avLst/>
                      </a:prstGeom>
                    </pic:spPr>
                  </pic:pic>
                </a:graphicData>
              </a:graphic>
            </wp:inline>
          </w:drawing>
        </w:r>
      </w:del>
      <w:ins w:id="6103" w:author="Seongeun Woo" w:date="2016-07-06T15:42:00Z">
        <w:del w:id="6104" w:author="Jongho Lee" w:date="2016-09-22T18:19:00Z">
          <w:r w:rsidR="00D86021" w:rsidRPr="0073721B" w:rsidDel="003F29F6">
            <w:rPr>
              <w:lang w:eastAsia="ja-JP"/>
              <w:rPrChange w:id="6105" w:author="Unknown">
                <w:rPr>
                  <w:rFonts w:ascii="Courier New" w:eastAsia="ＭＳ Ｐゴシック" w:hAnsi="Courier New" w:cstheme="minorBidi"/>
                  <w:spacing w:val="-2"/>
                  <w:sz w:val="18"/>
                  <w:lang w:eastAsia="ja-JP"/>
                </w:rPr>
              </w:rPrChange>
            </w:rPr>
            <w:drawing>
              <wp:inline distT="0" distB="0" distL="0" distR="0" wp14:anchorId="34AED5F5" wp14:editId="513F784F">
                <wp:extent cx="5943600" cy="2545715"/>
                <wp:effectExtent l="0" t="0" r="0" b="698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noFill/>
                        <a:ln>
                          <a:noFill/>
                        </a:ln>
                      </pic:spPr>
                    </pic:pic>
                  </a:graphicData>
                </a:graphic>
              </wp:inline>
            </w:drawing>
          </w:r>
        </w:del>
      </w:ins>
      <w:ins w:id="6106" w:author="Jongho Lee" w:date="2016-09-22T18:19:00Z">
        <w:r w:rsidR="003F29F6">
          <w:rPr>
            <w:lang w:eastAsia="ja-JP"/>
            <w:rPrChange w:id="6107" w:author="Unknown">
              <w:rPr>
                <w:rFonts w:ascii="Courier New" w:eastAsia="ＭＳ Ｐゴシック" w:hAnsi="Courier New" w:cstheme="minorBidi"/>
                <w:spacing w:val="-2"/>
                <w:sz w:val="18"/>
                <w:lang w:eastAsia="ja-JP"/>
              </w:rPr>
            </w:rPrChange>
          </w:rPr>
          <w:drawing>
            <wp:inline distT="0" distB="0" distL="0" distR="0" wp14:anchorId="06F23696" wp14:editId="7AD3B8E6">
              <wp:extent cx="6048375" cy="2994025"/>
              <wp:effectExtent l="19050" t="19050" r="28575" b="158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8375" cy="2994025"/>
                      </a:xfrm>
                      <a:prstGeom prst="rect">
                        <a:avLst/>
                      </a:prstGeom>
                      <a:ln w="6350">
                        <a:solidFill>
                          <a:schemeClr val="tx1"/>
                        </a:solidFill>
                      </a:ln>
                    </pic:spPr>
                  </pic:pic>
                </a:graphicData>
              </a:graphic>
            </wp:inline>
          </w:drawing>
        </w:r>
      </w:ins>
    </w:p>
    <w:p w14:paraId="714A8003" w14:textId="1F55DC3F" w:rsidR="0096549F" w:rsidRPr="00ED175E" w:rsidRDefault="004D70B6">
      <w:pPr>
        <w:pStyle w:val="af6"/>
        <w:autoSpaceDE w:val="0"/>
        <w:autoSpaceDN w:val="0"/>
        <w:pPrChange w:id="6108" w:author="Seongeun Woo" w:date="2016-10-13T18:44:00Z">
          <w:pPr>
            <w:pStyle w:val="af6"/>
          </w:pPr>
        </w:pPrChange>
      </w:pPr>
      <w:bookmarkStart w:id="6109" w:name="_Toc465024696"/>
      <w:del w:id="6110" w:author="哲均 宋" w:date="2019-08-16T08:56:00Z">
        <w:r w:rsidRPr="00ED175E" w:rsidDel="003566B2">
          <w:delText>[</w:delText>
        </w:r>
        <w:r w:rsidRPr="00ED175E" w:rsidDel="003566B2">
          <w:rPr>
            <w:rFonts w:hint="eastAsia"/>
          </w:rPr>
          <w:delText>図</w:delText>
        </w:r>
      </w:del>
      <w:ins w:id="6111"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10</w:t>
      </w:r>
      <w:r w:rsidRPr="0073721B">
        <w:fldChar w:fldCharType="end"/>
      </w:r>
      <w:ins w:id="6112" w:author="InnoRules" w:date="2016-09-30T13:19:00Z">
        <w:r w:rsidR="00A440A6">
          <w:t xml:space="preserve"> </w:t>
        </w:r>
      </w:ins>
      <w:del w:id="6113" w:author="InnoRules" w:date="2016-09-30T13:19:00Z">
        <w:r w:rsidRPr="00ED175E" w:rsidDel="00A440A6">
          <w:delText xml:space="preserve"> </w:delText>
        </w:r>
      </w:del>
      <w:del w:id="6114" w:author="shira" w:date="2017-12-21T15:54:00Z">
        <w:r w:rsidRPr="00ED175E" w:rsidDel="005A7A3A">
          <w:rPr>
            <w:rFonts w:hint="eastAsia"/>
          </w:rPr>
          <w:delText>商品／保険項目の登録／修正</w:delText>
        </w:r>
      </w:del>
      <w:ins w:id="6115" w:author="shira" w:date="2017-12-21T15:54:00Z">
        <w:r w:rsidR="005A7A3A">
          <w:rPr>
            <w:rFonts w:hint="eastAsia"/>
          </w:rPr>
          <w:t>商品項目の登録／修正</w:t>
        </w:r>
      </w:ins>
      <w:ins w:id="6116" w:author="user" w:date="2016-10-14T15:08:00Z">
        <w:r w:rsidR="00A922BD">
          <w:rPr>
            <w:rFonts w:hint="eastAsia"/>
          </w:rPr>
          <w:t>画面</w:t>
        </w:r>
      </w:ins>
      <w:r w:rsidRPr="00ED175E">
        <w:t>]</w:t>
      </w:r>
      <w:bookmarkEnd w:id="6109"/>
    </w:p>
    <w:p w14:paraId="521DE07C" w14:textId="0B4A9A5A" w:rsidR="0096549F" w:rsidRPr="00ED175E" w:rsidRDefault="0096549F">
      <w:pPr>
        <w:pStyle w:val="af6"/>
        <w:autoSpaceDE w:val="0"/>
        <w:autoSpaceDN w:val="0"/>
        <w:pPrChange w:id="6117" w:author="Seongeun Woo" w:date="2016-10-13T18:44:00Z">
          <w:pPr>
            <w:pStyle w:val="af6"/>
          </w:pPr>
        </w:pPrChange>
      </w:pPr>
    </w:p>
    <w:p w14:paraId="5F39D661" w14:textId="77777777" w:rsidR="0096549F" w:rsidRPr="00ED175E" w:rsidRDefault="0096549F">
      <w:pPr>
        <w:widowControl/>
        <w:autoSpaceDE w:val="0"/>
        <w:autoSpaceDN w:val="0"/>
        <w:jc w:val="left"/>
        <w:pPrChange w:id="6118" w:author="Seongeun Woo" w:date="2016-10-13T18:44:00Z">
          <w:pPr>
            <w:widowControl/>
            <w:jc w:val="left"/>
          </w:pPr>
        </w:pPrChange>
      </w:pPr>
      <w:r w:rsidRPr="00ED175E">
        <w:br w:type="page"/>
      </w:r>
    </w:p>
    <w:p w14:paraId="48E21F34" w14:textId="77777777" w:rsidR="0096549F" w:rsidRPr="00ED175E" w:rsidRDefault="0096549F">
      <w:pPr>
        <w:pStyle w:val="20"/>
        <w:wordWrap/>
        <w:pPrChange w:id="6119" w:author="Seongeun Woo" w:date="2016-10-13T18:44:00Z">
          <w:pPr>
            <w:pStyle w:val="20"/>
          </w:pPr>
        </w:pPrChange>
      </w:pPr>
      <w:bookmarkStart w:id="6120" w:name="_Toc434858361"/>
      <w:bookmarkStart w:id="6121" w:name="_Toc445716748"/>
      <w:bookmarkStart w:id="6122" w:name="_Toc17112111"/>
      <w:r w:rsidRPr="00ED175E">
        <w:t>OBJRELINC_PROP</w:t>
      </w:r>
      <w:bookmarkEnd w:id="6120"/>
      <w:bookmarkEnd w:id="6121"/>
      <w:bookmarkEnd w:id="6122"/>
    </w:p>
    <w:p w14:paraId="692AB432" w14:textId="5967E6D5" w:rsidR="00A76F2E" w:rsidRPr="00ED175E" w:rsidRDefault="0096549F" w:rsidP="00A76F2E">
      <w:pPr>
        <w:autoSpaceDE w:val="0"/>
        <w:autoSpaceDN w:val="0"/>
        <w:jc w:val="left"/>
        <w:rPr>
          <w:ins w:id="6123" w:author="哲均 宋" w:date="2019-08-16T11:45:00Z"/>
          <w:rFonts w:hint="eastAsia"/>
        </w:rPr>
      </w:pPr>
      <w:del w:id="6124" w:author="哲均 宋" w:date="2019-08-16T11:46:00Z">
        <w:r w:rsidRPr="00ED175E" w:rsidDel="00A76F2E">
          <w:rPr>
            <w:rFonts w:hint="eastAsia"/>
          </w:rPr>
          <w:delText>標準項目のうち、多重</w:delText>
        </w:r>
      </w:del>
      <w:ins w:id="6125" w:author="Seongeun Woo" w:date="2016-07-06T15:42:00Z">
        <w:del w:id="6126" w:author="哲均 宋" w:date="2019-08-16T11:46:00Z">
          <w:r w:rsidR="00F82A91" w:rsidRPr="00ED175E" w:rsidDel="00A76F2E">
            <w:rPr>
              <w:rFonts w:hint="eastAsia"/>
            </w:rPr>
            <w:delText>ルール区分が入力</w:delText>
          </w:r>
        </w:del>
      </w:ins>
      <w:del w:id="6127" w:author="哲均 宋" w:date="2019-08-16T11:46:00Z">
        <w:r w:rsidRPr="00ED175E" w:rsidDel="00A76F2E">
          <w:rPr>
            <w:rFonts w:hint="eastAsia"/>
          </w:rPr>
          <w:delText>項目である</w:delText>
        </w:r>
      </w:del>
      <w:ins w:id="6128" w:author="Seongeun Woo" w:date="2016-07-06T15:42:00Z">
        <w:del w:id="6129" w:author="哲均 宋" w:date="2019-08-16T11:46:00Z">
          <w:r w:rsidR="00F82A91" w:rsidRPr="00ED175E" w:rsidDel="00A76F2E">
            <w:rPr>
              <w:rFonts w:hint="eastAsia"/>
            </w:rPr>
            <w:delText>場合、</w:delText>
          </w:r>
        </w:del>
      </w:ins>
      <w:del w:id="6130" w:author="哲均 宋" w:date="2019-08-16T11:46:00Z">
        <w:r w:rsidRPr="00ED175E" w:rsidDel="00A76F2E">
          <w:rPr>
            <w:rFonts w:hint="eastAsia"/>
          </w:rPr>
          <w:delText>入力項目の値</w:delText>
        </w:r>
      </w:del>
      <w:ins w:id="6131" w:author="Seongeun Woo" w:date="2016-07-06T15:42:00Z">
        <w:del w:id="6132" w:author="哲均 宋" w:date="2019-08-16T11:46:00Z">
          <w:r w:rsidR="00F82A91" w:rsidRPr="00ED175E" w:rsidDel="00A76F2E">
            <w:rPr>
              <w:rFonts w:hint="eastAsia"/>
            </w:rPr>
            <w:delText>を</w:delText>
          </w:r>
        </w:del>
      </w:ins>
      <w:del w:id="6133" w:author="哲均 宋" w:date="2019-08-16T11:46:00Z">
        <w:r w:rsidRPr="00ED175E" w:rsidDel="00A76F2E">
          <w:rPr>
            <w:rFonts w:hint="eastAsia"/>
          </w:rPr>
          <w:delText>が保存される</w:delText>
        </w:r>
      </w:del>
      <w:ins w:id="6134" w:author="Seongeun Woo" w:date="2016-07-06T15:42:00Z">
        <w:del w:id="6135" w:author="哲均 宋" w:date="2019-08-16T11:46:00Z">
          <w:r w:rsidR="00F82A91" w:rsidRPr="00ED175E" w:rsidDel="00A76F2E">
            <w:rPr>
              <w:rFonts w:hint="eastAsia"/>
            </w:rPr>
            <w:delText>する</w:delText>
          </w:r>
        </w:del>
      </w:ins>
      <w:del w:id="6136" w:author="哲均 宋" w:date="2019-08-16T11:46:00Z">
        <w:r w:rsidRPr="00ED175E" w:rsidDel="00A76F2E">
          <w:rPr>
            <w:rFonts w:hint="eastAsia"/>
          </w:rPr>
          <w:delText>テーブルである。</w:delText>
        </w:r>
      </w:del>
      <w:ins w:id="6137" w:author="哲均 宋" w:date="2019-08-16T11:45:00Z">
        <w:r w:rsidR="00A76F2E" w:rsidRPr="003C3870">
          <w:t>When the RULE_KBN column value of the OBJ1200 table is 1 (input item), this table stor</w:t>
        </w:r>
        <w:r w:rsidR="00A76F2E">
          <w:t>es</w:t>
        </w:r>
        <w:r w:rsidR="00A76F2E" w:rsidRPr="003C3870">
          <w:t xml:space="preserve"> </w:t>
        </w:r>
        <w:r w:rsidR="00A76F2E">
          <w:t>re</w:t>
        </w:r>
      </w:ins>
      <w:ins w:id="6138" w:author="哲均 宋" w:date="2019-08-16T11:46:00Z">
        <w:r w:rsidR="00A76F2E">
          <w:t>al values</w:t>
        </w:r>
      </w:ins>
      <w:ins w:id="6139" w:author="哲均 宋" w:date="2019-08-16T11:45:00Z">
        <w:r w:rsidR="00A76F2E" w:rsidRPr="003C3870">
          <w:t xml:space="preserve"> of the input item.</w:t>
        </w:r>
      </w:ins>
    </w:p>
    <w:p w14:paraId="0E9D64AA" w14:textId="77777777" w:rsidR="00C80703" w:rsidRPr="00C80703" w:rsidRDefault="00C80703">
      <w:pPr>
        <w:autoSpaceDE w:val="0"/>
        <w:autoSpaceDN w:val="0"/>
        <w:jc w:val="left"/>
        <w:rPr>
          <w:rFonts w:hint="eastAsia"/>
          <w:rPrChange w:id="6140" w:author="哲均 宋" w:date="2019-08-16T11:42:00Z">
            <w:rPr>
              <w:rFonts w:hint="eastAsia"/>
            </w:rPr>
          </w:rPrChange>
        </w:rPr>
        <w:pPrChange w:id="6141" w:author="Seongeun Woo" w:date="2016-10-13T18:44:00Z">
          <w:pPr/>
        </w:pPrChange>
      </w:pPr>
    </w:p>
    <w:p w14:paraId="4ED7F24F" w14:textId="77777777" w:rsidR="0096549F" w:rsidRPr="00ED175E" w:rsidRDefault="0096549F">
      <w:pPr>
        <w:pStyle w:val="-00"/>
        <w:wordWrap/>
        <w:rPr>
          <w:lang w:eastAsia="ja-JP"/>
        </w:rPr>
        <w:pPrChange w:id="6142" w:author="Seongeun Woo" w:date="2016-10-13T18:44:00Z">
          <w:pPr>
            <w:pStyle w:val="-00"/>
          </w:pPr>
        </w:pPrChange>
      </w:pPr>
    </w:p>
    <w:p w14:paraId="1A7727BC" w14:textId="74BF2B2F" w:rsidR="00F72F68" w:rsidRPr="00ED175E" w:rsidRDefault="00F72F68">
      <w:pPr>
        <w:pStyle w:val="af6"/>
        <w:keepNext/>
        <w:autoSpaceDE w:val="0"/>
        <w:autoSpaceDN w:val="0"/>
        <w:pPrChange w:id="6143" w:author="Seongeun Woo" w:date="2016-10-13T18:44:00Z">
          <w:pPr>
            <w:pStyle w:val="af6"/>
            <w:keepNext/>
          </w:pPr>
        </w:pPrChange>
      </w:pPr>
      <w:r w:rsidRPr="00ED175E">
        <w:t xml:space="preserve"> </w:t>
      </w:r>
      <w:del w:id="6144" w:author="哲均 宋" w:date="2019-08-16T08:55:00Z">
        <w:r w:rsidRPr="00ED175E" w:rsidDel="003566B2">
          <w:delText>[</w:delText>
        </w:r>
        <w:r w:rsidRPr="00ED175E" w:rsidDel="003566B2">
          <w:rPr>
            <w:rFonts w:hint="eastAsia"/>
          </w:rPr>
          <w:delText>表</w:delText>
        </w:r>
      </w:del>
      <w:ins w:id="6145"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17</w:t>
      </w:r>
      <w:r w:rsidRPr="0073721B">
        <w:fldChar w:fldCharType="end"/>
      </w:r>
      <w:r w:rsidRPr="00ED175E">
        <w:t xml:space="preserve"> </w:t>
      </w:r>
      <w:del w:id="6146" w:author="哲均 宋" w:date="2019-08-16T08:58:00Z">
        <w:r w:rsidRPr="00ED175E" w:rsidDel="003566B2">
          <w:rPr>
            <w:rFonts w:hint="eastAsia"/>
          </w:rPr>
          <w:delText>主要カラム</w:delText>
        </w:r>
        <w:r w:rsidRPr="00ED175E" w:rsidDel="003566B2">
          <w:delText>]</w:delText>
        </w:r>
      </w:del>
      <w:ins w:id="6147"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913"/>
        <w:gridCol w:w="4225"/>
        <w:gridCol w:w="3360"/>
        <w:tblGridChange w:id="6148">
          <w:tblGrid>
            <w:gridCol w:w="1701"/>
            <w:gridCol w:w="212"/>
            <w:gridCol w:w="4128"/>
            <w:gridCol w:w="97"/>
            <w:gridCol w:w="3360"/>
          </w:tblGrid>
        </w:tblGridChange>
      </w:tblGrid>
      <w:tr w:rsidR="003566B2" w:rsidRPr="00ED175E" w14:paraId="062A43FA" w14:textId="77777777" w:rsidTr="00F72F68">
        <w:tc>
          <w:tcPr>
            <w:tcW w:w="1701" w:type="dxa"/>
            <w:shd w:val="clear" w:color="auto" w:fill="EEECE1"/>
            <w:vAlign w:val="center"/>
          </w:tcPr>
          <w:p w14:paraId="030B53CE" w14:textId="3B8BE6E2" w:rsidR="003566B2" w:rsidRPr="00ED175E" w:rsidRDefault="003566B2" w:rsidP="003566B2">
            <w:pPr>
              <w:pStyle w:val="afc"/>
              <w:wordWrap/>
              <w:pPrChange w:id="6149" w:author="Seongeun Woo" w:date="2016-10-13T18:44:00Z">
                <w:pPr>
                  <w:pStyle w:val="afc"/>
                </w:pPr>
              </w:pPrChange>
            </w:pPr>
            <w:ins w:id="6150" w:author="哲均 宋" w:date="2019-08-16T08:51:00Z">
              <w:r>
                <w:rPr>
                  <w:rFonts w:hint="eastAsia"/>
                </w:rPr>
                <w:t>C</w:t>
              </w:r>
              <w:r>
                <w:t>olumn Name</w:t>
              </w:r>
            </w:ins>
            <w:del w:id="6151" w:author="哲均 宋" w:date="2019-08-16T08:51:00Z">
              <w:r w:rsidRPr="00ED175E" w:rsidDel="001D325D">
                <w:delText>COLUNM</w:delText>
              </w:r>
            </w:del>
            <w:ins w:id="6152" w:author="Seongeun Woo" w:date="2016-07-06T16:13:00Z">
              <w:del w:id="6153" w:author="哲均 宋" w:date="2019-08-16T08:51:00Z">
                <w:r w:rsidRPr="00ED175E" w:rsidDel="001D325D">
                  <w:delText>COLUMN</w:delText>
                </w:r>
              </w:del>
            </w:ins>
            <w:del w:id="6154" w:author="哲均 宋" w:date="2019-08-16T08:51:00Z">
              <w:r w:rsidRPr="00ED175E" w:rsidDel="001D325D">
                <w:delText xml:space="preserve"> NAME</w:delText>
              </w:r>
            </w:del>
            <w:ins w:id="6155" w:author="류종우" w:date="2016-08-10T10:32:00Z">
              <w:del w:id="6156" w:author="哲均 宋" w:date="2019-08-16T08:51:00Z">
                <w:r w:rsidRPr="00ED175E" w:rsidDel="001D325D">
                  <w:rPr>
                    <w:rFonts w:hint="eastAsia"/>
                  </w:rPr>
                  <w:delText>カラム名</w:delText>
                </w:r>
              </w:del>
            </w:ins>
          </w:p>
        </w:tc>
        <w:tc>
          <w:tcPr>
            <w:tcW w:w="4340" w:type="dxa"/>
            <w:shd w:val="clear" w:color="auto" w:fill="EEECE1"/>
            <w:vAlign w:val="center"/>
          </w:tcPr>
          <w:p w14:paraId="649ABBDB" w14:textId="0CFC0B9B" w:rsidR="003566B2" w:rsidRPr="00ED175E" w:rsidRDefault="003566B2" w:rsidP="003566B2">
            <w:pPr>
              <w:pStyle w:val="afc"/>
              <w:wordWrap/>
              <w:pPrChange w:id="6157" w:author="Seongeun Woo" w:date="2016-10-13T18:44:00Z">
                <w:pPr>
                  <w:pStyle w:val="afc"/>
                </w:pPr>
              </w:pPrChange>
            </w:pPr>
            <w:ins w:id="6158" w:author="哲均 宋" w:date="2019-08-16T08:51:00Z">
              <w:r>
                <w:rPr>
                  <w:rFonts w:hint="eastAsia"/>
                </w:rPr>
                <w:t>D</w:t>
              </w:r>
              <w:r>
                <w:t>escription</w:t>
              </w:r>
            </w:ins>
            <w:del w:id="6159" w:author="哲均 宋" w:date="2019-08-16T08:51:00Z">
              <w:r w:rsidRPr="00ED175E" w:rsidDel="001D325D">
                <w:rPr>
                  <w:rFonts w:hint="eastAsia"/>
                </w:rPr>
                <w:delText>説明</w:delText>
              </w:r>
            </w:del>
          </w:p>
        </w:tc>
        <w:tc>
          <w:tcPr>
            <w:tcW w:w="3457" w:type="dxa"/>
            <w:shd w:val="clear" w:color="auto" w:fill="EEECE1"/>
            <w:vAlign w:val="center"/>
          </w:tcPr>
          <w:p w14:paraId="1F25BF58" w14:textId="49F35AF7" w:rsidR="003566B2" w:rsidRPr="00ED175E" w:rsidRDefault="003566B2" w:rsidP="003566B2">
            <w:pPr>
              <w:pStyle w:val="afc"/>
              <w:wordWrap/>
              <w:pPrChange w:id="6160" w:author="Seongeun Woo" w:date="2016-10-13T18:44:00Z">
                <w:pPr>
                  <w:pStyle w:val="afc"/>
                </w:pPr>
              </w:pPrChange>
            </w:pPr>
            <w:ins w:id="6161" w:author="哲均 宋" w:date="2019-08-16T08:51:00Z">
              <w:r w:rsidRPr="001D2C85">
                <w:t>Remarks</w:t>
              </w:r>
            </w:ins>
            <w:del w:id="6162" w:author="哲均 宋" w:date="2019-08-16T08:51:00Z">
              <w:r w:rsidRPr="00ED175E" w:rsidDel="001D325D">
                <w:rPr>
                  <w:rFonts w:hint="eastAsia"/>
                </w:rPr>
                <w:delText>備考</w:delText>
              </w:r>
            </w:del>
          </w:p>
        </w:tc>
      </w:tr>
      <w:tr w:rsidR="0096549F" w:rsidRPr="00ED175E" w14:paraId="07B3ECAC" w14:textId="77777777" w:rsidTr="00F82A91">
        <w:tblPrEx>
          <w:tblW w:w="9498" w:type="dxa"/>
          <w:tblInd w:w="108" w:type="dxa"/>
          <w:tblPrExChange w:id="6163" w:author="Seongeun Woo" w:date="2016-07-06T15:43:00Z">
            <w:tblPrEx>
              <w:tblW w:w="9498" w:type="dxa"/>
              <w:tblInd w:w="108" w:type="dxa"/>
            </w:tblPrEx>
          </w:tblPrExChange>
        </w:tblPrEx>
        <w:tc>
          <w:tcPr>
            <w:tcW w:w="1701" w:type="dxa"/>
            <w:shd w:val="clear" w:color="auto" w:fill="EEECE1"/>
            <w:vAlign w:val="center"/>
            <w:tcPrChange w:id="6164" w:author="Seongeun Woo" w:date="2016-07-06T15:43:00Z">
              <w:tcPr>
                <w:tcW w:w="1701" w:type="dxa"/>
                <w:shd w:val="clear" w:color="auto" w:fill="F2F2F2" w:themeFill="background1" w:themeFillShade="F2"/>
                <w:vAlign w:val="center"/>
              </w:tcPr>
            </w:tcPrChange>
          </w:tcPr>
          <w:p w14:paraId="1E7E795B" w14:textId="77777777" w:rsidR="0096549F" w:rsidRPr="00ED175E" w:rsidRDefault="0096549F">
            <w:pPr>
              <w:pStyle w:val="25"/>
              <w:autoSpaceDE w:val="0"/>
              <w:autoSpaceDN w:val="0"/>
              <w:rPr>
                <w:b/>
              </w:rPr>
              <w:pPrChange w:id="6165" w:author="Seongeun Woo" w:date="2016-10-13T18:44:00Z">
                <w:pPr>
                  <w:pStyle w:val="25"/>
                </w:pPr>
              </w:pPrChange>
            </w:pPr>
            <w:r w:rsidRPr="00ED175E">
              <w:rPr>
                <w:b/>
              </w:rPr>
              <w:t>MULTIID</w:t>
            </w:r>
          </w:p>
        </w:tc>
        <w:tc>
          <w:tcPr>
            <w:tcW w:w="4340" w:type="dxa"/>
            <w:vAlign w:val="center"/>
            <w:tcPrChange w:id="6166" w:author="Seongeun Woo" w:date="2016-07-06T15:43:00Z">
              <w:tcPr>
                <w:tcW w:w="4340" w:type="dxa"/>
                <w:gridSpan w:val="2"/>
                <w:vAlign w:val="center"/>
              </w:tcPr>
            </w:tcPrChange>
          </w:tcPr>
          <w:p w14:paraId="75025FFD" w14:textId="1974840F" w:rsidR="0096549F" w:rsidRPr="00ED175E" w:rsidRDefault="0096549F">
            <w:pPr>
              <w:pStyle w:val="afb"/>
              <w:autoSpaceDE w:val="0"/>
              <w:autoSpaceDN w:val="0"/>
              <w:pPrChange w:id="6167" w:author="Seongeun Woo" w:date="2016-10-13T18:44:00Z">
                <w:pPr>
                  <w:pStyle w:val="afb"/>
                </w:pPr>
              </w:pPrChange>
            </w:pPr>
            <w:del w:id="6168" w:author="哲均 宋" w:date="2019-08-16T14:09:00Z">
              <w:r w:rsidRPr="00ED175E" w:rsidDel="004803AD">
                <w:rPr>
                  <w:rFonts w:hint="eastAsia"/>
                </w:rPr>
                <w:delText>多重項目の値が保存される</w:delText>
              </w:r>
              <w:r w:rsidRPr="00ED175E" w:rsidDel="004803AD">
                <w:delText>ID</w:delText>
              </w:r>
            </w:del>
            <w:ins w:id="6169" w:author="哲均 宋" w:date="2019-08-16T14:09:00Z">
              <w:r w:rsidR="004803AD" w:rsidRPr="004803AD">
                <w:t>ID for storing multiple item values</w:t>
              </w:r>
            </w:ins>
          </w:p>
        </w:tc>
        <w:tc>
          <w:tcPr>
            <w:tcW w:w="3457" w:type="dxa"/>
            <w:vAlign w:val="center"/>
            <w:tcPrChange w:id="6170" w:author="Seongeun Woo" w:date="2016-07-06T15:43:00Z">
              <w:tcPr>
                <w:tcW w:w="3457" w:type="dxa"/>
                <w:gridSpan w:val="2"/>
                <w:vAlign w:val="center"/>
              </w:tcPr>
            </w:tcPrChange>
          </w:tcPr>
          <w:p w14:paraId="77295522" w14:textId="77777777" w:rsidR="0096549F" w:rsidRPr="00ED175E" w:rsidRDefault="0096549F">
            <w:pPr>
              <w:pStyle w:val="-2"/>
              <w:wordWrap/>
              <w:spacing w:after="360"/>
              <w:pPrChange w:id="6171" w:author="Seongeun Woo" w:date="2016-10-13T18:44:00Z">
                <w:pPr>
                  <w:pStyle w:val="-2"/>
                  <w:spacing w:after="360"/>
                </w:pPr>
              </w:pPrChange>
            </w:pPr>
          </w:p>
        </w:tc>
      </w:tr>
      <w:tr w:rsidR="0096549F" w:rsidRPr="00ED175E" w14:paraId="2BA6CA5D" w14:textId="77777777" w:rsidTr="00F82A91">
        <w:tblPrEx>
          <w:tblW w:w="9498" w:type="dxa"/>
          <w:tblInd w:w="108" w:type="dxa"/>
          <w:tblPrExChange w:id="6172" w:author="Seongeun Woo" w:date="2016-07-06T15:43:00Z">
            <w:tblPrEx>
              <w:tblW w:w="9498" w:type="dxa"/>
              <w:tblInd w:w="108" w:type="dxa"/>
            </w:tblPrEx>
          </w:tblPrExChange>
        </w:tblPrEx>
        <w:tc>
          <w:tcPr>
            <w:tcW w:w="1701" w:type="dxa"/>
            <w:shd w:val="clear" w:color="auto" w:fill="EEECE1"/>
            <w:vAlign w:val="center"/>
            <w:tcPrChange w:id="6173" w:author="Seongeun Woo" w:date="2016-07-06T15:43:00Z">
              <w:tcPr>
                <w:tcW w:w="1701" w:type="dxa"/>
                <w:shd w:val="clear" w:color="auto" w:fill="F2F2F2" w:themeFill="background1" w:themeFillShade="F2"/>
                <w:vAlign w:val="center"/>
              </w:tcPr>
            </w:tcPrChange>
          </w:tcPr>
          <w:p w14:paraId="1C8B2494" w14:textId="77777777" w:rsidR="0096549F" w:rsidRPr="00ED175E" w:rsidRDefault="0096549F">
            <w:pPr>
              <w:pStyle w:val="25"/>
              <w:autoSpaceDE w:val="0"/>
              <w:autoSpaceDN w:val="0"/>
              <w:rPr>
                <w:b/>
              </w:rPr>
              <w:pPrChange w:id="6174" w:author="Seongeun Woo" w:date="2016-10-13T18:44:00Z">
                <w:pPr>
                  <w:pStyle w:val="25"/>
                </w:pPr>
              </w:pPrChange>
            </w:pPr>
            <w:r w:rsidRPr="00ED175E">
              <w:rPr>
                <w:b/>
              </w:rPr>
              <w:t>SEQ</w:t>
            </w:r>
          </w:p>
        </w:tc>
        <w:tc>
          <w:tcPr>
            <w:tcW w:w="4340" w:type="dxa"/>
            <w:vAlign w:val="center"/>
            <w:tcPrChange w:id="6175" w:author="Seongeun Woo" w:date="2016-07-06T15:43:00Z">
              <w:tcPr>
                <w:tcW w:w="4340" w:type="dxa"/>
                <w:gridSpan w:val="2"/>
                <w:vAlign w:val="center"/>
              </w:tcPr>
            </w:tcPrChange>
          </w:tcPr>
          <w:p w14:paraId="21070E0B" w14:textId="218CA4EF" w:rsidR="0096549F" w:rsidRPr="00ED175E" w:rsidRDefault="004803AD">
            <w:pPr>
              <w:pStyle w:val="afb"/>
              <w:autoSpaceDE w:val="0"/>
              <w:autoSpaceDN w:val="0"/>
              <w:pPrChange w:id="6176" w:author="Seongeun Woo" w:date="2016-10-13T18:44:00Z">
                <w:pPr>
                  <w:pStyle w:val="afb"/>
                </w:pPr>
              </w:pPrChange>
            </w:pPr>
            <w:ins w:id="6177" w:author="哲均 宋" w:date="2019-08-16T14:09:00Z">
              <w:r>
                <w:rPr>
                  <w:rFonts w:hint="eastAsia"/>
                </w:rPr>
                <w:t>S</w:t>
              </w:r>
              <w:r>
                <w:t>equence</w:t>
              </w:r>
            </w:ins>
            <w:del w:id="6178" w:author="哲均 宋" w:date="2019-08-16T14:09:00Z">
              <w:r w:rsidR="0096549F" w:rsidRPr="00ED175E" w:rsidDel="004803AD">
                <w:rPr>
                  <w:rFonts w:hint="eastAsia"/>
                </w:rPr>
                <w:delText>順番</w:delText>
              </w:r>
            </w:del>
          </w:p>
        </w:tc>
        <w:tc>
          <w:tcPr>
            <w:tcW w:w="3457" w:type="dxa"/>
            <w:vAlign w:val="center"/>
            <w:tcPrChange w:id="6179" w:author="Seongeun Woo" w:date="2016-07-06T15:43:00Z">
              <w:tcPr>
                <w:tcW w:w="3457" w:type="dxa"/>
                <w:gridSpan w:val="2"/>
                <w:vAlign w:val="center"/>
              </w:tcPr>
            </w:tcPrChange>
          </w:tcPr>
          <w:p w14:paraId="26B29264" w14:textId="77777777" w:rsidR="0096549F" w:rsidRPr="00ED175E" w:rsidRDefault="0096549F">
            <w:pPr>
              <w:pStyle w:val="-2"/>
              <w:wordWrap/>
              <w:spacing w:after="360"/>
              <w:pPrChange w:id="6180" w:author="Seongeun Woo" w:date="2016-10-13T18:44:00Z">
                <w:pPr>
                  <w:pStyle w:val="-2"/>
                  <w:spacing w:after="360"/>
                </w:pPr>
              </w:pPrChange>
            </w:pPr>
          </w:p>
        </w:tc>
      </w:tr>
      <w:tr w:rsidR="0096549F" w:rsidRPr="00ED175E" w14:paraId="01CDCE6E" w14:textId="77777777" w:rsidTr="00F82A91">
        <w:tblPrEx>
          <w:tblW w:w="9498" w:type="dxa"/>
          <w:tblInd w:w="108" w:type="dxa"/>
          <w:tblPrExChange w:id="6181" w:author="Seongeun Woo" w:date="2016-07-06T15:43:00Z">
            <w:tblPrEx>
              <w:tblW w:w="9498" w:type="dxa"/>
              <w:tblInd w:w="108" w:type="dxa"/>
            </w:tblPrEx>
          </w:tblPrExChange>
        </w:tblPrEx>
        <w:tc>
          <w:tcPr>
            <w:tcW w:w="1701" w:type="dxa"/>
            <w:shd w:val="clear" w:color="auto" w:fill="EEECE1"/>
            <w:vAlign w:val="center"/>
            <w:tcPrChange w:id="6182" w:author="Seongeun Woo" w:date="2016-07-06T15:43:00Z">
              <w:tcPr>
                <w:tcW w:w="1701" w:type="dxa"/>
                <w:shd w:val="clear" w:color="auto" w:fill="F2F2F2" w:themeFill="background1" w:themeFillShade="F2"/>
                <w:vAlign w:val="center"/>
              </w:tcPr>
            </w:tcPrChange>
          </w:tcPr>
          <w:p w14:paraId="38AE28ED" w14:textId="77777777" w:rsidR="0096549F" w:rsidRPr="00ED175E" w:rsidRDefault="0096549F">
            <w:pPr>
              <w:pStyle w:val="25"/>
              <w:autoSpaceDE w:val="0"/>
              <w:autoSpaceDN w:val="0"/>
              <w:rPr>
                <w:b/>
              </w:rPr>
              <w:pPrChange w:id="6183" w:author="Seongeun Woo" w:date="2016-10-13T18:44:00Z">
                <w:pPr>
                  <w:pStyle w:val="25"/>
                </w:pPr>
              </w:pPrChange>
            </w:pPr>
            <w:r w:rsidRPr="00ED175E">
              <w:rPr>
                <w:b/>
              </w:rPr>
              <w:t>CHAR01~50</w:t>
            </w:r>
          </w:p>
        </w:tc>
        <w:tc>
          <w:tcPr>
            <w:tcW w:w="4340" w:type="dxa"/>
            <w:vAlign w:val="center"/>
            <w:tcPrChange w:id="6184" w:author="Seongeun Woo" w:date="2016-07-06T15:43:00Z">
              <w:tcPr>
                <w:tcW w:w="4340" w:type="dxa"/>
                <w:gridSpan w:val="2"/>
                <w:vAlign w:val="center"/>
              </w:tcPr>
            </w:tcPrChange>
          </w:tcPr>
          <w:p w14:paraId="0C64EF75" w14:textId="1107A57F" w:rsidR="0096549F" w:rsidRPr="00ED175E" w:rsidRDefault="004803AD">
            <w:pPr>
              <w:pStyle w:val="afb"/>
              <w:autoSpaceDE w:val="0"/>
              <w:autoSpaceDN w:val="0"/>
              <w:pPrChange w:id="6185" w:author="Seongeun Woo" w:date="2016-10-13T18:44:00Z">
                <w:pPr>
                  <w:pStyle w:val="afb"/>
                </w:pPr>
              </w:pPrChange>
            </w:pPr>
            <w:ins w:id="6186" w:author="哲均 宋" w:date="2019-08-16T14:10:00Z">
              <w:r w:rsidRPr="004803AD">
                <w:t>Column that stores character type values</w:t>
              </w:r>
            </w:ins>
            <w:del w:id="6187" w:author="哲均 宋" w:date="2019-08-16T14:10:00Z">
              <w:r w:rsidR="0096549F" w:rsidRPr="00ED175E" w:rsidDel="004803AD">
                <w:rPr>
                  <w:rFonts w:hint="eastAsia"/>
                </w:rPr>
                <w:delText>文字型の値が保存されるカラム</w:delText>
              </w:r>
            </w:del>
          </w:p>
        </w:tc>
        <w:tc>
          <w:tcPr>
            <w:tcW w:w="3457" w:type="dxa"/>
            <w:vAlign w:val="center"/>
            <w:tcPrChange w:id="6188" w:author="Seongeun Woo" w:date="2016-07-06T15:43:00Z">
              <w:tcPr>
                <w:tcW w:w="3457" w:type="dxa"/>
                <w:gridSpan w:val="2"/>
                <w:vAlign w:val="center"/>
              </w:tcPr>
            </w:tcPrChange>
          </w:tcPr>
          <w:p w14:paraId="17430970" w14:textId="77777777" w:rsidR="0096549F" w:rsidRPr="00ED175E" w:rsidRDefault="0096549F">
            <w:pPr>
              <w:pStyle w:val="-2"/>
              <w:wordWrap/>
              <w:spacing w:after="360"/>
              <w:pPrChange w:id="6189" w:author="Seongeun Woo" w:date="2016-10-13T18:44:00Z">
                <w:pPr>
                  <w:pStyle w:val="-2"/>
                  <w:spacing w:after="360"/>
                </w:pPr>
              </w:pPrChange>
            </w:pPr>
          </w:p>
        </w:tc>
      </w:tr>
      <w:tr w:rsidR="0096549F" w:rsidRPr="00ED175E" w14:paraId="24EE4899" w14:textId="77777777" w:rsidTr="00F82A91">
        <w:tblPrEx>
          <w:tblW w:w="9498" w:type="dxa"/>
          <w:tblInd w:w="108" w:type="dxa"/>
          <w:tblPrExChange w:id="6190" w:author="Seongeun Woo" w:date="2016-07-06T15:43:00Z">
            <w:tblPrEx>
              <w:tblW w:w="9498" w:type="dxa"/>
              <w:tblInd w:w="108" w:type="dxa"/>
            </w:tblPrEx>
          </w:tblPrExChange>
        </w:tblPrEx>
        <w:tc>
          <w:tcPr>
            <w:tcW w:w="1701" w:type="dxa"/>
            <w:shd w:val="clear" w:color="auto" w:fill="EEECE1"/>
            <w:vAlign w:val="center"/>
            <w:tcPrChange w:id="6191" w:author="Seongeun Woo" w:date="2016-07-06T15:43:00Z">
              <w:tcPr>
                <w:tcW w:w="1701" w:type="dxa"/>
                <w:shd w:val="clear" w:color="auto" w:fill="F2F2F2" w:themeFill="background1" w:themeFillShade="F2"/>
                <w:vAlign w:val="center"/>
              </w:tcPr>
            </w:tcPrChange>
          </w:tcPr>
          <w:p w14:paraId="4F75030A" w14:textId="77777777" w:rsidR="0096549F" w:rsidRPr="00ED175E" w:rsidRDefault="0096549F">
            <w:pPr>
              <w:pStyle w:val="25"/>
              <w:autoSpaceDE w:val="0"/>
              <w:autoSpaceDN w:val="0"/>
              <w:rPr>
                <w:b/>
              </w:rPr>
              <w:pPrChange w:id="6192" w:author="Seongeun Woo" w:date="2016-10-13T18:44:00Z">
                <w:pPr>
                  <w:pStyle w:val="25"/>
                </w:pPr>
              </w:pPrChange>
            </w:pPr>
            <w:r w:rsidRPr="00ED175E">
              <w:rPr>
                <w:b/>
              </w:rPr>
              <w:t>NUM10~20</w:t>
            </w:r>
          </w:p>
        </w:tc>
        <w:tc>
          <w:tcPr>
            <w:tcW w:w="4340" w:type="dxa"/>
            <w:vAlign w:val="center"/>
            <w:tcPrChange w:id="6193" w:author="Seongeun Woo" w:date="2016-07-06T15:43:00Z">
              <w:tcPr>
                <w:tcW w:w="4340" w:type="dxa"/>
                <w:gridSpan w:val="2"/>
                <w:vAlign w:val="center"/>
              </w:tcPr>
            </w:tcPrChange>
          </w:tcPr>
          <w:p w14:paraId="57026F80" w14:textId="5C55AAF3" w:rsidR="0096549F" w:rsidRPr="00ED175E" w:rsidRDefault="004803AD">
            <w:pPr>
              <w:pStyle w:val="afb"/>
              <w:autoSpaceDE w:val="0"/>
              <w:autoSpaceDN w:val="0"/>
              <w:pPrChange w:id="6194" w:author="Seongeun Woo" w:date="2016-10-13T18:44:00Z">
                <w:pPr>
                  <w:pStyle w:val="afb"/>
                </w:pPr>
              </w:pPrChange>
            </w:pPr>
            <w:ins w:id="6195" w:author="哲均 宋" w:date="2019-08-16T14:10:00Z">
              <w:r w:rsidRPr="004803AD">
                <w:t>Column that stores numeric values</w:t>
              </w:r>
            </w:ins>
            <w:del w:id="6196" w:author="哲均 宋" w:date="2019-08-16T14:10:00Z">
              <w:r w:rsidR="0096549F" w:rsidRPr="00ED175E" w:rsidDel="004803AD">
                <w:rPr>
                  <w:rFonts w:hint="eastAsia"/>
                </w:rPr>
                <w:delText>数値型の値が保存されるカラム</w:delText>
              </w:r>
            </w:del>
          </w:p>
        </w:tc>
        <w:tc>
          <w:tcPr>
            <w:tcW w:w="3457" w:type="dxa"/>
            <w:vAlign w:val="center"/>
            <w:tcPrChange w:id="6197" w:author="Seongeun Woo" w:date="2016-07-06T15:43:00Z">
              <w:tcPr>
                <w:tcW w:w="3457" w:type="dxa"/>
                <w:gridSpan w:val="2"/>
                <w:vAlign w:val="center"/>
              </w:tcPr>
            </w:tcPrChange>
          </w:tcPr>
          <w:p w14:paraId="137C5C51" w14:textId="77777777" w:rsidR="0096549F" w:rsidRPr="00ED175E" w:rsidRDefault="0096549F">
            <w:pPr>
              <w:pStyle w:val="-2"/>
              <w:wordWrap/>
              <w:spacing w:after="360"/>
              <w:pPrChange w:id="6198" w:author="Seongeun Woo" w:date="2016-10-13T18:44:00Z">
                <w:pPr>
                  <w:pStyle w:val="-2"/>
                  <w:spacing w:after="360"/>
                </w:pPr>
              </w:pPrChange>
            </w:pPr>
          </w:p>
        </w:tc>
      </w:tr>
    </w:tbl>
    <w:p w14:paraId="6463DFC2" w14:textId="77777777" w:rsidR="0096549F" w:rsidRPr="00ED175E" w:rsidRDefault="0096549F">
      <w:pPr>
        <w:pStyle w:val="-00"/>
        <w:wordWrap/>
        <w:rPr>
          <w:lang w:eastAsia="ja-JP"/>
        </w:rPr>
        <w:pPrChange w:id="6199" w:author="Seongeun Woo" w:date="2016-10-13T18:44:00Z">
          <w:pPr>
            <w:pStyle w:val="-00"/>
          </w:pPr>
        </w:pPrChange>
      </w:pPr>
    </w:p>
    <w:p w14:paraId="4EF00C51" w14:textId="536CD079" w:rsidR="00F72F68" w:rsidRPr="00ED175E" w:rsidRDefault="00F72F68">
      <w:pPr>
        <w:pStyle w:val="af6"/>
        <w:keepNext/>
        <w:autoSpaceDE w:val="0"/>
        <w:autoSpaceDN w:val="0"/>
        <w:pPrChange w:id="6200" w:author="Seongeun Woo" w:date="2016-10-13T18:44:00Z">
          <w:pPr>
            <w:pStyle w:val="af6"/>
            <w:keepNext/>
          </w:pPr>
        </w:pPrChange>
      </w:pPr>
      <w:r w:rsidRPr="00ED175E">
        <w:t xml:space="preserve"> </w:t>
      </w:r>
      <w:del w:id="6201" w:author="哲均 宋" w:date="2019-08-16T08:55:00Z">
        <w:r w:rsidRPr="00ED175E" w:rsidDel="003566B2">
          <w:delText>[</w:delText>
        </w:r>
        <w:r w:rsidRPr="00ED175E" w:rsidDel="003566B2">
          <w:rPr>
            <w:rFonts w:hint="eastAsia"/>
          </w:rPr>
          <w:delText>表</w:delText>
        </w:r>
      </w:del>
      <w:ins w:id="6202"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18</w:t>
      </w:r>
      <w:r w:rsidRPr="0073721B">
        <w:fldChar w:fldCharType="end"/>
      </w:r>
      <w:r w:rsidRPr="00ED175E">
        <w:t xml:space="preserve"> </w:t>
      </w:r>
      <w:del w:id="6203" w:author="哲均 宋" w:date="2019-08-16T08:52:00Z">
        <w:r w:rsidRPr="00ED175E" w:rsidDel="003566B2">
          <w:rPr>
            <w:rFonts w:hint="eastAsia"/>
          </w:rPr>
          <w:delText>サンプルデータ</w:delText>
        </w:r>
      </w:del>
      <w:ins w:id="6204" w:author="哲均 宋" w:date="2019-08-16T08:52:00Z">
        <w:r w:rsidR="003566B2">
          <w:rPr>
            <w:rFonts w:hint="eastAsia"/>
          </w:rPr>
          <w:t>Sample Data</w:t>
        </w:r>
      </w:ins>
      <w:r w:rsidRPr="00ED175E">
        <w:t>]</w:t>
      </w:r>
    </w:p>
    <w:tbl>
      <w:tblPr>
        <w:tblW w:w="9498" w:type="dxa"/>
        <w:tblInd w:w="99" w:type="dxa"/>
        <w:tblLayout w:type="fixed"/>
        <w:tblCellMar>
          <w:left w:w="99" w:type="dxa"/>
          <w:right w:w="99" w:type="dxa"/>
        </w:tblCellMar>
        <w:tblLook w:val="04A0" w:firstRow="1" w:lastRow="0" w:firstColumn="1" w:lastColumn="0" w:noHBand="0" w:noVBand="1"/>
      </w:tblPr>
      <w:tblGrid>
        <w:gridCol w:w="2303"/>
        <w:gridCol w:w="2445"/>
        <w:gridCol w:w="2445"/>
        <w:gridCol w:w="2305"/>
      </w:tblGrid>
      <w:tr w:rsidR="0096549F" w:rsidRPr="00ED175E" w14:paraId="23484983" w14:textId="77777777" w:rsidTr="00F72F68">
        <w:trPr>
          <w:trHeight w:val="255"/>
        </w:trPr>
        <w:tc>
          <w:tcPr>
            <w:tcW w:w="2303"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2625D186" w14:textId="77777777" w:rsidR="0096549F" w:rsidRPr="00ED175E" w:rsidRDefault="0096549F">
            <w:pPr>
              <w:pStyle w:val="afc"/>
              <w:wordWrap/>
              <w:pPrChange w:id="6205" w:author="Seongeun Woo" w:date="2016-10-13T18:44:00Z">
                <w:pPr>
                  <w:pStyle w:val="afc"/>
                </w:pPr>
              </w:pPrChange>
            </w:pPr>
            <w:r w:rsidRPr="00ED175E">
              <w:t>MULTIID</w:t>
            </w:r>
          </w:p>
        </w:tc>
        <w:tc>
          <w:tcPr>
            <w:tcW w:w="2445" w:type="dxa"/>
            <w:tcBorders>
              <w:top w:val="single" w:sz="4" w:space="0" w:color="auto"/>
              <w:left w:val="nil"/>
              <w:bottom w:val="single" w:sz="4" w:space="0" w:color="auto"/>
              <w:right w:val="single" w:sz="4" w:space="0" w:color="auto"/>
            </w:tcBorders>
            <w:shd w:val="clear" w:color="auto" w:fill="EEECE1"/>
            <w:noWrap/>
            <w:vAlign w:val="bottom"/>
            <w:hideMark/>
          </w:tcPr>
          <w:p w14:paraId="13E3CE56" w14:textId="77777777" w:rsidR="0096549F" w:rsidRPr="00ED175E" w:rsidRDefault="0096549F">
            <w:pPr>
              <w:pStyle w:val="afc"/>
              <w:wordWrap/>
              <w:pPrChange w:id="6206" w:author="Seongeun Woo" w:date="2016-10-13T18:44:00Z">
                <w:pPr>
                  <w:pStyle w:val="afc"/>
                </w:pPr>
              </w:pPrChange>
            </w:pPr>
            <w:r w:rsidRPr="00ED175E">
              <w:t>SEQ</w:t>
            </w:r>
          </w:p>
        </w:tc>
        <w:tc>
          <w:tcPr>
            <w:tcW w:w="2445" w:type="dxa"/>
            <w:tcBorders>
              <w:top w:val="single" w:sz="4" w:space="0" w:color="auto"/>
              <w:left w:val="nil"/>
              <w:bottom w:val="single" w:sz="4" w:space="0" w:color="auto"/>
              <w:right w:val="single" w:sz="4" w:space="0" w:color="auto"/>
            </w:tcBorders>
            <w:shd w:val="clear" w:color="auto" w:fill="EEECE1"/>
            <w:noWrap/>
            <w:vAlign w:val="bottom"/>
            <w:hideMark/>
          </w:tcPr>
          <w:p w14:paraId="256F65C0" w14:textId="77777777" w:rsidR="0096549F" w:rsidRPr="00ED175E" w:rsidRDefault="0096549F">
            <w:pPr>
              <w:pStyle w:val="afc"/>
              <w:wordWrap/>
              <w:pPrChange w:id="6207" w:author="Seongeun Woo" w:date="2016-10-13T18:44:00Z">
                <w:pPr>
                  <w:pStyle w:val="afc"/>
                </w:pPr>
              </w:pPrChange>
            </w:pPr>
            <w:r w:rsidRPr="00ED175E">
              <w:t>CHAR01</w:t>
            </w:r>
          </w:p>
        </w:tc>
        <w:tc>
          <w:tcPr>
            <w:tcW w:w="2305" w:type="dxa"/>
            <w:tcBorders>
              <w:top w:val="single" w:sz="4" w:space="0" w:color="auto"/>
              <w:left w:val="nil"/>
              <w:bottom w:val="single" w:sz="4" w:space="0" w:color="auto"/>
              <w:right w:val="single" w:sz="4" w:space="0" w:color="auto"/>
            </w:tcBorders>
            <w:shd w:val="clear" w:color="auto" w:fill="EEECE1"/>
            <w:noWrap/>
            <w:vAlign w:val="bottom"/>
            <w:hideMark/>
          </w:tcPr>
          <w:p w14:paraId="3D9F4C8B" w14:textId="77777777" w:rsidR="0096549F" w:rsidRPr="00ED175E" w:rsidRDefault="0096549F">
            <w:pPr>
              <w:pStyle w:val="afc"/>
              <w:wordWrap/>
              <w:pPrChange w:id="6208" w:author="Seongeun Woo" w:date="2016-10-13T18:44:00Z">
                <w:pPr>
                  <w:pStyle w:val="afc"/>
                </w:pPr>
              </w:pPrChange>
            </w:pPr>
            <w:r w:rsidRPr="00ED175E">
              <w:t>NUM01</w:t>
            </w:r>
          </w:p>
        </w:tc>
      </w:tr>
      <w:tr w:rsidR="0096549F" w:rsidRPr="00ED175E" w14:paraId="5DEF0EA6"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2738F857" w14:textId="77777777" w:rsidR="0096549F" w:rsidRPr="00ED175E" w:rsidRDefault="0096549F">
            <w:pPr>
              <w:pStyle w:val="afb"/>
              <w:autoSpaceDE w:val="0"/>
              <w:autoSpaceDN w:val="0"/>
              <w:pPrChange w:id="6209"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4F9BDB99" w14:textId="77777777" w:rsidR="0096549F" w:rsidRPr="00ED175E" w:rsidRDefault="0096549F">
            <w:pPr>
              <w:pStyle w:val="afb"/>
              <w:autoSpaceDE w:val="0"/>
              <w:autoSpaceDN w:val="0"/>
              <w:pPrChange w:id="6210" w:author="Seongeun Woo" w:date="2016-10-13T18:44:00Z">
                <w:pPr>
                  <w:pStyle w:val="afb"/>
                </w:pPr>
              </w:pPrChange>
            </w:pPr>
            <w:r w:rsidRPr="00ED175E">
              <w:t>7</w:t>
            </w:r>
          </w:p>
        </w:tc>
        <w:tc>
          <w:tcPr>
            <w:tcW w:w="2445" w:type="dxa"/>
            <w:tcBorders>
              <w:top w:val="nil"/>
              <w:left w:val="nil"/>
              <w:bottom w:val="single" w:sz="4" w:space="0" w:color="auto"/>
              <w:right w:val="single" w:sz="4" w:space="0" w:color="auto"/>
            </w:tcBorders>
            <w:shd w:val="clear" w:color="auto" w:fill="auto"/>
            <w:noWrap/>
            <w:vAlign w:val="bottom"/>
            <w:hideMark/>
          </w:tcPr>
          <w:p w14:paraId="29446D0D" w14:textId="77777777" w:rsidR="0096549F" w:rsidRPr="00ED175E" w:rsidRDefault="0096549F">
            <w:pPr>
              <w:pStyle w:val="afb"/>
              <w:autoSpaceDE w:val="0"/>
              <w:autoSpaceDN w:val="0"/>
              <w:pPrChange w:id="6211" w:author="Seongeun Woo" w:date="2016-10-13T18:44:00Z">
                <w:pPr>
                  <w:pStyle w:val="afb"/>
                </w:pPr>
              </w:pPrChange>
            </w:pPr>
            <w:r w:rsidRPr="00ED175E">
              <w:t>01</w:t>
            </w:r>
          </w:p>
        </w:tc>
        <w:tc>
          <w:tcPr>
            <w:tcW w:w="2305" w:type="dxa"/>
            <w:tcBorders>
              <w:top w:val="nil"/>
              <w:left w:val="nil"/>
              <w:bottom w:val="single" w:sz="4" w:space="0" w:color="auto"/>
              <w:right w:val="single" w:sz="4" w:space="0" w:color="auto"/>
            </w:tcBorders>
            <w:shd w:val="clear" w:color="auto" w:fill="auto"/>
            <w:noWrap/>
            <w:vAlign w:val="bottom"/>
          </w:tcPr>
          <w:p w14:paraId="411857DA" w14:textId="77777777" w:rsidR="0096549F" w:rsidRPr="00ED175E" w:rsidRDefault="0096549F">
            <w:pPr>
              <w:pStyle w:val="afb"/>
              <w:autoSpaceDE w:val="0"/>
              <w:autoSpaceDN w:val="0"/>
              <w:pPrChange w:id="6212" w:author="Seongeun Woo" w:date="2016-10-13T18:44:00Z">
                <w:pPr>
                  <w:pStyle w:val="afb"/>
                </w:pPr>
              </w:pPrChange>
            </w:pPr>
            <w:r w:rsidRPr="00ED175E">
              <w:t>1.2</w:t>
            </w:r>
          </w:p>
        </w:tc>
      </w:tr>
      <w:tr w:rsidR="0096549F" w:rsidRPr="00ED175E" w14:paraId="61B4970A"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3711E8F2" w14:textId="77777777" w:rsidR="0096549F" w:rsidRPr="00ED175E" w:rsidRDefault="0096549F">
            <w:pPr>
              <w:pStyle w:val="afb"/>
              <w:autoSpaceDE w:val="0"/>
              <w:autoSpaceDN w:val="0"/>
              <w:pPrChange w:id="6213"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4522624E" w14:textId="77777777" w:rsidR="0096549F" w:rsidRPr="00ED175E" w:rsidRDefault="0096549F">
            <w:pPr>
              <w:pStyle w:val="afb"/>
              <w:autoSpaceDE w:val="0"/>
              <w:autoSpaceDN w:val="0"/>
              <w:pPrChange w:id="6214" w:author="Seongeun Woo" w:date="2016-10-13T18:44:00Z">
                <w:pPr>
                  <w:pStyle w:val="afb"/>
                </w:pPr>
              </w:pPrChange>
            </w:pPr>
            <w:r w:rsidRPr="00ED175E">
              <w:t>8</w:t>
            </w:r>
          </w:p>
        </w:tc>
        <w:tc>
          <w:tcPr>
            <w:tcW w:w="2445" w:type="dxa"/>
            <w:tcBorders>
              <w:top w:val="nil"/>
              <w:left w:val="nil"/>
              <w:bottom w:val="single" w:sz="4" w:space="0" w:color="auto"/>
              <w:right w:val="single" w:sz="4" w:space="0" w:color="auto"/>
            </w:tcBorders>
            <w:shd w:val="clear" w:color="auto" w:fill="auto"/>
            <w:noWrap/>
            <w:vAlign w:val="bottom"/>
            <w:hideMark/>
          </w:tcPr>
          <w:p w14:paraId="532234BC" w14:textId="77777777" w:rsidR="0096549F" w:rsidRPr="00ED175E" w:rsidRDefault="0096549F">
            <w:pPr>
              <w:pStyle w:val="afb"/>
              <w:autoSpaceDE w:val="0"/>
              <w:autoSpaceDN w:val="0"/>
              <w:pPrChange w:id="6215" w:author="Seongeun Woo" w:date="2016-10-13T18:44:00Z">
                <w:pPr>
                  <w:pStyle w:val="afb"/>
                </w:pPr>
              </w:pPrChange>
            </w:pPr>
            <w:r w:rsidRPr="00ED175E">
              <w:t>02</w:t>
            </w:r>
          </w:p>
        </w:tc>
        <w:tc>
          <w:tcPr>
            <w:tcW w:w="2305" w:type="dxa"/>
            <w:tcBorders>
              <w:top w:val="nil"/>
              <w:left w:val="nil"/>
              <w:bottom w:val="single" w:sz="4" w:space="0" w:color="auto"/>
              <w:right w:val="single" w:sz="4" w:space="0" w:color="auto"/>
            </w:tcBorders>
            <w:shd w:val="clear" w:color="auto" w:fill="auto"/>
            <w:noWrap/>
            <w:vAlign w:val="bottom"/>
            <w:hideMark/>
          </w:tcPr>
          <w:p w14:paraId="624DE770" w14:textId="77777777" w:rsidR="0096549F" w:rsidRPr="00ED175E" w:rsidRDefault="0096549F">
            <w:pPr>
              <w:pStyle w:val="afb"/>
              <w:autoSpaceDE w:val="0"/>
              <w:autoSpaceDN w:val="0"/>
              <w:pPrChange w:id="6216" w:author="Seongeun Woo" w:date="2016-10-13T18:44:00Z">
                <w:pPr>
                  <w:pStyle w:val="afb"/>
                </w:pPr>
              </w:pPrChange>
            </w:pPr>
            <w:r w:rsidRPr="00ED175E">
              <w:t>2.6</w:t>
            </w:r>
          </w:p>
        </w:tc>
      </w:tr>
      <w:tr w:rsidR="0096549F" w:rsidRPr="00ED175E" w14:paraId="4CEF501A" w14:textId="77777777" w:rsidTr="0019306E">
        <w:trPr>
          <w:trHeight w:val="255"/>
        </w:trPr>
        <w:tc>
          <w:tcPr>
            <w:tcW w:w="2303" w:type="dxa"/>
            <w:tcBorders>
              <w:top w:val="nil"/>
              <w:left w:val="single" w:sz="4" w:space="0" w:color="auto"/>
              <w:bottom w:val="single" w:sz="4" w:space="0" w:color="auto"/>
              <w:right w:val="single" w:sz="4" w:space="0" w:color="auto"/>
            </w:tcBorders>
            <w:shd w:val="clear" w:color="auto" w:fill="auto"/>
            <w:noWrap/>
            <w:vAlign w:val="bottom"/>
            <w:hideMark/>
          </w:tcPr>
          <w:p w14:paraId="6813554A" w14:textId="77777777" w:rsidR="0096549F" w:rsidRPr="00ED175E" w:rsidRDefault="0096549F">
            <w:pPr>
              <w:pStyle w:val="afb"/>
              <w:autoSpaceDE w:val="0"/>
              <w:autoSpaceDN w:val="0"/>
              <w:pPrChange w:id="6217" w:author="Seongeun Woo" w:date="2016-10-13T18:44:00Z">
                <w:pPr>
                  <w:pStyle w:val="afb"/>
                </w:pPr>
              </w:pPrChange>
            </w:pPr>
            <w:r w:rsidRPr="00ED175E">
              <w:t>1</w:t>
            </w:r>
          </w:p>
        </w:tc>
        <w:tc>
          <w:tcPr>
            <w:tcW w:w="2445" w:type="dxa"/>
            <w:tcBorders>
              <w:top w:val="nil"/>
              <w:left w:val="nil"/>
              <w:bottom w:val="single" w:sz="4" w:space="0" w:color="auto"/>
              <w:right w:val="single" w:sz="4" w:space="0" w:color="auto"/>
            </w:tcBorders>
            <w:shd w:val="clear" w:color="auto" w:fill="auto"/>
            <w:noWrap/>
            <w:vAlign w:val="bottom"/>
            <w:hideMark/>
          </w:tcPr>
          <w:p w14:paraId="48BBDEFC" w14:textId="77777777" w:rsidR="0096549F" w:rsidRPr="00ED175E" w:rsidRDefault="0096549F">
            <w:pPr>
              <w:pStyle w:val="afb"/>
              <w:autoSpaceDE w:val="0"/>
              <w:autoSpaceDN w:val="0"/>
              <w:pPrChange w:id="6218" w:author="Seongeun Woo" w:date="2016-10-13T18:44:00Z">
                <w:pPr>
                  <w:pStyle w:val="afb"/>
                </w:pPr>
              </w:pPrChange>
            </w:pPr>
            <w:r w:rsidRPr="00ED175E">
              <w:t>9</w:t>
            </w:r>
          </w:p>
        </w:tc>
        <w:tc>
          <w:tcPr>
            <w:tcW w:w="2445" w:type="dxa"/>
            <w:tcBorders>
              <w:top w:val="nil"/>
              <w:left w:val="nil"/>
              <w:bottom w:val="single" w:sz="4" w:space="0" w:color="auto"/>
              <w:right w:val="single" w:sz="4" w:space="0" w:color="auto"/>
            </w:tcBorders>
            <w:shd w:val="clear" w:color="auto" w:fill="auto"/>
            <w:noWrap/>
            <w:vAlign w:val="bottom"/>
            <w:hideMark/>
          </w:tcPr>
          <w:p w14:paraId="6A6640FC" w14:textId="77777777" w:rsidR="0096549F" w:rsidRPr="00ED175E" w:rsidRDefault="0096549F">
            <w:pPr>
              <w:pStyle w:val="afb"/>
              <w:autoSpaceDE w:val="0"/>
              <w:autoSpaceDN w:val="0"/>
              <w:pPrChange w:id="6219" w:author="Seongeun Woo" w:date="2016-10-13T18:44:00Z">
                <w:pPr>
                  <w:pStyle w:val="afb"/>
                </w:pPr>
              </w:pPrChange>
            </w:pPr>
            <w:r w:rsidRPr="00ED175E">
              <w:t>03</w:t>
            </w:r>
          </w:p>
        </w:tc>
        <w:tc>
          <w:tcPr>
            <w:tcW w:w="2305" w:type="dxa"/>
            <w:tcBorders>
              <w:top w:val="nil"/>
              <w:left w:val="nil"/>
              <w:bottom w:val="single" w:sz="4" w:space="0" w:color="auto"/>
              <w:right w:val="single" w:sz="4" w:space="0" w:color="auto"/>
            </w:tcBorders>
            <w:shd w:val="clear" w:color="auto" w:fill="auto"/>
            <w:noWrap/>
            <w:vAlign w:val="bottom"/>
            <w:hideMark/>
          </w:tcPr>
          <w:p w14:paraId="6FD802C6" w14:textId="77777777" w:rsidR="0096549F" w:rsidRPr="00ED175E" w:rsidRDefault="0096549F">
            <w:pPr>
              <w:pStyle w:val="afb"/>
              <w:autoSpaceDE w:val="0"/>
              <w:autoSpaceDN w:val="0"/>
              <w:pPrChange w:id="6220" w:author="Seongeun Woo" w:date="2016-10-13T18:44:00Z">
                <w:pPr>
                  <w:pStyle w:val="afb"/>
                </w:pPr>
              </w:pPrChange>
            </w:pPr>
            <w:r w:rsidRPr="00ED175E">
              <w:t>3.74</w:t>
            </w:r>
          </w:p>
        </w:tc>
      </w:tr>
    </w:tbl>
    <w:p w14:paraId="13E0DE20" w14:textId="77777777" w:rsidR="0096549F" w:rsidRPr="00ED175E" w:rsidRDefault="0096549F">
      <w:pPr>
        <w:pStyle w:val="-00"/>
        <w:wordWrap/>
        <w:pPrChange w:id="6221" w:author="Seongeun Woo" w:date="2016-10-13T18:44:00Z">
          <w:pPr>
            <w:pStyle w:val="-00"/>
          </w:pPr>
        </w:pPrChange>
      </w:pPr>
    </w:p>
    <w:p w14:paraId="34B61B96" w14:textId="36C5E2D8" w:rsidR="0096549F" w:rsidRPr="00ED175E" w:rsidRDefault="0096549F">
      <w:pPr>
        <w:pStyle w:val="afff5"/>
        <w:wordWrap/>
        <w:jc w:val="left"/>
        <w:pPrChange w:id="6222" w:author="Seongeun Woo" w:date="2016-10-13T18:44:00Z">
          <w:pPr>
            <w:pStyle w:val="afff5"/>
          </w:pPr>
        </w:pPrChange>
      </w:pPr>
      <w:del w:id="6223" w:author="哲均 宋" w:date="2019-08-16T09:52:00Z">
        <w:r w:rsidRPr="00ED175E" w:rsidDel="00A3306E">
          <w:delText>テーブル説明</w:delText>
        </w:r>
      </w:del>
      <w:ins w:id="6224" w:author="哲均 宋" w:date="2019-08-16T09:52:00Z">
        <w:r w:rsidR="00A3306E">
          <w:t>Table Description</w:t>
        </w:r>
      </w:ins>
    </w:p>
    <w:p w14:paraId="3A1D1B2F" w14:textId="5E20C93A" w:rsidR="004803AD" w:rsidRDefault="00F82A91">
      <w:pPr>
        <w:autoSpaceDE w:val="0"/>
        <w:autoSpaceDN w:val="0"/>
        <w:jc w:val="left"/>
        <w:rPr>
          <w:ins w:id="6225" w:author="哲均 宋" w:date="2019-08-16T14:00:00Z"/>
        </w:rPr>
      </w:pPr>
      <w:ins w:id="6226" w:author="Seongeun Woo" w:date="2016-07-06T15:43:00Z">
        <w:del w:id="6227" w:author="哲均 宋" w:date="2019-08-16T14:06:00Z">
          <w:r w:rsidRPr="00ED175E" w:rsidDel="004803AD">
            <w:rPr>
              <w:rFonts w:hint="eastAsia"/>
            </w:rPr>
            <w:delText>入力項目はデータ類型</w:delText>
          </w:r>
        </w:del>
      </w:ins>
      <w:ins w:id="6228" w:author="InnoRules" w:date="2016-09-08T11:11:00Z">
        <w:del w:id="6229" w:author="哲均 宋" w:date="2019-08-16T14:06:00Z">
          <w:r w:rsidR="009043A7" w:rsidDel="004803AD">
            <w:rPr>
              <w:rFonts w:hint="eastAsia"/>
            </w:rPr>
            <w:delText>データ型</w:delText>
          </w:r>
        </w:del>
      </w:ins>
      <w:ins w:id="6230" w:author="Seongeun Woo" w:date="2016-07-06T15:43:00Z">
        <w:del w:id="6231" w:author="哲均 宋" w:date="2019-08-16T14:06:00Z">
          <w:r w:rsidRPr="00ED175E" w:rsidDel="004803AD">
            <w:rPr>
              <w:rFonts w:hint="eastAsia"/>
            </w:rPr>
            <w:delText>の値が多重値の標準項目中に</w:delText>
          </w:r>
        </w:del>
      </w:ins>
      <w:ins w:id="6232" w:author="Seongeun Woo" w:date="2016-07-06T16:02:00Z">
        <w:del w:id="6233" w:author="哲均 宋" w:date="2019-08-16T14:06:00Z">
          <w:r w:rsidR="005A2A50" w:rsidRPr="00ED175E" w:rsidDel="004803AD">
            <w:rPr>
              <w:rFonts w:hint="eastAsia"/>
            </w:rPr>
            <w:delText>情報を追加して管理する</w:delText>
          </w:r>
        </w:del>
      </w:ins>
      <w:ins w:id="6234" w:author="Seongeun Woo" w:date="2016-07-06T16:03:00Z">
        <w:del w:id="6235" w:author="哲均 宋" w:date="2019-08-16T14:06:00Z">
          <w:r w:rsidR="005A2A50" w:rsidRPr="00ED175E" w:rsidDel="004803AD">
            <w:rPr>
              <w:rFonts w:hint="eastAsia"/>
            </w:rPr>
            <w:delText>場合に使用し</w:delText>
          </w:r>
        </w:del>
      </w:ins>
      <w:ins w:id="6236" w:author="Seongeun Woo" w:date="2016-07-06T16:02:00Z">
        <w:del w:id="6237" w:author="哲均 宋" w:date="2019-08-16T14:06:00Z">
          <w:r w:rsidR="005A2A50" w:rsidRPr="00ED175E" w:rsidDel="004803AD">
            <w:rPr>
              <w:rFonts w:hint="eastAsia"/>
            </w:rPr>
            <w:delText>、</w:delText>
          </w:r>
        </w:del>
      </w:ins>
      <w:del w:id="6238" w:author="哲均 宋" w:date="2019-08-16T14:06:00Z">
        <w:r w:rsidR="0096549F" w:rsidRPr="00ED175E" w:rsidDel="004803AD">
          <w:rPr>
            <w:rFonts w:hint="eastAsia"/>
          </w:rPr>
          <w:delText>多重項目の中で追加管理が必要な情報がある場合は、入力項目を通じて該当の基準情報が管理できる。</w:delText>
        </w:r>
        <w:r w:rsidR="0096549F" w:rsidRPr="00ED175E" w:rsidDel="004803AD">
          <w:delText>OBJRELINC_PROP</w:delText>
        </w:r>
        <w:r w:rsidR="0096549F" w:rsidRPr="00ED175E" w:rsidDel="004803AD">
          <w:rPr>
            <w:rFonts w:hint="eastAsia"/>
          </w:rPr>
          <w:delText>テーブルに</w:delText>
        </w:r>
      </w:del>
      <w:ins w:id="6239" w:author="Seongeun Woo" w:date="2016-07-06T16:01:00Z">
        <w:del w:id="6240" w:author="哲均 宋" w:date="2019-08-16T14:06:00Z">
          <w:r w:rsidR="005A2A50" w:rsidRPr="00ED175E" w:rsidDel="004803AD">
            <w:rPr>
              <w:rFonts w:hint="eastAsia"/>
            </w:rPr>
            <w:delText>入力項目の値を保存する。</w:delText>
          </w:r>
        </w:del>
      </w:ins>
      <w:del w:id="6241" w:author="哲均 宋" w:date="2019-08-16T14:06:00Z">
        <w:r w:rsidR="0096549F" w:rsidRPr="00ED175E" w:rsidDel="004803AD">
          <w:rPr>
            <w:rFonts w:hint="eastAsia"/>
          </w:rPr>
          <w:delText>は追加で管理する入力項目の値が保存される。</w:delText>
        </w:r>
      </w:del>
      <w:ins w:id="6242" w:author="哲均 宋" w:date="2019-08-16T14:00:00Z">
        <w:r w:rsidR="004803AD" w:rsidRPr="004803AD">
          <w:t>Input items are used when adding information to a</w:t>
        </w:r>
      </w:ins>
      <w:ins w:id="6243" w:author="哲均 宋" w:date="2019-08-16T14:04:00Z">
        <w:r w:rsidR="004803AD">
          <w:t>n</w:t>
        </w:r>
      </w:ins>
      <w:ins w:id="6244" w:author="哲均 宋" w:date="2019-08-16T14:00:00Z">
        <w:r w:rsidR="004803AD" w:rsidRPr="004803AD">
          <w:t xml:space="preserve"> </w:t>
        </w:r>
      </w:ins>
      <w:ins w:id="6245" w:author="哲均 宋" w:date="2019-08-16T14:01:00Z">
        <w:r w:rsidR="004803AD">
          <w:t>Attribute</w:t>
        </w:r>
      </w:ins>
      <w:ins w:id="6246" w:author="哲均 宋" w:date="2019-08-16T14:00:00Z">
        <w:r w:rsidR="004803AD" w:rsidRPr="004803AD">
          <w:t xml:space="preserve"> whose data type value is a multi-value.</w:t>
        </w:r>
      </w:ins>
    </w:p>
    <w:p w14:paraId="24D4CEAB" w14:textId="27BE6F75" w:rsidR="004803AD" w:rsidRPr="00ED175E" w:rsidRDefault="004803AD">
      <w:pPr>
        <w:autoSpaceDE w:val="0"/>
        <w:autoSpaceDN w:val="0"/>
        <w:jc w:val="left"/>
        <w:rPr>
          <w:rFonts w:hint="eastAsia"/>
        </w:rPr>
        <w:pPrChange w:id="6247" w:author="Seongeun Woo" w:date="2016-10-13T18:44:00Z">
          <w:pPr/>
        </w:pPrChange>
      </w:pPr>
      <w:ins w:id="6248" w:author="哲均 宋" w:date="2019-08-16T14:06:00Z">
        <w:r w:rsidRPr="004803AD">
          <w:t>Define input items whose data types are character and numeric values in the OBJ1400 table</w:t>
        </w:r>
      </w:ins>
      <w:ins w:id="6249" w:author="哲均 宋" w:date="2019-08-16T14:07:00Z">
        <w:r>
          <w:t xml:space="preserve">, </w:t>
        </w:r>
      </w:ins>
      <w:ins w:id="6250" w:author="哲均 宋" w:date="2019-08-16T14:06:00Z">
        <w:r w:rsidRPr="004803AD">
          <w:t>and store the values of the input items in the OBJRELINC_PROP table.</w:t>
        </w:r>
      </w:ins>
    </w:p>
    <w:p w14:paraId="2DB3582D" w14:textId="4FFF15C0" w:rsidR="0096549F" w:rsidRPr="00ED175E" w:rsidDel="004803AD" w:rsidRDefault="0096549F">
      <w:pPr>
        <w:autoSpaceDE w:val="0"/>
        <w:autoSpaceDN w:val="0"/>
        <w:jc w:val="left"/>
        <w:rPr>
          <w:del w:id="6251" w:author="哲均 宋" w:date="2019-08-16T14:06:00Z"/>
        </w:rPr>
        <w:pPrChange w:id="6252" w:author="Seongeun Woo" w:date="2016-10-13T18:44:00Z">
          <w:pPr/>
        </w:pPrChange>
      </w:pPr>
      <w:del w:id="6253" w:author="哲均 宋" w:date="2019-08-16T14:06:00Z">
        <w:r w:rsidRPr="00ED175E" w:rsidDel="004803AD">
          <w:delText>OBJ_DETAIL</w:delText>
        </w:r>
        <w:r w:rsidRPr="00ED175E" w:rsidDel="004803AD">
          <w:rPr>
            <w:rFonts w:hint="eastAsia"/>
          </w:rPr>
          <w:delText>と類似した形で構成されているため、どのようなカラムにどのような項目値が保存されるのかが</w:delText>
        </w:r>
        <w:r w:rsidRPr="00ED175E" w:rsidDel="004803AD">
          <w:delText>OBJ1400</w:delText>
        </w:r>
        <w:r w:rsidRPr="00ED175E" w:rsidDel="004803AD">
          <w:rPr>
            <w:rFonts w:hint="eastAsia"/>
          </w:rPr>
          <w:delText>テーブルに</w:delText>
        </w:r>
      </w:del>
      <w:ins w:id="6254" w:author="Seongeun Woo" w:date="2016-07-06T15:59:00Z">
        <w:del w:id="6255" w:author="哲均 宋" w:date="2019-08-16T14:06:00Z">
          <w:r w:rsidR="005A2A50" w:rsidRPr="00ED175E" w:rsidDel="004803AD">
            <w:rPr>
              <w:rFonts w:hint="eastAsia"/>
            </w:rPr>
            <w:delText>入力項目の情報を</w:delText>
          </w:r>
        </w:del>
      </w:ins>
      <w:del w:id="6256" w:author="哲均 宋" w:date="2019-08-16T14:06:00Z">
        <w:r w:rsidRPr="00ED175E" w:rsidDel="004803AD">
          <w:rPr>
            <w:rFonts w:hint="eastAsia"/>
          </w:rPr>
          <w:delText>保存</w:delText>
        </w:r>
      </w:del>
      <w:ins w:id="6257" w:author="Seongeun Woo" w:date="2016-07-06T16:00:00Z">
        <w:del w:id="6258" w:author="哲均 宋" w:date="2019-08-16T14:06:00Z">
          <w:r w:rsidR="005A2A50" w:rsidRPr="00ED175E" w:rsidDel="004803AD">
            <w:rPr>
              <w:rFonts w:hint="eastAsia"/>
            </w:rPr>
            <w:delText>して文字型と数値型の値のみ保存</w:delText>
          </w:r>
        </w:del>
      </w:ins>
      <w:del w:id="6259" w:author="哲均 宋" w:date="2019-08-16T14:06:00Z">
        <w:r w:rsidRPr="00ED175E" w:rsidDel="004803AD">
          <w:rPr>
            <w:rFonts w:hint="eastAsia"/>
          </w:rPr>
          <w:delText>され</w:delText>
        </w:r>
      </w:del>
      <w:ins w:id="6260" w:author="Seongeun Woo" w:date="2016-07-06T16:00:00Z">
        <w:del w:id="6261" w:author="哲均 宋" w:date="2019-08-16T14:06:00Z">
          <w:r w:rsidR="005A2A50" w:rsidRPr="00ED175E" w:rsidDel="004803AD">
            <w:rPr>
              <w:rFonts w:hint="eastAsia"/>
            </w:rPr>
            <w:delText>す</w:delText>
          </w:r>
        </w:del>
      </w:ins>
      <w:del w:id="6262" w:author="哲均 宋" w:date="2019-08-16T14:06:00Z">
        <w:r w:rsidRPr="00ED175E" w:rsidDel="004803AD">
          <w:rPr>
            <w:rFonts w:hint="eastAsia"/>
          </w:rPr>
          <w:delText>る。</w:delText>
        </w:r>
        <w:r w:rsidRPr="00ED175E" w:rsidDel="004803AD">
          <w:delText>(OBJ1400</w:delText>
        </w:r>
        <w:r w:rsidRPr="00ED175E" w:rsidDel="004803AD">
          <w:rPr>
            <w:rFonts w:hint="eastAsia"/>
          </w:rPr>
          <w:delText>も同様に、</w:delText>
        </w:r>
        <w:r w:rsidRPr="00ED175E" w:rsidDel="004803AD">
          <w:delText>OBJ1200</w:delText>
        </w:r>
        <w:r w:rsidRPr="00ED175E" w:rsidDel="004803AD">
          <w:rPr>
            <w:rFonts w:hint="eastAsia"/>
          </w:rPr>
          <w:delText>と類似した形で構成されている</w:delText>
        </w:r>
        <w:r w:rsidRPr="00ED175E" w:rsidDel="004803AD">
          <w:delText>)</w:delText>
        </w:r>
      </w:del>
    </w:p>
    <w:p w14:paraId="544A7B5B" w14:textId="7D28235B" w:rsidR="0096549F" w:rsidRPr="00ED175E" w:rsidRDefault="0096549F">
      <w:pPr>
        <w:autoSpaceDE w:val="0"/>
        <w:autoSpaceDN w:val="0"/>
        <w:jc w:val="left"/>
        <w:pPrChange w:id="6263" w:author="Seongeun Woo" w:date="2016-10-13T18:44:00Z">
          <w:pPr/>
        </w:pPrChange>
      </w:pPr>
      <w:del w:id="6264" w:author="Seongeun Woo" w:date="2016-07-06T16:00:00Z">
        <w:r w:rsidRPr="00ED175E" w:rsidDel="005A2A50">
          <w:rPr>
            <w:rFonts w:hint="eastAsia"/>
          </w:rPr>
          <w:delText>文字型と数値型の値のみが保存できる。</w:delText>
        </w:r>
      </w:del>
    </w:p>
    <w:p w14:paraId="486B3710" w14:textId="77777777" w:rsidR="0096549F" w:rsidRPr="00ED175E" w:rsidRDefault="0096549F">
      <w:pPr>
        <w:pStyle w:val="-00"/>
        <w:wordWrap/>
        <w:rPr>
          <w:lang w:eastAsia="ja-JP"/>
        </w:rPr>
        <w:pPrChange w:id="6265" w:author="Seongeun Woo" w:date="2016-10-13T18:44:00Z">
          <w:pPr>
            <w:pStyle w:val="-00"/>
          </w:pPr>
        </w:pPrChange>
      </w:pPr>
    </w:p>
    <w:p w14:paraId="542C34F5" w14:textId="77777777" w:rsidR="0096549F" w:rsidRPr="00ED175E" w:rsidRDefault="0096549F">
      <w:pPr>
        <w:widowControl/>
        <w:autoSpaceDE w:val="0"/>
        <w:autoSpaceDN w:val="0"/>
        <w:jc w:val="left"/>
        <w:pPrChange w:id="6266" w:author="Seongeun Woo" w:date="2016-10-13T18:44:00Z">
          <w:pPr>
            <w:widowControl/>
            <w:jc w:val="left"/>
          </w:pPr>
        </w:pPrChange>
      </w:pPr>
      <w:r w:rsidRPr="00ED175E">
        <w:br w:type="page"/>
      </w:r>
    </w:p>
    <w:p w14:paraId="3EF8742B" w14:textId="08EBCC2F" w:rsidR="0096549F" w:rsidRDefault="0096549F">
      <w:pPr>
        <w:pStyle w:val="50"/>
        <w:wordWrap/>
        <w:ind w:left="601"/>
        <w:rPr>
          <w:ins w:id="6267" w:author="InnoRules" w:date="2016-10-11T09:49:00Z"/>
        </w:rPr>
        <w:pPrChange w:id="6268" w:author="Seongeun Woo" w:date="2016-10-13T18:44:00Z">
          <w:pPr>
            <w:pStyle w:val="50"/>
            <w:ind w:left="601"/>
          </w:pPr>
        </w:pPrChange>
      </w:pPr>
      <w:del w:id="6269" w:author="哲均 宋" w:date="2019-08-16T08:55:00Z">
        <w:r w:rsidRPr="00ED175E" w:rsidDel="003566B2">
          <w:rPr>
            <w:rFonts w:hint="eastAsia"/>
          </w:rPr>
          <w:delText>関連画面</w:delText>
        </w:r>
      </w:del>
      <w:ins w:id="6270" w:author="哲均 宋" w:date="2019-08-16T08:55:00Z">
        <w:r w:rsidR="003566B2">
          <w:rPr>
            <w:rFonts w:hint="eastAsia"/>
          </w:rPr>
          <w:t>Related Screen</w:t>
        </w:r>
      </w:ins>
      <w:del w:id="6271" w:author="user" w:date="2016-10-14T15:08:00Z">
        <w:r w:rsidRPr="00ED175E" w:rsidDel="00A922BD">
          <w:rPr>
            <w:rFonts w:hint="eastAsia"/>
          </w:rPr>
          <w:delText>：</w:delText>
        </w:r>
      </w:del>
    </w:p>
    <w:p w14:paraId="3B1A2222" w14:textId="77777777" w:rsidR="00EE7C0C" w:rsidRPr="00ED175E" w:rsidRDefault="00EE7C0C">
      <w:pPr>
        <w:pStyle w:val="50"/>
        <w:numPr>
          <w:ilvl w:val="0"/>
          <w:numId w:val="0"/>
        </w:numPr>
        <w:wordWrap/>
        <w:ind w:left="599"/>
        <w:pPrChange w:id="6272" w:author="Seongeun Woo" w:date="2016-10-13T18:44:00Z">
          <w:pPr>
            <w:pStyle w:val="50"/>
            <w:ind w:left="601"/>
          </w:pPr>
        </w:pPrChange>
      </w:pPr>
    </w:p>
    <w:p w14:paraId="613022D8" w14:textId="4AC1C7A9" w:rsidR="004D70B6" w:rsidRPr="00ED175E" w:rsidRDefault="0096549F">
      <w:pPr>
        <w:pStyle w:val="afa"/>
        <w:keepNext/>
        <w:autoSpaceDE w:val="0"/>
        <w:autoSpaceDN w:val="0"/>
        <w:ind w:left="380"/>
        <w:pPrChange w:id="6273" w:author="Seongeun Woo" w:date="2016-10-13T18:44:00Z">
          <w:pPr>
            <w:pStyle w:val="afa"/>
            <w:keepNext/>
            <w:ind w:left="342" w:hanging="342"/>
          </w:pPr>
        </w:pPrChange>
      </w:pPr>
      <w:del w:id="6274" w:author="Seongeun Woo" w:date="2016-07-06T16:04:00Z">
        <w:r w:rsidRPr="0073721B" w:rsidDel="00497760">
          <w:rPr>
            <w:lang w:eastAsia="ja-JP"/>
            <w:rPrChange w:id="6275" w:author="Unknown">
              <w:rPr>
                <w:rFonts w:ascii="Courier New" w:eastAsia="ＭＳ Ｐゴシック" w:hAnsi="Courier New" w:cstheme="minorBidi"/>
                <w:spacing w:val="-2"/>
                <w:sz w:val="18"/>
                <w:lang w:eastAsia="ja-JP"/>
              </w:rPr>
            </w:rPrChange>
          </w:rPr>
          <w:drawing>
            <wp:inline distT="0" distB="0" distL="0" distR="0" wp14:anchorId="52CB68CE" wp14:editId="158DC524">
              <wp:extent cx="6048375" cy="3190875"/>
              <wp:effectExtent l="0" t="0" r="0" b="0"/>
              <wp:docPr id="22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8375" cy="3190875"/>
                      </a:xfrm>
                      <a:prstGeom prst="rect">
                        <a:avLst/>
                      </a:prstGeom>
                    </pic:spPr>
                  </pic:pic>
                </a:graphicData>
              </a:graphic>
            </wp:inline>
          </w:drawing>
        </w:r>
      </w:del>
      <w:ins w:id="6276" w:author="Seongeun Woo" w:date="2016-07-06T16:04:00Z">
        <w:del w:id="6277" w:author="Jongho Lee" w:date="2016-09-22T18:20:00Z">
          <w:r w:rsidR="00497760" w:rsidRPr="0073721B" w:rsidDel="003F29F6">
            <w:rPr>
              <w:lang w:eastAsia="ja-JP"/>
              <w:rPrChange w:id="6278" w:author="Unknown">
                <w:rPr>
                  <w:rFonts w:ascii="Courier New" w:eastAsia="ＭＳ Ｐゴシック" w:hAnsi="Courier New" w:cstheme="minorBidi"/>
                  <w:spacing w:val="-2"/>
                  <w:sz w:val="18"/>
                  <w:lang w:eastAsia="ja-JP"/>
                </w:rPr>
              </w:rPrChange>
            </w:rPr>
            <w:drawing>
              <wp:inline distT="0" distB="0" distL="0" distR="0" wp14:anchorId="3962CC48" wp14:editId="63F1B536">
                <wp:extent cx="5943600" cy="2545715"/>
                <wp:effectExtent l="0" t="0" r="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45715"/>
                        </a:xfrm>
                        <a:prstGeom prst="rect">
                          <a:avLst/>
                        </a:prstGeom>
                      </pic:spPr>
                    </pic:pic>
                  </a:graphicData>
                </a:graphic>
              </wp:inline>
            </w:drawing>
          </w:r>
        </w:del>
      </w:ins>
      <w:ins w:id="6279" w:author="Jongho Lee" w:date="2016-09-22T18:20:00Z">
        <w:r w:rsidR="003F29F6">
          <w:rPr>
            <w:lang w:eastAsia="ja-JP"/>
            <w:rPrChange w:id="6280" w:author="Unknown">
              <w:rPr>
                <w:rFonts w:ascii="Courier New" w:eastAsia="ＭＳ Ｐゴシック" w:hAnsi="Courier New" w:cstheme="minorBidi"/>
                <w:spacing w:val="-2"/>
                <w:sz w:val="18"/>
                <w:lang w:eastAsia="ja-JP"/>
              </w:rPr>
            </w:rPrChange>
          </w:rPr>
          <w:drawing>
            <wp:inline distT="0" distB="0" distL="0" distR="0" wp14:anchorId="07157F95" wp14:editId="0AC17E49">
              <wp:extent cx="6048375" cy="2994025"/>
              <wp:effectExtent l="19050" t="19050" r="28575" b="158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8375" cy="2994025"/>
                      </a:xfrm>
                      <a:prstGeom prst="rect">
                        <a:avLst/>
                      </a:prstGeom>
                      <a:ln w="6350">
                        <a:solidFill>
                          <a:schemeClr val="tx1"/>
                        </a:solidFill>
                      </a:ln>
                    </pic:spPr>
                  </pic:pic>
                </a:graphicData>
              </a:graphic>
            </wp:inline>
          </w:drawing>
        </w:r>
      </w:ins>
    </w:p>
    <w:p w14:paraId="5C8D754E" w14:textId="2A34523C" w:rsidR="0096549F" w:rsidRPr="00ED175E" w:rsidRDefault="004D70B6">
      <w:pPr>
        <w:pStyle w:val="af6"/>
        <w:autoSpaceDE w:val="0"/>
        <w:autoSpaceDN w:val="0"/>
        <w:rPr>
          <w:ins w:id="6281" w:author="Seongeun Woo" w:date="2016-07-06T16:04:00Z"/>
        </w:rPr>
        <w:pPrChange w:id="6282" w:author="Seongeun Woo" w:date="2016-10-13T18:44:00Z">
          <w:pPr>
            <w:pStyle w:val="af6"/>
          </w:pPr>
        </w:pPrChange>
      </w:pPr>
      <w:bookmarkStart w:id="6283" w:name="_Toc465024697"/>
      <w:del w:id="6284" w:author="哲均 宋" w:date="2019-08-16T08:56:00Z">
        <w:r w:rsidRPr="00ED175E" w:rsidDel="003566B2">
          <w:delText>[</w:delText>
        </w:r>
        <w:r w:rsidRPr="00ED175E" w:rsidDel="003566B2">
          <w:rPr>
            <w:rFonts w:hint="eastAsia"/>
          </w:rPr>
          <w:delText>図</w:delText>
        </w:r>
      </w:del>
      <w:ins w:id="6285"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11</w:t>
      </w:r>
      <w:r w:rsidRPr="0073721B">
        <w:fldChar w:fldCharType="end"/>
      </w:r>
      <w:ins w:id="6286" w:author="InnoRules" w:date="2016-09-30T13:19:00Z">
        <w:r w:rsidR="00A440A6">
          <w:t xml:space="preserve"> </w:t>
        </w:r>
      </w:ins>
      <w:del w:id="6287" w:author="InnoRules" w:date="2016-09-30T13:19:00Z">
        <w:r w:rsidRPr="00ED175E" w:rsidDel="00A440A6">
          <w:delText xml:space="preserve"> </w:delText>
        </w:r>
      </w:del>
      <w:del w:id="6288" w:author="shira" w:date="2017-12-21T15:54:00Z">
        <w:r w:rsidRPr="00ED175E" w:rsidDel="005A7A3A">
          <w:rPr>
            <w:rFonts w:hint="eastAsia"/>
          </w:rPr>
          <w:delText>商品／保険項目の登録／修正</w:delText>
        </w:r>
      </w:del>
      <w:ins w:id="6289" w:author="shira" w:date="2017-12-21T15:54:00Z">
        <w:r w:rsidR="005A7A3A">
          <w:rPr>
            <w:rFonts w:hint="eastAsia"/>
          </w:rPr>
          <w:t>商品項目の登録／修正</w:t>
        </w:r>
      </w:ins>
      <w:r w:rsidRPr="00ED175E">
        <w:t xml:space="preserve"> – </w:t>
      </w:r>
      <w:r w:rsidRPr="00ED175E">
        <w:rPr>
          <w:rFonts w:hint="eastAsia"/>
        </w:rPr>
        <w:t>マルチ項目値の追加入力部分</w:t>
      </w:r>
      <w:r w:rsidRPr="00ED175E">
        <w:t>]</w:t>
      </w:r>
      <w:bookmarkEnd w:id="6283"/>
    </w:p>
    <w:p w14:paraId="7832042F" w14:textId="5C936AE5" w:rsidR="00EF0E6F" w:rsidRPr="00ED175E" w:rsidRDefault="00EF0E6F">
      <w:pPr>
        <w:widowControl/>
        <w:autoSpaceDE w:val="0"/>
        <w:autoSpaceDN w:val="0"/>
        <w:jc w:val="left"/>
        <w:rPr>
          <w:ins w:id="6290" w:author="Seongeun Woo" w:date="2016-07-07T23:29:00Z"/>
        </w:rPr>
        <w:pPrChange w:id="6291" w:author="Seongeun Woo" w:date="2016-10-13T18:44:00Z">
          <w:pPr>
            <w:widowControl/>
            <w:jc w:val="left"/>
          </w:pPr>
        </w:pPrChange>
      </w:pPr>
      <w:ins w:id="6292" w:author="Seongeun Woo" w:date="2016-07-07T23:29:00Z">
        <w:r w:rsidRPr="00ED175E">
          <w:br w:type="page"/>
        </w:r>
      </w:ins>
    </w:p>
    <w:p w14:paraId="1E78CDB4" w14:textId="5C185E7D" w:rsidR="00497760" w:rsidRPr="0073721B" w:rsidDel="00EF0E6F" w:rsidRDefault="004803AD">
      <w:pPr>
        <w:pStyle w:val="11"/>
        <w:rPr>
          <w:del w:id="6293" w:author="Seongeun Woo" w:date="2016-07-07T23:29:00Z"/>
        </w:rPr>
        <w:pPrChange w:id="6294" w:author="InnoRules" w:date="2016-10-20T18:36:00Z">
          <w:pPr>
            <w:pStyle w:val="af6"/>
          </w:pPr>
        </w:pPrChange>
      </w:pPr>
      <w:bookmarkStart w:id="6295" w:name="_Toc455697661"/>
      <w:bookmarkStart w:id="6296" w:name="_Toc458692821"/>
      <w:bookmarkStart w:id="6297" w:name="_Toc461094449"/>
      <w:bookmarkStart w:id="6298" w:name="_Toc461094539"/>
      <w:bookmarkStart w:id="6299" w:name="_Toc462461171"/>
      <w:bookmarkStart w:id="6300" w:name="_Toc462748939"/>
      <w:bookmarkStart w:id="6301" w:name="_Toc463004829"/>
      <w:bookmarkStart w:id="6302" w:name="_Toc463944382"/>
      <w:bookmarkStart w:id="6303" w:name="_Toc464215021"/>
      <w:bookmarkStart w:id="6304" w:name="_Toc464215511"/>
      <w:bookmarkStart w:id="6305" w:name="_Toc464221754"/>
      <w:bookmarkStart w:id="6306" w:name="_Toc464227472"/>
      <w:bookmarkStart w:id="6307" w:name="_Toc464747706"/>
      <w:bookmarkStart w:id="6308" w:name="_Toc465010229"/>
      <w:bookmarkStart w:id="6309" w:name="_Toc465024633"/>
      <w:bookmarkStart w:id="6310" w:name="_Toc17112112"/>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ins w:id="6311" w:author="哲均 宋" w:date="2019-08-16T14:08:00Z">
        <w:r>
          <w:rPr>
            <w:rFonts w:hint="eastAsia"/>
            <w:lang w:eastAsia="ja-JP"/>
          </w:rPr>
          <w:t>R</w:t>
        </w:r>
        <w:r>
          <w:rPr>
            <w:lang w:eastAsia="ja-JP"/>
          </w:rPr>
          <w:t>elation and Relation Rule Area</w:t>
        </w:r>
      </w:ins>
      <w:bookmarkEnd w:id="6310"/>
    </w:p>
    <w:p w14:paraId="0B8708B9" w14:textId="0EBCDB05" w:rsidR="0096549F" w:rsidRDefault="0096549F" w:rsidP="004803AD">
      <w:pPr>
        <w:pStyle w:val="11"/>
        <w:rPr>
          <w:ins w:id="6312" w:author="InnoRules" w:date="2016-10-11T09:49:00Z"/>
          <w:lang w:eastAsia="ja-JP"/>
        </w:rPr>
        <w:pPrChange w:id="6313" w:author="哲均 宋" w:date="2019-08-16T14:08:00Z">
          <w:pPr>
            <w:pStyle w:val="11"/>
          </w:pPr>
        </w:pPrChange>
      </w:pPr>
      <w:bookmarkStart w:id="6314" w:name="_Toc414631961"/>
      <w:bookmarkStart w:id="6315" w:name="_Toc434858362"/>
      <w:bookmarkStart w:id="6316" w:name="_Toc445716749"/>
      <w:del w:id="6317" w:author="哲均 宋" w:date="2019-08-16T14:08:00Z">
        <w:r w:rsidRPr="00ED175E" w:rsidDel="004803AD">
          <w:rPr>
            <w:rFonts w:hint="eastAsia"/>
            <w:lang w:eastAsia="ja-JP"/>
          </w:rPr>
          <w:delText>関係および関係</w:delText>
        </w:r>
      </w:del>
      <w:ins w:id="6318" w:author="InnoRules" w:date="2016-08-19T10:29:00Z">
        <w:del w:id="6319" w:author="哲均 宋" w:date="2019-08-16T14:08:00Z">
          <w:r w:rsidR="002138EE" w:rsidRPr="00ED175E" w:rsidDel="004803AD">
            <w:rPr>
              <w:rFonts w:hint="eastAsia"/>
              <w:lang w:eastAsia="ja-JP"/>
            </w:rPr>
            <w:delText>ルール</w:delText>
          </w:r>
        </w:del>
      </w:ins>
      <w:del w:id="6320" w:author="哲均 宋" w:date="2019-08-16T14:08:00Z">
        <w:r w:rsidRPr="00ED175E" w:rsidDel="004803AD">
          <w:rPr>
            <w:rFonts w:hint="eastAsia"/>
            <w:lang w:eastAsia="ja-JP"/>
          </w:rPr>
          <w:delText>ルール</w:delText>
        </w:r>
      </w:del>
      <w:ins w:id="6321" w:author="Seongeun Woo" w:date="2016-07-07T23:05:00Z">
        <w:del w:id="6322" w:author="哲均 宋" w:date="2019-08-16T14:08:00Z">
          <w:r w:rsidR="00A40190" w:rsidRPr="00ED175E" w:rsidDel="004803AD">
            <w:rPr>
              <w:rFonts w:cs="BatangChe" w:hint="eastAsia"/>
              <w:lang w:eastAsia="ja-JP"/>
              <w:rPrChange w:id="6323" w:author="InnoRules" w:date="2016-08-30T14:14:00Z">
                <w:rPr>
                  <w:rFonts w:ascii="BatangChe" w:eastAsiaTheme="minorEastAsia" w:hAnsi="BatangChe" w:cs="BatangChe" w:hint="eastAsia"/>
                  <w:lang w:eastAsia="ja-JP"/>
                </w:rPr>
              </w:rPrChange>
            </w:rPr>
            <w:delText>規則</w:delText>
          </w:r>
        </w:del>
      </w:ins>
      <w:del w:id="6324" w:author="哲均 宋" w:date="2019-08-16T14:08:00Z">
        <w:r w:rsidRPr="00ED175E" w:rsidDel="004803AD">
          <w:rPr>
            <w:rFonts w:hint="eastAsia"/>
            <w:lang w:eastAsia="ja-JP"/>
          </w:rPr>
          <w:delText>関連</w:delText>
        </w:r>
      </w:del>
      <w:ins w:id="6325" w:author="Seongeun Woo" w:date="2016-07-07T23:05:00Z">
        <w:del w:id="6326" w:author="哲均 宋" w:date="2019-08-16T14:08:00Z">
          <w:r w:rsidR="00A40190" w:rsidRPr="00ED175E" w:rsidDel="004803AD">
            <w:rPr>
              <w:rFonts w:hint="eastAsia"/>
              <w:lang w:eastAsia="ja-JP"/>
            </w:rPr>
            <w:delText>の</w:delText>
          </w:r>
        </w:del>
      </w:ins>
      <w:del w:id="6327" w:author="哲均 宋" w:date="2019-08-16T14:08:00Z">
        <w:r w:rsidRPr="00ED175E" w:rsidDel="004803AD">
          <w:rPr>
            <w:rFonts w:hint="eastAsia"/>
            <w:lang w:eastAsia="ja-JP"/>
          </w:rPr>
          <w:delText>領域</w:delText>
        </w:r>
      </w:del>
      <w:bookmarkStart w:id="6328" w:name="_Toc17112113"/>
      <w:bookmarkEnd w:id="6314"/>
      <w:bookmarkEnd w:id="6315"/>
      <w:bookmarkEnd w:id="6316"/>
      <w:bookmarkEnd w:id="6328"/>
    </w:p>
    <w:p w14:paraId="749C4DFC" w14:textId="77777777" w:rsidR="00EE7C0C" w:rsidRPr="00EE7C0C" w:rsidRDefault="00EE7C0C">
      <w:pPr>
        <w:autoSpaceDE w:val="0"/>
        <w:autoSpaceDN w:val="0"/>
        <w:rPr>
          <w:rPrChange w:id="6329" w:author="InnoRules" w:date="2016-10-11T09:49:00Z">
            <w:rPr>
              <w:lang w:eastAsia="ja-JP"/>
            </w:rPr>
          </w:rPrChange>
        </w:rPr>
        <w:pPrChange w:id="6330" w:author="Seongeun Woo" w:date="2016-10-13T18:44:00Z">
          <w:pPr>
            <w:pStyle w:val="11"/>
          </w:pPr>
        </w:pPrChange>
      </w:pPr>
    </w:p>
    <w:p w14:paraId="1C9A39F4" w14:textId="77777777" w:rsidR="004D70B6" w:rsidRPr="00ED175E" w:rsidRDefault="0096549F">
      <w:pPr>
        <w:pStyle w:val="afa"/>
        <w:keepNext/>
        <w:autoSpaceDE w:val="0"/>
        <w:autoSpaceDN w:val="0"/>
        <w:ind w:left="380"/>
        <w:pPrChange w:id="6331" w:author="Seongeun Woo" w:date="2016-10-13T18:44:00Z">
          <w:pPr>
            <w:pStyle w:val="afa"/>
            <w:keepNext/>
            <w:ind w:left="380"/>
          </w:pPr>
        </w:pPrChange>
      </w:pPr>
      <w:r w:rsidRPr="0073721B">
        <w:rPr>
          <w:lang w:eastAsia="ja-JP"/>
        </w:rPr>
        <mc:AlternateContent>
          <mc:Choice Requires="wpg">
            <w:drawing>
              <wp:anchor distT="0" distB="0" distL="114300" distR="114300" simplePos="0" relativeHeight="251692544" behindDoc="0" locked="0" layoutInCell="1" allowOverlap="1" wp14:anchorId="5AA01396" wp14:editId="599594B3">
                <wp:simplePos x="0" y="0"/>
                <wp:positionH relativeFrom="column">
                  <wp:posOffset>200660</wp:posOffset>
                </wp:positionH>
                <wp:positionV relativeFrom="paragraph">
                  <wp:posOffset>151130</wp:posOffset>
                </wp:positionV>
                <wp:extent cx="5633720" cy="4226560"/>
                <wp:effectExtent l="1905" t="3810" r="3175" b="8255"/>
                <wp:wrapNone/>
                <wp:docPr id="230" name="グループ化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226560"/>
                          <a:chOff x="0" y="0"/>
                          <a:chExt cx="56114" cy="41757"/>
                        </a:xfrm>
                      </wpg:grpSpPr>
                      <wps:wsp>
                        <wps:cNvPr id="231" name="직사각형 339"/>
                        <wps:cNvSpPr>
                          <a:spLocks noChangeArrowheads="1"/>
                        </wps:cNvSpPr>
                        <wps:spPr bwMode="auto">
                          <a:xfrm>
                            <a:off x="0" y="8763"/>
                            <a:ext cx="16776" cy="18205"/>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4A1C4778" w14:textId="77777777" w:rsidR="00EA1D3F" w:rsidRPr="00F95959" w:rsidRDefault="00EA1D3F" w:rsidP="0096549F">
                              <w:pPr>
                                <w:jc w:val="center"/>
                                <w:rPr>
                                  <w:b/>
                                </w:rPr>
                              </w:pPr>
                              <w:r>
                                <w:rPr>
                                  <w:b/>
                                </w:rPr>
                                <w:t>OBJINV_TYPE</w:t>
                              </w:r>
                            </w:p>
                          </w:txbxContent>
                        </wps:txbx>
                        <wps:bodyPr rot="0" vert="horz" wrap="square" lIns="91440" tIns="45720" rIns="91440" bIns="45720" anchor="ctr" anchorCtr="0" upright="1">
                          <a:noAutofit/>
                        </wps:bodyPr>
                      </wps:wsp>
                      <wps:wsp>
                        <wps:cNvPr id="232" name="직사각형 340"/>
                        <wps:cNvSpPr>
                          <a:spLocks noChangeArrowheads="1"/>
                        </wps:cNvSpPr>
                        <wps:spPr bwMode="auto">
                          <a:xfrm>
                            <a:off x="19240" y="16478"/>
                            <a:ext cx="15900" cy="25279"/>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3C6E5E7" w14:textId="77777777" w:rsidR="00EA1D3F" w:rsidRPr="00F95959" w:rsidRDefault="00EA1D3F" w:rsidP="0096549F">
                              <w:pPr>
                                <w:jc w:val="center"/>
                                <w:rPr>
                                  <w:b/>
                                </w:rPr>
                              </w:pPr>
                              <w:r>
                                <w:rPr>
                                  <w:b/>
                                </w:rPr>
                                <w:t>OBJ_INV</w:t>
                              </w:r>
                            </w:p>
                          </w:txbxContent>
                        </wps:txbx>
                        <wps:bodyPr rot="0" vert="horz" wrap="square" lIns="91440" tIns="45720" rIns="91440" bIns="45720" anchor="ctr" anchorCtr="0" upright="1">
                          <a:noAutofit/>
                        </wps:bodyPr>
                      </wps:wsp>
                      <wps:wsp>
                        <wps:cNvPr id="233" name="직사각형 341"/>
                        <wps:cNvSpPr>
                          <a:spLocks noChangeArrowheads="1"/>
                        </wps:cNvSpPr>
                        <wps:spPr bwMode="auto">
                          <a:xfrm>
                            <a:off x="37909" y="0"/>
                            <a:ext cx="18205" cy="29737"/>
                          </a:xfrm>
                          <a:prstGeom prst="rect">
                            <a:avLst/>
                          </a:prstGeom>
                          <a:solidFill>
                            <a:srgbClr val="4F81BD">
                              <a:alpha val="79999"/>
                            </a:srgb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C283BDF" w14:textId="77777777" w:rsidR="00EA1D3F" w:rsidRPr="00F95959" w:rsidRDefault="00EA1D3F" w:rsidP="0096549F">
                              <w:pPr>
                                <w:jc w:val="center"/>
                                <w:rPr>
                                  <w:b/>
                                </w:rPr>
                              </w:pPr>
                              <w:r>
                                <w:rPr>
                                  <w:b/>
                                </w:rPr>
                                <w:t>OBJ_MAIN</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01396" id="グループ化 230" o:spid="_x0000_s1037" style="position:absolute;left:0;text-align:left;margin-left:15.8pt;margin-top:11.9pt;width:443.6pt;height:332.8pt;z-index:251692544" coordsize="56114,4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">
                <v:rect id="직사각형 339" o:spid="_x0000_s1038" style="position:absolute;top:8763;width:16776;height:18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" fillcolor="#4f81bd" stroked="f" strokeweight="2pt">
                  <v:fill opacity="52428f"/>
                  <v:textbox>
                    <w:txbxContent>
                      <w:p w14:paraId="4A1C4778" w14:textId="77777777" w:rsidR="00EA1D3F" w:rsidRPr="00F95959" w:rsidRDefault="00EA1D3F" w:rsidP="0096549F">
                        <w:pPr>
                          <w:jc w:val="center"/>
                          <w:rPr>
                            <w:b/>
                          </w:rPr>
                        </w:pPr>
                        <w:r>
                          <w:rPr>
                            <w:b/>
                          </w:rPr>
                          <w:t>OBJINV_TYPE</w:t>
                        </w:r>
                      </w:p>
                    </w:txbxContent>
                  </v:textbox>
                </v:rect>
                <v:rect id="직사각형 340" o:spid="_x0000_s1039" style="position:absolute;left:19240;top:16478;width:15900;height:25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" fillcolor="#4f81bd" stroked="f" strokeweight="2pt">
                  <v:fill opacity="52428f"/>
                  <v:textbox>
                    <w:txbxContent>
                      <w:p w14:paraId="13C6E5E7" w14:textId="77777777" w:rsidR="00EA1D3F" w:rsidRPr="00F95959" w:rsidRDefault="00EA1D3F" w:rsidP="0096549F">
                        <w:pPr>
                          <w:jc w:val="center"/>
                          <w:rPr>
                            <w:b/>
                          </w:rPr>
                        </w:pPr>
                        <w:r>
                          <w:rPr>
                            <w:b/>
                          </w:rPr>
                          <w:t>OBJ_INV</w:t>
                        </w:r>
                      </w:p>
                    </w:txbxContent>
                  </v:textbox>
                </v:rect>
                <v:rect id="직사각형 341" o:spid="_x0000_s1040" style="position:absolute;left:37909;width:18205;height:29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" fillcolor="#4f81bd" stroked="f" strokeweight="2pt">
                  <v:fill opacity="52428f"/>
                  <v:textbox>
                    <w:txbxContent>
                      <w:p w14:paraId="3C283BDF" w14:textId="77777777" w:rsidR="00EA1D3F" w:rsidRPr="00F95959" w:rsidRDefault="00EA1D3F" w:rsidP="0096549F">
                        <w:pPr>
                          <w:jc w:val="center"/>
                          <w:rPr>
                            <w:b/>
                          </w:rPr>
                        </w:pPr>
                        <w:r>
                          <w:rPr>
                            <w:b/>
                          </w:rPr>
                          <w:t>OBJ_MAIN</w:t>
                        </w:r>
                      </w:p>
                    </w:txbxContent>
                  </v:textbox>
                </v:rect>
              </v:group>
            </w:pict>
          </mc:Fallback>
        </mc:AlternateContent>
      </w:r>
      <w:r w:rsidRPr="0073721B">
        <w:rPr>
          <w:lang w:eastAsia="ja-JP"/>
        </w:rPr>
        <w:drawing>
          <wp:inline distT="0" distB="0" distL="0" distR="0" wp14:anchorId="40DA5039" wp14:editId="12446291">
            <wp:extent cx="5755005" cy="4725035"/>
            <wp:effectExtent l="0" t="0" r="0" b="0"/>
            <wp:docPr id="229" name="그림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5005" cy="4725035"/>
                    </a:xfrm>
                    <a:prstGeom prst="rect">
                      <a:avLst/>
                    </a:prstGeom>
                    <a:noFill/>
                  </pic:spPr>
                </pic:pic>
              </a:graphicData>
            </a:graphic>
          </wp:inline>
        </w:drawing>
      </w:r>
    </w:p>
    <w:p w14:paraId="566666F7" w14:textId="667A2236" w:rsidR="0096549F" w:rsidRPr="00ED175E" w:rsidRDefault="004D70B6">
      <w:pPr>
        <w:pStyle w:val="af6"/>
        <w:autoSpaceDE w:val="0"/>
        <w:autoSpaceDN w:val="0"/>
        <w:rPr>
          <w:ins w:id="6332" w:author="InnoRules" w:date="2016-08-11T14:55:00Z"/>
        </w:rPr>
        <w:pPrChange w:id="6333" w:author="Seongeun Woo" w:date="2016-10-13T18:44:00Z">
          <w:pPr>
            <w:pStyle w:val="af6"/>
          </w:pPr>
        </w:pPrChange>
      </w:pPr>
      <w:bookmarkStart w:id="6334" w:name="_Toc465024698"/>
      <w:del w:id="6335" w:author="哲均 宋" w:date="2019-08-16T08:56:00Z">
        <w:r w:rsidRPr="00ED175E" w:rsidDel="003566B2">
          <w:delText>[</w:delText>
        </w:r>
        <w:r w:rsidRPr="00ED175E" w:rsidDel="003566B2">
          <w:rPr>
            <w:rFonts w:hint="eastAsia"/>
          </w:rPr>
          <w:delText>図</w:delText>
        </w:r>
      </w:del>
      <w:ins w:id="6336"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12</w:t>
      </w:r>
      <w:r w:rsidRPr="0073721B">
        <w:fldChar w:fldCharType="end"/>
      </w:r>
      <w:ins w:id="6337" w:author="InnoRules" w:date="2016-09-30T13:19:00Z">
        <w:r w:rsidR="00A440A6">
          <w:t xml:space="preserve"> </w:t>
        </w:r>
      </w:ins>
      <w:ins w:id="6338" w:author="哲均 宋" w:date="2019-08-16T14:10:00Z">
        <w:r w:rsidR="004803AD">
          <w:t>Relation and Relation Rule Area Table</w:t>
        </w:r>
      </w:ins>
      <w:del w:id="6339" w:author="哲均 宋" w:date="2019-08-16T14:10:00Z">
        <w:r w:rsidRPr="00ED175E" w:rsidDel="004803AD">
          <w:delText xml:space="preserve"> </w:delText>
        </w:r>
        <w:r w:rsidRPr="00ED175E" w:rsidDel="004803AD">
          <w:rPr>
            <w:rFonts w:hint="eastAsia"/>
          </w:rPr>
          <w:delText>関係および関係</w:delText>
        </w:r>
      </w:del>
      <w:ins w:id="6340" w:author="InnoRules" w:date="2016-08-19T10:29:00Z">
        <w:del w:id="6341" w:author="哲均 宋" w:date="2019-08-16T14:10:00Z">
          <w:r w:rsidR="002138EE" w:rsidRPr="00ED175E" w:rsidDel="004803AD">
            <w:rPr>
              <w:rFonts w:hint="eastAsia"/>
            </w:rPr>
            <w:delText>ルール</w:delText>
          </w:r>
        </w:del>
      </w:ins>
      <w:del w:id="6342" w:author="哲均 宋" w:date="2019-08-16T14:10:00Z">
        <w:r w:rsidRPr="00ED175E" w:rsidDel="004803AD">
          <w:rPr>
            <w:rFonts w:hint="eastAsia"/>
          </w:rPr>
          <w:delText>ルール</w:delText>
        </w:r>
      </w:del>
      <w:ins w:id="6343" w:author="Seongeun Woo" w:date="2016-07-07T23:06:00Z">
        <w:del w:id="6344" w:author="哲均 宋" w:date="2019-08-16T14:10:00Z">
          <w:r w:rsidR="00A40190" w:rsidRPr="00ED175E" w:rsidDel="004803AD">
            <w:rPr>
              <w:rFonts w:hint="eastAsia"/>
            </w:rPr>
            <w:delText>規則</w:delText>
          </w:r>
        </w:del>
      </w:ins>
      <w:del w:id="6345" w:author="哲均 宋" w:date="2019-08-16T14:10:00Z">
        <w:r w:rsidRPr="00ED175E" w:rsidDel="004803AD">
          <w:rPr>
            <w:rFonts w:hint="eastAsia"/>
          </w:rPr>
          <w:delText>関連</w:delText>
        </w:r>
      </w:del>
      <w:ins w:id="6346" w:author="Seongeun Woo" w:date="2016-07-07T23:06:00Z">
        <w:del w:id="6347" w:author="哲均 宋" w:date="2019-08-16T14:10:00Z">
          <w:r w:rsidR="00A40190" w:rsidRPr="00ED175E" w:rsidDel="004803AD">
            <w:rPr>
              <w:rFonts w:hint="eastAsia"/>
            </w:rPr>
            <w:delText>の</w:delText>
          </w:r>
        </w:del>
      </w:ins>
      <w:del w:id="6348" w:author="哲均 宋" w:date="2019-08-16T14:10:00Z">
        <w:r w:rsidRPr="00ED175E" w:rsidDel="004803AD">
          <w:rPr>
            <w:rFonts w:hint="eastAsia"/>
          </w:rPr>
          <w:delText>領域テーブル</w:delText>
        </w:r>
      </w:del>
      <w:r w:rsidRPr="00ED175E">
        <w:t>]</w:t>
      </w:r>
      <w:bookmarkEnd w:id="6334"/>
    </w:p>
    <w:p w14:paraId="4D400C31" w14:textId="77777777" w:rsidR="00856E16" w:rsidRPr="0073721B" w:rsidRDefault="00856E16">
      <w:pPr>
        <w:autoSpaceDE w:val="0"/>
        <w:autoSpaceDN w:val="0"/>
        <w:pPrChange w:id="6349" w:author="Seongeun Woo" w:date="2016-10-13T18:44:00Z">
          <w:pPr>
            <w:pStyle w:val="af6"/>
          </w:pPr>
        </w:pPrChange>
      </w:pPr>
    </w:p>
    <w:p w14:paraId="3188EFB1" w14:textId="3233F250" w:rsidR="0096549F" w:rsidRPr="00ED175E" w:rsidDel="00497760" w:rsidRDefault="0096549F">
      <w:pPr>
        <w:pStyle w:val="af6"/>
        <w:autoSpaceDE w:val="0"/>
        <w:autoSpaceDN w:val="0"/>
        <w:rPr>
          <w:del w:id="6350" w:author="Seongeun Woo" w:date="2016-07-06T16:04:00Z"/>
        </w:rPr>
        <w:pPrChange w:id="6351" w:author="Seongeun Woo" w:date="2016-10-13T18:44:00Z">
          <w:pPr>
            <w:pStyle w:val="af6"/>
          </w:pPr>
        </w:pPrChange>
      </w:pPr>
      <w:bookmarkStart w:id="6352" w:name="_Toc455688178"/>
      <w:bookmarkStart w:id="6353" w:name="_Toc455696359"/>
      <w:bookmarkStart w:id="6354" w:name="_Toc455697663"/>
      <w:bookmarkStart w:id="6355" w:name="_Toc458692823"/>
      <w:bookmarkStart w:id="6356" w:name="_Toc461094451"/>
      <w:bookmarkStart w:id="6357" w:name="_Toc461094541"/>
      <w:bookmarkStart w:id="6358" w:name="_Toc462461173"/>
      <w:bookmarkStart w:id="6359" w:name="_Toc462748941"/>
      <w:bookmarkStart w:id="6360" w:name="_Toc463004831"/>
      <w:bookmarkStart w:id="6361" w:name="_Toc463944384"/>
      <w:bookmarkStart w:id="6362" w:name="_Toc464215023"/>
      <w:bookmarkStart w:id="6363" w:name="_Toc464215513"/>
      <w:bookmarkStart w:id="6364" w:name="_Toc464221756"/>
      <w:bookmarkStart w:id="6365" w:name="_Toc464227474"/>
      <w:bookmarkStart w:id="6366" w:name="_Toc464747708"/>
      <w:bookmarkStart w:id="6367" w:name="_Toc465010231"/>
      <w:bookmarkStart w:id="6368" w:name="_Toc465024635"/>
      <w:bookmarkStart w:id="6369" w:name="_Toc17110298"/>
      <w:bookmarkStart w:id="6370" w:name="_Toc17110481"/>
      <w:bookmarkStart w:id="6371" w:name="_Toc17110695"/>
      <w:bookmarkStart w:id="6372" w:name="_Toc17110788"/>
      <w:bookmarkStart w:id="6373" w:name="_Toc17110882"/>
      <w:bookmarkStart w:id="6374" w:name="_Toc17110976"/>
      <w:bookmarkStart w:id="6375" w:name="_Toc17111071"/>
      <w:bookmarkStart w:id="6376" w:name="_Toc17111166"/>
      <w:bookmarkStart w:id="6377" w:name="_Toc17111263"/>
      <w:bookmarkStart w:id="6378" w:name="_Toc17111362"/>
      <w:bookmarkStart w:id="6379" w:name="_Toc17111456"/>
      <w:bookmarkStart w:id="6380" w:name="_Toc17111551"/>
      <w:bookmarkStart w:id="6381" w:name="_Toc17111741"/>
      <w:bookmarkStart w:id="6382" w:name="_Toc17111836"/>
      <w:bookmarkStart w:id="6383" w:name="_Toc17111930"/>
      <w:bookmarkStart w:id="6384" w:name="_Toc17112023"/>
      <w:bookmarkStart w:id="6385" w:name="_Toc17112114"/>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p>
    <w:p w14:paraId="6D602A98" w14:textId="31D76C79" w:rsidR="0096549F" w:rsidRPr="00ED175E" w:rsidDel="00497760" w:rsidRDefault="0096549F">
      <w:pPr>
        <w:pStyle w:val="-00"/>
        <w:wordWrap/>
        <w:rPr>
          <w:del w:id="6386" w:author="Seongeun Woo" w:date="2016-07-06T16:04:00Z"/>
          <w:lang w:eastAsia="ja-JP"/>
        </w:rPr>
        <w:pPrChange w:id="6387" w:author="Seongeun Woo" w:date="2016-10-13T18:44:00Z">
          <w:pPr>
            <w:pStyle w:val="-00"/>
          </w:pPr>
        </w:pPrChange>
      </w:pPr>
      <w:bookmarkStart w:id="6388" w:name="_Toc455688179"/>
      <w:bookmarkStart w:id="6389" w:name="_Toc455696360"/>
      <w:bookmarkStart w:id="6390" w:name="_Toc455697664"/>
      <w:bookmarkStart w:id="6391" w:name="_Toc458692824"/>
      <w:bookmarkStart w:id="6392" w:name="_Toc461094452"/>
      <w:bookmarkStart w:id="6393" w:name="_Toc461094542"/>
      <w:bookmarkStart w:id="6394" w:name="_Toc462461174"/>
      <w:bookmarkStart w:id="6395" w:name="_Toc462748942"/>
      <w:bookmarkStart w:id="6396" w:name="_Toc463004832"/>
      <w:bookmarkStart w:id="6397" w:name="_Toc463944385"/>
      <w:bookmarkStart w:id="6398" w:name="_Toc464215024"/>
      <w:bookmarkStart w:id="6399" w:name="_Toc464215514"/>
      <w:bookmarkStart w:id="6400" w:name="_Toc464221757"/>
      <w:bookmarkStart w:id="6401" w:name="_Toc464227475"/>
      <w:bookmarkStart w:id="6402" w:name="_Toc464747709"/>
      <w:bookmarkStart w:id="6403" w:name="_Toc465010232"/>
      <w:bookmarkStart w:id="6404" w:name="_Toc465024636"/>
      <w:bookmarkStart w:id="6405" w:name="_Toc17110299"/>
      <w:bookmarkStart w:id="6406" w:name="_Toc17110482"/>
      <w:bookmarkStart w:id="6407" w:name="_Toc17110696"/>
      <w:bookmarkStart w:id="6408" w:name="_Toc17110789"/>
      <w:bookmarkStart w:id="6409" w:name="_Toc17110883"/>
      <w:bookmarkStart w:id="6410" w:name="_Toc17110977"/>
      <w:bookmarkStart w:id="6411" w:name="_Toc17111072"/>
      <w:bookmarkStart w:id="6412" w:name="_Toc17111167"/>
      <w:bookmarkStart w:id="6413" w:name="_Toc17111264"/>
      <w:bookmarkStart w:id="6414" w:name="_Toc17111363"/>
      <w:bookmarkStart w:id="6415" w:name="_Toc17111457"/>
      <w:bookmarkStart w:id="6416" w:name="_Toc17111552"/>
      <w:bookmarkStart w:id="6417" w:name="_Toc17111742"/>
      <w:bookmarkStart w:id="6418" w:name="_Toc17111837"/>
      <w:bookmarkStart w:id="6419" w:name="_Toc17111931"/>
      <w:bookmarkStart w:id="6420" w:name="_Toc17112024"/>
      <w:bookmarkStart w:id="6421" w:name="_Toc17112115"/>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p>
    <w:p w14:paraId="1D4F0C7F" w14:textId="763E92FA" w:rsidR="0096549F" w:rsidRPr="00ED175E" w:rsidDel="00497760" w:rsidRDefault="0096549F">
      <w:pPr>
        <w:widowControl/>
        <w:autoSpaceDE w:val="0"/>
        <w:autoSpaceDN w:val="0"/>
        <w:jc w:val="left"/>
        <w:rPr>
          <w:del w:id="6422" w:author="Seongeun Woo" w:date="2016-07-06T16:05:00Z"/>
        </w:rPr>
        <w:pPrChange w:id="6423" w:author="Seongeun Woo" w:date="2016-10-13T18:44:00Z">
          <w:pPr>
            <w:widowControl/>
            <w:jc w:val="left"/>
          </w:pPr>
        </w:pPrChange>
      </w:pPr>
      <w:del w:id="6424" w:author="Seongeun Woo" w:date="2016-07-06T16:05:00Z">
        <w:r w:rsidRPr="00ED175E" w:rsidDel="00497760">
          <w:br w:type="page"/>
        </w:r>
      </w:del>
    </w:p>
    <w:p w14:paraId="1A8E5E42" w14:textId="50535438" w:rsidR="0096549F" w:rsidRPr="00ED175E" w:rsidRDefault="0096549F">
      <w:pPr>
        <w:pStyle w:val="20"/>
        <w:wordWrap/>
        <w:pPrChange w:id="6425" w:author="Seongeun Woo" w:date="2016-10-13T18:44:00Z">
          <w:pPr>
            <w:pStyle w:val="20"/>
          </w:pPr>
        </w:pPrChange>
      </w:pPr>
      <w:bookmarkStart w:id="6426" w:name="_Toc434858363"/>
      <w:bookmarkStart w:id="6427" w:name="_Toc445716750"/>
      <w:bookmarkStart w:id="6428" w:name="_Toc17112116"/>
      <w:r w:rsidRPr="00ED175E">
        <w:t>OBJINV_TYPE</w:t>
      </w:r>
      <w:bookmarkEnd w:id="6426"/>
      <w:bookmarkEnd w:id="6427"/>
      <w:bookmarkEnd w:id="6428"/>
    </w:p>
    <w:p w14:paraId="49EDA6B6" w14:textId="56105E84" w:rsidR="00957834" w:rsidRPr="00ED175E" w:rsidRDefault="0096549F">
      <w:pPr>
        <w:autoSpaceDE w:val="0"/>
        <w:autoSpaceDN w:val="0"/>
        <w:jc w:val="left"/>
        <w:rPr>
          <w:ins w:id="6429" w:author="Seongeun Woo" w:date="2016-07-06T16:06:00Z"/>
          <w:rFonts w:hint="eastAsia"/>
        </w:rPr>
        <w:pPrChange w:id="6430" w:author="Seongeun Woo" w:date="2016-10-13T18:44:00Z">
          <w:pPr/>
        </w:pPrChange>
      </w:pPr>
      <w:del w:id="6431" w:author="Seongeun Woo" w:date="2016-07-06T16:05:00Z">
        <w:r w:rsidRPr="00ED175E" w:rsidDel="00497760">
          <w:delText>InnoProduct</w:delText>
        </w:r>
        <w:r w:rsidRPr="00ED175E" w:rsidDel="00497760">
          <w:rPr>
            <w:rFonts w:hint="eastAsia"/>
          </w:rPr>
          <w:delText>に登録できる</w:delText>
        </w:r>
      </w:del>
      <w:del w:id="6432" w:author="Seongeun Woo" w:date="2016-07-06T11:18:00Z">
        <w:r w:rsidRPr="00ED175E" w:rsidDel="00036622">
          <w:rPr>
            <w:rFonts w:hint="eastAsia"/>
          </w:rPr>
          <w:delText>エンティティ</w:delText>
        </w:r>
      </w:del>
      <w:ins w:id="6433" w:author="Seongeun Woo" w:date="2016-07-06T11:18:00Z">
        <w:del w:id="6434" w:author="哲均 宋" w:date="2019-08-16T14:12:00Z">
          <w:r w:rsidR="00036622" w:rsidRPr="00ED175E" w:rsidDel="00957834">
            <w:rPr>
              <w:rFonts w:hint="eastAsia"/>
            </w:rPr>
            <w:delText>オブジェクト</w:delText>
          </w:r>
        </w:del>
      </w:ins>
      <w:del w:id="6435" w:author="哲均 宋" w:date="2019-08-16T14:12:00Z">
        <w:r w:rsidRPr="00ED175E" w:rsidDel="00957834">
          <w:rPr>
            <w:rFonts w:hint="eastAsia"/>
          </w:rPr>
          <w:delText>とエンティティ</w:delText>
        </w:r>
      </w:del>
      <w:ins w:id="6436" w:author="Seongeun Woo" w:date="2016-07-06T11:18:00Z">
        <w:del w:id="6437" w:author="哲均 宋" w:date="2019-08-16T14:12:00Z">
          <w:r w:rsidR="00036622" w:rsidRPr="00ED175E" w:rsidDel="00957834">
            <w:rPr>
              <w:rFonts w:hint="eastAsia"/>
            </w:rPr>
            <w:delText>オブジェクト</w:delText>
          </w:r>
        </w:del>
      </w:ins>
      <w:del w:id="6438" w:author="哲均 宋" w:date="2019-08-16T14:12:00Z">
        <w:r w:rsidRPr="00ED175E" w:rsidDel="00957834">
          <w:rPr>
            <w:rFonts w:hint="eastAsia"/>
          </w:rPr>
          <w:delText>との関係を生成する際</w:delText>
        </w:r>
      </w:del>
      <w:ins w:id="6439" w:author="Seongeun Woo" w:date="2016-07-06T16:05:00Z">
        <w:del w:id="6440" w:author="哲均 宋" w:date="2019-08-16T14:12:00Z">
          <w:r w:rsidR="00497760" w:rsidRPr="00ED175E" w:rsidDel="00957834">
            <w:rPr>
              <w:rFonts w:hint="eastAsia"/>
            </w:rPr>
            <w:delText>時</w:delText>
          </w:r>
        </w:del>
      </w:ins>
      <w:del w:id="6441" w:author="哲均 宋" w:date="2019-08-16T14:12:00Z">
        <w:r w:rsidRPr="00ED175E" w:rsidDel="00957834">
          <w:rPr>
            <w:rFonts w:hint="eastAsia"/>
          </w:rPr>
          <w:delText>に生成</w:delText>
        </w:r>
      </w:del>
      <w:ins w:id="6442" w:author="Seongeun Woo" w:date="2016-07-06T16:05:00Z">
        <w:del w:id="6443" w:author="哲均 宋" w:date="2019-08-16T14:12:00Z">
          <w:r w:rsidR="00497760" w:rsidRPr="00ED175E" w:rsidDel="00957834">
            <w:rPr>
              <w:rFonts w:hint="eastAsia"/>
            </w:rPr>
            <w:delText>使用可能</w:delText>
          </w:r>
        </w:del>
      </w:ins>
      <w:ins w:id="6444" w:author="류종우" w:date="2016-08-10T10:38:00Z">
        <w:del w:id="6445" w:author="哲均 宋" w:date="2019-08-16T14:12:00Z">
          <w:r w:rsidR="00EB2EB5" w:rsidRPr="00ED175E" w:rsidDel="00957834">
            <w:rPr>
              <w:rFonts w:hint="eastAsia"/>
            </w:rPr>
            <w:delText>な</w:delText>
          </w:r>
        </w:del>
      </w:ins>
      <w:ins w:id="6446" w:author="Seongeun Woo" w:date="2016-07-06T16:05:00Z">
        <w:del w:id="6447" w:author="哲均 宋" w:date="2019-08-16T14:12:00Z">
          <w:r w:rsidR="00497760" w:rsidRPr="00ED175E" w:rsidDel="00957834">
            <w:rPr>
              <w:rFonts w:hint="eastAsia"/>
            </w:rPr>
            <w:delText>の</w:delText>
          </w:r>
        </w:del>
      </w:ins>
      <w:del w:id="6448" w:author="哲均 宋" w:date="2019-08-16T14:12:00Z">
        <w:r w:rsidRPr="00ED175E" w:rsidDel="00957834">
          <w:rPr>
            <w:rFonts w:hint="eastAsia"/>
          </w:rPr>
          <w:delText>できる関係類型情報</w:delText>
        </w:r>
      </w:del>
      <w:ins w:id="6449" w:author="Seongeun Woo" w:date="2016-07-06T16:05:00Z">
        <w:del w:id="6450" w:author="哲均 宋" w:date="2019-08-16T14:12:00Z">
          <w:r w:rsidR="00497760" w:rsidRPr="00ED175E" w:rsidDel="00957834">
            <w:rPr>
              <w:rFonts w:hint="eastAsia"/>
            </w:rPr>
            <w:delText>を</w:delText>
          </w:r>
        </w:del>
      </w:ins>
      <w:del w:id="6451" w:author="哲均 宋" w:date="2019-08-16T14:12:00Z">
        <w:r w:rsidRPr="00ED175E" w:rsidDel="00957834">
          <w:rPr>
            <w:rFonts w:hint="eastAsia"/>
          </w:rPr>
          <w:delText>が保存され</w:delText>
        </w:r>
      </w:del>
      <w:ins w:id="6452" w:author="Seongeun Woo" w:date="2016-07-06T16:06:00Z">
        <w:del w:id="6453" w:author="哲均 宋" w:date="2019-08-16T14:12:00Z">
          <w:r w:rsidR="00497760" w:rsidRPr="00ED175E" w:rsidDel="00957834">
            <w:rPr>
              <w:rFonts w:hint="eastAsia"/>
            </w:rPr>
            <w:delText>す</w:delText>
          </w:r>
        </w:del>
      </w:ins>
      <w:del w:id="6454" w:author="哲均 宋" w:date="2019-08-16T14:12:00Z">
        <w:r w:rsidRPr="00ED175E" w:rsidDel="00957834">
          <w:rPr>
            <w:rFonts w:hint="eastAsia"/>
          </w:rPr>
          <w:delText>るテーブルである。</w:delText>
        </w:r>
      </w:del>
      <w:ins w:id="6455" w:author="哲均 宋" w:date="2019-08-16T14:11:00Z">
        <w:r w:rsidR="00957834" w:rsidRPr="00957834">
          <w:t>It is a table for storing relation type information that can be used when generating a relation between objects.</w:t>
        </w:r>
      </w:ins>
    </w:p>
    <w:p w14:paraId="67E33220" w14:textId="77777777" w:rsidR="00497760" w:rsidRPr="00957834" w:rsidRDefault="00497760">
      <w:pPr>
        <w:autoSpaceDE w:val="0"/>
        <w:autoSpaceDN w:val="0"/>
        <w:rPr>
          <w:rPrChange w:id="6456" w:author="哲均 宋" w:date="2019-08-16T14:12:00Z">
            <w:rPr/>
          </w:rPrChange>
        </w:rPr>
        <w:pPrChange w:id="6457" w:author="Seongeun Woo" w:date="2016-10-13T18:44:00Z">
          <w:pPr/>
        </w:pPrChange>
      </w:pPr>
    </w:p>
    <w:p w14:paraId="08CEDAED" w14:textId="64E8ACBF" w:rsidR="00F72F68" w:rsidRPr="00ED175E" w:rsidRDefault="00F72F68">
      <w:pPr>
        <w:pStyle w:val="af6"/>
        <w:keepNext/>
        <w:autoSpaceDE w:val="0"/>
        <w:autoSpaceDN w:val="0"/>
        <w:pPrChange w:id="6458" w:author="Seongeun Woo" w:date="2016-10-13T18:44:00Z">
          <w:pPr>
            <w:pStyle w:val="af6"/>
            <w:keepNext/>
          </w:pPr>
        </w:pPrChange>
      </w:pPr>
      <w:r w:rsidRPr="00ED175E">
        <w:t xml:space="preserve"> </w:t>
      </w:r>
      <w:del w:id="6459" w:author="哲均 宋" w:date="2019-08-16T08:55:00Z">
        <w:r w:rsidRPr="00ED175E" w:rsidDel="003566B2">
          <w:delText>[</w:delText>
        </w:r>
        <w:r w:rsidRPr="00ED175E" w:rsidDel="003566B2">
          <w:rPr>
            <w:rFonts w:hint="eastAsia"/>
          </w:rPr>
          <w:delText>表</w:delText>
        </w:r>
      </w:del>
      <w:ins w:id="6460"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19</w:t>
      </w:r>
      <w:r w:rsidRPr="0073721B">
        <w:fldChar w:fldCharType="end"/>
      </w:r>
      <w:r w:rsidRPr="00ED175E">
        <w:t xml:space="preserve"> </w:t>
      </w:r>
      <w:del w:id="6461" w:author="哲均 宋" w:date="2019-08-16T08:58:00Z">
        <w:r w:rsidRPr="00ED175E" w:rsidDel="003566B2">
          <w:rPr>
            <w:rFonts w:hint="eastAsia"/>
          </w:rPr>
          <w:delText>主要カラム</w:delText>
        </w:r>
        <w:r w:rsidRPr="00ED175E" w:rsidDel="003566B2">
          <w:delText>]</w:delText>
        </w:r>
      </w:del>
      <w:ins w:id="6462"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701"/>
        <w:gridCol w:w="4340"/>
        <w:gridCol w:w="3457"/>
        <w:tblGridChange w:id="6463">
          <w:tblGrid>
            <w:gridCol w:w="1701"/>
            <w:gridCol w:w="4340"/>
            <w:gridCol w:w="3457"/>
          </w:tblGrid>
        </w:tblGridChange>
      </w:tblGrid>
      <w:tr w:rsidR="003566B2" w:rsidRPr="00ED175E" w14:paraId="3D942387" w14:textId="77777777" w:rsidTr="00F72F68">
        <w:tc>
          <w:tcPr>
            <w:tcW w:w="1701" w:type="dxa"/>
            <w:shd w:val="clear" w:color="auto" w:fill="EEECE1"/>
            <w:vAlign w:val="center"/>
          </w:tcPr>
          <w:p w14:paraId="12C6F6C1" w14:textId="2BA6580C" w:rsidR="003566B2" w:rsidRPr="00ED175E" w:rsidRDefault="003566B2" w:rsidP="003566B2">
            <w:pPr>
              <w:pStyle w:val="afc"/>
              <w:wordWrap/>
              <w:pPrChange w:id="6464" w:author="Seongeun Woo" w:date="2016-10-13T18:44:00Z">
                <w:pPr>
                  <w:pStyle w:val="afc"/>
                </w:pPr>
              </w:pPrChange>
            </w:pPr>
            <w:ins w:id="6465" w:author="哲均 宋" w:date="2019-08-16T08:51:00Z">
              <w:r>
                <w:rPr>
                  <w:rFonts w:hint="eastAsia"/>
                </w:rPr>
                <w:t>C</w:t>
              </w:r>
              <w:r>
                <w:t>olumn Name</w:t>
              </w:r>
            </w:ins>
            <w:ins w:id="6466" w:author="류종우" w:date="2016-08-10T10:38:00Z">
              <w:del w:id="6467" w:author="哲均 宋" w:date="2019-08-16T08:51:00Z">
                <w:r w:rsidRPr="00ED175E" w:rsidDel="007C6E7A">
                  <w:rPr>
                    <w:rFonts w:hint="eastAsia"/>
                  </w:rPr>
                  <w:delText>カラム名</w:delText>
                </w:r>
              </w:del>
            </w:ins>
            <w:del w:id="6468" w:author="哲均 宋" w:date="2019-08-16T08:51:00Z">
              <w:r w:rsidRPr="00ED175E" w:rsidDel="007C6E7A">
                <w:delText>COLUNM</w:delText>
              </w:r>
            </w:del>
            <w:ins w:id="6469" w:author="Seongeun Woo" w:date="2016-07-06T16:13:00Z">
              <w:del w:id="6470" w:author="哲均 宋" w:date="2019-08-16T08:51:00Z">
                <w:r w:rsidRPr="00ED175E" w:rsidDel="007C6E7A">
                  <w:delText>COLUMN</w:delText>
                </w:r>
              </w:del>
            </w:ins>
            <w:del w:id="6471" w:author="哲均 宋" w:date="2019-08-16T08:51:00Z">
              <w:r w:rsidRPr="00ED175E" w:rsidDel="007C6E7A">
                <w:delText xml:space="preserve"> NAME</w:delText>
              </w:r>
            </w:del>
          </w:p>
        </w:tc>
        <w:tc>
          <w:tcPr>
            <w:tcW w:w="4340" w:type="dxa"/>
            <w:shd w:val="clear" w:color="auto" w:fill="EEECE1"/>
            <w:vAlign w:val="center"/>
          </w:tcPr>
          <w:p w14:paraId="75F50E12" w14:textId="590277AC" w:rsidR="003566B2" w:rsidRPr="00ED175E" w:rsidRDefault="003566B2" w:rsidP="003566B2">
            <w:pPr>
              <w:pStyle w:val="afc"/>
              <w:wordWrap/>
              <w:pPrChange w:id="6472" w:author="Seongeun Woo" w:date="2016-10-13T18:44:00Z">
                <w:pPr>
                  <w:pStyle w:val="afc"/>
                </w:pPr>
              </w:pPrChange>
            </w:pPr>
            <w:ins w:id="6473" w:author="哲均 宋" w:date="2019-08-16T08:51:00Z">
              <w:r>
                <w:rPr>
                  <w:rFonts w:hint="eastAsia"/>
                </w:rPr>
                <w:t>D</w:t>
              </w:r>
              <w:r>
                <w:t>escription</w:t>
              </w:r>
            </w:ins>
            <w:del w:id="6474" w:author="哲均 宋" w:date="2019-08-16T08:51:00Z">
              <w:r w:rsidRPr="00ED175E" w:rsidDel="007C6E7A">
                <w:rPr>
                  <w:rFonts w:hint="eastAsia"/>
                </w:rPr>
                <w:delText>説明</w:delText>
              </w:r>
            </w:del>
          </w:p>
        </w:tc>
        <w:tc>
          <w:tcPr>
            <w:tcW w:w="3457" w:type="dxa"/>
            <w:shd w:val="clear" w:color="auto" w:fill="EEECE1"/>
            <w:vAlign w:val="center"/>
          </w:tcPr>
          <w:p w14:paraId="5529BF13" w14:textId="32FC21B2" w:rsidR="003566B2" w:rsidRPr="00ED175E" w:rsidRDefault="003566B2" w:rsidP="003566B2">
            <w:pPr>
              <w:pStyle w:val="afc"/>
              <w:wordWrap/>
              <w:pPrChange w:id="6475" w:author="Seongeun Woo" w:date="2016-10-13T18:44:00Z">
                <w:pPr>
                  <w:pStyle w:val="afc"/>
                </w:pPr>
              </w:pPrChange>
            </w:pPr>
            <w:ins w:id="6476" w:author="哲均 宋" w:date="2019-08-16T08:51:00Z">
              <w:r w:rsidRPr="001D2C85">
                <w:t>Remarks</w:t>
              </w:r>
            </w:ins>
            <w:del w:id="6477" w:author="哲均 宋" w:date="2019-08-16T08:51:00Z">
              <w:r w:rsidRPr="00ED175E" w:rsidDel="007C6E7A">
                <w:rPr>
                  <w:rFonts w:hint="eastAsia"/>
                </w:rPr>
                <w:delText>備考</w:delText>
              </w:r>
            </w:del>
          </w:p>
        </w:tc>
      </w:tr>
      <w:tr w:rsidR="0096549F" w:rsidRPr="00ED175E" w14:paraId="25572C95" w14:textId="77777777" w:rsidTr="00233A49">
        <w:tblPrEx>
          <w:tblW w:w="9498" w:type="dxa"/>
          <w:tblInd w:w="108" w:type="dxa"/>
          <w:tblPrExChange w:id="6478" w:author="Seongeun Woo" w:date="2016-07-07T23:14:00Z">
            <w:tblPrEx>
              <w:tblW w:w="9498" w:type="dxa"/>
              <w:tblInd w:w="108" w:type="dxa"/>
            </w:tblPrEx>
          </w:tblPrExChange>
        </w:tblPrEx>
        <w:tc>
          <w:tcPr>
            <w:tcW w:w="1701" w:type="dxa"/>
            <w:shd w:val="clear" w:color="auto" w:fill="EEECE1"/>
            <w:vAlign w:val="center"/>
            <w:tcPrChange w:id="6479" w:author="Seongeun Woo" w:date="2016-07-07T23:14:00Z">
              <w:tcPr>
                <w:tcW w:w="1701" w:type="dxa"/>
                <w:shd w:val="clear" w:color="auto" w:fill="F2F2F2" w:themeFill="background1" w:themeFillShade="F2"/>
                <w:vAlign w:val="center"/>
              </w:tcPr>
            </w:tcPrChange>
          </w:tcPr>
          <w:p w14:paraId="7723D3E5" w14:textId="77777777" w:rsidR="0096549F" w:rsidRPr="00ED175E" w:rsidRDefault="0096549F">
            <w:pPr>
              <w:pStyle w:val="25"/>
              <w:autoSpaceDE w:val="0"/>
              <w:autoSpaceDN w:val="0"/>
              <w:rPr>
                <w:b/>
              </w:rPr>
              <w:pPrChange w:id="6480" w:author="Seongeun Woo" w:date="2016-10-13T18:44:00Z">
                <w:pPr>
                  <w:pStyle w:val="25"/>
                </w:pPr>
              </w:pPrChange>
            </w:pPr>
            <w:r w:rsidRPr="00ED175E">
              <w:rPr>
                <w:b/>
              </w:rPr>
              <w:t>INV_TYPE</w:t>
            </w:r>
          </w:p>
        </w:tc>
        <w:tc>
          <w:tcPr>
            <w:tcW w:w="4340" w:type="dxa"/>
            <w:vAlign w:val="center"/>
            <w:tcPrChange w:id="6481" w:author="Seongeun Woo" w:date="2016-07-07T23:14:00Z">
              <w:tcPr>
                <w:tcW w:w="4340" w:type="dxa"/>
                <w:vAlign w:val="center"/>
              </w:tcPr>
            </w:tcPrChange>
          </w:tcPr>
          <w:p w14:paraId="348500F0" w14:textId="4FB2C231" w:rsidR="0096549F" w:rsidRPr="00ED175E" w:rsidRDefault="0096549F">
            <w:pPr>
              <w:pStyle w:val="afb"/>
              <w:autoSpaceDE w:val="0"/>
              <w:autoSpaceDN w:val="0"/>
              <w:pPrChange w:id="6482" w:author="Seongeun Woo" w:date="2016-10-13T18:44:00Z">
                <w:pPr>
                  <w:pStyle w:val="afb"/>
                </w:pPr>
              </w:pPrChange>
            </w:pPr>
            <w:del w:id="6483" w:author="哲均 宋" w:date="2019-08-16T14:12:00Z">
              <w:r w:rsidRPr="00ED175E" w:rsidDel="00957834">
                <w:rPr>
                  <w:rFonts w:hint="eastAsia"/>
                </w:rPr>
                <w:delText>関係類型</w:delText>
              </w:r>
            </w:del>
            <w:ins w:id="6484" w:author="哲均 宋" w:date="2019-08-16T14:12:00Z">
              <w:r w:rsidR="00957834">
                <w:rPr>
                  <w:rFonts w:hint="eastAsia"/>
                </w:rPr>
                <w:t>R</w:t>
              </w:r>
              <w:r w:rsidR="00957834">
                <w:t xml:space="preserve">elation Type </w:t>
              </w:r>
            </w:ins>
            <w:del w:id="6485" w:author="哲均 宋" w:date="2019-08-16T14:12:00Z">
              <w:r w:rsidRPr="00ED175E" w:rsidDel="00957834">
                <w:rPr>
                  <w:rFonts w:hint="eastAsia"/>
                </w:rPr>
                <w:delText>の</w:delText>
              </w:r>
            </w:del>
            <w:r w:rsidRPr="00ED175E">
              <w:t>ID</w:t>
            </w:r>
          </w:p>
        </w:tc>
        <w:tc>
          <w:tcPr>
            <w:tcW w:w="3457" w:type="dxa"/>
            <w:vAlign w:val="center"/>
            <w:tcPrChange w:id="6486" w:author="Seongeun Woo" w:date="2016-07-07T23:14:00Z">
              <w:tcPr>
                <w:tcW w:w="3457" w:type="dxa"/>
                <w:vAlign w:val="center"/>
              </w:tcPr>
            </w:tcPrChange>
          </w:tcPr>
          <w:p w14:paraId="6D81BDB1" w14:textId="77777777" w:rsidR="0096549F" w:rsidRPr="00ED175E" w:rsidRDefault="0096549F">
            <w:pPr>
              <w:pStyle w:val="afb"/>
              <w:autoSpaceDE w:val="0"/>
              <w:autoSpaceDN w:val="0"/>
              <w:pPrChange w:id="6487" w:author="Seongeun Woo" w:date="2016-10-13T18:44:00Z">
                <w:pPr>
                  <w:pStyle w:val="afb"/>
                </w:pPr>
              </w:pPrChange>
            </w:pPr>
          </w:p>
        </w:tc>
      </w:tr>
      <w:tr w:rsidR="0096549F" w:rsidRPr="00ED175E" w14:paraId="76BE2E9F" w14:textId="77777777" w:rsidTr="00233A49">
        <w:tblPrEx>
          <w:tblW w:w="9498" w:type="dxa"/>
          <w:tblInd w:w="108" w:type="dxa"/>
          <w:tblPrExChange w:id="6488" w:author="Seongeun Woo" w:date="2016-07-07T23:14:00Z">
            <w:tblPrEx>
              <w:tblW w:w="9498" w:type="dxa"/>
              <w:tblInd w:w="108" w:type="dxa"/>
            </w:tblPrEx>
          </w:tblPrExChange>
        </w:tblPrEx>
        <w:tc>
          <w:tcPr>
            <w:tcW w:w="1701" w:type="dxa"/>
            <w:shd w:val="clear" w:color="auto" w:fill="EEECE1"/>
            <w:vAlign w:val="center"/>
            <w:tcPrChange w:id="6489" w:author="Seongeun Woo" w:date="2016-07-07T23:14:00Z">
              <w:tcPr>
                <w:tcW w:w="1701" w:type="dxa"/>
                <w:shd w:val="clear" w:color="auto" w:fill="F2F2F2" w:themeFill="background1" w:themeFillShade="F2"/>
                <w:vAlign w:val="center"/>
              </w:tcPr>
            </w:tcPrChange>
          </w:tcPr>
          <w:p w14:paraId="1C561E95" w14:textId="77777777" w:rsidR="0096549F" w:rsidRPr="00ED175E" w:rsidRDefault="0096549F">
            <w:pPr>
              <w:pStyle w:val="25"/>
              <w:autoSpaceDE w:val="0"/>
              <w:autoSpaceDN w:val="0"/>
              <w:rPr>
                <w:b/>
              </w:rPr>
              <w:pPrChange w:id="6490" w:author="Seongeun Woo" w:date="2016-10-13T18:44:00Z">
                <w:pPr>
                  <w:pStyle w:val="25"/>
                </w:pPr>
              </w:pPrChange>
            </w:pPr>
            <w:r w:rsidRPr="00ED175E">
              <w:rPr>
                <w:b/>
              </w:rPr>
              <w:t>TYPE_GBN</w:t>
            </w:r>
          </w:p>
        </w:tc>
        <w:tc>
          <w:tcPr>
            <w:tcW w:w="4340" w:type="dxa"/>
            <w:vAlign w:val="center"/>
            <w:tcPrChange w:id="6491" w:author="Seongeun Woo" w:date="2016-07-07T23:14:00Z">
              <w:tcPr>
                <w:tcW w:w="4340" w:type="dxa"/>
                <w:vAlign w:val="center"/>
              </w:tcPr>
            </w:tcPrChange>
          </w:tcPr>
          <w:p w14:paraId="2EDFF46D" w14:textId="61CDDEC7" w:rsidR="0096549F" w:rsidRPr="00ED175E" w:rsidRDefault="00957834">
            <w:pPr>
              <w:pStyle w:val="afb"/>
              <w:autoSpaceDE w:val="0"/>
              <w:autoSpaceDN w:val="0"/>
              <w:pPrChange w:id="6492" w:author="Seongeun Woo" w:date="2016-10-13T18:44:00Z">
                <w:pPr>
                  <w:pStyle w:val="afb"/>
                </w:pPr>
              </w:pPrChange>
            </w:pPr>
            <w:ins w:id="6493" w:author="哲均 宋" w:date="2019-08-16T14:13:00Z">
              <w:r>
                <w:rPr>
                  <w:rFonts w:hint="eastAsia"/>
                </w:rPr>
                <w:t>C</w:t>
              </w:r>
              <w:r>
                <w:t>ode Values that distinguish Relation Type</w:t>
              </w:r>
            </w:ins>
            <w:del w:id="6494" w:author="哲均 宋" w:date="2019-08-16T14:13:00Z">
              <w:r w:rsidR="0096549F" w:rsidRPr="00ED175E" w:rsidDel="00957834">
                <w:rPr>
                  <w:rFonts w:hint="eastAsia"/>
                </w:rPr>
                <w:delText>基本関係</w:delText>
              </w:r>
              <w:r w:rsidR="0096549F" w:rsidRPr="00ED175E" w:rsidDel="00957834">
                <w:delText>(</w:delText>
              </w:r>
              <w:r w:rsidR="0096549F" w:rsidRPr="00ED175E" w:rsidDel="00957834">
                <w:rPr>
                  <w:rFonts w:hint="eastAsia"/>
                </w:rPr>
                <w:delText>商品と保険</w:delText>
              </w:r>
              <w:r w:rsidR="0096549F" w:rsidRPr="00ED175E" w:rsidDel="00957834">
                <w:delText>)</w:delText>
              </w:r>
              <w:r w:rsidR="0096549F" w:rsidRPr="00ED175E" w:rsidDel="00957834">
                <w:rPr>
                  <w:rFonts w:hint="eastAsia"/>
                </w:rPr>
                <w:delText>、関係</w:delText>
              </w:r>
            </w:del>
            <w:ins w:id="6495" w:author="InnoRules" w:date="2016-08-19T10:29:00Z">
              <w:del w:id="6496" w:author="哲均 宋" w:date="2019-08-16T14:13:00Z">
                <w:r w:rsidR="002138EE" w:rsidRPr="00ED175E" w:rsidDel="00957834">
                  <w:rPr>
                    <w:rFonts w:hint="eastAsia"/>
                  </w:rPr>
                  <w:delText>ルール</w:delText>
                </w:r>
              </w:del>
            </w:ins>
            <w:del w:id="6497" w:author="哲均 宋" w:date="2019-08-16T14:13:00Z">
              <w:r w:rsidR="0096549F" w:rsidRPr="00ED175E" w:rsidDel="00957834">
                <w:rPr>
                  <w:rFonts w:hint="eastAsia"/>
                </w:rPr>
                <w:delText>ルール</w:delText>
              </w:r>
            </w:del>
            <w:ins w:id="6498" w:author="Seongeun Woo" w:date="2016-07-07T23:09:00Z">
              <w:del w:id="6499" w:author="哲均 宋" w:date="2019-08-16T14:13:00Z">
                <w:r w:rsidR="00346794" w:rsidRPr="00ED175E" w:rsidDel="00957834">
                  <w:rPr>
                    <w:rFonts w:hint="eastAsia"/>
                  </w:rPr>
                  <w:delText>規則</w:delText>
                </w:r>
              </w:del>
            </w:ins>
            <w:del w:id="6500" w:author="哲均 宋" w:date="2019-08-16T14:13:00Z">
              <w:r w:rsidR="0096549F" w:rsidRPr="00ED175E" w:rsidDel="00957834">
                <w:rPr>
                  <w:rFonts w:hint="eastAsia"/>
                </w:rPr>
                <w:delText>、サービスビュー関係類型の区分値</w:delText>
              </w:r>
            </w:del>
          </w:p>
        </w:tc>
        <w:tc>
          <w:tcPr>
            <w:tcW w:w="3457" w:type="dxa"/>
            <w:vAlign w:val="center"/>
            <w:tcPrChange w:id="6501" w:author="Seongeun Woo" w:date="2016-07-07T23:14:00Z">
              <w:tcPr>
                <w:tcW w:w="3457" w:type="dxa"/>
                <w:vAlign w:val="center"/>
              </w:tcPr>
            </w:tcPrChange>
          </w:tcPr>
          <w:p w14:paraId="60B0B936" w14:textId="5A62E335" w:rsidR="0096549F" w:rsidRPr="00ED175E" w:rsidRDefault="0096549F">
            <w:pPr>
              <w:pStyle w:val="afb"/>
              <w:autoSpaceDE w:val="0"/>
              <w:autoSpaceDN w:val="0"/>
              <w:pPrChange w:id="6502" w:author="Seongeun Woo" w:date="2016-10-13T18:44:00Z">
                <w:pPr>
                  <w:pStyle w:val="afb"/>
                </w:pPr>
              </w:pPrChange>
            </w:pPr>
            <w:r w:rsidRPr="00ED175E">
              <w:t>1</w:t>
            </w:r>
            <w:r w:rsidRPr="00ED175E">
              <w:rPr>
                <w:rFonts w:hint="eastAsia"/>
              </w:rPr>
              <w:t>：</w:t>
            </w:r>
            <w:del w:id="6503" w:author="哲均 宋" w:date="2019-08-16T14:13:00Z">
              <w:r w:rsidRPr="00ED175E" w:rsidDel="00957834">
                <w:rPr>
                  <w:rFonts w:hint="eastAsia"/>
                </w:rPr>
                <w:delText>基本関係</w:delText>
              </w:r>
            </w:del>
            <w:ins w:id="6504" w:author="哲均 宋" w:date="2019-08-16T14:13:00Z">
              <w:r w:rsidR="00957834">
                <w:rPr>
                  <w:rFonts w:hint="eastAsia"/>
                </w:rPr>
                <w:t>B</w:t>
              </w:r>
              <w:r w:rsidR="00957834">
                <w:t>asic</w:t>
              </w:r>
            </w:ins>
            <w:ins w:id="6505" w:author="哲均 宋" w:date="2019-08-16T14:14:00Z">
              <w:r w:rsidR="00957834">
                <w:t>(Object)</w:t>
              </w:r>
            </w:ins>
            <w:r w:rsidRPr="00ED175E">
              <w:br/>
              <w:t>4</w:t>
            </w:r>
            <w:r w:rsidRPr="00ED175E">
              <w:rPr>
                <w:rFonts w:hint="eastAsia"/>
              </w:rPr>
              <w:t>：</w:t>
            </w:r>
            <w:ins w:id="6506" w:author="哲均 宋" w:date="2019-08-16T14:13:00Z">
              <w:r w:rsidR="00957834">
                <w:rPr>
                  <w:rFonts w:hint="eastAsia"/>
                </w:rPr>
                <w:t>R</w:t>
              </w:r>
              <w:r w:rsidR="00957834">
                <w:t>elation Rule</w:t>
              </w:r>
            </w:ins>
            <w:del w:id="6507" w:author="InnoRules" w:date="2016-08-18T11:34:00Z">
              <w:r w:rsidRPr="00ED175E" w:rsidDel="00B45CD1">
                <w:rPr>
                  <w:rFonts w:hint="eastAsia"/>
                </w:rPr>
                <w:delText>関係</w:delText>
              </w:r>
            </w:del>
            <w:ins w:id="6508" w:author="Seongeun Woo" w:date="2016-07-07T23:09:00Z">
              <w:del w:id="6509" w:author="InnoRules" w:date="2016-08-18T11:34:00Z">
                <w:r w:rsidR="00346794" w:rsidRPr="00ED175E" w:rsidDel="00B45CD1">
                  <w:rPr>
                    <w:rFonts w:hint="eastAsia"/>
                  </w:rPr>
                  <w:delText>規則</w:delText>
                </w:r>
              </w:del>
            </w:ins>
            <w:ins w:id="6510" w:author="InnoRules" w:date="2016-08-18T11:34:00Z">
              <w:del w:id="6511" w:author="哲均 宋" w:date="2019-08-16T14:13:00Z">
                <w:r w:rsidR="00B45CD1" w:rsidRPr="00ED175E" w:rsidDel="00957834">
                  <w:rPr>
                    <w:rFonts w:hint="eastAsia"/>
                  </w:rPr>
                  <w:delText>関係ルール</w:delText>
                </w:r>
              </w:del>
            </w:ins>
            <w:del w:id="6512" w:author="Seongeun Woo" w:date="2016-07-07T23:09:00Z">
              <w:r w:rsidRPr="00ED175E" w:rsidDel="00346794">
                <w:rPr>
                  <w:rFonts w:hint="eastAsia"/>
                </w:rPr>
                <w:delText>ルール</w:delText>
              </w:r>
            </w:del>
            <w:r w:rsidRPr="00ED175E">
              <w:br/>
              <w:t>6</w:t>
            </w:r>
            <w:r w:rsidRPr="00ED175E">
              <w:rPr>
                <w:rFonts w:hint="eastAsia"/>
              </w:rPr>
              <w:t>：</w:t>
            </w:r>
            <w:ins w:id="6513" w:author="哲均 宋" w:date="2019-08-16T14:13:00Z">
              <w:r w:rsidR="00957834">
                <w:rPr>
                  <w:rFonts w:hint="eastAsia"/>
                </w:rPr>
                <w:t>S</w:t>
              </w:r>
              <w:r w:rsidR="00957834">
                <w:t>ervice View</w:t>
              </w:r>
            </w:ins>
            <w:del w:id="6514" w:author="哲均 宋" w:date="2019-08-16T14:13:00Z">
              <w:r w:rsidRPr="00ED175E" w:rsidDel="00957834">
                <w:rPr>
                  <w:rFonts w:hint="eastAsia"/>
                </w:rPr>
                <w:delText>サービスビュー</w:delText>
              </w:r>
            </w:del>
          </w:p>
        </w:tc>
      </w:tr>
    </w:tbl>
    <w:p w14:paraId="790F7A13" w14:textId="3D66971D" w:rsidR="00EF0E6F" w:rsidRPr="00ED175E" w:rsidDel="00856E16" w:rsidRDefault="00EF0E6F">
      <w:pPr>
        <w:widowControl/>
        <w:autoSpaceDE w:val="0"/>
        <w:autoSpaceDN w:val="0"/>
        <w:jc w:val="left"/>
        <w:rPr>
          <w:del w:id="6515" w:author="InnoRules" w:date="2016-08-11T14:55:00Z"/>
        </w:rPr>
        <w:pPrChange w:id="6516" w:author="Seongeun Woo" w:date="2016-10-13T18:44:00Z">
          <w:pPr>
            <w:widowControl/>
            <w:jc w:val="left"/>
          </w:pPr>
        </w:pPrChange>
      </w:pPr>
    </w:p>
    <w:p w14:paraId="3796F23D" w14:textId="77777777" w:rsidR="00856E16" w:rsidRPr="00ED175E" w:rsidRDefault="00856E16">
      <w:pPr>
        <w:pStyle w:val="-00"/>
        <w:wordWrap/>
        <w:rPr>
          <w:ins w:id="6517" w:author="InnoRules" w:date="2016-08-11T14:55:00Z"/>
          <w:lang w:eastAsia="ja-JP"/>
        </w:rPr>
        <w:pPrChange w:id="6518" w:author="Seongeun Woo" w:date="2016-10-13T18:44:00Z">
          <w:pPr>
            <w:pStyle w:val="-00"/>
          </w:pPr>
        </w:pPrChange>
      </w:pPr>
    </w:p>
    <w:p w14:paraId="30427FC5" w14:textId="77777777" w:rsidR="00856E16" w:rsidRPr="00ED175E" w:rsidRDefault="00856E16">
      <w:pPr>
        <w:widowControl/>
        <w:autoSpaceDE w:val="0"/>
        <w:autoSpaceDN w:val="0"/>
        <w:jc w:val="left"/>
        <w:rPr>
          <w:ins w:id="6519" w:author="InnoRules" w:date="2016-08-11T14:56:00Z"/>
        </w:rPr>
        <w:pPrChange w:id="6520" w:author="Seongeun Woo" w:date="2016-10-13T18:44:00Z">
          <w:pPr>
            <w:widowControl/>
            <w:jc w:val="left"/>
          </w:pPr>
        </w:pPrChange>
      </w:pPr>
    </w:p>
    <w:p w14:paraId="23BFF89F" w14:textId="77777777" w:rsidR="00EF0E6F" w:rsidRPr="00ED175E" w:rsidRDefault="00EF0E6F">
      <w:pPr>
        <w:widowControl/>
        <w:autoSpaceDE w:val="0"/>
        <w:autoSpaceDN w:val="0"/>
        <w:jc w:val="left"/>
        <w:rPr>
          <w:ins w:id="6521" w:author="Seongeun Woo" w:date="2016-07-07T23:29:00Z"/>
          <w:rFonts w:ascii="Noto Sans Japanese Regular" w:eastAsia="Noto Sans Japanese Regular" w:hAnsi="Malgun Gothic" w:cs="Times New Roman"/>
          <w:spacing w:val="0"/>
          <w:kern w:val="0"/>
          <w:sz w:val="19"/>
        </w:rPr>
        <w:pPrChange w:id="6522" w:author="Seongeun Woo" w:date="2016-10-13T18:44:00Z">
          <w:pPr>
            <w:widowControl/>
            <w:jc w:val="left"/>
          </w:pPr>
        </w:pPrChange>
      </w:pPr>
      <w:ins w:id="6523" w:author="Seongeun Woo" w:date="2016-07-07T23:29:00Z">
        <w:del w:id="6524" w:author="InnoRules" w:date="2016-08-11T14:55:00Z">
          <w:r w:rsidRPr="00ED175E" w:rsidDel="00856E16">
            <w:br w:type="page"/>
          </w:r>
        </w:del>
      </w:ins>
    </w:p>
    <w:p w14:paraId="51477529" w14:textId="07EDB650" w:rsidR="0096549F" w:rsidRPr="00ED175E" w:rsidDel="00EF0E6F" w:rsidRDefault="0096549F">
      <w:pPr>
        <w:pStyle w:val="-00"/>
        <w:wordWrap/>
        <w:rPr>
          <w:del w:id="6525" w:author="Seongeun Woo" w:date="2016-07-07T23:29:00Z"/>
          <w:lang w:eastAsia="ja-JP"/>
        </w:rPr>
        <w:pPrChange w:id="6526" w:author="Seongeun Woo" w:date="2016-10-13T18:44:00Z">
          <w:pPr>
            <w:pStyle w:val="-00"/>
          </w:pPr>
        </w:pPrChange>
      </w:pPr>
    </w:p>
    <w:p w14:paraId="65559EC3" w14:textId="14D3411A" w:rsidR="00F72F68" w:rsidRPr="00ED175E" w:rsidRDefault="00F72F68">
      <w:pPr>
        <w:pStyle w:val="af6"/>
        <w:keepNext/>
        <w:autoSpaceDE w:val="0"/>
        <w:autoSpaceDN w:val="0"/>
        <w:pPrChange w:id="6527" w:author="Seongeun Woo" w:date="2016-10-13T18:44:00Z">
          <w:pPr>
            <w:pStyle w:val="af6"/>
            <w:keepNext/>
          </w:pPr>
        </w:pPrChange>
      </w:pPr>
      <w:r w:rsidRPr="00ED175E">
        <w:t xml:space="preserve"> </w:t>
      </w:r>
      <w:del w:id="6528" w:author="哲均 宋" w:date="2019-08-16T08:55:00Z">
        <w:r w:rsidRPr="00ED175E" w:rsidDel="003566B2">
          <w:delText>[</w:delText>
        </w:r>
        <w:r w:rsidRPr="00ED175E" w:rsidDel="003566B2">
          <w:rPr>
            <w:rFonts w:hint="eastAsia"/>
          </w:rPr>
          <w:delText>表</w:delText>
        </w:r>
      </w:del>
      <w:ins w:id="6529"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20</w:t>
      </w:r>
      <w:r w:rsidRPr="0073721B">
        <w:fldChar w:fldCharType="end"/>
      </w:r>
      <w:r w:rsidRPr="00ED175E">
        <w:t xml:space="preserve"> </w:t>
      </w:r>
      <w:del w:id="6530" w:author="哲均 宋" w:date="2019-08-16T08:52:00Z">
        <w:r w:rsidRPr="00ED175E" w:rsidDel="003566B2">
          <w:rPr>
            <w:rFonts w:hint="eastAsia"/>
          </w:rPr>
          <w:delText>サンプルデータ</w:delText>
        </w:r>
      </w:del>
      <w:ins w:id="6531" w:author="哲均 宋" w:date="2019-08-16T08:52:00Z">
        <w:r w:rsidR="003566B2">
          <w:rPr>
            <w:rFonts w:hint="eastAsia"/>
          </w:rPr>
          <w:t>Sample Data</w:t>
        </w:r>
      </w:ins>
      <w:r w:rsidRPr="00ED175E">
        <w:t>]</w:t>
      </w:r>
    </w:p>
    <w:tbl>
      <w:tblPr>
        <w:tblW w:w="9498" w:type="dxa"/>
        <w:tblInd w:w="99" w:type="dxa"/>
        <w:tblLayout w:type="fixed"/>
        <w:tblCellMar>
          <w:left w:w="99" w:type="dxa"/>
          <w:right w:w="99" w:type="dxa"/>
        </w:tblCellMar>
        <w:tblLook w:val="04A0" w:firstRow="1" w:lastRow="0" w:firstColumn="1" w:lastColumn="0" w:noHBand="0" w:noVBand="1"/>
      </w:tblPr>
      <w:tblGrid>
        <w:gridCol w:w="3118"/>
        <w:gridCol w:w="3260"/>
        <w:gridCol w:w="3120"/>
        <w:tblGridChange w:id="6532">
          <w:tblGrid>
            <w:gridCol w:w="3118"/>
            <w:gridCol w:w="3260"/>
            <w:gridCol w:w="3120"/>
          </w:tblGrid>
        </w:tblGridChange>
      </w:tblGrid>
      <w:tr w:rsidR="0096549F" w:rsidRPr="00ED175E" w14:paraId="6C2FD214" w14:textId="77777777" w:rsidTr="00F72F68">
        <w:trPr>
          <w:trHeight w:val="255"/>
        </w:trPr>
        <w:tc>
          <w:tcPr>
            <w:tcW w:w="3118"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4BDF69EF" w14:textId="77777777" w:rsidR="0096549F" w:rsidRPr="00ED175E" w:rsidRDefault="0096549F">
            <w:pPr>
              <w:pStyle w:val="afc"/>
              <w:wordWrap/>
              <w:pPrChange w:id="6533" w:author="Seongeun Woo" w:date="2016-10-13T18:44:00Z">
                <w:pPr>
                  <w:pStyle w:val="afc"/>
                </w:pPr>
              </w:pPrChange>
            </w:pPr>
            <w:r w:rsidRPr="00ED175E">
              <w:t>INV_TYPE</w:t>
            </w:r>
          </w:p>
        </w:tc>
        <w:tc>
          <w:tcPr>
            <w:tcW w:w="3260" w:type="dxa"/>
            <w:tcBorders>
              <w:top w:val="single" w:sz="4" w:space="0" w:color="auto"/>
              <w:left w:val="nil"/>
              <w:bottom w:val="single" w:sz="4" w:space="0" w:color="auto"/>
              <w:right w:val="single" w:sz="4" w:space="0" w:color="auto"/>
            </w:tcBorders>
            <w:shd w:val="clear" w:color="auto" w:fill="EEECE1"/>
            <w:noWrap/>
            <w:vAlign w:val="bottom"/>
            <w:hideMark/>
          </w:tcPr>
          <w:p w14:paraId="54EFC433" w14:textId="77777777" w:rsidR="0096549F" w:rsidRPr="00ED175E" w:rsidRDefault="0096549F">
            <w:pPr>
              <w:pStyle w:val="afc"/>
              <w:wordWrap/>
              <w:pPrChange w:id="6534" w:author="Seongeun Woo" w:date="2016-10-13T18:44:00Z">
                <w:pPr>
                  <w:pStyle w:val="afc"/>
                </w:pPr>
              </w:pPrChange>
            </w:pPr>
            <w:r w:rsidRPr="00ED175E">
              <w:t>TYPE_GBN</w:t>
            </w:r>
          </w:p>
        </w:tc>
        <w:tc>
          <w:tcPr>
            <w:tcW w:w="3120" w:type="dxa"/>
            <w:tcBorders>
              <w:top w:val="single" w:sz="4" w:space="0" w:color="auto"/>
              <w:left w:val="nil"/>
              <w:bottom w:val="single" w:sz="4" w:space="0" w:color="auto"/>
              <w:right w:val="single" w:sz="4" w:space="0" w:color="auto"/>
            </w:tcBorders>
            <w:shd w:val="clear" w:color="auto" w:fill="EEECE1"/>
            <w:noWrap/>
            <w:vAlign w:val="bottom"/>
            <w:hideMark/>
          </w:tcPr>
          <w:p w14:paraId="0D46B238" w14:textId="77777777" w:rsidR="0096549F" w:rsidRPr="00ED175E" w:rsidRDefault="0096549F">
            <w:pPr>
              <w:pStyle w:val="afc"/>
              <w:wordWrap/>
              <w:pPrChange w:id="6535" w:author="Seongeun Woo" w:date="2016-10-13T18:44:00Z">
                <w:pPr>
                  <w:pStyle w:val="afc"/>
                </w:pPr>
              </w:pPrChange>
            </w:pPr>
            <w:r w:rsidRPr="00ED175E">
              <w:t>TYPE_NAME</w:t>
            </w:r>
          </w:p>
        </w:tc>
      </w:tr>
      <w:tr w:rsidR="00497760" w:rsidRPr="00ED175E" w14:paraId="0A2A0D93" w14:textId="77777777" w:rsidTr="0019306E">
        <w:trPr>
          <w:trHeight w:val="255"/>
        </w:trPr>
        <w:tc>
          <w:tcPr>
            <w:tcW w:w="3118" w:type="dxa"/>
            <w:tcBorders>
              <w:top w:val="nil"/>
              <w:left w:val="single" w:sz="4" w:space="0" w:color="auto"/>
              <w:bottom w:val="single" w:sz="4" w:space="0" w:color="auto"/>
              <w:right w:val="single" w:sz="4" w:space="0" w:color="auto"/>
            </w:tcBorders>
            <w:shd w:val="clear" w:color="auto" w:fill="auto"/>
            <w:noWrap/>
            <w:vAlign w:val="bottom"/>
            <w:hideMark/>
          </w:tcPr>
          <w:p w14:paraId="019B2AE7" w14:textId="58605AA1" w:rsidR="00497760" w:rsidRPr="00ED175E" w:rsidRDefault="00497760">
            <w:pPr>
              <w:pStyle w:val="afb"/>
              <w:autoSpaceDE w:val="0"/>
              <w:autoSpaceDN w:val="0"/>
              <w:pPrChange w:id="6536" w:author="Seongeun Woo" w:date="2016-10-13T18:44:00Z">
                <w:pPr>
                  <w:pStyle w:val="afb"/>
                </w:pPr>
              </w:pPrChange>
            </w:pPr>
            <w:ins w:id="6537" w:author="Seongeun Woo" w:date="2016-07-06T16:06:00Z">
              <w:r w:rsidRPr="00ED175E">
                <w:t>1</w:t>
              </w:r>
            </w:ins>
            <w:del w:id="6538" w:author="Seongeun Woo" w:date="2016-07-06T16:06:00Z">
              <w:r w:rsidRPr="00ED175E" w:rsidDel="00497760">
                <w:delText>7</w:delText>
              </w:r>
            </w:del>
          </w:p>
        </w:tc>
        <w:tc>
          <w:tcPr>
            <w:tcW w:w="3260" w:type="dxa"/>
            <w:tcBorders>
              <w:top w:val="nil"/>
              <w:left w:val="nil"/>
              <w:bottom w:val="single" w:sz="4" w:space="0" w:color="auto"/>
              <w:right w:val="single" w:sz="4" w:space="0" w:color="auto"/>
            </w:tcBorders>
            <w:shd w:val="clear" w:color="auto" w:fill="auto"/>
            <w:noWrap/>
            <w:vAlign w:val="bottom"/>
            <w:hideMark/>
          </w:tcPr>
          <w:p w14:paraId="38C9871B" w14:textId="231840B9" w:rsidR="00497760" w:rsidRPr="00ED175E" w:rsidRDefault="00497760">
            <w:pPr>
              <w:pStyle w:val="afb"/>
              <w:autoSpaceDE w:val="0"/>
              <w:autoSpaceDN w:val="0"/>
              <w:pPrChange w:id="6539" w:author="Seongeun Woo" w:date="2016-10-13T18:44:00Z">
                <w:pPr>
                  <w:pStyle w:val="afb"/>
                </w:pPr>
              </w:pPrChange>
            </w:pPr>
            <w:ins w:id="6540" w:author="Seongeun Woo" w:date="2016-07-06T16:06:00Z">
              <w:r w:rsidRPr="00ED175E">
                <w:t>1</w:t>
              </w:r>
            </w:ins>
            <w:del w:id="6541" w:author="Seongeun Woo" w:date="2016-07-06T16:06:00Z">
              <w:r w:rsidRPr="00ED175E" w:rsidDel="00497760">
                <w:delText>4</w:delText>
              </w:r>
            </w:del>
          </w:p>
        </w:tc>
        <w:tc>
          <w:tcPr>
            <w:tcW w:w="3120" w:type="dxa"/>
            <w:tcBorders>
              <w:top w:val="nil"/>
              <w:left w:val="nil"/>
              <w:bottom w:val="single" w:sz="4" w:space="0" w:color="auto"/>
              <w:right w:val="single" w:sz="4" w:space="0" w:color="auto"/>
            </w:tcBorders>
            <w:shd w:val="clear" w:color="auto" w:fill="auto"/>
            <w:noWrap/>
            <w:vAlign w:val="bottom"/>
            <w:hideMark/>
          </w:tcPr>
          <w:p w14:paraId="2650F093" w14:textId="2A861199" w:rsidR="00497760" w:rsidRPr="00ED175E" w:rsidRDefault="00957834">
            <w:pPr>
              <w:pStyle w:val="afb"/>
              <w:autoSpaceDE w:val="0"/>
              <w:autoSpaceDN w:val="0"/>
              <w:pPrChange w:id="6542" w:author="Seongeun Woo" w:date="2016-10-13T18:44:00Z">
                <w:pPr>
                  <w:pStyle w:val="afb"/>
                </w:pPr>
              </w:pPrChange>
            </w:pPr>
            <w:ins w:id="6543" w:author="哲均 宋" w:date="2019-08-16T14:19:00Z">
              <w:r>
                <w:rPr>
                  <w:rFonts w:hint="eastAsia"/>
                </w:rPr>
                <w:t>B</w:t>
              </w:r>
              <w:r>
                <w:t>asic</w:t>
              </w:r>
            </w:ins>
            <w:ins w:id="6544" w:author="Seongeun Woo" w:date="2016-07-06T16:07:00Z">
              <w:del w:id="6545" w:author="哲均 宋" w:date="2019-08-16T14:19:00Z">
                <w:r w:rsidR="00497760" w:rsidRPr="00ED175E" w:rsidDel="00957834">
                  <w:rPr>
                    <w:rFonts w:hint="eastAsia"/>
                  </w:rPr>
                  <w:delText>基本</w:delText>
                </w:r>
              </w:del>
            </w:ins>
            <w:del w:id="6546" w:author="Seongeun Woo" w:date="2016-07-06T16:07:00Z">
              <w:r w:rsidR="00497760" w:rsidRPr="00ED175E" w:rsidDel="0020143F">
                <w:rPr>
                  <w:rFonts w:hint="eastAsia"/>
                </w:rPr>
                <w:delText>種型区分</w:delText>
              </w:r>
            </w:del>
          </w:p>
        </w:tc>
      </w:tr>
      <w:tr w:rsidR="00497760" w:rsidRPr="00ED175E" w14:paraId="2B931B3C" w14:textId="77777777" w:rsidTr="00497760">
        <w:tblPrEx>
          <w:tblW w:w="9498" w:type="dxa"/>
          <w:tblInd w:w="99" w:type="dxa"/>
          <w:tblLayout w:type="fixed"/>
          <w:tblCellMar>
            <w:left w:w="99" w:type="dxa"/>
            <w:right w:w="99" w:type="dxa"/>
          </w:tblCellMar>
          <w:tblPrExChange w:id="6547" w:author="Seongeun Woo" w:date="2016-07-06T16:06:00Z">
            <w:tblPrEx>
              <w:tblW w:w="9498" w:type="dxa"/>
              <w:tblInd w:w="99" w:type="dxa"/>
              <w:tblLayout w:type="fixed"/>
              <w:tblCellMar>
                <w:left w:w="99" w:type="dxa"/>
                <w:right w:w="99" w:type="dxa"/>
              </w:tblCellMar>
            </w:tblPrEx>
          </w:tblPrExChange>
        </w:tblPrEx>
        <w:trPr>
          <w:trHeight w:val="255"/>
          <w:trPrChange w:id="6548" w:author="Seongeun Woo" w:date="2016-07-06T16:06:00Z">
            <w:trPr>
              <w:trHeight w:val="255"/>
            </w:trPr>
          </w:trPrChange>
        </w:trPr>
        <w:tc>
          <w:tcPr>
            <w:tcW w:w="3118" w:type="dxa"/>
            <w:tcBorders>
              <w:top w:val="nil"/>
              <w:left w:val="single" w:sz="4" w:space="0" w:color="auto"/>
              <w:bottom w:val="single" w:sz="4" w:space="0" w:color="auto"/>
              <w:right w:val="single" w:sz="4" w:space="0" w:color="auto"/>
            </w:tcBorders>
            <w:shd w:val="clear" w:color="auto" w:fill="auto"/>
            <w:noWrap/>
            <w:vAlign w:val="bottom"/>
            <w:tcPrChange w:id="6549" w:author="Seongeun Woo" w:date="2016-07-06T16:06:00Z">
              <w:tcPr>
                <w:tcW w:w="3118" w:type="dxa"/>
                <w:tcBorders>
                  <w:top w:val="nil"/>
                  <w:left w:val="single" w:sz="4" w:space="0" w:color="auto"/>
                  <w:bottom w:val="single" w:sz="4" w:space="0" w:color="auto"/>
                  <w:right w:val="single" w:sz="4" w:space="0" w:color="auto"/>
                </w:tcBorders>
                <w:shd w:val="clear" w:color="auto" w:fill="auto"/>
                <w:noWrap/>
                <w:vAlign w:val="bottom"/>
              </w:tcPr>
            </w:tcPrChange>
          </w:tcPr>
          <w:p w14:paraId="0A576F89" w14:textId="0381AC7B" w:rsidR="00497760" w:rsidRPr="00ED175E" w:rsidRDefault="00497760">
            <w:pPr>
              <w:pStyle w:val="afb"/>
              <w:autoSpaceDE w:val="0"/>
              <w:autoSpaceDN w:val="0"/>
              <w:pPrChange w:id="6550" w:author="Seongeun Woo" w:date="2016-10-13T18:44:00Z">
                <w:pPr>
                  <w:pStyle w:val="afb"/>
                </w:pPr>
              </w:pPrChange>
            </w:pPr>
            <w:ins w:id="6551" w:author="Seongeun Woo" w:date="2016-07-06T16:06:00Z">
              <w:r w:rsidRPr="00ED175E">
                <w:t>2</w:t>
              </w:r>
            </w:ins>
            <w:del w:id="6552" w:author="Seongeun Woo" w:date="2016-07-06T16:06:00Z">
              <w:r w:rsidRPr="00ED175E" w:rsidDel="00497760">
                <w:delText>1</w:delText>
              </w:r>
            </w:del>
          </w:p>
        </w:tc>
        <w:tc>
          <w:tcPr>
            <w:tcW w:w="3260" w:type="dxa"/>
            <w:tcBorders>
              <w:top w:val="nil"/>
              <w:left w:val="nil"/>
              <w:bottom w:val="single" w:sz="4" w:space="0" w:color="auto"/>
              <w:right w:val="single" w:sz="4" w:space="0" w:color="auto"/>
            </w:tcBorders>
            <w:shd w:val="clear" w:color="auto" w:fill="auto"/>
            <w:noWrap/>
            <w:vAlign w:val="bottom"/>
            <w:tcPrChange w:id="6553" w:author="Seongeun Woo" w:date="2016-07-06T16:06:00Z">
              <w:tcPr>
                <w:tcW w:w="3260" w:type="dxa"/>
                <w:tcBorders>
                  <w:top w:val="nil"/>
                  <w:left w:val="nil"/>
                  <w:bottom w:val="single" w:sz="4" w:space="0" w:color="auto"/>
                  <w:right w:val="single" w:sz="4" w:space="0" w:color="auto"/>
                </w:tcBorders>
                <w:shd w:val="clear" w:color="auto" w:fill="auto"/>
                <w:noWrap/>
                <w:vAlign w:val="bottom"/>
              </w:tcPr>
            </w:tcPrChange>
          </w:tcPr>
          <w:p w14:paraId="575E97E9" w14:textId="7477B1B3" w:rsidR="00497760" w:rsidRPr="00ED175E" w:rsidRDefault="00497760">
            <w:pPr>
              <w:pStyle w:val="afb"/>
              <w:autoSpaceDE w:val="0"/>
              <w:autoSpaceDN w:val="0"/>
              <w:pPrChange w:id="6554" w:author="Seongeun Woo" w:date="2016-10-13T18:44:00Z">
                <w:pPr>
                  <w:pStyle w:val="afb"/>
                </w:pPr>
              </w:pPrChange>
            </w:pPr>
            <w:ins w:id="6555" w:author="Seongeun Woo" w:date="2016-07-06T16:06:00Z">
              <w:r w:rsidRPr="00ED175E">
                <w:t>6</w:t>
              </w:r>
            </w:ins>
            <w:del w:id="6556" w:author="Seongeun Woo" w:date="2016-07-06T16:06:00Z">
              <w:r w:rsidRPr="00ED175E" w:rsidDel="00497760">
                <w:delText>1</w:delText>
              </w:r>
            </w:del>
          </w:p>
        </w:tc>
        <w:tc>
          <w:tcPr>
            <w:tcW w:w="3120" w:type="dxa"/>
            <w:tcBorders>
              <w:top w:val="nil"/>
              <w:left w:val="nil"/>
              <w:bottom w:val="single" w:sz="4" w:space="0" w:color="auto"/>
              <w:right w:val="single" w:sz="4" w:space="0" w:color="auto"/>
            </w:tcBorders>
            <w:shd w:val="clear" w:color="auto" w:fill="auto"/>
            <w:noWrap/>
            <w:vAlign w:val="bottom"/>
            <w:tcPrChange w:id="6557" w:author="Seongeun Woo" w:date="2016-07-06T16:06:00Z">
              <w:tcPr>
                <w:tcW w:w="3120" w:type="dxa"/>
                <w:tcBorders>
                  <w:top w:val="nil"/>
                  <w:left w:val="nil"/>
                  <w:bottom w:val="single" w:sz="4" w:space="0" w:color="auto"/>
                  <w:right w:val="single" w:sz="4" w:space="0" w:color="auto"/>
                </w:tcBorders>
                <w:shd w:val="clear" w:color="auto" w:fill="auto"/>
                <w:noWrap/>
                <w:vAlign w:val="bottom"/>
              </w:tcPr>
            </w:tcPrChange>
          </w:tcPr>
          <w:p w14:paraId="62F6A7E0" w14:textId="2EEB9EA6" w:rsidR="00497760" w:rsidRPr="00ED175E" w:rsidRDefault="00957834">
            <w:pPr>
              <w:pStyle w:val="afb"/>
              <w:autoSpaceDE w:val="0"/>
              <w:autoSpaceDN w:val="0"/>
              <w:pPrChange w:id="6558" w:author="Seongeun Woo" w:date="2016-10-13T18:44:00Z">
                <w:pPr>
                  <w:pStyle w:val="afb"/>
                </w:pPr>
              </w:pPrChange>
            </w:pPr>
            <w:ins w:id="6559" w:author="哲均 宋" w:date="2019-08-16T14:19:00Z">
              <w:r>
                <w:rPr>
                  <w:rFonts w:hint="eastAsia"/>
                </w:rPr>
                <w:t>S</w:t>
              </w:r>
              <w:r>
                <w:t>ervice View</w:t>
              </w:r>
            </w:ins>
            <w:ins w:id="6560" w:author="Seongeun Woo" w:date="2016-07-06T16:07:00Z">
              <w:del w:id="6561" w:author="哲均 宋" w:date="2019-08-16T14:19:00Z">
                <w:r w:rsidR="00497760" w:rsidRPr="00ED175E" w:rsidDel="00957834">
                  <w:rPr>
                    <w:rFonts w:hint="eastAsia"/>
                  </w:rPr>
                  <w:delText>サービスビュー</w:delText>
                </w:r>
              </w:del>
            </w:ins>
            <w:del w:id="6562" w:author="Seongeun Woo" w:date="2016-07-06T16:06:00Z">
              <w:r w:rsidR="00497760" w:rsidRPr="00ED175E" w:rsidDel="00497760">
                <w:rPr>
                  <w:rFonts w:hint="eastAsia"/>
                </w:rPr>
                <w:delText>基本</w:delText>
              </w:r>
            </w:del>
          </w:p>
        </w:tc>
      </w:tr>
      <w:tr w:rsidR="00497760" w:rsidRPr="00ED175E" w14:paraId="27D1F053" w14:textId="77777777" w:rsidTr="00497760">
        <w:tblPrEx>
          <w:tblW w:w="9498" w:type="dxa"/>
          <w:tblInd w:w="99" w:type="dxa"/>
          <w:tblLayout w:type="fixed"/>
          <w:tblCellMar>
            <w:left w:w="99" w:type="dxa"/>
            <w:right w:w="99" w:type="dxa"/>
          </w:tblCellMar>
          <w:tblPrExChange w:id="6563" w:author="Seongeun Woo" w:date="2016-07-06T16:06:00Z">
            <w:tblPrEx>
              <w:tblW w:w="9498" w:type="dxa"/>
              <w:tblInd w:w="99" w:type="dxa"/>
              <w:tblLayout w:type="fixed"/>
              <w:tblCellMar>
                <w:left w:w="99" w:type="dxa"/>
                <w:right w:w="99" w:type="dxa"/>
              </w:tblCellMar>
            </w:tblPrEx>
          </w:tblPrExChange>
        </w:tblPrEx>
        <w:trPr>
          <w:trHeight w:val="255"/>
          <w:trPrChange w:id="6564" w:author="Seongeun Woo" w:date="2016-07-06T16:06:00Z">
            <w:trPr>
              <w:trHeight w:val="255"/>
            </w:trPr>
          </w:trPrChange>
        </w:trPr>
        <w:tc>
          <w:tcPr>
            <w:tcW w:w="3118" w:type="dxa"/>
            <w:tcBorders>
              <w:top w:val="nil"/>
              <w:left w:val="single" w:sz="4" w:space="0" w:color="auto"/>
              <w:bottom w:val="single" w:sz="4" w:space="0" w:color="auto"/>
              <w:right w:val="single" w:sz="4" w:space="0" w:color="auto"/>
            </w:tcBorders>
            <w:shd w:val="clear" w:color="auto" w:fill="auto"/>
            <w:noWrap/>
            <w:vAlign w:val="bottom"/>
            <w:tcPrChange w:id="6565" w:author="Seongeun Woo" w:date="2016-07-06T16:06:00Z">
              <w:tcPr>
                <w:tcW w:w="3118" w:type="dxa"/>
                <w:tcBorders>
                  <w:top w:val="nil"/>
                  <w:left w:val="single" w:sz="4" w:space="0" w:color="auto"/>
                  <w:bottom w:val="single" w:sz="4" w:space="0" w:color="auto"/>
                  <w:right w:val="single" w:sz="4" w:space="0" w:color="auto"/>
                </w:tcBorders>
                <w:shd w:val="clear" w:color="auto" w:fill="auto"/>
                <w:noWrap/>
                <w:vAlign w:val="bottom"/>
              </w:tcPr>
            </w:tcPrChange>
          </w:tcPr>
          <w:p w14:paraId="4588A4FD" w14:textId="20C2A3EE" w:rsidR="00497760" w:rsidRPr="00ED175E" w:rsidRDefault="00497760">
            <w:pPr>
              <w:pStyle w:val="afb"/>
              <w:autoSpaceDE w:val="0"/>
              <w:autoSpaceDN w:val="0"/>
              <w:pPrChange w:id="6566" w:author="Seongeun Woo" w:date="2016-10-13T18:44:00Z">
                <w:pPr>
                  <w:pStyle w:val="afb"/>
                </w:pPr>
              </w:pPrChange>
            </w:pPr>
            <w:ins w:id="6567" w:author="Seongeun Woo" w:date="2016-07-06T16:06:00Z">
              <w:r w:rsidRPr="00ED175E">
                <w:t>3</w:t>
              </w:r>
            </w:ins>
            <w:del w:id="6568" w:author="Seongeun Woo" w:date="2016-07-06T16:06:00Z">
              <w:r w:rsidRPr="00ED175E" w:rsidDel="00497760">
                <w:delText>2</w:delText>
              </w:r>
            </w:del>
          </w:p>
        </w:tc>
        <w:tc>
          <w:tcPr>
            <w:tcW w:w="3260" w:type="dxa"/>
            <w:tcBorders>
              <w:top w:val="nil"/>
              <w:left w:val="nil"/>
              <w:bottom w:val="single" w:sz="4" w:space="0" w:color="auto"/>
              <w:right w:val="single" w:sz="4" w:space="0" w:color="auto"/>
            </w:tcBorders>
            <w:shd w:val="clear" w:color="auto" w:fill="auto"/>
            <w:noWrap/>
            <w:vAlign w:val="bottom"/>
            <w:tcPrChange w:id="6569" w:author="Seongeun Woo" w:date="2016-07-06T16:06:00Z">
              <w:tcPr>
                <w:tcW w:w="3260" w:type="dxa"/>
                <w:tcBorders>
                  <w:top w:val="nil"/>
                  <w:left w:val="nil"/>
                  <w:bottom w:val="single" w:sz="4" w:space="0" w:color="auto"/>
                  <w:right w:val="single" w:sz="4" w:space="0" w:color="auto"/>
                </w:tcBorders>
                <w:shd w:val="clear" w:color="auto" w:fill="auto"/>
                <w:noWrap/>
                <w:vAlign w:val="bottom"/>
              </w:tcPr>
            </w:tcPrChange>
          </w:tcPr>
          <w:p w14:paraId="262E4FBC" w14:textId="2EE91E95" w:rsidR="00497760" w:rsidRPr="00ED175E" w:rsidRDefault="00497760">
            <w:pPr>
              <w:pStyle w:val="afb"/>
              <w:autoSpaceDE w:val="0"/>
              <w:autoSpaceDN w:val="0"/>
              <w:pPrChange w:id="6570" w:author="Seongeun Woo" w:date="2016-10-13T18:44:00Z">
                <w:pPr>
                  <w:pStyle w:val="afb"/>
                </w:pPr>
              </w:pPrChange>
            </w:pPr>
            <w:ins w:id="6571" w:author="Seongeun Woo" w:date="2016-07-06T16:06:00Z">
              <w:r w:rsidRPr="00ED175E">
                <w:t>4</w:t>
              </w:r>
            </w:ins>
            <w:del w:id="6572" w:author="Seongeun Woo" w:date="2016-07-06T16:06:00Z">
              <w:r w:rsidRPr="00ED175E" w:rsidDel="00497760">
                <w:delText>6</w:delText>
              </w:r>
            </w:del>
          </w:p>
        </w:tc>
        <w:tc>
          <w:tcPr>
            <w:tcW w:w="3120" w:type="dxa"/>
            <w:tcBorders>
              <w:top w:val="nil"/>
              <w:left w:val="nil"/>
              <w:bottom w:val="single" w:sz="4" w:space="0" w:color="auto"/>
              <w:right w:val="single" w:sz="4" w:space="0" w:color="auto"/>
            </w:tcBorders>
            <w:shd w:val="clear" w:color="auto" w:fill="auto"/>
            <w:noWrap/>
            <w:vAlign w:val="bottom"/>
            <w:tcPrChange w:id="6573" w:author="Seongeun Woo" w:date="2016-07-06T16:06:00Z">
              <w:tcPr>
                <w:tcW w:w="3120" w:type="dxa"/>
                <w:tcBorders>
                  <w:top w:val="nil"/>
                  <w:left w:val="nil"/>
                  <w:bottom w:val="single" w:sz="4" w:space="0" w:color="auto"/>
                  <w:right w:val="single" w:sz="4" w:space="0" w:color="auto"/>
                </w:tcBorders>
                <w:shd w:val="clear" w:color="auto" w:fill="auto"/>
                <w:noWrap/>
                <w:vAlign w:val="bottom"/>
              </w:tcPr>
            </w:tcPrChange>
          </w:tcPr>
          <w:p w14:paraId="59B5A042" w14:textId="6F5802A4" w:rsidR="00497760" w:rsidRPr="00ED175E" w:rsidRDefault="00957834">
            <w:pPr>
              <w:pStyle w:val="afb"/>
              <w:autoSpaceDE w:val="0"/>
              <w:autoSpaceDN w:val="0"/>
              <w:pPrChange w:id="6574" w:author="Seongeun Woo" w:date="2016-10-13T18:44:00Z">
                <w:pPr>
                  <w:pStyle w:val="afb"/>
                </w:pPr>
              </w:pPrChange>
            </w:pPr>
            <w:ins w:id="6575" w:author="哲均 宋" w:date="2019-08-16T14:19:00Z">
              <w:r>
                <w:rPr>
                  <w:rFonts w:hint="eastAsia"/>
                </w:rPr>
                <w:t>R</w:t>
              </w:r>
              <w:r>
                <w:t>equired</w:t>
              </w:r>
            </w:ins>
            <w:ins w:id="6576" w:author="Seongeun Woo" w:date="2016-07-06T16:07:00Z">
              <w:del w:id="6577" w:author="哲均 宋" w:date="2019-08-16T14:19:00Z">
                <w:r w:rsidR="00497760" w:rsidRPr="00ED175E" w:rsidDel="00957834">
                  <w:rPr>
                    <w:rFonts w:hint="eastAsia"/>
                  </w:rPr>
                  <w:delText>義務付加</w:delText>
                </w:r>
              </w:del>
            </w:ins>
            <w:del w:id="6578" w:author="Seongeun Woo" w:date="2016-07-06T16:06:00Z">
              <w:r w:rsidR="00497760" w:rsidRPr="00ED175E" w:rsidDel="00497760">
                <w:rPr>
                  <w:rFonts w:hint="eastAsia"/>
                </w:rPr>
                <w:delText>サービスビュー</w:delText>
              </w:r>
            </w:del>
          </w:p>
        </w:tc>
      </w:tr>
      <w:tr w:rsidR="00497760" w:rsidRPr="00ED175E" w14:paraId="32B94978" w14:textId="77777777" w:rsidTr="00497760">
        <w:tblPrEx>
          <w:tblW w:w="9498" w:type="dxa"/>
          <w:tblInd w:w="99" w:type="dxa"/>
          <w:tblLayout w:type="fixed"/>
          <w:tblCellMar>
            <w:left w:w="99" w:type="dxa"/>
            <w:right w:w="99" w:type="dxa"/>
          </w:tblCellMar>
          <w:tblPrExChange w:id="6579" w:author="Seongeun Woo" w:date="2016-07-06T16:06:00Z">
            <w:tblPrEx>
              <w:tblW w:w="9498" w:type="dxa"/>
              <w:tblInd w:w="99" w:type="dxa"/>
              <w:tblLayout w:type="fixed"/>
              <w:tblCellMar>
                <w:left w:w="99" w:type="dxa"/>
                <w:right w:w="99" w:type="dxa"/>
              </w:tblCellMar>
            </w:tblPrEx>
          </w:tblPrExChange>
        </w:tblPrEx>
        <w:trPr>
          <w:trHeight w:val="255"/>
          <w:trPrChange w:id="6580" w:author="Seongeun Woo" w:date="2016-07-06T16:06:00Z">
            <w:trPr>
              <w:trHeight w:val="255"/>
            </w:trPr>
          </w:trPrChange>
        </w:trPr>
        <w:tc>
          <w:tcPr>
            <w:tcW w:w="3118" w:type="dxa"/>
            <w:tcBorders>
              <w:top w:val="nil"/>
              <w:left w:val="single" w:sz="4" w:space="0" w:color="auto"/>
              <w:bottom w:val="single" w:sz="4" w:space="0" w:color="auto"/>
              <w:right w:val="single" w:sz="4" w:space="0" w:color="auto"/>
            </w:tcBorders>
            <w:shd w:val="clear" w:color="auto" w:fill="auto"/>
            <w:noWrap/>
            <w:vAlign w:val="bottom"/>
            <w:tcPrChange w:id="6581" w:author="Seongeun Woo" w:date="2016-07-06T16:06:00Z">
              <w:tcPr>
                <w:tcW w:w="3118" w:type="dxa"/>
                <w:tcBorders>
                  <w:top w:val="nil"/>
                  <w:left w:val="single" w:sz="4" w:space="0" w:color="auto"/>
                  <w:bottom w:val="single" w:sz="4" w:space="0" w:color="auto"/>
                  <w:right w:val="single" w:sz="4" w:space="0" w:color="auto"/>
                </w:tcBorders>
                <w:shd w:val="clear" w:color="auto" w:fill="auto"/>
                <w:noWrap/>
                <w:vAlign w:val="bottom"/>
              </w:tcPr>
            </w:tcPrChange>
          </w:tcPr>
          <w:p w14:paraId="3BFD6CA8" w14:textId="6617B29B" w:rsidR="00497760" w:rsidRPr="00ED175E" w:rsidRDefault="00497760">
            <w:pPr>
              <w:pStyle w:val="afb"/>
              <w:autoSpaceDE w:val="0"/>
              <w:autoSpaceDN w:val="0"/>
              <w:pPrChange w:id="6582" w:author="Seongeun Woo" w:date="2016-10-13T18:44:00Z">
                <w:pPr>
                  <w:pStyle w:val="afb"/>
                </w:pPr>
              </w:pPrChange>
            </w:pPr>
            <w:ins w:id="6583" w:author="Seongeun Woo" w:date="2016-07-06T16:06:00Z">
              <w:r w:rsidRPr="00ED175E">
                <w:t>4</w:t>
              </w:r>
            </w:ins>
            <w:del w:id="6584" w:author="Seongeun Woo" w:date="2016-07-06T16:06:00Z">
              <w:r w:rsidRPr="00ED175E" w:rsidDel="00497760">
                <w:delText>3</w:delText>
              </w:r>
            </w:del>
          </w:p>
        </w:tc>
        <w:tc>
          <w:tcPr>
            <w:tcW w:w="3260" w:type="dxa"/>
            <w:tcBorders>
              <w:top w:val="nil"/>
              <w:left w:val="nil"/>
              <w:bottom w:val="single" w:sz="4" w:space="0" w:color="auto"/>
              <w:right w:val="single" w:sz="4" w:space="0" w:color="auto"/>
            </w:tcBorders>
            <w:shd w:val="clear" w:color="auto" w:fill="auto"/>
            <w:noWrap/>
            <w:vAlign w:val="bottom"/>
            <w:tcPrChange w:id="6585" w:author="Seongeun Woo" w:date="2016-07-06T16:06:00Z">
              <w:tcPr>
                <w:tcW w:w="3260" w:type="dxa"/>
                <w:tcBorders>
                  <w:top w:val="nil"/>
                  <w:left w:val="nil"/>
                  <w:bottom w:val="single" w:sz="4" w:space="0" w:color="auto"/>
                  <w:right w:val="single" w:sz="4" w:space="0" w:color="auto"/>
                </w:tcBorders>
                <w:shd w:val="clear" w:color="auto" w:fill="auto"/>
                <w:noWrap/>
                <w:vAlign w:val="bottom"/>
              </w:tcPr>
            </w:tcPrChange>
          </w:tcPr>
          <w:p w14:paraId="043E2DF8" w14:textId="40470C07" w:rsidR="00497760" w:rsidRPr="00ED175E" w:rsidRDefault="00497760">
            <w:pPr>
              <w:pStyle w:val="afb"/>
              <w:autoSpaceDE w:val="0"/>
              <w:autoSpaceDN w:val="0"/>
              <w:pPrChange w:id="6586" w:author="Seongeun Woo" w:date="2016-10-13T18:44:00Z">
                <w:pPr>
                  <w:pStyle w:val="afb"/>
                </w:pPr>
              </w:pPrChange>
            </w:pPr>
            <w:ins w:id="6587" w:author="Seongeun Woo" w:date="2016-07-06T16:06:00Z">
              <w:r w:rsidRPr="00ED175E">
                <w:t>4</w:t>
              </w:r>
            </w:ins>
            <w:del w:id="6588" w:author="Seongeun Woo" w:date="2016-07-06T16:06:00Z">
              <w:r w:rsidRPr="00ED175E" w:rsidDel="00497760">
                <w:delText>4</w:delText>
              </w:r>
            </w:del>
          </w:p>
        </w:tc>
        <w:tc>
          <w:tcPr>
            <w:tcW w:w="3120" w:type="dxa"/>
            <w:tcBorders>
              <w:top w:val="nil"/>
              <w:left w:val="nil"/>
              <w:bottom w:val="single" w:sz="4" w:space="0" w:color="auto"/>
              <w:right w:val="single" w:sz="4" w:space="0" w:color="auto"/>
            </w:tcBorders>
            <w:shd w:val="clear" w:color="auto" w:fill="auto"/>
            <w:noWrap/>
            <w:vAlign w:val="bottom"/>
            <w:tcPrChange w:id="6589" w:author="Seongeun Woo" w:date="2016-07-06T16:06:00Z">
              <w:tcPr>
                <w:tcW w:w="3120" w:type="dxa"/>
                <w:tcBorders>
                  <w:top w:val="nil"/>
                  <w:left w:val="nil"/>
                  <w:bottom w:val="single" w:sz="4" w:space="0" w:color="auto"/>
                  <w:right w:val="single" w:sz="4" w:space="0" w:color="auto"/>
                </w:tcBorders>
                <w:shd w:val="clear" w:color="auto" w:fill="auto"/>
                <w:noWrap/>
                <w:vAlign w:val="bottom"/>
              </w:tcPr>
            </w:tcPrChange>
          </w:tcPr>
          <w:p w14:paraId="60763AC4" w14:textId="23BECF93" w:rsidR="00497760" w:rsidRPr="00ED175E" w:rsidRDefault="00957834">
            <w:pPr>
              <w:pStyle w:val="afb"/>
              <w:autoSpaceDE w:val="0"/>
              <w:autoSpaceDN w:val="0"/>
              <w:pPrChange w:id="6590" w:author="Seongeun Woo" w:date="2016-10-13T18:44:00Z">
                <w:pPr>
                  <w:pStyle w:val="afb"/>
                </w:pPr>
              </w:pPrChange>
            </w:pPr>
            <w:ins w:id="6591" w:author="哲均 宋" w:date="2019-08-16T14:20:00Z">
              <w:r>
                <w:rPr>
                  <w:rFonts w:hint="eastAsia"/>
                </w:rPr>
                <w:t>O</w:t>
              </w:r>
              <w:r>
                <w:t>ption</w:t>
              </w:r>
            </w:ins>
            <w:ins w:id="6592" w:author="Seongeun Woo" w:date="2016-07-06T16:07:00Z">
              <w:del w:id="6593" w:author="哲均 宋" w:date="2019-08-16T14:20:00Z">
                <w:r w:rsidR="00497760" w:rsidRPr="00ED175E" w:rsidDel="00957834">
                  <w:rPr>
                    <w:rFonts w:hint="eastAsia"/>
                  </w:rPr>
                  <w:delText>選択的義務付加</w:delText>
                </w:r>
              </w:del>
            </w:ins>
            <w:del w:id="6594" w:author="Seongeun Woo" w:date="2016-07-06T16:06:00Z">
              <w:r w:rsidR="00497760" w:rsidRPr="00ED175E" w:rsidDel="00497760">
                <w:rPr>
                  <w:rFonts w:hint="eastAsia"/>
                </w:rPr>
                <w:delText>義務付加</w:delText>
              </w:r>
            </w:del>
          </w:p>
        </w:tc>
      </w:tr>
      <w:tr w:rsidR="00497760" w:rsidRPr="00ED175E" w14:paraId="7A7A54ED" w14:textId="77777777" w:rsidTr="00497760">
        <w:tblPrEx>
          <w:tblW w:w="9498" w:type="dxa"/>
          <w:tblInd w:w="99" w:type="dxa"/>
          <w:tblLayout w:type="fixed"/>
          <w:tblCellMar>
            <w:left w:w="99" w:type="dxa"/>
            <w:right w:w="99" w:type="dxa"/>
          </w:tblCellMar>
          <w:tblPrExChange w:id="6595" w:author="Seongeun Woo" w:date="2016-07-06T16:06:00Z">
            <w:tblPrEx>
              <w:tblW w:w="9498" w:type="dxa"/>
              <w:tblInd w:w="99" w:type="dxa"/>
              <w:tblLayout w:type="fixed"/>
              <w:tblCellMar>
                <w:left w:w="99" w:type="dxa"/>
                <w:right w:w="99" w:type="dxa"/>
              </w:tblCellMar>
            </w:tblPrEx>
          </w:tblPrExChange>
        </w:tblPrEx>
        <w:trPr>
          <w:trHeight w:val="255"/>
          <w:trPrChange w:id="6596" w:author="Seongeun Woo" w:date="2016-07-06T16:06:00Z">
            <w:trPr>
              <w:trHeight w:val="255"/>
            </w:trPr>
          </w:trPrChange>
        </w:trPr>
        <w:tc>
          <w:tcPr>
            <w:tcW w:w="3118" w:type="dxa"/>
            <w:tcBorders>
              <w:top w:val="nil"/>
              <w:left w:val="single" w:sz="4" w:space="0" w:color="auto"/>
              <w:bottom w:val="single" w:sz="4" w:space="0" w:color="auto"/>
              <w:right w:val="single" w:sz="4" w:space="0" w:color="auto"/>
            </w:tcBorders>
            <w:shd w:val="clear" w:color="auto" w:fill="auto"/>
            <w:noWrap/>
            <w:vAlign w:val="bottom"/>
            <w:tcPrChange w:id="6597" w:author="Seongeun Woo" w:date="2016-07-06T16:06:00Z">
              <w:tcPr>
                <w:tcW w:w="3118" w:type="dxa"/>
                <w:tcBorders>
                  <w:top w:val="nil"/>
                  <w:left w:val="single" w:sz="4" w:space="0" w:color="auto"/>
                  <w:bottom w:val="single" w:sz="4" w:space="0" w:color="auto"/>
                  <w:right w:val="single" w:sz="4" w:space="0" w:color="auto"/>
                </w:tcBorders>
                <w:shd w:val="clear" w:color="auto" w:fill="auto"/>
                <w:noWrap/>
                <w:vAlign w:val="bottom"/>
              </w:tcPr>
            </w:tcPrChange>
          </w:tcPr>
          <w:p w14:paraId="09445963" w14:textId="362BD9A6" w:rsidR="00497760" w:rsidRPr="00ED175E" w:rsidRDefault="00497760">
            <w:pPr>
              <w:pStyle w:val="afb"/>
              <w:autoSpaceDE w:val="0"/>
              <w:autoSpaceDN w:val="0"/>
              <w:pPrChange w:id="6598" w:author="Seongeun Woo" w:date="2016-10-13T18:44:00Z">
                <w:pPr>
                  <w:pStyle w:val="afb"/>
                </w:pPr>
              </w:pPrChange>
            </w:pPr>
            <w:ins w:id="6599" w:author="Seongeun Woo" w:date="2016-07-06T16:06:00Z">
              <w:r w:rsidRPr="00ED175E">
                <w:t>5</w:t>
              </w:r>
            </w:ins>
            <w:del w:id="6600" w:author="Seongeun Woo" w:date="2016-07-06T16:06:00Z">
              <w:r w:rsidRPr="00ED175E" w:rsidDel="00497760">
                <w:delText>4</w:delText>
              </w:r>
            </w:del>
          </w:p>
        </w:tc>
        <w:tc>
          <w:tcPr>
            <w:tcW w:w="3260" w:type="dxa"/>
            <w:tcBorders>
              <w:top w:val="nil"/>
              <w:left w:val="nil"/>
              <w:bottom w:val="single" w:sz="4" w:space="0" w:color="auto"/>
              <w:right w:val="single" w:sz="4" w:space="0" w:color="auto"/>
            </w:tcBorders>
            <w:shd w:val="clear" w:color="auto" w:fill="auto"/>
            <w:noWrap/>
            <w:vAlign w:val="bottom"/>
            <w:tcPrChange w:id="6601" w:author="Seongeun Woo" w:date="2016-07-06T16:06:00Z">
              <w:tcPr>
                <w:tcW w:w="3260" w:type="dxa"/>
                <w:tcBorders>
                  <w:top w:val="nil"/>
                  <w:left w:val="nil"/>
                  <w:bottom w:val="single" w:sz="4" w:space="0" w:color="auto"/>
                  <w:right w:val="single" w:sz="4" w:space="0" w:color="auto"/>
                </w:tcBorders>
                <w:shd w:val="clear" w:color="auto" w:fill="auto"/>
                <w:noWrap/>
                <w:vAlign w:val="bottom"/>
              </w:tcPr>
            </w:tcPrChange>
          </w:tcPr>
          <w:p w14:paraId="1E25E7CF" w14:textId="00A5307A" w:rsidR="00497760" w:rsidRPr="00ED175E" w:rsidRDefault="00497760">
            <w:pPr>
              <w:pStyle w:val="afb"/>
              <w:autoSpaceDE w:val="0"/>
              <w:autoSpaceDN w:val="0"/>
              <w:pPrChange w:id="6602" w:author="Seongeun Woo" w:date="2016-10-13T18:44:00Z">
                <w:pPr>
                  <w:pStyle w:val="afb"/>
                </w:pPr>
              </w:pPrChange>
            </w:pPr>
            <w:ins w:id="6603" w:author="Seongeun Woo" w:date="2016-07-06T16:06:00Z">
              <w:r w:rsidRPr="00ED175E">
                <w:t>4</w:t>
              </w:r>
            </w:ins>
            <w:del w:id="6604" w:author="Seongeun Woo" w:date="2016-07-06T16:06:00Z">
              <w:r w:rsidRPr="00ED175E" w:rsidDel="00497760">
                <w:delText>4</w:delText>
              </w:r>
            </w:del>
          </w:p>
        </w:tc>
        <w:tc>
          <w:tcPr>
            <w:tcW w:w="3120" w:type="dxa"/>
            <w:tcBorders>
              <w:top w:val="nil"/>
              <w:left w:val="nil"/>
              <w:bottom w:val="single" w:sz="4" w:space="0" w:color="auto"/>
              <w:right w:val="single" w:sz="4" w:space="0" w:color="auto"/>
            </w:tcBorders>
            <w:shd w:val="clear" w:color="auto" w:fill="auto"/>
            <w:noWrap/>
            <w:vAlign w:val="bottom"/>
            <w:tcPrChange w:id="6605" w:author="Seongeun Woo" w:date="2016-07-06T16:06:00Z">
              <w:tcPr>
                <w:tcW w:w="3120" w:type="dxa"/>
                <w:tcBorders>
                  <w:top w:val="nil"/>
                  <w:left w:val="nil"/>
                  <w:bottom w:val="single" w:sz="4" w:space="0" w:color="auto"/>
                  <w:right w:val="single" w:sz="4" w:space="0" w:color="auto"/>
                </w:tcBorders>
                <w:shd w:val="clear" w:color="auto" w:fill="auto"/>
                <w:noWrap/>
                <w:vAlign w:val="bottom"/>
              </w:tcPr>
            </w:tcPrChange>
          </w:tcPr>
          <w:p w14:paraId="2F3AB68F" w14:textId="24318DDE" w:rsidR="00497760" w:rsidRPr="00ED175E" w:rsidRDefault="00497760">
            <w:pPr>
              <w:pStyle w:val="afb"/>
              <w:autoSpaceDE w:val="0"/>
              <w:autoSpaceDN w:val="0"/>
              <w:pPrChange w:id="6606" w:author="Seongeun Woo" w:date="2016-10-13T18:44:00Z">
                <w:pPr>
                  <w:pStyle w:val="afb"/>
                </w:pPr>
              </w:pPrChange>
            </w:pPr>
            <w:ins w:id="6607" w:author="Seongeun Woo" w:date="2016-07-06T16:07:00Z">
              <w:del w:id="6608" w:author="哲均 宋" w:date="2019-08-16T14:22:00Z">
                <w:r w:rsidRPr="00ED175E" w:rsidDel="00441C36">
                  <w:rPr>
                    <w:rFonts w:hint="eastAsia"/>
                  </w:rPr>
                  <w:delText>同時加入</w:delText>
                </w:r>
              </w:del>
            </w:ins>
            <w:ins w:id="6609" w:author="哲均 宋" w:date="2019-08-16T14:22:00Z">
              <w:r w:rsidR="00441C36">
                <w:rPr>
                  <w:rFonts w:hint="eastAsia"/>
                </w:rPr>
                <w:t>M</w:t>
              </w:r>
              <w:r w:rsidR="00441C36">
                <w:t>ust Together</w:t>
              </w:r>
            </w:ins>
            <w:del w:id="6610" w:author="Seongeun Woo" w:date="2016-07-06T16:06:00Z">
              <w:r w:rsidRPr="00ED175E" w:rsidDel="00497760">
                <w:rPr>
                  <w:rFonts w:hint="eastAsia"/>
                </w:rPr>
                <w:delText>選択的義務付加</w:delText>
              </w:r>
            </w:del>
          </w:p>
        </w:tc>
      </w:tr>
      <w:tr w:rsidR="00497760" w:rsidRPr="00ED175E" w14:paraId="065ECE7B" w14:textId="77777777" w:rsidTr="00497760">
        <w:tblPrEx>
          <w:tblW w:w="9498" w:type="dxa"/>
          <w:tblInd w:w="99" w:type="dxa"/>
          <w:tblLayout w:type="fixed"/>
          <w:tblCellMar>
            <w:left w:w="99" w:type="dxa"/>
            <w:right w:w="99" w:type="dxa"/>
          </w:tblCellMar>
          <w:tblPrExChange w:id="6611" w:author="Seongeun Woo" w:date="2016-07-06T16:06:00Z">
            <w:tblPrEx>
              <w:tblW w:w="9498" w:type="dxa"/>
              <w:tblInd w:w="99" w:type="dxa"/>
              <w:tblLayout w:type="fixed"/>
              <w:tblCellMar>
                <w:left w:w="99" w:type="dxa"/>
                <w:right w:w="99" w:type="dxa"/>
              </w:tblCellMar>
            </w:tblPrEx>
          </w:tblPrExChange>
        </w:tblPrEx>
        <w:trPr>
          <w:trHeight w:val="255"/>
          <w:trPrChange w:id="6612" w:author="Seongeun Woo" w:date="2016-07-06T16:06:00Z">
            <w:trPr>
              <w:trHeight w:val="255"/>
            </w:trPr>
          </w:trPrChange>
        </w:trPr>
        <w:tc>
          <w:tcPr>
            <w:tcW w:w="3118" w:type="dxa"/>
            <w:tcBorders>
              <w:top w:val="nil"/>
              <w:left w:val="single" w:sz="4" w:space="0" w:color="auto"/>
              <w:bottom w:val="single" w:sz="4" w:space="0" w:color="auto"/>
              <w:right w:val="single" w:sz="4" w:space="0" w:color="auto"/>
            </w:tcBorders>
            <w:shd w:val="clear" w:color="auto" w:fill="auto"/>
            <w:noWrap/>
            <w:vAlign w:val="bottom"/>
            <w:tcPrChange w:id="6613" w:author="Seongeun Woo" w:date="2016-07-06T16:06:00Z">
              <w:tcPr>
                <w:tcW w:w="3118" w:type="dxa"/>
                <w:tcBorders>
                  <w:top w:val="nil"/>
                  <w:left w:val="single" w:sz="4" w:space="0" w:color="auto"/>
                  <w:bottom w:val="single" w:sz="4" w:space="0" w:color="auto"/>
                  <w:right w:val="single" w:sz="4" w:space="0" w:color="auto"/>
                </w:tcBorders>
                <w:shd w:val="clear" w:color="auto" w:fill="auto"/>
                <w:noWrap/>
                <w:vAlign w:val="bottom"/>
              </w:tcPr>
            </w:tcPrChange>
          </w:tcPr>
          <w:p w14:paraId="42190527" w14:textId="4B497A03" w:rsidR="00497760" w:rsidRPr="00ED175E" w:rsidRDefault="00497760">
            <w:pPr>
              <w:pStyle w:val="afb"/>
              <w:autoSpaceDE w:val="0"/>
              <w:autoSpaceDN w:val="0"/>
              <w:pPrChange w:id="6614" w:author="Seongeun Woo" w:date="2016-10-13T18:44:00Z">
                <w:pPr>
                  <w:pStyle w:val="afb"/>
                </w:pPr>
              </w:pPrChange>
            </w:pPr>
            <w:ins w:id="6615" w:author="Seongeun Woo" w:date="2016-07-06T16:06:00Z">
              <w:r w:rsidRPr="00ED175E">
                <w:t>6</w:t>
              </w:r>
            </w:ins>
            <w:del w:id="6616" w:author="Seongeun Woo" w:date="2016-07-06T16:06:00Z">
              <w:r w:rsidRPr="00ED175E" w:rsidDel="00497760">
                <w:delText>5</w:delText>
              </w:r>
            </w:del>
          </w:p>
        </w:tc>
        <w:tc>
          <w:tcPr>
            <w:tcW w:w="3260" w:type="dxa"/>
            <w:tcBorders>
              <w:top w:val="nil"/>
              <w:left w:val="nil"/>
              <w:bottom w:val="single" w:sz="4" w:space="0" w:color="auto"/>
              <w:right w:val="single" w:sz="4" w:space="0" w:color="auto"/>
            </w:tcBorders>
            <w:shd w:val="clear" w:color="auto" w:fill="auto"/>
            <w:noWrap/>
            <w:vAlign w:val="bottom"/>
            <w:tcPrChange w:id="6617" w:author="Seongeun Woo" w:date="2016-07-06T16:06:00Z">
              <w:tcPr>
                <w:tcW w:w="3260" w:type="dxa"/>
                <w:tcBorders>
                  <w:top w:val="nil"/>
                  <w:left w:val="nil"/>
                  <w:bottom w:val="single" w:sz="4" w:space="0" w:color="auto"/>
                  <w:right w:val="single" w:sz="4" w:space="0" w:color="auto"/>
                </w:tcBorders>
                <w:shd w:val="clear" w:color="auto" w:fill="auto"/>
                <w:noWrap/>
                <w:vAlign w:val="bottom"/>
              </w:tcPr>
            </w:tcPrChange>
          </w:tcPr>
          <w:p w14:paraId="54E78926" w14:textId="5C417A2E" w:rsidR="00497760" w:rsidRPr="00ED175E" w:rsidRDefault="00497760">
            <w:pPr>
              <w:pStyle w:val="afb"/>
              <w:autoSpaceDE w:val="0"/>
              <w:autoSpaceDN w:val="0"/>
              <w:pPrChange w:id="6618" w:author="Seongeun Woo" w:date="2016-10-13T18:44:00Z">
                <w:pPr>
                  <w:pStyle w:val="afb"/>
                </w:pPr>
              </w:pPrChange>
            </w:pPr>
            <w:ins w:id="6619" w:author="Seongeun Woo" w:date="2016-07-06T16:06:00Z">
              <w:r w:rsidRPr="00ED175E">
                <w:t>4</w:t>
              </w:r>
            </w:ins>
            <w:del w:id="6620" w:author="Seongeun Woo" w:date="2016-07-06T16:06:00Z">
              <w:r w:rsidRPr="00ED175E" w:rsidDel="00497760">
                <w:delText>4</w:delText>
              </w:r>
            </w:del>
          </w:p>
        </w:tc>
        <w:tc>
          <w:tcPr>
            <w:tcW w:w="3120" w:type="dxa"/>
            <w:tcBorders>
              <w:top w:val="nil"/>
              <w:left w:val="nil"/>
              <w:bottom w:val="single" w:sz="4" w:space="0" w:color="auto"/>
              <w:right w:val="single" w:sz="4" w:space="0" w:color="auto"/>
            </w:tcBorders>
            <w:shd w:val="clear" w:color="auto" w:fill="auto"/>
            <w:noWrap/>
            <w:vAlign w:val="bottom"/>
            <w:tcPrChange w:id="6621" w:author="Seongeun Woo" w:date="2016-07-06T16:06:00Z">
              <w:tcPr>
                <w:tcW w:w="3120" w:type="dxa"/>
                <w:tcBorders>
                  <w:top w:val="nil"/>
                  <w:left w:val="nil"/>
                  <w:bottom w:val="single" w:sz="4" w:space="0" w:color="auto"/>
                  <w:right w:val="single" w:sz="4" w:space="0" w:color="auto"/>
                </w:tcBorders>
                <w:shd w:val="clear" w:color="auto" w:fill="auto"/>
                <w:noWrap/>
                <w:vAlign w:val="bottom"/>
              </w:tcPr>
            </w:tcPrChange>
          </w:tcPr>
          <w:p w14:paraId="51856ACB" w14:textId="2050BD59" w:rsidR="00497760" w:rsidRPr="00ED175E" w:rsidRDefault="00441C36">
            <w:pPr>
              <w:pStyle w:val="afb"/>
              <w:autoSpaceDE w:val="0"/>
              <w:autoSpaceDN w:val="0"/>
              <w:pPrChange w:id="6622" w:author="Seongeun Woo" w:date="2016-10-13T18:44:00Z">
                <w:pPr>
                  <w:pStyle w:val="afb"/>
                </w:pPr>
              </w:pPrChange>
            </w:pPr>
            <w:ins w:id="6623" w:author="哲均 宋" w:date="2019-08-16T14:24:00Z">
              <w:r w:rsidRPr="00441C36">
                <w:t>Exclusive</w:t>
              </w:r>
            </w:ins>
            <w:ins w:id="6624" w:author="Seongeun Woo" w:date="2016-07-06T16:07:00Z">
              <w:del w:id="6625" w:author="哲均 宋" w:date="2019-08-16T14:24:00Z">
                <w:r w:rsidR="00497760" w:rsidRPr="00ED175E" w:rsidDel="00441C36">
                  <w:rPr>
                    <w:rFonts w:hint="eastAsia"/>
                  </w:rPr>
                  <w:delText>同時加入不可</w:delText>
                </w:r>
              </w:del>
            </w:ins>
            <w:del w:id="6626" w:author="Seongeun Woo" w:date="2016-07-06T16:06:00Z">
              <w:r w:rsidR="00497760" w:rsidRPr="00ED175E" w:rsidDel="00497760">
                <w:rPr>
                  <w:rFonts w:hint="eastAsia"/>
                </w:rPr>
                <w:delText>同時加入</w:delText>
              </w:r>
            </w:del>
          </w:p>
        </w:tc>
      </w:tr>
      <w:tr w:rsidR="00497760" w:rsidRPr="00ED175E" w:rsidDel="00441C36" w14:paraId="2592DFFB" w14:textId="5488513E" w:rsidTr="00497760">
        <w:tblPrEx>
          <w:tblW w:w="9498" w:type="dxa"/>
          <w:tblInd w:w="99" w:type="dxa"/>
          <w:tblLayout w:type="fixed"/>
          <w:tblCellMar>
            <w:left w:w="99" w:type="dxa"/>
            <w:right w:w="99" w:type="dxa"/>
          </w:tblCellMar>
          <w:tblPrExChange w:id="6627" w:author="Seongeun Woo" w:date="2016-07-06T16:06:00Z">
            <w:tblPrEx>
              <w:tblW w:w="9498" w:type="dxa"/>
              <w:tblInd w:w="99" w:type="dxa"/>
              <w:tblLayout w:type="fixed"/>
              <w:tblCellMar>
                <w:left w:w="99" w:type="dxa"/>
                <w:right w:w="99" w:type="dxa"/>
              </w:tblCellMar>
            </w:tblPrEx>
          </w:tblPrExChange>
        </w:tblPrEx>
        <w:trPr>
          <w:trHeight w:val="255"/>
          <w:del w:id="6628" w:author="哲均 宋" w:date="2019-08-16T14:26:00Z"/>
          <w:trPrChange w:id="6629" w:author="Seongeun Woo" w:date="2016-07-06T16:06:00Z">
            <w:trPr>
              <w:trHeight w:val="255"/>
            </w:trPr>
          </w:trPrChange>
        </w:trPr>
        <w:tc>
          <w:tcPr>
            <w:tcW w:w="3118" w:type="dxa"/>
            <w:tcBorders>
              <w:top w:val="nil"/>
              <w:left w:val="single" w:sz="4" w:space="0" w:color="auto"/>
              <w:bottom w:val="single" w:sz="4" w:space="0" w:color="auto"/>
              <w:right w:val="single" w:sz="4" w:space="0" w:color="auto"/>
            </w:tcBorders>
            <w:shd w:val="clear" w:color="auto" w:fill="auto"/>
            <w:noWrap/>
            <w:vAlign w:val="bottom"/>
            <w:tcPrChange w:id="6630" w:author="Seongeun Woo" w:date="2016-07-06T16:06:00Z">
              <w:tcPr>
                <w:tcW w:w="3118" w:type="dxa"/>
                <w:tcBorders>
                  <w:top w:val="nil"/>
                  <w:left w:val="single" w:sz="4" w:space="0" w:color="auto"/>
                  <w:bottom w:val="single" w:sz="4" w:space="0" w:color="auto"/>
                  <w:right w:val="single" w:sz="4" w:space="0" w:color="auto"/>
                </w:tcBorders>
                <w:shd w:val="clear" w:color="auto" w:fill="auto"/>
                <w:noWrap/>
                <w:vAlign w:val="bottom"/>
              </w:tcPr>
            </w:tcPrChange>
          </w:tcPr>
          <w:p w14:paraId="7E240B43" w14:textId="22EDA046" w:rsidR="00497760" w:rsidRPr="00ED175E" w:rsidDel="00441C36" w:rsidRDefault="00497760">
            <w:pPr>
              <w:pStyle w:val="afb"/>
              <w:autoSpaceDE w:val="0"/>
              <w:autoSpaceDN w:val="0"/>
              <w:rPr>
                <w:del w:id="6631" w:author="哲均 宋" w:date="2019-08-16T14:26:00Z"/>
              </w:rPr>
              <w:pPrChange w:id="6632" w:author="Seongeun Woo" w:date="2016-10-13T18:44:00Z">
                <w:pPr>
                  <w:pStyle w:val="afb"/>
                </w:pPr>
              </w:pPrChange>
            </w:pPr>
            <w:ins w:id="6633" w:author="Seongeun Woo" w:date="2016-07-06T16:06:00Z">
              <w:del w:id="6634" w:author="哲均 宋" w:date="2019-08-16T14:26:00Z">
                <w:r w:rsidRPr="00ED175E" w:rsidDel="00441C36">
                  <w:delText>7</w:delText>
                </w:r>
              </w:del>
            </w:ins>
            <w:del w:id="6635" w:author="哲均 宋" w:date="2019-08-16T14:26:00Z">
              <w:r w:rsidRPr="00ED175E" w:rsidDel="00441C36">
                <w:delText>6</w:delText>
              </w:r>
            </w:del>
          </w:p>
        </w:tc>
        <w:tc>
          <w:tcPr>
            <w:tcW w:w="3260" w:type="dxa"/>
            <w:tcBorders>
              <w:top w:val="nil"/>
              <w:left w:val="nil"/>
              <w:bottom w:val="single" w:sz="4" w:space="0" w:color="auto"/>
              <w:right w:val="single" w:sz="4" w:space="0" w:color="auto"/>
            </w:tcBorders>
            <w:shd w:val="clear" w:color="auto" w:fill="auto"/>
            <w:noWrap/>
            <w:vAlign w:val="bottom"/>
            <w:tcPrChange w:id="6636" w:author="Seongeun Woo" w:date="2016-07-06T16:06:00Z">
              <w:tcPr>
                <w:tcW w:w="3260" w:type="dxa"/>
                <w:tcBorders>
                  <w:top w:val="nil"/>
                  <w:left w:val="nil"/>
                  <w:bottom w:val="single" w:sz="4" w:space="0" w:color="auto"/>
                  <w:right w:val="single" w:sz="4" w:space="0" w:color="auto"/>
                </w:tcBorders>
                <w:shd w:val="clear" w:color="auto" w:fill="auto"/>
                <w:noWrap/>
                <w:vAlign w:val="bottom"/>
              </w:tcPr>
            </w:tcPrChange>
          </w:tcPr>
          <w:p w14:paraId="47D10D97" w14:textId="5747F948" w:rsidR="00497760" w:rsidRPr="00ED175E" w:rsidDel="00441C36" w:rsidRDefault="00497760">
            <w:pPr>
              <w:pStyle w:val="afb"/>
              <w:autoSpaceDE w:val="0"/>
              <w:autoSpaceDN w:val="0"/>
              <w:rPr>
                <w:del w:id="6637" w:author="哲均 宋" w:date="2019-08-16T14:26:00Z"/>
              </w:rPr>
              <w:pPrChange w:id="6638" w:author="Seongeun Woo" w:date="2016-10-13T18:44:00Z">
                <w:pPr>
                  <w:pStyle w:val="afb"/>
                </w:pPr>
              </w:pPrChange>
            </w:pPr>
            <w:ins w:id="6639" w:author="Seongeun Woo" w:date="2016-07-06T16:06:00Z">
              <w:del w:id="6640" w:author="哲均 宋" w:date="2019-08-16T14:26:00Z">
                <w:r w:rsidRPr="00ED175E" w:rsidDel="00441C36">
                  <w:delText>4</w:delText>
                </w:r>
              </w:del>
            </w:ins>
            <w:del w:id="6641" w:author="哲均 宋" w:date="2019-08-16T14:26:00Z">
              <w:r w:rsidRPr="00ED175E" w:rsidDel="00441C36">
                <w:delText>4</w:delText>
              </w:r>
            </w:del>
          </w:p>
        </w:tc>
        <w:tc>
          <w:tcPr>
            <w:tcW w:w="3120" w:type="dxa"/>
            <w:tcBorders>
              <w:top w:val="nil"/>
              <w:left w:val="nil"/>
              <w:bottom w:val="single" w:sz="4" w:space="0" w:color="auto"/>
              <w:right w:val="single" w:sz="4" w:space="0" w:color="auto"/>
            </w:tcBorders>
            <w:shd w:val="clear" w:color="auto" w:fill="auto"/>
            <w:noWrap/>
            <w:vAlign w:val="bottom"/>
            <w:tcPrChange w:id="6642" w:author="Seongeun Woo" w:date="2016-07-06T16:06:00Z">
              <w:tcPr>
                <w:tcW w:w="3120" w:type="dxa"/>
                <w:tcBorders>
                  <w:top w:val="nil"/>
                  <w:left w:val="nil"/>
                  <w:bottom w:val="single" w:sz="4" w:space="0" w:color="auto"/>
                  <w:right w:val="single" w:sz="4" w:space="0" w:color="auto"/>
                </w:tcBorders>
                <w:shd w:val="clear" w:color="auto" w:fill="auto"/>
                <w:noWrap/>
                <w:vAlign w:val="bottom"/>
              </w:tcPr>
            </w:tcPrChange>
          </w:tcPr>
          <w:p w14:paraId="3A032443" w14:textId="41076A5D" w:rsidR="00497760" w:rsidRPr="00ED175E" w:rsidDel="00441C36" w:rsidRDefault="00497760">
            <w:pPr>
              <w:pStyle w:val="afb"/>
              <w:autoSpaceDE w:val="0"/>
              <w:autoSpaceDN w:val="0"/>
              <w:rPr>
                <w:del w:id="6643" w:author="哲均 宋" w:date="2019-08-16T14:26:00Z"/>
              </w:rPr>
              <w:pPrChange w:id="6644" w:author="Seongeun Woo" w:date="2016-10-13T18:44:00Z">
                <w:pPr>
                  <w:pStyle w:val="afb"/>
                </w:pPr>
              </w:pPrChange>
            </w:pPr>
            <w:ins w:id="6645" w:author="Seongeun Woo" w:date="2016-07-06T16:07:00Z">
              <w:del w:id="6646" w:author="哲均 宋" w:date="2019-08-16T14:26:00Z">
                <w:r w:rsidRPr="00ED175E" w:rsidDel="00441C36">
                  <w:rPr>
                    <w:rFonts w:hint="eastAsia"/>
                  </w:rPr>
                  <w:delText>種型区分</w:delText>
                </w:r>
              </w:del>
            </w:ins>
            <w:del w:id="6647" w:author="哲均 宋" w:date="2019-08-16T14:26:00Z">
              <w:r w:rsidRPr="00ED175E" w:rsidDel="00441C36">
                <w:rPr>
                  <w:rFonts w:hint="eastAsia"/>
                </w:rPr>
                <w:delText>同時加入不可</w:delText>
              </w:r>
            </w:del>
          </w:p>
        </w:tc>
      </w:tr>
    </w:tbl>
    <w:p w14:paraId="0EA75829" w14:textId="77777777" w:rsidR="0096549F" w:rsidRPr="00ED175E" w:rsidRDefault="0096549F">
      <w:pPr>
        <w:pStyle w:val="-00"/>
        <w:wordWrap/>
        <w:pPrChange w:id="6648" w:author="Seongeun Woo" w:date="2016-10-13T18:44:00Z">
          <w:pPr>
            <w:pStyle w:val="-00"/>
          </w:pPr>
        </w:pPrChange>
      </w:pPr>
    </w:p>
    <w:p w14:paraId="44EDC44F" w14:textId="5904E8A3" w:rsidR="0096549F" w:rsidRDefault="0096549F">
      <w:pPr>
        <w:pStyle w:val="50"/>
        <w:wordWrap/>
        <w:ind w:left="601"/>
        <w:rPr>
          <w:ins w:id="6649" w:author="InnoRules" w:date="2016-10-11T09:49:00Z"/>
        </w:rPr>
        <w:pPrChange w:id="6650" w:author="Seongeun Woo" w:date="2016-10-13T18:44:00Z">
          <w:pPr>
            <w:pStyle w:val="50"/>
            <w:ind w:left="601"/>
          </w:pPr>
        </w:pPrChange>
      </w:pPr>
      <w:del w:id="6651" w:author="哲均 宋" w:date="2019-08-16T08:55:00Z">
        <w:r w:rsidRPr="00ED175E" w:rsidDel="003566B2">
          <w:rPr>
            <w:rFonts w:hint="eastAsia"/>
          </w:rPr>
          <w:delText>関連画面</w:delText>
        </w:r>
      </w:del>
      <w:ins w:id="6652" w:author="哲均 宋" w:date="2019-08-16T08:55:00Z">
        <w:r w:rsidR="003566B2">
          <w:rPr>
            <w:rFonts w:hint="eastAsia"/>
          </w:rPr>
          <w:t>Related Screen</w:t>
        </w:r>
      </w:ins>
      <w:del w:id="6653" w:author="user" w:date="2016-10-14T15:09:00Z">
        <w:r w:rsidRPr="00ED175E" w:rsidDel="00A922BD">
          <w:rPr>
            <w:rFonts w:hint="eastAsia"/>
          </w:rPr>
          <w:delText>：</w:delText>
        </w:r>
      </w:del>
    </w:p>
    <w:p w14:paraId="2B68C25F" w14:textId="77777777" w:rsidR="00EE7C0C" w:rsidRPr="00ED175E" w:rsidRDefault="00EE7C0C">
      <w:pPr>
        <w:pStyle w:val="50"/>
        <w:numPr>
          <w:ilvl w:val="0"/>
          <w:numId w:val="0"/>
        </w:numPr>
        <w:wordWrap/>
        <w:ind w:left="599"/>
        <w:pPrChange w:id="6654" w:author="Seongeun Woo" w:date="2016-10-13T18:44:00Z">
          <w:pPr>
            <w:pStyle w:val="50"/>
            <w:ind w:left="601"/>
          </w:pPr>
        </w:pPrChange>
      </w:pPr>
    </w:p>
    <w:p w14:paraId="5208A8CA" w14:textId="4189738F" w:rsidR="004D70B6" w:rsidRPr="00ED175E" w:rsidRDefault="0096549F">
      <w:pPr>
        <w:pStyle w:val="afa"/>
        <w:keepNext/>
        <w:autoSpaceDE w:val="0"/>
        <w:autoSpaceDN w:val="0"/>
        <w:ind w:left="380"/>
        <w:pPrChange w:id="6655" w:author="Seongeun Woo" w:date="2016-10-13T18:44:00Z">
          <w:pPr>
            <w:pStyle w:val="afa"/>
            <w:keepNext/>
            <w:ind w:left="381" w:hanging="381"/>
          </w:pPr>
        </w:pPrChange>
      </w:pPr>
      <w:del w:id="6656" w:author="Seongeun Woo" w:date="2016-07-06T16:07:00Z">
        <w:r w:rsidRPr="0073721B" w:rsidDel="00497760">
          <w:rPr>
            <w:lang w:eastAsia="ja-JP"/>
            <w:rPrChange w:id="6657" w:author="Unknown">
              <w:rPr>
                <w:rFonts w:ascii="Arial" w:eastAsia="ＭＳ Ｐゴシック" w:hAnsi="Arial" w:cstheme="minorBidi"/>
                <w:b/>
                <w:bCs/>
                <w:spacing w:val="-2"/>
                <w:lang w:eastAsia="ja-JP"/>
              </w:rPr>
            </w:rPrChange>
          </w:rPr>
          <w:drawing>
            <wp:inline distT="0" distB="0" distL="0" distR="0" wp14:anchorId="5AE5C968" wp14:editId="14429215">
              <wp:extent cx="6048375" cy="3190875"/>
              <wp:effectExtent l="0" t="0" r="0" b="0"/>
              <wp:docPr id="234"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48375" cy="3190875"/>
                      </a:xfrm>
                      <a:prstGeom prst="rect">
                        <a:avLst/>
                      </a:prstGeom>
                    </pic:spPr>
                  </pic:pic>
                </a:graphicData>
              </a:graphic>
            </wp:inline>
          </w:drawing>
        </w:r>
      </w:del>
      <w:ins w:id="6658" w:author="Seongeun Woo" w:date="2016-07-06T16:07:00Z">
        <w:del w:id="6659" w:author="Jongho Lee" w:date="2016-09-22T18:20:00Z">
          <w:r w:rsidR="00497760" w:rsidRPr="0073721B" w:rsidDel="003F29F6">
            <w:rPr>
              <w:lang w:eastAsia="ja-JP"/>
              <w:rPrChange w:id="6660" w:author="Unknown">
                <w:rPr>
                  <w:rFonts w:ascii="Arial" w:eastAsia="ＭＳ Ｐゴシック" w:hAnsi="Arial" w:cstheme="minorBidi"/>
                  <w:b/>
                  <w:bCs/>
                  <w:spacing w:val="-2"/>
                  <w:lang w:eastAsia="ja-JP"/>
                </w:rPr>
              </w:rPrChange>
            </w:rPr>
            <w:drawing>
              <wp:inline distT="0" distB="0" distL="0" distR="0" wp14:anchorId="458D5AB0" wp14:editId="33BCF51D">
                <wp:extent cx="5943600" cy="2545479"/>
                <wp:effectExtent l="0" t="0" r="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545479"/>
                        </a:xfrm>
                        <a:prstGeom prst="rect">
                          <a:avLst/>
                        </a:prstGeom>
                      </pic:spPr>
                    </pic:pic>
                  </a:graphicData>
                </a:graphic>
              </wp:inline>
            </w:drawing>
          </w:r>
        </w:del>
      </w:ins>
      <w:ins w:id="6661" w:author="Jongho Lee" w:date="2016-09-22T18:20:00Z">
        <w:r w:rsidR="003F29F6">
          <w:rPr>
            <w:lang w:eastAsia="ja-JP"/>
            <w:rPrChange w:id="6662" w:author="Unknown">
              <w:rPr>
                <w:rFonts w:ascii="Arial" w:eastAsia="ＭＳ Ｐゴシック" w:hAnsi="Arial" w:cstheme="minorBidi"/>
                <w:b/>
                <w:bCs/>
                <w:spacing w:val="-2"/>
                <w:lang w:eastAsia="ja-JP"/>
              </w:rPr>
            </w:rPrChange>
          </w:rPr>
          <w:drawing>
            <wp:inline distT="0" distB="0" distL="0" distR="0" wp14:anchorId="51231D40" wp14:editId="40B1270B">
              <wp:extent cx="6048375" cy="2994025"/>
              <wp:effectExtent l="19050" t="19050" r="28575" b="158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8375" cy="2994025"/>
                      </a:xfrm>
                      <a:prstGeom prst="rect">
                        <a:avLst/>
                      </a:prstGeom>
                      <a:ln w="6350">
                        <a:solidFill>
                          <a:schemeClr val="tx1"/>
                        </a:solidFill>
                      </a:ln>
                    </pic:spPr>
                  </pic:pic>
                </a:graphicData>
              </a:graphic>
            </wp:inline>
          </w:drawing>
        </w:r>
      </w:ins>
    </w:p>
    <w:p w14:paraId="7090D301" w14:textId="6B4E4B45" w:rsidR="0096549F" w:rsidRPr="00ED175E" w:rsidRDefault="004D70B6">
      <w:pPr>
        <w:pStyle w:val="af6"/>
        <w:autoSpaceDE w:val="0"/>
        <w:autoSpaceDN w:val="0"/>
        <w:pPrChange w:id="6663" w:author="Seongeun Woo" w:date="2016-10-13T18:44:00Z">
          <w:pPr>
            <w:pStyle w:val="af6"/>
          </w:pPr>
        </w:pPrChange>
      </w:pPr>
      <w:bookmarkStart w:id="6664" w:name="_Toc465024699"/>
      <w:del w:id="6665" w:author="哲均 宋" w:date="2019-08-16T08:56:00Z">
        <w:r w:rsidRPr="00ED175E" w:rsidDel="003566B2">
          <w:delText>[</w:delText>
        </w:r>
        <w:r w:rsidRPr="00ED175E" w:rsidDel="003566B2">
          <w:rPr>
            <w:rFonts w:ascii="New Gulim" w:hAnsi="New Gulim" w:cs="New Gulim" w:hint="eastAsia"/>
          </w:rPr>
          <w:delText>図</w:delText>
        </w:r>
      </w:del>
      <w:ins w:id="6666"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13</w:t>
      </w:r>
      <w:r w:rsidRPr="0073721B">
        <w:fldChar w:fldCharType="end"/>
      </w:r>
      <w:ins w:id="6667" w:author="InnoRules" w:date="2016-09-30T13:19:00Z">
        <w:r w:rsidR="00A440A6">
          <w:t xml:space="preserve"> </w:t>
        </w:r>
      </w:ins>
      <w:del w:id="6668" w:author="InnoRules" w:date="2016-09-30T13:19:00Z">
        <w:r w:rsidRPr="00ED175E" w:rsidDel="00A440A6">
          <w:delText xml:space="preserve"> </w:delText>
        </w:r>
      </w:del>
      <w:del w:id="6669" w:author="shira" w:date="2017-12-21T15:52:00Z">
        <w:r w:rsidRPr="00ED175E" w:rsidDel="005A7A3A">
          <w:rPr>
            <w:rFonts w:hint="eastAsia"/>
          </w:rPr>
          <w:delText>保険関係の登録／修正</w:delText>
        </w:r>
      </w:del>
      <w:ins w:id="6670" w:author="shira" w:date="2017-12-21T15:52:00Z">
        <w:r w:rsidR="005A7A3A">
          <w:rPr>
            <w:rFonts w:hint="eastAsia"/>
          </w:rPr>
          <w:t>関係ルールの登録／修正</w:t>
        </w:r>
      </w:ins>
      <w:r w:rsidRPr="00ED175E">
        <w:t xml:space="preserve"> - </w:t>
      </w:r>
      <w:r w:rsidRPr="00ED175E">
        <w:rPr>
          <w:rFonts w:hint="eastAsia"/>
        </w:rPr>
        <w:t>関係類型管理ポップアップ画面</w:t>
      </w:r>
      <w:r w:rsidRPr="00ED175E">
        <w:t>]</w:t>
      </w:r>
      <w:bookmarkEnd w:id="6664"/>
    </w:p>
    <w:p w14:paraId="7EFBB210" w14:textId="5EFAAA47" w:rsidR="0096549F" w:rsidRPr="00ED175E" w:rsidRDefault="0096549F">
      <w:pPr>
        <w:pStyle w:val="af6"/>
        <w:autoSpaceDE w:val="0"/>
        <w:autoSpaceDN w:val="0"/>
        <w:pPrChange w:id="6671" w:author="Seongeun Woo" w:date="2016-10-13T18:44:00Z">
          <w:pPr>
            <w:pStyle w:val="af6"/>
          </w:pPr>
        </w:pPrChange>
      </w:pPr>
    </w:p>
    <w:p w14:paraId="18EB14D0" w14:textId="77777777" w:rsidR="0096549F" w:rsidRPr="00ED175E" w:rsidRDefault="0096549F">
      <w:pPr>
        <w:widowControl/>
        <w:autoSpaceDE w:val="0"/>
        <w:autoSpaceDN w:val="0"/>
        <w:jc w:val="left"/>
        <w:pPrChange w:id="6672" w:author="Seongeun Woo" w:date="2016-10-13T18:44:00Z">
          <w:pPr>
            <w:widowControl/>
            <w:jc w:val="left"/>
          </w:pPr>
        </w:pPrChange>
      </w:pPr>
      <w:r w:rsidRPr="00ED175E">
        <w:br w:type="page"/>
      </w:r>
    </w:p>
    <w:p w14:paraId="0D8A32ED" w14:textId="77777777" w:rsidR="0096549F" w:rsidRPr="00ED175E" w:rsidRDefault="0096549F">
      <w:pPr>
        <w:pStyle w:val="20"/>
        <w:wordWrap/>
        <w:pPrChange w:id="6673" w:author="Seongeun Woo" w:date="2016-10-13T18:44:00Z">
          <w:pPr>
            <w:pStyle w:val="20"/>
          </w:pPr>
        </w:pPrChange>
      </w:pPr>
      <w:bookmarkStart w:id="6674" w:name="_Toc434858364"/>
      <w:bookmarkStart w:id="6675" w:name="_Toc445716751"/>
      <w:bookmarkStart w:id="6676" w:name="_Toc17112117"/>
      <w:r w:rsidRPr="00ED175E">
        <w:t>OBJ_INV</w:t>
      </w:r>
      <w:bookmarkEnd w:id="6674"/>
      <w:bookmarkEnd w:id="6675"/>
      <w:bookmarkEnd w:id="6676"/>
      <w:del w:id="6677" w:author="user" w:date="2016-10-14T13:46:00Z">
        <w:r w:rsidRPr="00ED175E" w:rsidDel="0042089F">
          <w:delText xml:space="preserve"> </w:delText>
        </w:r>
      </w:del>
    </w:p>
    <w:p w14:paraId="09D06CE4" w14:textId="5CDD2D4C" w:rsidR="0096549F" w:rsidRPr="00ED175E" w:rsidDel="00441C36" w:rsidRDefault="00497760">
      <w:pPr>
        <w:autoSpaceDE w:val="0"/>
        <w:autoSpaceDN w:val="0"/>
        <w:jc w:val="left"/>
        <w:rPr>
          <w:del w:id="6678" w:author="哲均 宋" w:date="2019-08-16T14:28:00Z"/>
        </w:rPr>
        <w:pPrChange w:id="6679" w:author="Seongeun Woo" w:date="2016-10-13T18:44:00Z">
          <w:pPr/>
        </w:pPrChange>
      </w:pPr>
      <w:ins w:id="6680" w:author="Seongeun Woo" w:date="2016-07-06T16:08:00Z">
        <w:del w:id="6681" w:author="哲均 宋" w:date="2019-08-16T14:29:00Z">
          <w:r w:rsidRPr="00ED175E" w:rsidDel="00566224">
            <w:rPr>
              <w:rFonts w:hint="eastAsia"/>
            </w:rPr>
            <w:delText>関係類型を基準として生成された上位・下位</w:delText>
          </w:r>
        </w:del>
      </w:ins>
      <w:ins w:id="6682" w:author="Seongeun Woo" w:date="2016-07-06T16:09:00Z">
        <w:del w:id="6683" w:author="哲均 宋" w:date="2019-08-16T14:29:00Z">
          <w:r w:rsidRPr="00ED175E" w:rsidDel="00566224">
            <w:rPr>
              <w:rFonts w:hint="eastAsia"/>
            </w:rPr>
            <w:delText>オブジェクト</w:delText>
          </w:r>
        </w:del>
      </w:ins>
      <w:del w:id="6684" w:author="哲均 宋" w:date="2019-08-16T14:29:00Z">
        <w:r w:rsidR="0096549F" w:rsidRPr="00ED175E" w:rsidDel="00566224">
          <w:delText>InnoProduct</w:delText>
        </w:r>
        <w:r w:rsidR="0096549F" w:rsidRPr="00ED175E" w:rsidDel="00566224">
          <w:rPr>
            <w:rFonts w:hint="eastAsia"/>
          </w:rPr>
          <w:delText>に登録される商品と保険エンティティとの関係</w:delText>
        </w:r>
      </w:del>
      <w:ins w:id="6685" w:author="Seongeun Woo" w:date="2016-07-06T16:09:00Z">
        <w:del w:id="6686" w:author="哲均 宋" w:date="2019-08-16T14:29:00Z">
          <w:r w:rsidRPr="00ED175E" w:rsidDel="00566224">
            <w:rPr>
              <w:rFonts w:hint="eastAsia"/>
            </w:rPr>
            <w:delText>とオブジェクトとオブジェクトとの関係規則</w:delText>
          </w:r>
        </w:del>
      </w:ins>
      <w:ins w:id="6687" w:author="InnoRules" w:date="2016-08-18T11:34:00Z">
        <w:del w:id="6688" w:author="哲均 宋" w:date="2019-08-16T14:29:00Z">
          <w:r w:rsidR="00B45CD1" w:rsidRPr="00ED175E" w:rsidDel="00566224">
            <w:rPr>
              <w:rFonts w:hint="eastAsia"/>
            </w:rPr>
            <w:delText>関係ルール</w:delText>
          </w:r>
        </w:del>
      </w:ins>
      <w:ins w:id="6689" w:author="Seongeun Woo" w:date="2016-07-06T16:09:00Z">
        <w:del w:id="6690" w:author="哲均 宋" w:date="2019-08-16T14:29:00Z">
          <w:r w:rsidRPr="00ED175E" w:rsidDel="00566224">
            <w:rPr>
              <w:rFonts w:hint="eastAsia"/>
            </w:rPr>
            <w:delText>を保存するテーブルである。</w:delText>
          </w:r>
        </w:del>
      </w:ins>
      <w:ins w:id="6691" w:author="哲均 宋" w:date="2019-08-16T14:28:00Z">
        <w:r w:rsidR="00441C36" w:rsidRPr="00441C36">
          <w:t xml:space="preserve">It is a table for storing the relation between the upper and lower objects generated from the </w:t>
        </w:r>
        <w:r w:rsidR="00566224">
          <w:t>R</w:t>
        </w:r>
        <w:r w:rsidR="00441C36" w:rsidRPr="00441C36">
          <w:t xml:space="preserve">elation </w:t>
        </w:r>
        <w:r w:rsidR="00566224">
          <w:t>T</w:t>
        </w:r>
        <w:r w:rsidR="00441C36" w:rsidRPr="00441C36">
          <w:t xml:space="preserve">ype and the </w:t>
        </w:r>
        <w:r w:rsidR="00566224">
          <w:t>R</w:t>
        </w:r>
        <w:r w:rsidR="00441C36" w:rsidRPr="00441C36">
          <w:t xml:space="preserve">elation </w:t>
        </w:r>
      </w:ins>
      <w:ins w:id="6692" w:author="哲均 宋" w:date="2019-08-16T14:29:00Z">
        <w:r w:rsidR="00566224">
          <w:t>R</w:t>
        </w:r>
      </w:ins>
      <w:ins w:id="6693" w:author="哲均 宋" w:date="2019-08-16T14:28:00Z">
        <w:r w:rsidR="00441C36" w:rsidRPr="00441C36">
          <w:t>ule.</w:t>
        </w:r>
      </w:ins>
      <w:del w:id="6694" w:author="Seongeun Woo" w:date="2016-07-06T16:10:00Z">
        <w:r w:rsidR="0096549F" w:rsidRPr="00ED175E" w:rsidDel="00497760">
          <w:rPr>
            <w:rFonts w:hint="eastAsia"/>
          </w:rPr>
          <w:delText>・関係ルールが保存されるテーブルである。</w:delText>
        </w:r>
      </w:del>
    </w:p>
    <w:p w14:paraId="1BEE228C" w14:textId="2B5E42EC" w:rsidR="0096549F" w:rsidRDefault="0096549F" w:rsidP="00441C36">
      <w:pPr>
        <w:autoSpaceDE w:val="0"/>
        <w:autoSpaceDN w:val="0"/>
        <w:jc w:val="left"/>
        <w:rPr>
          <w:ins w:id="6695" w:author="哲均 宋" w:date="2019-08-16T14:28:00Z"/>
          <w:rFonts w:hint="eastAsia"/>
        </w:rPr>
        <w:pPrChange w:id="6696" w:author="哲均 宋" w:date="2019-08-16T14:28:00Z">
          <w:pPr>
            <w:pStyle w:val="-00"/>
            <w:wordWrap/>
          </w:pPr>
        </w:pPrChange>
      </w:pPr>
    </w:p>
    <w:p w14:paraId="5A3A3445" w14:textId="77777777" w:rsidR="00441C36" w:rsidRPr="00ED175E" w:rsidRDefault="00441C36">
      <w:pPr>
        <w:pStyle w:val="-00"/>
        <w:wordWrap/>
        <w:rPr>
          <w:rFonts w:hint="eastAsia"/>
          <w:lang w:eastAsia="ja-JP"/>
        </w:rPr>
        <w:pPrChange w:id="6697" w:author="Seongeun Woo" w:date="2016-10-13T18:44:00Z">
          <w:pPr>
            <w:pStyle w:val="-00"/>
          </w:pPr>
        </w:pPrChange>
      </w:pPr>
    </w:p>
    <w:p w14:paraId="77DAB4D3" w14:textId="4D381332" w:rsidR="0002093E" w:rsidRPr="00ED175E" w:rsidRDefault="0002093E">
      <w:pPr>
        <w:pStyle w:val="af6"/>
        <w:keepNext/>
        <w:autoSpaceDE w:val="0"/>
        <w:autoSpaceDN w:val="0"/>
        <w:pPrChange w:id="6698" w:author="Seongeun Woo" w:date="2016-10-13T18:44:00Z">
          <w:pPr>
            <w:pStyle w:val="af6"/>
            <w:keepNext/>
          </w:pPr>
        </w:pPrChange>
      </w:pPr>
      <w:r w:rsidRPr="00ED175E">
        <w:t xml:space="preserve"> </w:t>
      </w:r>
      <w:del w:id="6699" w:author="哲均 宋" w:date="2019-08-16T08:55:00Z">
        <w:r w:rsidRPr="00ED175E" w:rsidDel="003566B2">
          <w:delText>[</w:delText>
        </w:r>
        <w:r w:rsidRPr="00ED175E" w:rsidDel="003566B2">
          <w:rPr>
            <w:rFonts w:hint="eastAsia"/>
          </w:rPr>
          <w:delText>表</w:delText>
        </w:r>
      </w:del>
      <w:ins w:id="6700"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21</w:t>
      </w:r>
      <w:r w:rsidRPr="0073721B">
        <w:fldChar w:fldCharType="end"/>
      </w:r>
      <w:r w:rsidRPr="00ED175E">
        <w:t xml:space="preserve"> </w:t>
      </w:r>
      <w:del w:id="6701" w:author="哲均 宋" w:date="2019-08-16T08:58:00Z">
        <w:r w:rsidRPr="00ED175E" w:rsidDel="003566B2">
          <w:rPr>
            <w:rFonts w:hint="eastAsia"/>
          </w:rPr>
          <w:delText>主要カラム</w:delText>
        </w:r>
        <w:r w:rsidRPr="00ED175E" w:rsidDel="003566B2">
          <w:delText>]</w:delText>
        </w:r>
      </w:del>
      <w:ins w:id="6702" w:author="哲均 宋" w:date="2019-08-16T08:58:00Z">
        <w:r w:rsidR="003566B2">
          <w:rPr>
            <w:rFonts w:hint="eastAsia"/>
          </w:rPr>
          <w:t>Main Column]</w:t>
        </w:r>
      </w:ins>
    </w:p>
    <w:tbl>
      <w:tblPr>
        <w:tblStyle w:val="af5"/>
        <w:tblW w:w="9498" w:type="dxa"/>
        <w:tblInd w:w="108" w:type="dxa"/>
        <w:tblLook w:val="04A0" w:firstRow="1" w:lastRow="0" w:firstColumn="1" w:lastColumn="0" w:noHBand="0" w:noVBand="1"/>
      </w:tblPr>
      <w:tblGrid>
        <w:gridCol w:w="1913"/>
        <w:gridCol w:w="4811"/>
        <w:gridCol w:w="2774"/>
        <w:tblGridChange w:id="6703">
          <w:tblGrid>
            <w:gridCol w:w="1701"/>
            <w:gridCol w:w="212"/>
            <w:gridCol w:w="4750"/>
            <w:gridCol w:w="61"/>
            <w:gridCol w:w="2774"/>
          </w:tblGrid>
        </w:tblGridChange>
      </w:tblGrid>
      <w:tr w:rsidR="003566B2" w:rsidRPr="00ED175E" w14:paraId="5F1056EC" w14:textId="77777777" w:rsidTr="00566224">
        <w:tc>
          <w:tcPr>
            <w:tcW w:w="1913" w:type="dxa"/>
            <w:shd w:val="clear" w:color="auto" w:fill="EEECE1"/>
            <w:vAlign w:val="center"/>
          </w:tcPr>
          <w:p w14:paraId="15A64A18" w14:textId="205761C0" w:rsidR="003566B2" w:rsidRPr="00ED175E" w:rsidRDefault="003566B2" w:rsidP="003566B2">
            <w:pPr>
              <w:pStyle w:val="afc"/>
              <w:wordWrap/>
              <w:pPrChange w:id="6704" w:author="Seongeun Woo" w:date="2016-10-13T18:44:00Z">
                <w:pPr>
                  <w:pStyle w:val="afc"/>
                </w:pPr>
              </w:pPrChange>
            </w:pPr>
            <w:ins w:id="6705" w:author="哲均 宋" w:date="2019-08-16T08:51:00Z">
              <w:r>
                <w:rPr>
                  <w:rFonts w:hint="eastAsia"/>
                </w:rPr>
                <w:t>C</w:t>
              </w:r>
              <w:r>
                <w:t>olumn Name</w:t>
              </w:r>
            </w:ins>
            <w:del w:id="6706" w:author="哲均 宋" w:date="2019-08-16T08:51:00Z">
              <w:r w:rsidRPr="00ED175E" w:rsidDel="006C04EF">
                <w:delText>COLUNM</w:delText>
              </w:r>
            </w:del>
            <w:ins w:id="6707" w:author="Seongeun Woo" w:date="2016-07-06T16:13:00Z">
              <w:del w:id="6708" w:author="哲均 宋" w:date="2019-08-16T08:51:00Z">
                <w:r w:rsidRPr="00ED175E" w:rsidDel="006C04EF">
                  <w:delText>COLUMN</w:delText>
                </w:r>
              </w:del>
            </w:ins>
            <w:del w:id="6709" w:author="哲均 宋" w:date="2019-08-16T08:51:00Z">
              <w:r w:rsidRPr="00ED175E" w:rsidDel="006C04EF">
                <w:delText xml:space="preserve"> NAME</w:delText>
              </w:r>
            </w:del>
            <w:ins w:id="6710" w:author="류종우" w:date="2016-08-10T10:39:00Z">
              <w:del w:id="6711" w:author="哲均 宋" w:date="2019-08-16T08:51:00Z">
                <w:r w:rsidRPr="00ED175E" w:rsidDel="006C04EF">
                  <w:rPr>
                    <w:rFonts w:hint="eastAsia"/>
                  </w:rPr>
                  <w:delText>カラム名</w:delText>
                </w:r>
              </w:del>
            </w:ins>
          </w:p>
        </w:tc>
        <w:tc>
          <w:tcPr>
            <w:tcW w:w="4811" w:type="dxa"/>
            <w:shd w:val="clear" w:color="auto" w:fill="EEECE1"/>
            <w:vAlign w:val="center"/>
          </w:tcPr>
          <w:p w14:paraId="2775256E" w14:textId="6AB5D9D0" w:rsidR="003566B2" w:rsidRPr="00ED175E" w:rsidRDefault="003566B2" w:rsidP="003566B2">
            <w:pPr>
              <w:pStyle w:val="afc"/>
              <w:wordWrap/>
              <w:pPrChange w:id="6712" w:author="Seongeun Woo" w:date="2016-10-13T18:44:00Z">
                <w:pPr>
                  <w:pStyle w:val="afc"/>
                </w:pPr>
              </w:pPrChange>
            </w:pPr>
            <w:ins w:id="6713" w:author="哲均 宋" w:date="2019-08-16T08:51:00Z">
              <w:r>
                <w:rPr>
                  <w:rFonts w:hint="eastAsia"/>
                </w:rPr>
                <w:t>D</w:t>
              </w:r>
              <w:r>
                <w:t>escription</w:t>
              </w:r>
            </w:ins>
            <w:del w:id="6714" w:author="哲均 宋" w:date="2019-08-16T08:51:00Z">
              <w:r w:rsidRPr="00ED175E" w:rsidDel="006C04EF">
                <w:rPr>
                  <w:rFonts w:hint="eastAsia"/>
                </w:rPr>
                <w:delText>説明</w:delText>
              </w:r>
            </w:del>
          </w:p>
        </w:tc>
        <w:tc>
          <w:tcPr>
            <w:tcW w:w="2774" w:type="dxa"/>
            <w:shd w:val="clear" w:color="auto" w:fill="EEECE1"/>
            <w:vAlign w:val="center"/>
          </w:tcPr>
          <w:p w14:paraId="5429B4F7" w14:textId="779767C3" w:rsidR="003566B2" w:rsidRPr="00ED175E" w:rsidRDefault="003566B2" w:rsidP="003566B2">
            <w:pPr>
              <w:pStyle w:val="afc"/>
              <w:wordWrap/>
              <w:pPrChange w:id="6715" w:author="Seongeun Woo" w:date="2016-10-13T18:44:00Z">
                <w:pPr>
                  <w:pStyle w:val="afc"/>
                </w:pPr>
              </w:pPrChange>
            </w:pPr>
            <w:ins w:id="6716" w:author="哲均 宋" w:date="2019-08-16T08:51:00Z">
              <w:r w:rsidRPr="001D2C85">
                <w:t>Remarks</w:t>
              </w:r>
            </w:ins>
            <w:del w:id="6717" w:author="哲均 宋" w:date="2019-08-16T08:51:00Z">
              <w:r w:rsidRPr="00ED175E" w:rsidDel="006C04EF">
                <w:rPr>
                  <w:rFonts w:hint="eastAsia"/>
                </w:rPr>
                <w:delText>備考</w:delText>
              </w:r>
            </w:del>
          </w:p>
        </w:tc>
      </w:tr>
      <w:tr w:rsidR="0096549F" w:rsidRPr="00ED175E" w14:paraId="534B590E" w14:textId="77777777" w:rsidTr="00566224">
        <w:tblPrEx>
          <w:tblW w:w="9498" w:type="dxa"/>
          <w:tblInd w:w="108" w:type="dxa"/>
          <w:tblPrExChange w:id="6718" w:author="Seongeun Woo" w:date="2016-07-06T16:18:00Z">
            <w:tblPrEx>
              <w:tblW w:w="9498" w:type="dxa"/>
              <w:tblInd w:w="108" w:type="dxa"/>
            </w:tblPrEx>
          </w:tblPrExChange>
        </w:tblPrEx>
        <w:tc>
          <w:tcPr>
            <w:tcW w:w="1913" w:type="dxa"/>
            <w:shd w:val="clear" w:color="auto" w:fill="EEECE1"/>
            <w:vAlign w:val="center"/>
            <w:tcPrChange w:id="6719" w:author="Seongeun Woo" w:date="2016-07-06T16:18:00Z">
              <w:tcPr>
                <w:tcW w:w="1701" w:type="dxa"/>
                <w:shd w:val="clear" w:color="auto" w:fill="F2F2F2" w:themeFill="background1" w:themeFillShade="F2"/>
                <w:vAlign w:val="center"/>
              </w:tcPr>
            </w:tcPrChange>
          </w:tcPr>
          <w:p w14:paraId="10E38ADB" w14:textId="77777777" w:rsidR="0096549F" w:rsidRPr="00ED175E" w:rsidRDefault="0096549F">
            <w:pPr>
              <w:pStyle w:val="25"/>
              <w:autoSpaceDE w:val="0"/>
              <w:autoSpaceDN w:val="0"/>
              <w:rPr>
                <w:b/>
              </w:rPr>
              <w:pPrChange w:id="6720" w:author="Seongeun Woo" w:date="2016-10-13T18:44:00Z">
                <w:pPr>
                  <w:pStyle w:val="25"/>
                </w:pPr>
              </w:pPrChange>
            </w:pPr>
            <w:r w:rsidRPr="00ED175E">
              <w:rPr>
                <w:b/>
              </w:rPr>
              <w:t>INV_TYPE</w:t>
            </w:r>
          </w:p>
        </w:tc>
        <w:tc>
          <w:tcPr>
            <w:tcW w:w="4811" w:type="dxa"/>
            <w:vAlign w:val="center"/>
            <w:tcPrChange w:id="6721" w:author="Seongeun Woo" w:date="2016-07-06T16:18:00Z">
              <w:tcPr>
                <w:tcW w:w="4962" w:type="dxa"/>
                <w:gridSpan w:val="2"/>
                <w:vAlign w:val="center"/>
              </w:tcPr>
            </w:tcPrChange>
          </w:tcPr>
          <w:p w14:paraId="0452B559" w14:textId="034F67F0" w:rsidR="0096549F" w:rsidRPr="00ED175E" w:rsidRDefault="00566224">
            <w:pPr>
              <w:pStyle w:val="afb"/>
              <w:autoSpaceDE w:val="0"/>
              <w:autoSpaceDN w:val="0"/>
              <w:pPrChange w:id="6722" w:author="Seongeun Woo" w:date="2016-10-13T18:44:00Z">
                <w:pPr>
                  <w:pStyle w:val="afb"/>
                </w:pPr>
              </w:pPrChange>
            </w:pPr>
            <w:ins w:id="6723" w:author="哲均 宋" w:date="2019-08-16T14:29:00Z">
              <w:r>
                <w:rPr>
                  <w:rFonts w:hint="eastAsia"/>
                </w:rPr>
                <w:t>R</w:t>
              </w:r>
              <w:r>
                <w:t xml:space="preserve">elation Type </w:t>
              </w:r>
            </w:ins>
            <w:del w:id="6724" w:author="Seongeun Woo" w:date="2016-07-06T16:10:00Z">
              <w:r w:rsidR="0096549F" w:rsidRPr="00ED175E" w:rsidDel="00497760">
                <w:rPr>
                  <w:rFonts w:hint="eastAsia"/>
                </w:rPr>
                <w:delText>生成される</w:delText>
              </w:r>
            </w:del>
            <w:del w:id="6725" w:author="哲均 宋" w:date="2019-08-16T14:30:00Z">
              <w:r w:rsidR="0096549F" w:rsidRPr="00ED175E" w:rsidDel="00566224">
                <w:rPr>
                  <w:rFonts w:hint="eastAsia"/>
                </w:rPr>
                <w:delText>関係類型の</w:delText>
              </w:r>
            </w:del>
            <w:r w:rsidR="0096549F" w:rsidRPr="00ED175E">
              <w:t>ID</w:t>
            </w:r>
          </w:p>
        </w:tc>
        <w:tc>
          <w:tcPr>
            <w:tcW w:w="2774" w:type="dxa"/>
            <w:vAlign w:val="center"/>
            <w:tcPrChange w:id="6726" w:author="Seongeun Woo" w:date="2016-07-06T16:18:00Z">
              <w:tcPr>
                <w:tcW w:w="2835" w:type="dxa"/>
                <w:gridSpan w:val="2"/>
                <w:vAlign w:val="center"/>
              </w:tcPr>
            </w:tcPrChange>
          </w:tcPr>
          <w:p w14:paraId="7403DD3D" w14:textId="7767E075" w:rsidR="0096549F" w:rsidRPr="00ED175E" w:rsidRDefault="00566224">
            <w:pPr>
              <w:pStyle w:val="afb"/>
              <w:autoSpaceDE w:val="0"/>
              <w:autoSpaceDN w:val="0"/>
              <w:pPrChange w:id="6727" w:author="Seongeun Woo" w:date="2016-10-13T18:44:00Z">
                <w:pPr>
                  <w:pStyle w:val="afb"/>
                </w:pPr>
              </w:pPrChange>
            </w:pPr>
            <w:ins w:id="6728" w:author="哲均 宋" w:date="2019-08-16T14:30:00Z">
              <w:r w:rsidRPr="001D2C85">
                <w:t xml:space="preserve">ID </w:t>
              </w:r>
            </w:ins>
            <w:ins w:id="6729" w:author="哲均 宋" w:date="2019-08-16T14:35:00Z">
              <w:r w:rsidR="007C0E9B">
                <w:t>stored in</w:t>
              </w:r>
            </w:ins>
            <w:ins w:id="6730" w:author="哲均 宋" w:date="2019-08-16T14:30:00Z">
              <w:r w:rsidRPr="001D2C85">
                <w:t xml:space="preserve"> </w:t>
              </w:r>
              <w:r w:rsidRPr="00AF5048">
                <w:rPr>
                  <w:rFonts w:hint="eastAsia"/>
                </w:rPr>
                <w:t>OBJINV_TYPE</w:t>
              </w:r>
            </w:ins>
            <w:del w:id="6731" w:author="哲均 宋" w:date="2019-08-16T14:30:00Z">
              <w:r w:rsidR="0096549F" w:rsidRPr="00ED175E" w:rsidDel="00566224">
                <w:delText>OBJINV_TYPE</w:delText>
              </w:r>
              <w:r w:rsidR="0096549F" w:rsidRPr="00ED175E" w:rsidDel="00566224">
                <w:rPr>
                  <w:rFonts w:hint="eastAsia"/>
                </w:rPr>
                <w:delText>の</w:delText>
              </w:r>
              <w:r w:rsidR="0096549F" w:rsidRPr="00ED175E" w:rsidDel="00566224">
                <w:delText>ID</w:delText>
              </w:r>
            </w:del>
          </w:p>
        </w:tc>
      </w:tr>
      <w:tr w:rsidR="00566224" w:rsidRPr="00ED175E" w14:paraId="07C505A1" w14:textId="77777777" w:rsidTr="00566224">
        <w:tblPrEx>
          <w:tblW w:w="9498" w:type="dxa"/>
          <w:tblInd w:w="108" w:type="dxa"/>
          <w:tblPrExChange w:id="6732" w:author="Seongeun Woo" w:date="2016-07-06T16:18:00Z">
            <w:tblPrEx>
              <w:tblW w:w="9498" w:type="dxa"/>
              <w:tblInd w:w="108" w:type="dxa"/>
            </w:tblPrEx>
          </w:tblPrExChange>
        </w:tblPrEx>
        <w:tc>
          <w:tcPr>
            <w:tcW w:w="1913" w:type="dxa"/>
            <w:shd w:val="clear" w:color="auto" w:fill="EEECE1"/>
            <w:vAlign w:val="center"/>
            <w:tcPrChange w:id="6733" w:author="Seongeun Woo" w:date="2016-07-06T16:18:00Z">
              <w:tcPr>
                <w:tcW w:w="1701" w:type="dxa"/>
                <w:shd w:val="clear" w:color="auto" w:fill="F2F2F2" w:themeFill="background1" w:themeFillShade="F2"/>
                <w:vAlign w:val="center"/>
              </w:tcPr>
            </w:tcPrChange>
          </w:tcPr>
          <w:p w14:paraId="0CA45D82" w14:textId="77777777" w:rsidR="00566224" w:rsidRPr="00ED175E" w:rsidRDefault="00566224" w:rsidP="00566224">
            <w:pPr>
              <w:pStyle w:val="25"/>
              <w:autoSpaceDE w:val="0"/>
              <w:autoSpaceDN w:val="0"/>
              <w:rPr>
                <w:b/>
              </w:rPr>
              <w:pPrChange w:id="6734" w:author="Seongeun Woo" w:date="2016-10-13T18:44:00Z">
                <w:pPr>
                  <w:pStyle w:val="25"/>
                </w:pPr>
              </w:pPrChange>
            </w:pPr>
            <w:r w:rsidRPr="00ED175E">
              <w:rPr>
                <w:b/>
              </w:rPr>
              <w:t>SID</w:t>
            </w:r>
          </w:p>
        </w:tc>
        <w:tc>
          <w:tcPr>
            <w:tcW w:w="4811" w:type="dxa"/>
            <w:vAlign w:val="center"/>
            <w:tcPrChange w:id="6735" w:author="Seongeun Woo" w:date="2016-07-06T16:18:00Z">
              <w:tcPr>
                <w:tcW w:w="4962" w:type="dxa"/>
                <w:gridSpan w:val="2"/>
                <w:vAlign w:val="center"/>
              </w:tcPr>
            </w:tcPrChange>
          </w:tcPr>
          <w:p w14:paraId="18A3FB87" w14:textId="1FEFADB2" w:rsidR="00566224" w:rsidRPr="00ED175E" w:rsidRDefault="00566224" w:rsidP="00566224">
            <w:pPr>
              <w:pStyle w:val="afb"/>
              <w:autoSpaceDE w:val="0"/>
              <w:autoSpaceDN w:val="0"/>
              <w:pPrChange w:id="6736" w:author="Seongeun Woo" w:date="2016-10-13T18:44:00Z">
                <w:pPr>
                  <w:pStyle w:val="afb"/>
                </w:pPr>
              </w:pPrChange>
            </w:pPr>
            <w:ins w:id="6737" w:author="哲均 宋" w:date="2019-08-16T14:30:00Z">
              <w:r w:rsidRPr="001567CF">
                <w:t xml:space="preserve">ID of the </w:t>
              </w:r>
              <w:r>
                <w:t xml:space="preserve">upper level </w:t>
              </w:r>
              <w:r w:rsidRPr="001567CF">
                <w:t>object</w:t>
              </w:r>
            </w:ins>
            <w:del w:id="6738" w:author="哲均 宋" w:date="2019-08-16T14:30:00Z">
              <w:r w:rsidRPr="00ED175E" w:rsidDel="009128B9">
                <w:rPr>
                  <w:rFonts w:hint="eastAsia"/>
                </w:rPr>
                <w:delText>関係生成時に上位に該当するエンティティ</w:delText>
              </w:r>
            </w:del>
            <w:ins w:id="6739" w:author="Seongeun Woo" w:date="2016-07-06T11:18:00Z">
              <w:del w:id="6740" w:author="哲均 宋" w:date="2019-08-16T14:30:00Z">
                <w:r w:rsidRPr="00ED175E" w:rsidDel="009128B9">
                  <w:rPr>
                    <w:rFonts w:hint="eastAsia"/>
                  </w:rPr>
                  <w:delText>オブジェクト</w:delText>
                </w:r>
              </w:del>
            </w:ins>
            <w:del w:id="6741" w:author="哲均 宋" w:date="2019-08-16T14:30:00Z">
              <w:r w:rsidRPr="00ED175E" w:rsidDel="009128B9">
                <w:rPr>
                  <w:rFonts w:hint="eastAsia"/>
                </w:rPr>
                <w:delText>の</w:delText>
              </w:r>
              <w:r w:rsidRPr="00ED175E" w:rsidDel="009128B9">
                <w:delText>ID</w:delText>
              </w:r>
            </w:del>
          </w:p>
        </w:tc>
        <w:tc>
          <w:tcPr>
            <w:tcW w:w="2774" w:type="dxa"/>
            <w:vAlign w:val="center"/>
            <w:tcPrChange w:id="6742" w:author="Seongeun Woo" w:date="2016-07-06T16:18:00Z">
              <w:tcPr>
                <w:tcW w:w="2835" w:type="dxa"/>
                <w:gridSpan w:val="2"/>
                <w:vAlign w:val="center"/>
              </w:tcPr>
            </w:tcPrChange>
          </w:tcPr>
          <w:p w14:paraId="65F51F77" w14:textId="365C8063" w:rsidR="00566224" w:rsidRPr="00ED175E" w:rsidRDefault="00566224" w:rsidP="00566224">
            <w:pPr>
              <w:pStyle w:val="afb"/>
              <w:autoSpaceDE w:val="0"/>
              <w:autoSpaceDN w:val="0"/>
              <w:pPrChange w:id="6743" w:author="Seongeun Woo" w:date="2016-10-13T18:44:00Z">
                <w:pPr>
                  <w:pStyle w:val="afb"/>
                </w:pPr>
              </w:pPrChange>
            </w:pPr>
            <w:ins w:id="6744" w:author="哲均 宋" w:date="2019-08-16T14:30:00Z">
              <w:r w:rsidRPr="00AF5048">
                <w:rPr>
                  <w:rFonts w:hint="eastAsia"/>
                </w:rPr>
                <w:t>SID</w:t>
              </w:r>
              <w:r w:rsidRPr="001D2C85">
                <w:t xml:space="preserve"> </w:t>
              </w:r>
            </w:ins>
            <w:ins w:id="6745" w:author="哲均 宋" w:date="2019-08-16T14:35:00Z">
              <w:r w:rsidR="007C0E9B">
                <w:t>stored in</w:t>
              </w:r>
            </w:ins>
            <w:ins w:id="6746" w:author="哲均 宋" w:date="2019-08-16T14:30:00Z">
              <w:r w:rsidRPr="001D2C85">
                <w:t xml:space="preserve"> </w:t>
              </w:r>
              <w:r w:rsidRPr="00AF5048">
                <w:rPr>
                  <w:rFonts w:hint="eastAsia"/>
                </w:rPr>
                <w:t>OBJ_MAIN</w:t>
              </w:r>
            </w:ins>
            <w:del w:id="6747" w:author="哲均 宋" w:date="2019-08-16T14:30:00Z">
              <w:r w:rsidRPr="00ED175E" w:rsidDel="009128B9">
                <w:delText>OBJ_MAIN</w:delText>
              </w:r>
              <w:r w:rsidRPr="00ED175E" w:rsidDel="009128B9">
                <w:rPr>
                  <w:rFonts w:hint="eastAsia"/>
                </w:rPr>
                <w:delText>の</w:delText>
              </w:r>
              <w:r w:rsidRPr="00ED175E" w:rsidDel="009128B9">
                <w:delText>SID</w:delText>
              </w:r>
            </w:del>
          </w:p>
        </w:tc>
      </w:tr>
      <w:tr w:rsidR="00566224" w:rsidRPr="00ED175E" w14:paraId="72BEC0B3" w14:textId="77777777" w:rsidTr="00566224">
        <w:tblPrEx>
          <w:tblW w:w="9498" w:type="dxa"/>
          <w:tblInd w:w="108" w:type="dxa"/>
          <w:tblPrExChange w:id="6748" w:author="Seongeun Woo" w:date="2016-07-06T16:18:00Z">
            <w:tblPrEx>
              <w:tblW w:w="9498" w:type="dxa"/>
              <w:tblInd w:w="108" w:type="dxa"/>
            </w:tblPrEx>
          </w:tblPrExChange>
        </w:tblPrEx>
        <w:tc>
          <w:tcPr>
            <w:tcW w:w="1913" w:type="dxa"/>
            <w:shd w:val="clear" w:color="auto" w:fill="EEECE1"/>
            <w:vAlign w:val="center"/>
            <w:tcPrChange w:id="6749" w:author="Seongeun Woo" w:date="2016-07-06T16:18:00Z">
              <w:tcPr>
                <w:tcW w:w="1701" w:type="dxa"/>
                <w:shd w:val="clear" w:color="auto" w:fill="F2F2F2" w:themeFill="background1" w:themeFillShade="F2"/>
                <w:vAlign w:val="center"/>
              </w:tcPr>
            </w:tcPrChange>
          </w:tcPr>
          <w:p w14:paraId="2C75AC75" w14:textId="77777777" w:rsidR="00566224" w:rsidRPr="00ED175E" w:rsidRDefault="00566224" w:rsidP="00566224">
            <w:pPr>
              <w:pStyle w:val="25"/>
              <w:autoSpaceDE w:val="0"/>
              <w:autoSpaceDN w:val="0"/>
              <w:rPr>
                <w:b/>
              </w:rPr>
              <w:pPrChange w:id="6750" w:author="Seongeun Woo" w:date="2016-10-13T18:44:00Z">
                <w:pPr>
                  <w:pStyle w:val="25"/>
                </w:pPr>
              </w:pPrChange>
            </w:pPr>
            <w:r w:rsidRPr="00ED175E">
              <w:rPr>
                <w:b/>
              </w:rPr>
              <w:t>SUBSID</w:t>
            </w:r>
          </w:p>
        </w:tc>
        <w:tc>
          <w:tcPr>
            <w:tcW w:w="4811" w:type="dxa"/>
            <w:vAlign w:val="center"/>
            <w:tcPrChange w:id="6751" w:author="Seongeun Woo" w:date="2016-07-06T16:18:00Z">
              <w:tcPr>
                <w:tcW w:w="4962" w:type="dxa"/>
                <w:gridSpan w:val="2"/>
                <w:vAlign w:val="center"/>
              </w:tcPr>
            </w:tcPrChange>
          </w:tcPr>
          <w:p w14:paraId="3965DC78" w14:textId="61FDC635" w:rsidR="00566224" w:rsidRPr="00ED175E" w:rsidRDefault="00566224" w:rsidP="00566224">
            <w:pPr>
              <w:pStyle w:val="afb"/>
              <w:autoSpaceDE w:val="0"/>
              <w:autoSpaceDN w:val="0"/>
              <w:pPrChange w:id="6752" w:author="Seongeun Woo" w:date="2016-10-13T18:44:00Z">
                <w:pPr>
                  <w:pStyle w:val="afb"/>
                </w:pPr>
              </w:pPrChange>
            </w:pPr>
            <w:ins w:id="6753" w:author="哲均 宋" w:date="2019-08-16T14:30:00Z">
              <w:r w:rsidRPr="001567CF">
                <w:t xml:space="preserve">ID of the </w:t>
              </w:r>
              <w:r>
                <w:t xml:space="preserve">lower level </w:t>
              </w:r>
              <w:r w:rsidRPr="001567CF">
                <w:t>object</w:t>
              </w:r>
            </w:ins>
            <w:del w:id="6754" w:author="哲均 宋" w:date="2019-08-16T14:30:00Z">
              <w:r w:rsidRPr="00ED175E" w:rsidDel="009128B9">
                <w:rPr>
                  <w:rFonts w:hint="eastAsia"/>
                </w:rPr>
                <w:delText>関係生成時に下位に該当するエンティティ</w:delText>
              </w:r>
            </w:del>
            <w:ins w:id="6755" w:author="Seongeun Woo" w:date="2016-07-06T11:18:00Z">
              <w:del w:id="6756" w:author="哲均 宋" w:date="2019-08-16T14:30:00Z">
                <w:r w:rsidRPr="00ED175E" w:rsidDel="009128B9">
                  <w:rPr>
                    <w:rFonts w:hint="eastAsia"/>
                  </w:rPr>
                  <w:delText>オブジェクト</w:delText>
                </w:r>
              </w:del>
            </w:ins>
            <w:del w:id="6757" w:author="哲均 宋" w:date="2019-08-16T14:30:00Z">
              <w:r w:rsidRPr="00ED175E" w:rsidDel="009128B9">
                <w:rPr>
                  <w:rFonts w:hint="eastAsia"/>
                </w:rPr>
                <w:delText>の</w:delText>
              </w:r>
              <w:r w:rsidRPr="00ED175E" w:rsidDel="009128B9">
                <w:delText>ID</w:delText>
              </w:r>
            </w:del>
          </w:p>
        </w:tc>
        <w:tc>
          <w:tcPr>
            <w:tcW w:w="2774" w:type="dxa"/>
            <w:vAlign w:val="center"/>
            <w:tcPrChange w:id="6758" w:author="Seongeun Woo" w:date="2016-07-06T16:18:00Z">
              <w:tcPr>
                <w:tcW w:w="2835" w:type="dxa"/>
                <w:gridSpan w:val="2"/>
                <w:vAlign w:val="center"/>
              </w:tcPr>
            </w:tcPrChange>
          </w:tcPr>
          <w:p w14:paraId="13C7CAE0" w14:textId="0857CEE4" w:rsidR="00566224" w:rsidRPr="00ED175E" w:rsidRDefault="00566224" w:rsidP="00566224">
            <w:pPr>
              <w:pStyle w:val="afb"/>
              <w:autoSpaceDE w:val="0"/>
              <w:autoSpaceDN w:val="0"/>
              <w:pPrChange w:id="6759" w:author="Seongeun Woo" w:date="2016-10-13T18:44:00Z">
                <w:pPr>
                  <w:pStyle w:val="afb"/>
                </w:pPr>
              </w:pPrChange>
            </w:pPr>
            <w:ins w:id="6760" w:author="哲均 宋" w:date="2019-08-16T14:30:00Z">
              <w:r w:rsidRPr="00AF5048">
                <w:rPr>
                  <w:rFonts w:hint="eastAsia"/>
                </w:rPr>
                <w:t>SID</w:t>
              </w:r>
              <w:r w:rsidRPr="001D2C85">
                <w:t xml:space="preserve"> </w:t>
              </w:r>
            </w:ins>
            <w:ins w:id="6761" w:author="哲均 宋" w:date="2019-08-16T14:35:00Z">
              <w:r w:rsidR="007C0E9B">
                <w:t>stored in</w:t>
              </w:r>
            </w:ins>
            <w:ins w:id="6762" w:author="哲均 宋" w:date="2019-08-16T14:30:00Z">
              <w:r w:rsidRPr="001D2C85">
                <w:t xml:space="preserve"> </w:t>
              </w:r>
              <w:r w:rsidRPr="00AF5048">
                <w:rPr>
                  <w:rFonts w:hint="eastAsia"/>
                </w:rPr>
                <w:t>OBJ_MAIN</w:t>
              </w:r>
            </w:ins>
            <w:del w:id="6763" w:author="哲均 宋" w:date="2019-08-16T14:30:00Z">
              <w:r w:rsidRPr="00ED175E" w:rsidDel="009128B9">
                <w:delText>OBJ_MAIN</w:delText>
              </w:r>
              <w:r w:rsidRPr="00ED175E" w:rsidDel="009128B9">
                <w:rPr>
                  <w:rFonts w:hint="eastAsia"/>
                </w:rPr>
                <w:delText>の</w:delText>
              </w:r>
              <w:r w:rsidRPr="00ED175E" w:rsidDel="009128B9">
                <w:delText>SID</w:delText>
              </w:r>
            </w:del>
          </w:p>
        </w:tc>
      </w:tr>
      <w:tr w:rsidR="00566224" w:rsidRPr="00ED175E" w14:paraId="1864E4DF" w14:textId="77777777" w:rsidTr="00566224">
        <w:tblPrEx>
          <w:tblW w:w="9498" w:type="dxa"/>
          <w:tblInd w:w="108" w:type="dxa"/>
          <w:tblPrExChange w:id="6764" w:author="Seongeun Woo" w:date="2016-07-06T16:18:00Z">
            <w:tblPrEx>
              <w:tblW w:w="9498" w:type="dxa"/>
              <w:tblInd w:w="108" w:type="dxa"/>
            </w:tblPrEx>
          </w:tblPrExChange>
        </w:tblPrEx>
        <w:tc>
          <w:tcPr>
            <w:tcW w:w="1913" w:type="dxa"/>
            <w:shd w:val="clear" w:color="auto" w:fill="EEECE1"/>
            <w:vAlign w:val="center"/>
            <w:tcPrChange w:id="6765" w:author="Seongeun Woo" w:date="2016-07-06T16:18:00Z">
              <w:tcPr>
                <w:tcW w:w="1701" w:type="dxa"/>
                <w:shd w:val="clear" w:color="auto" w:fill="F2F2F2" w:themeFill="background1" w:themeFillShade="F2"/>
                <w:vAlign w:val="center"/>
              </w:tcPr>
            </w:tcPrChange>
          </w:tcPr>
          <w:p w14:paraId="1AF37E41" w14:textId="77777777" w:rsidR="00566224" w:rsidRPr="00ED175E" w:rsidRDefault="00566224" w:rsidP="00566224">
            <w:pPr>
              <w:pStyle w:val="25"/>
              <w:autoSpaceDE w:val="0"/>
              <w:autoSpaceDN w:val="0"/>
              <w:rPr>
                <w:b/>
              </w:rPr>
              <w:pPrChange w:id="6766" w:author="Seongeun Woo" w:date="2016-10-13T18:44:00Z">
                <w:pPr>
                  <w:pStyle w:val="25"/>
                </w:pPr>
              </w:pPrChange>
            </w:pPr>
            <w:r w:rsidRPr="00ED175E">
              <w:rPr>
                <w:b/>
              </w:rPr>
              <w:t>PROP_SID</w:t>
            </w:r>
          </w:p>
        </w:tc>
        <w:tc>
          <w:tcPr>
            <w:tcW w:w="4811" w:type="dxa"/>
            <w:vAlign w:val="center"/>
            <w:tcPrChange w:id="6767" w:author="Seongeun Woo" w:date="2016-07-06T16:18:00Z">
              <w:tcPr>
                <w:tcW w:w="4962" w:type="dxa"/>
                <w:gridSpan w:val="2"/>
                <w:vAlign w:val="center"/>
              </w:tcPr>
            </w:tcPrChange>
          </w:tcPr>
          <w:p w14:paraId="0A3F3465" w14:textId="4F5FED7A" w:rsidR="00566224" w:rsidRPr="00ED175E" w:rsidRDefault="00566224" w:rsidP="00566224">
            <w:pPr>
              <w:pStyle w:val="afb"/>
              <w:autoSpaceDE w:val="0"/>
              <w:autoSpaceDN w:val="0"/>
              <w:pPrChange w:id="6768" w:author="Seongeun Woo" w:date="2016-10-13T18:44:00Z">
                <w:pPr>
                  <w:pStyle w:val="afb"/>
                </w:pPr>
              </w:pPrChange>
            </w:pPr>
            <w:ins w:id="6769" w:author="哲均 宋" w:date="2019-08-16T14:31:00Z">
              <w:r w:rsidRPr="00C526DE">
                <w:t>ID of Relation Object that is created when generating relation</w:t>
              </w:r>
            </w:ins>
            <w:del w:id="6770" w:author="哲均 宋" w:date="2019-08-16T14:31:00Z">
              <w:r w:rsidRPr="00ED175E" w:rsidDel="00A8382A">
                <w:rPr>
                  <w:rFonts w:hint="eastAsia"/>
                </w:rPr>
                <w:delText>関係生成時に関係エンティティが生成される場合は、生成される</w:delText>
              </w:r>
            </w:del>
            <w:ins w:id="6771" w:author="Seongeun Woo" w:date="2016-07-06T16:11:00Z">
              <w:del w:id="6772" w:author="哲均 宋" w:date="2019-08-16T14:31:00Z">
                <w:r w:rsidRPr="00ED175E" w:rsidDel="00A8382A">
                  <w:rPr>
                    <w:rFonts w:hint="eastAsia"/>
                  </w:rPr>
                  <w:delText>上位・下位</w:delText>
                </w:r>
              </w:del>
            </w:ins>
            <w:del w:id="6773" w:author="哲均 宋" w:date="2019-08-16T14:31:00Z">
              <w:r w:rsidRPr="00ED175E" w:rsidDel="00A8382A">
                <w:rPr>
                  <w:rFonts w:hint="eastAsia"/>
                </w:rPr>
                <w:delText>関係エンティティ</w:delText>
              </w:r>
            </w:del>
            <w:ins w:id="6774" w:author="Seongeun Woo" w:date="2016-07-06T11:18:00Z">
              <w:del w:id="6775" w:author="哲均 宋" w:date="2019-08-16T14:31:00Z">
                <w:r w:rsidRPr="00ED175E" w:rsidDel="00A8382A">
                  <w:rPr>
                    <w:rFonts w:hint="eastAsia"/>
                  </w:rPr>
                  <w:delText>オブジェクト</w:delText>
                </w:r>
              </w:del>
            </w:ins>
            <w:ins w:id="6776" w:author="Seongeun Woo" w:date="2016-07-06T16:21:00Z">
              <w:del w:id="6777" w:author="哲均 宋" w:date="2019-08-16T14:31:00Z">
                <w:r w:rsidRPr="00ED175E" w:rsidDel="00A8382A">
                  <w:rPr>
                    <w:rFonts w:hint="eastAsia"/>
                  </w:rPr>
                  <w:delText>間の関係オブジェクト</w:delText>
                </w:r>
              </w:del>
            </w:ins>
            <w:del w:id="6778" w:author="哲均 宋" w:date="2019-08-16T14:31:00Z">
              <w:r w:rsidRPr="00ED175E" w:rsidDel="00A8382A">
                <w:rPr>
                  <w:rFonts w:hint="eastAsia"/>
                </w:rPr>
                <w:delText>の</w:delText>
              </w:r>
              <w:r w:rsidRPr="00ED175E" w:rsidDel="00A8382A">
                <w:delText>ID</w:delText>
              </w:r>
            </w:del>
          </w:p>
        </w:tc>
        <w:tc>
          <w:tcPr>
            <w:tcW w:w="2774" w:type="dxa"/>
            <w:vAlign w:val="center"/>
            <w:tcPrChange w:id="6779" w:author="Seongeun Woo" w:date="2016-07-06T16:18:00Z">
              <w:tcPr>
                <w:tcW w:w="2835" w:type="dxa"/>
                <w:gridSpan w:val="2"/>
                <w:vAlign w:val="center"/>
              </w:tcPr>
            </w:tcPrChange>
          </w:tcPr>
          <w:p w14:paraId="35C9C3AF" w14:textId="04A388C9" w:rsidR="00566224" w:rsidRPr="00ED175E" w:rsidRDefault="00540538" w:rsidP="00566224">
            <w:pPr>
              <w:pStyle w:val="afb"/>
              <w:autoSpaceDE w:val="0"/>
              <w:autoSpaceDN w:val="0"/>
              <w:pPrChange w:id="6780" w:author="Seongeun Woo" w:date="2016-10-13T18:44:00Z">
                <w:pPr>
                  <w:pStyle w:val="afb"/>
                </w:pPr>
              </w:pPrChange>
            </w:pPr>
            <w:ins w:id="6781" w:author="哲均 宋" w:date="2019-08-16T14:31:00Z">
              <w:r w:rsidRPr="00AF5048">
                <w:rPr>
                  <w:rFonts w:hint="eastAsia"/>
                </w:rPr>
                <w:t>SID</w:t>
              </w:r>
              <w:r w:rsidRPr="001D2C85">
                <w:t xml:space="preserve"> </w:t>
              </w:r>
            </w:ins>
            <w:ins w:id="6782" w:author="哲均 宋" w:date="2019-08-16T14:35:00Z">
              <w:r w:rsidR="007C0E9B">
                <w:t>stored in</w:t>
              </w:r>
            </w:ins>
            <w:ins w:id="6783" w:author="哲均 宋" w:date="2019-08-16T14:31:00Z">
              <w:r w:rsidRPr="001D2C85">
                <w:t xml:space="preserve"> </w:t>
              </w:r>
              <w:r w:rsidRPr="00AF5048">
                <w:rPr>
                  <w:rFonts w:hint="eastAsia"/>
                </w:rPr>
                <w:t>OBJ_MAIN</w:t>
              </w:r>
            </w:ins>
            <w:del w:id="6784" w:author="哲均 宋" w:date="2019-08-16T14:31:00Z">
              <w:r w:rsidR="00566224" w:rsidRPr="00ED175E" w:rsidDel="00540538">
                <w:delText>OBJ_MAIN</w:delText>
              </w:r>
              <w:r w:rsidR="00566224" w:rsidRPr="00ED175E" w:rsidDel="00540538">
                <w:rPr>
                  <w:rFonts w:hint="eastAsia"/>
                </w:rPr>
                <w:delText>の</w:delText>
              </w:r>
              <w:r w:rsidR="00566224" w:rsidRPr="00ED175E" w:rsidDel="00540538">
                <w:delText>SID</w:delText>
              </w:r>
            </w:del>
          </w:p>
        </w:tc>
      </w:tr>
      <w:tr w:rsidR="00540538" w:rsidRPr="00ED175E" w14:paraId="2CCCF3CE" w14:textId="77777777" w:rsidTr="00566224">
        <w:tblPrEx>
          <w:tblW w:w="9498" w:type="dxa"/>
          <w:tblInd w:w="108" w:type="dxa"/>
          <w:tblPrExChange w:id="6785" w:author="Seongeun Woo" w:date="2016-07-06T16:18:00Z">
            <w:tblPrEx>
              <w:tblW w:w="9498" w:type="dxa"/>
              <w:tblInd w:w="108" w:type="dxa"/>
            </w:tblPrEx>
          </w:tblPrExChange>
        </w:tblPrEx>
        <w:tc>
          <w:tcPr>
            <w:tcW w:w="1913" w:type="dxa"/>
            <w:shd w:val="clear" w:color="auto" w:fill="EEECE1"/>
            <w:vAlign w:val="center"/>
            <w:tcPrChange w:id="6786" w:author="Seongeun Woo" w:date="2016-07-06T16:18:00Z">
              <w:tcPr>
                <w:tcW w:w="1701" w:type="dxa"/>
                <w:shd w:val="clear" w:color="auto" w:fill="F2F2F2" w:themeFill="background1" w:themeFillShade="F2"/>
                <w:vAlign w:val="center"/>
              </w:tcPr>
            </w:tcPrChange>
          </w:tcPr>
          <w:p w14:paraId="71ACFFBF" w14:textId="77777777" w:rsidR="00540538" w:rsidRPr="00ED175E" w:rsidRDefault="00540538" w:rsidP="00540538">
            <w:pPr>
              <w:pStyle w:val="25"/>
              <w:autoSpaceDE w:val="0"/>
              <w:autoSpaceDN w:val="0"/>
              <w:rPr>
                <w:b/>
              </w:rPr>
              <w:pPrChange w:id="6787" w:author="Seongeun Woo" w:date="2016-10-13T18:44:00Z">
                <w:pPr>
                  <w:pStyle w:val="25"/>
                </w:pPr>
              </w:pPrChange>
            </w:pPr>
            <w:r w:rsidRPr="00ED175E">
              <w:rPr>
                <w:b/>
              </w:rPr>
              <w:t>SET_SEQ</w:t>
            </w:r>
          </w:p>
        </w:tc>
        <w:tc>
          <w:tcPr>
            <w:tcW w:w="4811" w:type="dxa"/>
            <w:vAlign w:val="center"/>
            <w:tcPrChange w:id="6788" w:author="Seongeun Woo" w:date="2016-07-06T16:18:00Z">
              <w:tcPr>
                <w:tcW w:w="4962" w:type="dxa"/>
                <w:gridSpan w:val="2"/>
                <w:vAlign w:val="center"/>
              </w:tcPr>
            </w:tcPrChange>
          </w:tcPr>
          <w:p w14:paraId="14DC4032" w14:textId="6820A983" w:rsidR="00540538" w:rsidRPr="00ED175E" w:rsidRDefault="00540538" w:rsidP="00540538">
            <w:pPr>
              <w:pStyle w:val="afb"/>
              <w:autoSpaceDE w:val="0"/>
              <w:autoSpaceDN w:val="0"/>
              <w:pPrChange w:id="6789" w:author="Seongeun Woo" w:date="2016-10-13T18:44:00Z">
                <w:pPr>
                  <w:pStyle w:val="afb"/>
                </w:pPr>
              </w:pPrChange>
            </w:pPr>
            <w:ins w:id="6790" w:author="哲均 宋" w:date="2019-08-16T14:33:00Z">
              <w:r w:rsidRPr="00C526DE">
                <w:t xml:space="preserve">Order for </w:t>
              </w:r>
              <w:r>
                <w:t>distinguishing</w:t>
              </w:r>
              <w:r w:rsidRPr="00C526DE">
                <w:t xml:space="preserve"> the same information when generating relation</w:t>
              </w:r>
              <w:r>
                <w:t>al</w:t>
              </w:r>
              <w:r w:rsidRPr="00C526DE">
                <w:t xml:space="preserve"> rules</w:t>
              </w:r>
            </w:ins>
            <w:ins w:id="6791" w:author="Seongeun Woo" w:date="2016-07-06T16:19:00Z">
              <w:del w:id="6792" w:author="哲均 宋" w:date="2019-08-16T14:33:00Z">
                <w:r w:rsidRPr="00ED175E" w:rsidDel="006629FE">
                  <w:rPr>
                    <w:rFonts w:hint="eastAsia"/>
                  </w:rPr>
                  <w:delText>同一</w:delText>
                </w:r>
              </w:del>
            </w:ins>
            <w:ins w:id="6793" w:author="InnoRules" w:date="2016-08-12T15:12:00Z">
              <w:del w:id="6794" w:author="哲均 宋" w:date="2019-08-16T14:33:00Z">
                <w:r w:rsidRPr="00ED175E" w:rsidDel="006629FE">
                  <w:rPr>
                    <w:rFonts w:hint="eastAsia"/>
                  </w:rPr>
                  <w:delText>の</w:delText>
                </w:r>
              </w:del>
            </w:ins>
            <w:ins w:id="6795" w:author="Seongeun Woo" w:date="2016-07-06T16:19:00Z">
              <w:del w:id="6796" w:author="哲均 宋" w:date="2019-08-16T14:33:00Z">
                <w:r w:rsidRPr="00ED175E" w:rsidDel="006629FE">
                  <w:rPr>
                    <w:rFonts w:hint="eastAsia"/>
                  </w:rPr>
                  <w:delText>な</w:delText>
                </w:r>
              </w:del>
            </w:ins>
            <w:del w:id="6797" w:author="哲均 宋" w:date="2019-08-16T14:33:00Z">
              <w:r w:rsidRPr="00ED175E" w:rsidDel="006629FE">
                <w:rPr>
                  <w:rFonts w:hint="eastAsia"/>
                </w:rPr>
                <w:delText>関係</w:delText>
              </w:r>
            </w:del>
            <w:ins w:id="6798" w:author="InnoRules" w:date="2016-08-19T10:29:00Z">
              <w:del w:id="6799" w:author="哲均 宋" w:date="2019-08-16T14:33:00Z">
                <w:r w:rsidRPr="00ED175E" w:rsidDel="006629FE">
                  <w:rPr>
                    <w:rFonts w:hint="eastAsia"/>
                  </w:rPr>
                  <w:delText>ルール</w:delText>
                </w:r>
              </w:del>
            </w:ins>
            <w:del w:id="6800" w:author="哲均 宋" w:date="2019-08-16T14:33:00Z">
              <w:r w:rsidRPr="00ED175E" w:rsidDel="006629FE">
                <w:rPr>
                  <w:rFonts w:hint="eastAsia"/>
                </w:rPr>
                <w:delText>ルール生成</w:delText>
              </w:r>
            </w:del>
            <w:ins w:id="6801" w:author="Seongeun Woo" w:date="2016-07-06T16:19:00Z">
              <w:del w:id="6802" w:author="哲均 宋" w:date="2019-08-16T14:33:00Z">
                <w:r w:rsidRPr="00ED175E" w:rsidDel="006629FE">
                  <w:rPr>
                    <w:rFonts w:hint="eastAsia"/>
                  </w:rPr>
                  <w:delText>規則間に</w:delText>
                </w:r>
              </w:del>
            </w:ins>
            <w:ins w:id="6803" w:author="Seongeun Woo" w:date="2016-07-06T16:20:00Z">
              <w:del w:id="6804" w:author="哲均 宋" w:date="2019-08-16T14:33:00Z">
                <w:r w:rsidRPr="00ED175E" w:rsidDel="006629FE">
                  <w:rPr>
                    <w:rFonts w:hint="eastAsia"/>
                  </w:rPr>
                  <w:delText>セットを区分する値</w:delText>
                </w:r>
                <w:r w:rsidRPr="00ED175E" w:rsidDel="006629FE">
                  <w:delText xml:space="preserve"> </w:delText>
                </w:r>
              </w:del>
            </w:ins>
            <w:del w:id="6805" w:author="哲均 宋" w:date="2019-08-16T14:33:00Z">
              <w:r w:rsidRPr="00ED175E" w:rsidDel="006629FE">
                <w:rPr>
                  <w:rFonts w:hint="eastAsia"/>
                </w:rPr>
                <w:delText>時に、同一情報を区分するための順番</w:delText>
              </w:r>
            </w:del>
          </w:p>
        </w:tc>
        <w:tc>
          <w:tcPr>
            <w:tcW w:w="2774" w:type="dxa"/>
            <w:vAlign w:val="center"/>
            <w:tcPrChange w:id="6806" w:author="Seongeun Woo" w:date="2016-07-06T16:18:00Z">
              <w:tcPr>
                <w:tcW w:w="2835" w:type="dxa"/>
                <w:gridSpan w:val="2"/>
                <w:vAlign w:val="center"/>
              </w:tcPr>
            </w:tcPrChange>
          </w:tcPr>
          <w:p w14:paraId="609770BD" w14:textId="77777777" w:rsidR="00540538" w:rsidRPr="00ED175E" w:rsidRDefault="00540538" w:rsidP="00540538">
            <w:pPr>
              <w:pStyle w:val="afb"/>
              <w:autoSpaceDE w:val="0"/>
              <w:autoSpaceDN w:val="0"/>
              <w:pPrChange w:id="6807" w:author="Seongeun Woo" w:date="2016-10-13T18:44:00Z">
                <w:pPr>
                  <w:pStyle w:val="afb"/>
                </w:pPr>
              </w:pPrChange>
            </w:pPr>
          </w:p>
        </w:tc>
      </w:tr>
      <w:tr w:rsidR="00540538" w:rsidRPr="00ED175E" w14:paraId="7DB176F4" w14:textId="77777777" w:rsidTr="00566224">
        <w:tblPrEx>
          <w:tblW w:w="9498" w:type="dxa"/>
          <w:tblInd w:w="108" w:type="dxa"/>
          <w:tblPrExChange w:id="6808" w:author="Seongeun Woo" w:date="2016-07-06T16:18:00Z">
            <w:tblPrEx>
              <w:tblW w:w="9498" w:type="dxa"/>
              <w:tblInd w:w="108" w:type="dxa"/>
            </w:tblPrEx>
          </w:tblPrExChange>
        </w:tblPrEx>
        <w:tc>
          <w:tcPr>
            <w:tcW w:w="1913" w:type="dxa"/>
            <w:shd w:val="clear" w:color="auto" w:fill="EEECE1"/>
            <w:vAlign w:val="center"/>
            <w:tcPrChange w:id="6809" w:author="Seongeun Woo" w:date="2016-07-06T16:18:00Z">
              <w:tcPr>
                <w:tcW w:w="1701" w:type="dxa"/>
                <w:shd w:val="clear" w:color="auto" w:fill="F2F2F2" w:themeFill="background1" w:themeFillShade="F2"/>
                <w:vAlign w:val="center"/>
              </w:tcPr>
            </w:tcPrChange>
          </w:tcPr>
          <w:p w14:paraId="4DB1E3F3" w14:textId="77777777" w:rsidR="00540538" w:rsidRPr="00ED175E" w:rsidRDefault="00540538" w:rsidP="00540538">
            <w:pPr>
              <w:pStyle w:val="25"/>
              <w:autoSpaceDE w:val="0"/>
              <w:autoSpaceDN w:val="0"/>
              <w:rPr>
                <w:b/>
              </w:rPr>
              <w:pPrChange w:id="6810" w:author="Seongeun Woo" w:date="2016-10-13T18:44:00Z">
                <w:pPr>
                  <w:pStyle w:val="25"/>
                </w:pPr>
              </w:pPrChange>
            </w:pPr>
            <w:r w:rsidRPr="00ED175E">
              <w:rPr>
                <w:b/>
              </w:rPr>
              <w:t>BASIS</w:t>
            </w:r>
          </w:p>
        </w:tc>
        <w:tc>
          <w:tcPr>
            <w:tcW w:w="4811" w:type="dxa"/>
            <w:vAlign w:val="center"/>
            <w:tcPrChange w:id="6811" w:author="Seongeun Woo" w:date="2016-07-06T16:18:00Z">
              <w:tcPr>
                <w:tcW w:w="4962" w:type="dxa"/>
                <w:gridSpan w:val="2"/>
                <w:vAlign w:val="center"/>
              </w:tcPr>
            </w:tcPrChange>
          </w:tcPr>
          <w:p w14:paraId="3C82D15F" w14:textId="4E163CA7" w:rsidR="00540538" w:rsidRPr="00ED175E" w:rsidRDefault="00540538" w:rsidP="00540538">
            <w:pPr>
              <w:pStyle w:val="afb"/>
              <w:autoSpaceDE w:val="0"/>
              <w:autoSpaceDN w:val="0"/>
              <w:pPrChange w:id="6812" w:author="Seongeun Woo" w:date="2016-10-13T18:44:00Z">
                <w:pPr>
                  <w:pStyle w:val="afb"/>
                </w:pPr>
              </w:pPrChange>
            </w:pPr>
            <w:ins w:id="6813" w:author="哲均 宋" w:date="2019-08-16T14:33:00Z">
              <w:r w:rsidRPr="00C526DE">
                <w:t xml:space="preserve">Code Values for distinguishing whether or not </w:t>
              </w:r>
              <w:r>
                <w:t>it</w:t>
              </w:r>
              <w:r w:rsidRPr="00C526DE">
                <w:t xml:space="preserve"> is an object that works as the criteria when generating a relational rule</w:t>
              </w:r>
            </w:ins>
            <w:del w:id="6814" w:author="哲均 宋" w:date="2019-08-16T14:33:00Z">
              <w:r w:rsidRPr="00ED175E" w:rsidDel="006629FE">
                <w:rPr>
                  <w:rFonts w:hint="eastAsia"/>
                </w:rPr>
                <w:delText>関係</w:delText>
              </w:r>
            </w:del>
            <w:ins w:id="6815" w:author="Seongeun Woo" w:date="2016-07-06T16:19:00Z">
              <w:del w:id="6816" w:author="哲均 宋" w:date="2019-08-16T14:33:00Z">
                <w:r w:rsidRPr="00ED175E" w:rsidDel="006629FE">
                  <w:rPr>
                    <w:rFonts w:hint="eastAsia"/>
                  </w:rPr>
                  <w:delText>規則</w:delText>
                </w:r>
              </w:del>
            </w:ins>
            <w:ins w:id="6817" w:author="InnoRules" w:date="2016-08-18T11:34:00Z">
              <w:del w:id="6818" w:author="哲均 宋" w:date="2019-08-16T14:33:00Z">
                <w:r w:rsidRPr="00ED175E" w:rsidDel="006629FE">
                  <w:rPr>
                    <w:rFonts w:hint="eastAsia"/>
                  </w:rPr>
                  <w:delText>関係ルール</w:delText>
                </w:r>
              </w:del>
            </w:ins>
            <w:ins w:id="6819" w:author="Seongeun Woo" w:date="2016-07-06T16:19:00Z">
              <w:del w:id="6820" w:author="哲均 宋" w:date="2019-08-16T14:33:00Z">
                <w:r w:rsidRPr="00ED175E" w:rsidDel="006629FE">
                  <w:rPr>
                    <w:rFonts w:hint="eastAsia"/>
                  </w:rPr>
                  <w:delText>のセット内で基準を区分する値</w:delText>
                </w:r>
                <w:r w:rsidRPr="00ED175E" w:rsidDel="006629FE">
                  <w:delText xml:space="preserve"> </w:delText>
                </w:r>
              </w:del>
            </w:ins>
            <w:del w:id="6821" w:author="哲均 宋" w:date="2019-08-16T14:33:00Z">
              <w:r w:rsidRPr="00ED175E" w:rsidDel="006629FE">
                <w:rPr>
                  <w:rFonts w:hint="eastAsia"/>
                </w:rPr>
                <w:delText>ルール生成時に、基準に該当するエンティティかどうかを区分するための順番</w:delText>
              </w:r>
            </w:del>
            <w:ins w:id="6822" w:author="in01" w:date="2016-03-22T17:01:00Z">
              <w:del w:id="6823" w:author="哲均 宋" w:date="2019-08-16T14:33:00Z">
                <w:r w:rsidRPr="00ED175E" w:rsidDel="006629FE">
                  <w:rPr>
                    <w:rFonts w:hint="eastAsia"/>
                  </w:rPr>
                  <w:delText>区分値</w:delText>
                </w:r>
              </w:del>
            </w:ins>
          </w:p>
        </w:tc>
        <w:tc>
          <w:tcPr>
            <w:tcW w:w="2774" w:type="dxa"/>
            <w:vAlign w:val="center"/>
            <w:tcPrChange w:id="6824" w:author="Seongeun Woo" w:date="2016-07-06T16:18:00Z">
              <w:tcPr>
                <w:tcW w:w="2835" w:type="dxa"/>
                <w:gridSpan w:val="2"/>
                <w:vAlign w:val="center"/>
              </w:tcPr>
            </w:tcPrChange>
          </w:tcPr>
          <w:p w14:paraId="5D9BE2ED" w14:textId="77777777" w:rsidR="00540538" w:rsidRDefault="00540538" w:rsidP="00540538">
            <w:pPr>
              <w:pStyle w:val="afb"/>
              <w:autoSpaceDE w:val="0"/>
              <w:autoSpaceDN w:val="0"/>
              <w:ind w:right="198"/>
              <w:rPr>
                <w:ins w:id="6825" w:author="哲均 宋" w:date="2019-08-16T14:33:00Z"/>
              </w:rPr>
            </w:pPr>
            <w:ins w:id="6826" w:author="哲均 宋" w:date="2019-08-16T14:33:00Z">
              <w:r w:rsidRPr="00AF5048">
                <w:rPr>
                  <w:rFonts w:hint="eastAsia"/>
                </w:rPr>
                <w:t xml:space="preserve">0: </w:t>
              </w:r>
              <w:r>
                <w:t xml:space="preserve">not </w:t>
              </w:r>
              <w:r w:rsidRPr="00C526DE">
                <w:t>criteria</w:t>
              </w:r>
            </w:ins>
          </w:p>
          <w:p w14:paraId="60732C01" w14:textId="405D86FF" w:rsidR="00540538" w:rsidDel="00644057" w:rsidRDefault="00540538" w:rsidP="00540538">
            <w:pPr>
              <w:pStyle w:val="afb"/>
              <w:autoSpaceDE w:val="0"/>
              <w:autoSpaceDN w:val="0"/>
              <w:rPr>
                <w:ins w:id="6827" w:author="user" w:date="2016-10-14T15:48:00Z"/>
                <w:del w:id="6828" w:author="哲均 宋" w:date="2019-08-16T14:33:00Z"/>
              </w:rPr>
              <w:pPrChange w:id="6829" w:author="user" w:date="2016-10-14T15:48:00Z">
                <w:pPr>
                  <w:pStyle w:val="afb"/>
                </w:pPr>
              </w:pPrChange>
            </w:pPr>
            <w:ins w:id="6830" w:author="哲均 宋" w:date="2019-08-16T14:33:00Z">
              <w:r w:rsidRPr="00AF5048">
                <w:rPr>
                  <w:rFonts w:hint="eastAsia"/>
                </w:rPr>
                <w:t xml:space="preserve">1: </w:t>
              </w:r>
              <w:r w:rsidRPr="00C526DE">
                <w:t>criteria</w:t>
              </w:r>
            </w:ins>
            <w:ins w:id="6831" w:author="user" w:date="2016-10-14T15:48:00Z">
              <w:del w:id="6832" w:author="哲均 宋" w:date="2019-08-16T14:33:00Z">
                <w:r w:rsidRPr="00ED175E" w:rsidDel="00644057">
                  <w:delText>0</w:delText>
                </w:r>
                <w:r w:rsidRPr="00ED175E" w:rsidDel="00644057">
                  <w:rPr>
                    <w:rFonts w:hint="eastAsia"/>
                  </w:rPr>
                  <w:delText>：基準ではない</w:delText>
                </w:r>
              </w:del>
            </w:ins>
          </w:p>
          <w:p w14:paraId="01A6F92A" w14:textId="60DB7171" w:rsidR="00540538" w:rsidRPr="00ED175E" w:rsidRDefault="00540538" w:rsidP="00540538">
            <w:pPr>
              <w:pStyle w:val="afb"/>
              <w:autoSpaceDE w:val="0"/>
              <w:autoSpaceDN w:val="0"/>
              <w:pPrChange w:id="6833" w:author="user" w:date="2016-10-14T15:48:00Z">
                <w:pPr>
                  <w:pStyle w:val="afb"/>
                </w:pPr>
              </w:pPrChange>
            </w:pPr>
            <w:del w:id="6834" w:author="哲均 宋" w:date="2019-08-16T14:33:00Z">
              <w:r w:rsidRPr="00ED175E" w:rsidDel="00644057">
                <w:delText>1</w:delText>
              </w:r>
              <w:r w:rsidRPr="00ED175E" w:rsidDel="00644057">
                <w:rPr>
                  <w:rFonts w:hint="eastAsia"/>
                </w:rPr>
                <w:delText>：基準</w:delText>
              </w:r>
            </w:del>
            <w:ins w:id="6835" w:author="InnoRules" w:date="2016-10-23T22:11:00Z">
              <w:del w:id="6836" w:author="哲均 宋" w:date="2019-08-16T14:33:00Z">
                <w:r w:rsidRPr="0063048D" w:rsidDel="00644057">
                  <w:rPr>
                    <w:rFonts w:hint="eastAsia"/>
                  </w:rPr>
                  <w:delText>である</w:delText>
                </w:r>
              </w:del>
            </w:ins>
            <w:del w:id="6837" w:author="哲均 宋" w:date="2019-08-16T14:33:00Z">
              <w:r w:rsidRPr="00ED175E" w:rsidDel="00644057">
                <w:br/>
                <w:delText>0</w:delText>
              </w:r>
              <w:r w:rsidRPr="00ED175E" w:rsidDel="00644057">
                <w:rPr>
                  <w:rFonts w:hint="eastAsia"/>
                </w:rPr>
                <w:delText>：基準ではない</w:delText>
              </w:r>
            </w:del>
          </w:p>
        </w:tc>
      </w:tr>
      <w:tr w:rsidR="00540538" w:rsidRPr="00ED175E" w14:paraId="7AEAB919" w14:textId="77777777" w:rsidTr="00566224">
        <w:tblPrEx>
          <w:tblW w:w="9498" w:type="dxa"/>
          <w:tblInd w:w="108" w:type="dxa"/>
          <w:tblPrExChange w:id="6838" w:author="Seongeun Woo" w:date="2016-07-06T16:18:00Z">
            <w:tblPrEx>
              <w:tblW w:w="9498" w:type="dxa"/>
              <w:tblInd w:w="108" w:type="dxa"/>
            </w:tblPrEx>
          </w:tblPrExChange>
        </w:tblPrEx>
        <w:tc>
          <w:tcPr>
            <w:tcW w:w="1913" w:type="dxa"/>
            <w:shd w:val="clear" w:color="auto" w:fill="EEECE1"/>
            <w:vAlign w:val="center"/>
            <w:tcPrChange w:id="6839" w:author="Seongeun Woo" w:date="2016-07-06T16:18:00Z">
              <w:tcPr>
                <w:tcW w:w="1701" w:type="dxa"/>
                <w:shd w:val="clear" w:color="auto" w:fill="F2F2F2" w:themeFill="background1" w:themeFillShade="F2"/>
                <w:vAlign w:val="center"/>
              </w:tcPr>
            </w:tcPrChange>
          </w:tcPr>
          <w:p w14:paraId="1C2D5F69" w14:textId="77777777" w:rsidR="00540538" w:rsidRPr="00ED175E" w:rsidRDefault="00540538" w:rsidP="00540538">
            <w:pPr>
              <w:pStyle w:val="25"/>
              <w:autoSpaceDE w:val="0"/>
              <w:autoSpaceDN w:val="0"/>
              <w:rPr>
                <w:b/>
              </w:rPr>
              <w:pPrChange w:id="6840" w:author="Seongeun Woo" w:date="2016-10-13T18:44:00Z">
                <w:pPr>
                  <w:pStyle w:val="25"/>
                </w:pPr>
              </w:pPrChange>
            </w:pPr>
            <w:r w:rsidRPr="00ED175E">
              <w:rPr>
                <w:b/>
              </w:rPr>
              <w:t>BASIS_YN</w:t>
            </w:r>
          </w:p>
        </w:tc>
        <w:tc>
          <w:tcPr>
            <w:tcW w:w="4811" w:type="dxa"/>
            <w:vAlign w:val="center"/>
            <w:tcPrChange w:id="6841" w:author="Seongeun Woo" w:date="2016-07-06T16:18:00Z">
              <w:tcPr>
                <w:tcW w:w="4962" w:type="dxa"/>
                <w:gridSpan w:val="2"/>
                <w:vAlign w:val="center"/>
              </w:tcPr>
            </w:tcPrChange>
          </w:tcPr>
          <w:p w14:paraId="13B20C66" w14:textId="1176C40F" w:rsidR="00540538" w:rsidRPr="00ED175E" w:rsidRDefault="00540538" w:rsidP="00540538">
            <w:pPr>
              <w:pStyle w:val="afb"/>
              <w:autoSpaceDE w:val="0"/>
              <w:autoSpaceDN w:val="0"/>
              <w:pPrChange w:id="6842" w:author="Seongeun Woo" w:date="2016-10-13T18:44:00Z">
                <w:pPr>
                  <w:pStyle w:val="afb"/>
                </w:pPr>
              </w:pPrChange>
            </w:pPr>
            <w:ins w:id="6843" w:author="哲均 宋" w:date="2019-08-16T14:33:00Z">
              <w:r w:rsidRPr="00C526DE">
                <w:t xml:space="preserve">Code Values for distinguishing whether or not </w:t>
              </w:r>
              <w:r>
                <w:t>there</w:t>
              </w:r>
              <w:r w:rsidRPr="00C526DE">
                <w:t xml:space="preserve"> is</w:t>
              </w:r>
              <w:r>
                <w:t xml:space="preserve"> </w:t>
              </w:r>
              <w:r w:rsidRPr="00C526DE">
                <w:t>criteria</w:t>
              </w:r>
              <w:r w:rsidRPr="00436650">
                <w:t xml:space="preserve"> when generating relation rules</w:t>
              </w:r>
            </w:ins>
            <w:del w:id="6844" w:author="哲均 宋" w:date="2019-08-16T14:33:00Z">
              <w:r w:rsidRPr="00ED175E" w:rsidDel="006629FE">
                <w:rPr>
                  <w:rFonts w:hint="eastAsia"/>
                </w:rPr>
                <w:delText>関係</w:delText>
              </w:r>
            </w:del>
            <w:ins w:id="6845" w:author="InnoRules" w:date="2016-08-19T10:29:00Z">
              <w:del w:id="6846" w:author="哲均 宋" w:date="2019-08-16T14:33:00Z">
                <w:r w:rsidRPr="00ED175E" w:rsidDel="006629FE">
                  <w:rPr>
                    <w:rFonts w:hint="eastAsia"/>
                  </w:rPr>
                  <w:delText>ルール</w:delText>
                </w:r>
              </w:del>
            </w:ins>
            <w:del w:id="6847" w:author="哲均 宋" w:date="2019-08-16T14:33:00Z">
              <w:r w:rsidRPr="00ED175E" w:rsidDel="006629FE">
                <w:rPr>
                  <w:rFonts w:hint="eastAsia"/>
                </w:rPr>
                <w:delText>ルール</w:delText>
              </w:r>
            </w:del>
            <w:ins w:id="6848" w:author="Seongeun Woo" w:date="2016-07-06T16:18:00Z">
              <w:del w:id="6849" w:author="哲均 宋" w:date="2019-08-16T14:33:00Z">
                <w:r w:rsidRPr="00ED175E" w:rsidDel="006629FE">
                  <w:rPr>
                    <w:rFonts w:hint="eastAsia"/>
                  </w:rPr>
                  <w:delText>規則のセット内で</w:delText>
                </w:r>
              </w:del>
            </w:ins>
            <w:del w:id="6850" w:author="哲均 宋" w:date="2019-08-16T14:33:00Z">
              <w:r w:rsidRPr="00ED175E" w:rsidDel="006629FE">
                <w:rPr>
                  <w:rFonts w:hint="eastAsia"/>
                </w:rPr>
                <w:delText>生成時に、基準情報の存在有無に対</w:delText>
              </w:r>
            </w:del>
            <w:ins w:id="6851" w:author="Seongeun Woo" w:date="2016-07-06T16:18:00Z">
              <w:del w:id="6852" w:author="哲均 宋" w:date="2019-08-16T14:33:00Z">
                <w:r w:rsidRPr="00ED175E" w:rsidDel="006629FE">
                  <w:rPr>
                    <w:rFonts w:hint="eastAsia"/>
                  </w:rPr>
                  <w:delText>を</w:delText>
                </w:r>
              </w:del>
            </w:ins>
            <w:ins w:id="6853" w:author="Seongeun Woo" w:date="2016-07-06T16:19:00Z">
              <w:del w:id="6854" w:author="哲均 宋" w:date="2019-08-16T14:33:00Z">
                <w:r w:rsidRPr="00ED175E" w:rsidDel="006629FE">
                  <w:rPr>
                    <w:rFonts w:hint="eastAsia"/>
                  </w:rPr>
                  <w:delText>区分する</w:delText>
                </w:r>
              </w:del>
            </w:ins>
            <w:del w:id="6855" w:author="哲均 宋" w:date="2019-08-16T14:33:00Z">
              <w:r w:rsidRPr="00ED175E" w:rsidDel="006629FE">
                <w:rPr>
                  <w:rFonts w:hint="eastAsia"/>
                </w:rPr>
                <w:delText>する区分値</w:delText>
              </w:r>
            </w:del>
          </w:p>
        </w:tc>
        <w:tc>
          <w:tcPr>
            <w:tcW w:w="2774" w:type="dxa"/>
            <w:vAlign w:val="center"/>
            <w:tcPrChange w:id="6856" w:author="Seongeun Woo" w:date="2016-07-06T16:18:00Z">
              <w:tcPr>
                <w:tcW w:w="2835" w:type="dxa"/>
                <w:gridSpan w:val="2"/>
                <w:vAlign w:val="center"/>
              </w:tcPr>
            </w:tcPrChange>
          </w:tcPr>
          <w:p w14:paraId="12A648FA" w14:textId="77777777" w:rsidR="00540538" w:rsidRDefault="00540538" w:rsidP="00540538">
            <w:pPr>
              <w:pStyle w:val="afb"/>
              <w:autoSpaceDE w:val="0"/>
              <w:autoSpaceDN w:val="0"/>
              <w:rPr>
                <w:ins w:id="6857" w:author="哲均 宋" w:date="2019-08-16T14:33:00Z"/>
              </w:rPr>
            </w:pPr>
            <w:ins w:id="6858" w:author="哲均 宋" w:date="2019-08-16T14:33:00Z">
              <w:r w:rsidRPr="00AF5048">
                <w:rPr>
                  <w:rFonts w:hint="eastAsia"/>
                </w:rPr>
                <w:t xml:space="preserve">Y: </w:t>
              </w:r>
              <w:r>
                <w:t xml:space="preserve">has </w:t>
              </w:r>
              <w:r w:rsidRPr="00C526DE">
                <w:t>criteria</w:t>
              </w:r>
              <w:r w:rsidRPr="00AF5048" w:rsidDel="00436650">
                <w:rPr>
                  <w:rFonts w:hint="eastAsia"/>
                </w:rPr>
                <w:t xml:space="preserve"> </w:t>
              </w:r>
            </w:ins>
          </w:p>
          <w:p w14:paraId="35D7DD99" w14:textId="0AF27605" w:rsidR="00540538" w:rsidDel="00644057" w:rsidRDefault="00540538" w:rsidP="00540538">
            <w:pPr>
              <w:pStyle w:val="afb"/>
              <w:autoSpaceDE w:val="0"/>
              <w:autoSpaceDN w:val="0"/>
              <w:rPr>
                <w:ins w:id="6859" w:author="user" w:date="2016-10-14T15:49:00Z"/>
                <w:del w:id="6860" w:author="哲均 宋" w:date="2019-08-16T14:33:00Z"/>
              </w:rPr>
              <w:pPrChange w:id="6861" w:author="user" w:date="2016-10-14T15:49:00Z">
                <w:pPr>
                  <w:pStyle w:val="afb"/>
                </w:pPr>
              </w:pPrChange>
            </w:pPr>
            <w:ins w:id="6862" w:author="哲均 宋" w:date="2019-08-16T14:33:00Z">
              <w:r w:rsidRPr="00AF5048">
                <w:rPr>
                  <w:rFonts w:hint="eastAsia"/>
                </w:rPr>
                <w:t xml:space="preserve">N: </w:t>
              </w:r>
              <w:r>
                <w:t xml:space="preserve">has not </w:t>
              </w:r>
              <w:r w:rsidRPr="00C526DE">
                <w:t>criteria</w:t>
              </w:r>
            </w:ins>
            <w:ins w:id="6863" w:author="user" w:date="2016-10-14T15:49:00Z">
              <w:del w:id="6864" w:author="哲均 宋" w:date="2019-08-16T14:33:00Z">
                <w:r w:rsidRPr="00ED175E" w:rsidDel="00644057">
                  <w:delText>N</w:delText>
                </w:r>
                <w:r w:rsidRPr="00ED175E" w:rsidDel="00644057">
                  <w:rPr>
                    <w:rFonts w:hint="eastAsia"/>
                  </w:rPr>
                  <w:delText>：基準</w:delText>
                </w:r>
                <w:r w:rsidRPr="0070162D" w:rsidDel="00644057">
                  <w:rPr>
                    <w:rFonts w:hint="eastAsia"/>
                  </w:rPr>
                  <w:delText>ではない</w:delText>
                </w:r>
              </w:del>
            </w:ins>
          </w:p>
          <w:p w14:paraId="309262F2" w14:textId="08D4B257" w:rsidR="00540538" w:rsidRPr="00ED175E" w:rsidRDefault="00540538" w:rsidP="00540538">
            <w:pPr>
              <w:pStyle w:val="afb"/>
              <w:autoSpaceDE w:val="0"/>
              <w:autoSpaceDN w:val="0"/>
              <w:rPr>
                <w:rFonts w:eastAsiaTheme="minorEastAsia"/>
                <w:rPrChange w:id="6865" w:author="InnoRules" w:date="2016-08-30T14:14:00Z">
                  <w:rPr/>
                </w:rPrChange>
              </w:rPr>
              <w:pPrChange w:id="6866" w:author="user" w:date="2016-10-14T15:49:00Z">
                <w:pPr>
                  <w:pStyle w:val="afb"/>
                </w:pPr>
              </w:pPrChange>
            </w:pPr>
            <w:del w:id="6867" w:author="哲均 宋" w:date="2019-08-16T14:33:00Z">
              <w:r w:rsidRPr="00ED175E" w:rsidDel="00644057">
                <w:delText>Y</w:delText>
              </w:r>
              <w:r w:rsidRPr="00ED175E" w:rsidDel="00644057">
                <w:rPr>
                  <w:rFonts w:hint="eastAsia"/>
                </w:rPr>
                <w:delText>：基準</w:delText>
              </w:r>
            </w:del>
            <w:ins w:id="6868" w:author="InnoRules" w:date="2016-10-23T22:11:00Z">
              <w:del w:id="6869" w:author="哲均 宋" w:date="2019-08-16T14:33:00Z">
                <w:r w:rsidRPr="0063048D" w:rsidDel="00644057">
                  <w:rPr>
                    <w:rFonts w:hint="eastAsia"/>
                  </w:rPr>
                  <w:delText>である</w:delText>
                </w:r>
              </w:del>
            </w:ins>
            <w:ins w:id="6870" w:author="Seongeun Woo" w:date="2016-07-06T16:17:00Z">
              <w:del w:id="6871" w:author="哲均 宋" w:date="2019-08-16T14:33:00Z">
                <w:r w:rsidRPr="00ED175E" w:rsidDel="00644057">
                  <w:delText xml:space="preserve"> </w:delText>
                </w:r>
              </w:del>
            </w:ins>
            <w:del w:id="6872" w:author="哲均 宋" w:date="2019-08-16T14:33:00Z">
              <w:r w:rsidRPr="00ED175E" w:rsidDel="00644057">
                <w:rPr>
                  <w:rFonts w:hint="eastAsia"/>
                </w:rPr>
                <w:delText>情報あり</w:delText>
              </w:r>
              <w:r w:rsidRPr="00ED175E" w:rsidDel="00644057">
                <w:br/>
                <w:delText>N</w:delText>
              </w:r>
              <w:r w:rsidRPr="00ED175E" w:rsidDel="00644057">
                <w:rPr>
                  <w:rFonts w:hint="eastAsia"/>
                </w:rPr>
                <w:delText>：基準情報なし</w:delText>
              </w:r>
            </w:del>
            <w:ins w:id="6873" w:author="Seongeun Woo" w:date="2016-07-06T16:18:00Z">
              <w:del w:id="6874" w:author="哲均 宋" w:date="2019-08-16T14:33:00Z">
                <w:r w:rsidRPr="00ED175E" w:rsidDel="00644057">
                  <w:rPr>
                    <w:rFonts w:hint="eastAsia"/>
                    <w:rPrChange w:id="6875" w:author="InnoRules" w:date="2016-08-30T14:14:00Z">
                      <w:rPr>
                        <w:rFonts w:ascii="Arial" w:eastAsiaTheme="minorEastAsia" w:hAnsi="Arial" w:hint="eastAsia"/>
                        <w:b/>
                        <w:bCs/>
                        <w:sz w:val="20"/>
                      </w:rPr>
                    </w:rPrChange>
                  </w:rPr>
                  <w:delText>ではない</w:delText>
                </w:r>
              </w:del>
            </w:ins>
          </w:p>
        </w:tc>
      </w:tr>
      <w:tr w:rsidR="00566224" w:rsidRPr="00ED175E" w14:paraId="51D21EE8" w14:textId="77777777" w:rsidTr="00566224">
        <w:tblPrEx>
          <w:tblW w:w="9498" w:type="dxa"/>
          <w:tblInd w:w="108" w:type="dxa"/>
          <w:tblPrExChange w:id="6876" w:author="Seongeun Woo" w:date="2016-07-06T16:18:00Z">
            <w:tblPrEx>
              <w:tblW w:w="9498" w:type="dxa"/>
              <w:tblInd w:w="108" w:type="dxa"/>
            </w:tblPrEx>
          </w:tblPrExChange>
        </w:tblPrEx>
        <w:tc>
          <w:tcPr>
            <w:tcW w:w="1913" w:type="dxa"/>
            <w:shd w:val="clear" w:color="auto" w:fill="EEECE1"/>
            <w:vAlign w:val="center"/>
            <w:tcPrChange w:id="6877" w:author="Seongeun Woo" w:date="2016-07-06T16:18:00Z">
              <w:tcPr>
                <w:tcW w:w="1701" w:type="dxa"/>
                <w:shd w:val="clear" w:color="auto" w:fill="F2F2F2" w:themeFill="background1" w:themeFillShade="F2"/>
                <w:vAlign w:val="center"/>
              </w:tcPr>
            </w:tcPrChange>
          </w:tcPr>
          <w:p w14:paraId="19CBF676" w14:textId="77777777" w:rsidR="00566224" w:rsidRPr="00ED175E" w:rsidRDefault="00566224" w:rsidP="00566224">
            <w:pPr>
              <w:pStyle w:val="25"/>
              <w:autoSpaceDE w:val="0"/>
              <w:autoSpaceDN w:val="0"/>
              <w:rPr>
                <w:b/>
              </w:rPr>
              <w:pPrChange w:id="6878" w:author="Seongeun Woo" w:date="2016-10-13T18:44:00Z">
                <w:pPr>
                  <w:pStyle w:val="25"/>
                </w:pPr>
              </w:pPrChange>
            </w:pPr>
            <w:r w:rsidRPr="00ED175E">
              <w:rPr>
                <w:b/>
              </w:rPr>
              <w:t>RULEID</w:t>
            </w:r>
          </w:p>
        </w:tc>
        <w:tc>
          <w:tcPr>
            <w:tcW w:w="4811" w:type="dxa"/>
            <w:vAlign w:val="center"/>
            <w:tcPrChange w:id="6879" w:author="Seongeun Woo" w:date="2016-07-06T16:18:00Z">
              <w:tcPr>
                <w:tcW w:w="4962" w:type="dxa"/>
                <w:gridSpan w:val="2"/>
                <w:vAlign w:val="center"/>
              </w:tcPr>
            </w:tcPrChange>
          </w:tcPr>
          <w:p w14:paraId="40BAC271" w14:textId="345ED02C" w:rsidR="00566224" w:rsidRPr="00ED175E" w:rsidRDefault="00540538" w:rsidP="00566224">
            <w:pPr>
              <w:pStyle w:val="afb"/>
              <w:autoSpaceDE w:val="0"/>
              <w:autoSpaceDN w:val="0"/>
              <w:pPrChange w:id="6880" w:author="Seongeun Woo" w:date="2016-10-13T18:44:00Z">
                <w:pPr>
                  <w:pStyle w:val="afb"/>
                </w:pPr>
              </w:pPrChange>
            </w:pPr>
            <w:ins w:id="6881" w:author="哲均 宋" w:date="2019-08-16T14:34:00Z">
              <w:r w:rsidRPr="00DA0C64">
                <w:t>Rule ID of condition rule when relation rule defined condition rule</w:t>
              </w:r>
            </w:ins>
            <w:del w:id="6882" w:author="哲均 宋" w:date="2019-08-16T14:34:00Z">
              <w:r w:rsidR="00566224" w:rsidRPr="00ED175E" w:rsidDel="00540538">
                <w:rPr>
                  <w:rFonts w:hint="eastAsia"/>
                </w:rPr>
                <w:delText>関係</w:delText>
              </w:r>
            </w:del>
            <w:ins w:id="6883" w:author="InnoRules" w:date="2016-08-19T10:29:00Z">
              <w:del w:id="6884" w:author="哲均 宋" w:date="2019-08-16T14:34:00Z">
                <w:r w:rsidR="00566224" w:rsidRPr="00ED175E" w:rsidDel="00540538">
                  <w:rPr>
                    <w:rFonts w:hint="eastAsia"/>
                  </w:rPr>
                  <w:delText>ルール</w:delText>
                </w:r>
              </w:del>
            </w:ins>
            <w:del w:id="6885" w:author="哲均 宋" w:date="2019-08-16T14:34:00Z">
              <w:r w:rsidR="00566224" w:rsidRPr="00ED175E" w:rsidDel="00540538">
                <w:rPr>
                  <w:rFonts w:hint="eastAsia"/>
                </w:rPr>
                <w:delText>ルール</w:delText>
              </w:r>
            </w:del>
            <w:ins w:id="6886" w:author="Seongeun Woo" w:date="2016-07-06T16:18:00Z">
              <w:del w:id="6887" w:author="哲均 宋" w:date="2019-08-16T14:34:00Z">
                <w:r w:rsidR="00566224" w:rsidRPr="00ED175E" w:rsidDel="00540538">
                  <w:rPr>
                    <w:rFonts w:hint="eastAsia"/>
                  </w:rPr>
                  <w:delText>規則</w:delText>
                </w:r>
              </w:del>
            </w:ins>
            <w:del w:id="6888" w:author="哲均 宋" w:date="2019-08-16T14:34:00Z">
              <w:r w:rsidR="00566224" w:rsidRPr="00ED175E" w:rsidDel="00540538">
                <w:rPr>
                  <w:rFonts w:hint="eastAsia"/>
                </w:rPr>
                <w:delText>に条件ルールが保存される時のルールの</w:delText>
              </w:r>
              <w:r w:rsidR="00566224" w:rsidRPr="00ED175E" w:rsidDel="00540538">
                <w:delText>ID</w:delText>
              </w:r>
            </w:del>
          </w:p>
        </w:tc>
        <w:tc>
          <w:tcPr>
            <w:tcW w:w="2774" w:type="dxa"/>
            <w:vAlign w:val="center"/>
            <w:tcPrChange w:id="6889" w:author="Seongeun Woo" w:date="2016-07-06T16:18:00Z">
              <w:tcPr>
                <w:tcW w:w="2835" w:type="dxa"/>
                <w:gridSpan w:val="2"/>
                <w:vAlign w:val="center"/>
              </w:tcPr>
            </w:tcPrChange>
          </w:tcPr>
          <w:p w14:paraId="57C23E05" w14:textId="77777777" w:rsidR="00566224" w:rsidRPr="00ED175E" w:rsidRDefault="00566224" w:rsidP="00566224">
            <w:pPr>
              <w:pStyle w:val="afb"/>
              <w:autoSpaceDE w:val="0"/>
              <w:autoSpaceDN w:val="0"/>
              <w:pPrChange w:id="6890" w:author="Seongeun Woo" w:date="2016-10-13T18:44:00Z">
                <w:pPr>
                  <w:pStyle w:val="afb"/>
                </w:pPr>
              </w:pPrChange>
            </w:pPr>
          </w:p>
        </w:tc>
      </w:tr>
    </w:tbl>
    <w:p w14:paraId="04F88300" w14:textId="77777777" w:rsidR="0096549F" w:rsidRPr="00ED175E" w:rsidRDefault="0096549F">
      <w:pPr>
        <w:pStyle w:val="-00"/>
        <w:wordWrap/>
        <w:rPr>
          <w:lang w:eastAsia="ja-JP"/>
        </w:rPr>
        <w:pPrChange w:id="6891" w:author="Seongeun Woo" w:date="2016-10-13T18:44:00Z">
          <w:pPr>
            <w:pStyle w:val="-00"/>
          </w:pPr>
        </w:pPrChange>
      </w:pPr>
    </w:p>
    <w:p w14:paraId="5754322C" w14:textId="3A096939" w:rsidR="0002093E" w:rsidRPr="00ED175E" w:rsidRDefault="0002093E">
      <w:pPr>
        <w:pStyle w:val="af6"/>
        <w:keepNext/>
        <w:autoSpaceDE w:val="0"/>
        <w:autoSpaceDN w:val="0"/>
        <w:pPrChange w:id="6892" w:author="Seongeun Woo" w:date="2016-10-13T18:44:00Z">
          <w:pPr>
            <w:pStyle w:val="af6"/>
            <w:keepNext/>
          </w:pPr>
        </w:pPrChange>
      </w:pPr>
      <w:r w:rsidRPr="00ED175E">
        <w:t xml:space="preserve"> </w:t>
      </w:r>
      <w:del w:id="6893" w:author="哲均 宋" w:date="2019-08-16T08:55:00Z">
        <w:r w:rsidRPr="00ED175E" w:rsidDel="003566B2">
          <w:delText>[</w:delText>
        </w:r>
        <w:r w:rsidRPr="00ED175E" w:rsidDel="003566B2">
          <w:rPr>
            <w:rFonts w:hint="eastAsia"/>
          </w:rPr>
          <w:delText>表</w:delText>
        </w:r>
      </w:del>
      <w:ins w:id="6894" w:author="哲均 宋" w:date="2019-08-16T08:55:00Z">
        <w:r w:rsidR="003566B2">
          <w:t>[Table</w:t>
        </w:r>
      </w:ins>
      <w:r w:rsidRPr="00ED175E">
        <w:t xml:space="preserve"> </w:t>
      </w:r>
      <w:r w:rsidRPr="0073721B">
        <w:fldChar w:fldCharType="begin"/>
      </w:r>
      <w:r w:rsidRPr="00ED175E">
        <w:instrText xml:space="preserve"> SEQ [</w:instrText>
      </w:r>
      <w:r w:rsidRPr="00ED175E">
        <w:rPr>
          <w:rFonts w:hint="eastAsia"/>
        </w:rPr>
        <w:instrText>表</w:instrText>
      </w:r>
      <w:r w:rsidRPr="00ED175E">
        <w:instrText xml:space="preserve"> \* ARABIC </w:instrText>
      </w:r>
      <w:r w:rsidRPr="0073721B">
        <w:fldChar w:fldCharType="separate"/>
      </w:r>
      <w:r w:rsidR="00D76249">
        <w:rPr>
          <w:noProof/>
        </w:rPr>
        <w:t>22</w:t>
      </w:r>
      <w:r w:rsidRPr="0073721B">
        <w:fldChar w:fldCharType="end"/>
      </w:r>
      <w:r w:rsidRPr="00ED175E">
        <w:t xml:space="preserve"> </w:t>
      </w:r>
      <w:del w:id="6895" w:author="哲均 宋" w:date="2019-08-16T08:52:00Z">
        <w:r w:rsidRPr="00ED175E" w:rsidDel="003566B2">
          <w:rPr>
            <w:rFonts w:hint="eastAsia"/>
          </w:rPr>
          <w:delText>サンプルデータ</w:delText>
        </w:r>
      </w:del>
      <w:ins w:id="6896" w:author="哲均 宋" w:date="2019-08-16T08:52:00Z">
        <w:r w:rsidR="003566B2">
          <w:rPr>
            <w:rFonts w:hint="eastAsia"/>
          </w:rPr>
          <w:t>Sample Data</w:t>
        </w:r>
      </w:ins>
      <w:r w:rsidRPr="00ED175E">
        <w:t>]</w:t>
      </w:r>
    </w:p>
    <w:tbl>
      <w:tblPr>
        <w:tblW w:w="9498" w:type="dxa"/>
        <w:tblInd w:w="99" w:type="dxa"/>
        <w:tblLayout w:type="fixed"/>
        <w:tblCellMar>
          <w:left w:w="99" w:type="dxa"/>
          <w:right w:w="99" w:type="dxa"/>
        </w:tblCellMar>
        <w:tblLook w:val="04A0" w:firstRow="1" w:lastRow="0" w:firstColumn="1" w:lastColumn="0" w:noHBand="0" w:noVBand="1"/>
      </w:tblPr>
      <w:tblGrid>
        <w:gridCol w:w="1488"/>
        <w:gridCol w:w="1630"/>
        <w:gridCol w:w="1630"/>
        <w:gridCol w:w="1630"/>
        <w:gridCol w:w="1630"/>
        <w:gridCol w:w="1490"/>
      </w:tblGrid>
      <w:tr w:rsidR="0096549F" w:rsidRPr="00ED175E" w14:paraId="06C66453" w14:textId="77777777" w:rsidTr="0002093E">
        <w:trPr>
          <w:trHeight w:val="255"/>
        </w:trPr>
        <w:tc>
          <w:tcPr>
            <w:tcW w:w="1488"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6E7FF7DA" w14:textId="77777777" w:rsidR="0096549F" w:rsidRPr="00ED175E" w:rsidRDefault="0096549F">
            <w:pPr>
              <w:pStyle w:val="afc"/>
              <w:wordWrap/>
              <w:pPrChange w:id="6897" w:author="Seongeun Woo" w:date="2016-10-13T18:44:00Z">
                <w:pPr>
                  <w:pStyle w:val="afc"/>
                </w:pPr>
              </w:pPrChange>
            </w:pPr>
            <w:r w:rsidRPr="00ED175E">
              <w:t>INV_TYPE</w:t>
            </w:r>
          </w:p>
        </w:tc>
        <w:tc>
          <w:tcPr>
            <w:tcW w:w="1630" w:type="dxa"/>
            <w:tcBorders>
              <w:top w:val="single" w:sz="4" w:space="0" w:color="auto"/>
              <w:left w:val="nil"/>
              <w:bottom w:val="single" w:sz="4" w:space="0" w:color="auto"/>
              <w:right w:val="single" w:sz="4" w:space="0" w:color="auto"/>
            </w:tcBorders>
            <w:shd w:val="clear" w:color="auto" w:fill="EEECE1"/>
            <w:noWrap/>
            <w:vAlign w:val="bottom"/>
            <w:hideMark/>
          </w:tcPr>
          <w:p w14:paraId="3E54552A" w14:textId="77777777" w:rsidR="0096549F" w:rsidRPr="00ED175E" w:rsidRDefault="0096549F">
            <w:pPr>
              <w:pStyle w:val="afc"/>
              <w:wordWrap/>
              <w:pPrChange w:id="6898" w:author="Seongeun Woo" w:date="2016-10-13T18:44:00Z">
                <w:pPr>
                  <w:pStyle w:val="afc"/>
                </w:pPr>
              </w:pPrChange>
            </w:pPr>
            <w:r w:rsidRPr="00ED175E">
              <w:t>SID</w:t>
            </w:r>
          </w:p>
        </w:tc>
        <w:tc>
          <w:tcPr>
            <w:tcW w:w="1630" w:type="dxa"/>
            <w:tcBorders>
              <w:top w:val="single" w:sz="4" w:space="0" w:color="auto"/>
              <w:left w:val="nil"/>
              <w:bottom w:val="single" w:sz="4" w:space="0" w:color="auto"/>
              <w:right w:val="single" w:sz="4" w:space="0" w:color="auto"/>
            </w:tcBorders>
            <w:shd w:val="clear" w:color="auto" w:fill="EEECE1"/>
            <w:noWrap/>
            <w:vAlign w:val="bottom"/>
            <w:hideMark/>
          </w:tcPr>
          <w:p w14:paraId="4454068C" w14:textId="77777777" w:rsidR="0096549F" w:rsidRPr="00ED175E" w:rsidRDefault="0096549F">
            <w:pPr>
              <w:pStyle w:val="afc"/>
              <w:wordWrap/>
              <w:pPrChange w:id="6899" w:author="Seongeun Woo" w:date="2016-10-13T18:44:00Z">
                <w:pPr>
                  <w:pStyle w:val="afc"/>
                </w:pPr>
              </w:pPrChange>
            </w:pPr>
            <w:r w:rsidRPr="00ED175E">
              <w:t>SUBSID</w:t>
            </w:r>
          </w:p>
        </w:tc>
        <w:tc>
          <w:tcPr>
            <w:tcW w:w="1630" w:type="dxa"/>
            <w:tcBorders>
              <w:top w:val="single" w:sz="4" w:space="0" w:color="auto"/>
              <w:left w:val="nil"/>
              <w:bottom w:val="single" w:sz="4" w:space="0" w:color="auto"/>
              <w:right w:val="single" w:sz="4" w:space="0" w:color="auto"/>
            </w:tcBorders>
            <w:shd w:val="clear" w:color="auto" w:fill="EEECE1"/>
            <w:noWrap/>
            <w:vAlign w:val="bottom"/>
            <w:hideMark/>
          </w:tcPr>
          <w:p w14:paraId="668BFDFA" w14:textId="77777777" w:rsidR="0096549F" w:rsidRPr="00ED175E" w:rsidRDefault="0096549F">
            <w:pPr>
              <w:pStyle w:val="afc"/>
              <w:wordWrap/>
              <w:pPrChange w:id="6900" w:author="Seongeun Woo" w:date="2016-10-13T18:44:00Z">
                <w:pPr>
                  <w:pStyle w:val="afc"/>
                </w:pPr>
              </w:pPrChange>
            </w:pPr>
            <w:r w:rsidRPr="00ED175E">
              <w:t>VF_DT</w:t>
            </w:r>
          </w:p>
        </w:tc>
        <w:tc>
          <w:tcPr>
            <w:tcW w:w="1630" w:type="dxa"/>
            <w:tcBorders>
              <w:top w:val="single" w:sz="4" w:space="0" w:color="auto"/>
              <w:left w:val="nil"/>
              <w:bottom w:val="single" w:sz="4" w:space="0" w:color="auto"/>
              <w:right w:val="single" w:sz="4" w:space="0" w:color="auto"/>
            </w:tcBorders>
            <w:shd w:val="clear" w:color="auto" w:fill="EEECE1"/>
            <w:noWrap/>
            <w:vAlign w:val="bottom"/>
            <w:hideMark/>
          </w:tcPr>
          <w:p w14:paraId="239B46D9" w14:textId="77777777" w:rsidR="0096549F" w:rsidRPr="00ED175E" w:rsidRDefault="0096549F">
            <w:pPr>
              <w:pStyle w:val="afc"/>
              <w:wordWrap/>
              <w:pPrChange w:id="6901" w:author="Seongeun Woo" w:date="2016-10-13T18:44:00Z">
                <w:pPr>
                  <w:pStyle w:val="afc"/>
                </w:pPr>
              </w:pPrChange>
            </w:pPr>
            <w:r w:rsidRPr="00ED175E">
              <w:t>VT_DT</w:t>
            </w:r>
          </w:p>
        </w:tc>
        <w:tc>
          <w:tcPr>
            <w:tcW w:w="1490" w:type="dxa"/>
            <w:tcBorders>
              <w:top w:val="single" w:sz="4" w:space="0" w:color="auto"/>
              <w:left w:val="nil"/>
              <w:bottom w:val="single" w:sz="4" w:space="0" w:color="auto"/>
              <w:right w:val="single" w:sz="4" w:space="0" w:color="auto"/>
            </w:tcBorders>
            <w:shd w:val="clear" w:color="auto" w:fill="EEECE1"/>
            <w:noWrap/>
            <w:vAlign w:val="bottom"/>
            <w:hideMark/>
          </w:tcPr>
          <w:p w14:paraId="16F9C34F" w14:textId="77777777" w:rsidR="0096549F" w:rsidRPr="00ED175E" w:rsidRDefault="0096549F">
            <w:pPr>
              <w:pStyle w:val="afc"/>
              <w:wordWrap/>
              <w:pPrChange w:id="6902" w:author="Seongeun Woo" w:date="2016-10-13T18:44:00Z">
                <w:pPr>
                  <w:pStyle w:val="afc"/>
                </w:pPr>
              </w:pPrChange>
            </w:pPr>
            <w:r w:rsidRPr="00ED175E">
              <w:t>PROP_SID</w:t>
            </w:r>
          </w:p>
        </w:tc>
      </w:tr>
      <w:tr w:rsidR="0096549F" w:rsidRPr="00ED175E" w14:paraId="3C4567DE"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4038797" w14:textId="77777777" w:rsidR="0096549F" w:rsidRPr="00ED175E" w:rsidRDefault="0096549F">
            <w:pPr>
              <w:pStyle w:val="afb"/>
              <w:autoSpaceDE w:val="0"/>
              <w:autoSpaceDN w:val="0"/>
              <w:pPrChange w:id="6903"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1675719E" w14:textId="77777777" w:rsidR="0096549F" w:rsidRPr="00ED175E" w:rsidRDefault="0096549F">
            <w:pPr>
              <w:pStyle w:val="afb"/>
              <w:autoSpaceDE w:val="0"/>
              <w:autoSpaceDN w:val="0"/>
              <w:pPrChange w:id="6904"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329471FF" w14:textId="77777777" w:rsidR="0096549F" w:rsidRPr="00ED175E" w:rsidRDefault="0096549F">
            <w:pPr>
              <w:pStyle w:val="afb"/>
              <w:autoSpaceDE w:val="0"/>
              <w:autoSpaceDN w:val="0"/>
              <w:pPrChange w:id="6905" w:author="Seongeun Woo" w:date="2016-10-13T18:44:00Z">
                <w:pPr>
                  <w:pStyle w:val="afb"/>
                </w:pPr>
              </w:pPrChange>
            </w:pPr>
            <w:r w:rsidRPr="00ED175E">
              <w:t>281</w:t>
            </w:r>
          </w:p>
        </w:tc>
        <w:tc>
          <w:tcPr>
            <w:tcW w:w="1630" w:type="dxa"/>
            <w:tcBorders>
              <w:top w:val="nil"/>
              <w:left w:val="nil"/>
              <w:bottom w:val="single" w:sz="4" w:space="0" w:color="auto"/>
              <w:right w:val="single" w:sz="4" w:space="0" w:color="auto"/>
            </w:tcBorders>
            <w:shd w:val="clear" w:color="auto" w:fill="auto"/>
            <w:noWrap/>
            <w:vAlign w:val="bottom"/>
            <w:hideMark/>
          </w:tcPr>
          <w:p w14:paraId="03E614F0" w14:textId="77777777" w:rsidR="0096549F" w:rsidRPr="00ED175E" w:rsidRDefault="0096549F">
            <w:pPr>
              <w:pStyle w:val="afb"/>
              <w:autoSpaceDE w:val="0"/>
              <w:autoSpaceDN w:val="0"/>
              <w:pPrChange w:id="6906"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2CBDF1BD" w14:textId="77777777" w:rsidR="0096549F" w:rsidRPr="00ED175E" w:rsidRDefault="0096549F">
            <w:pPr>
              <w:pStyle w:val="afb"/>
              <w:autoSpaceDE w:val="0"/>
              <w:autoSpaceDN w:val="0"/>
              <w:pPrChange w:id="6907"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0DEF9C21" w14:textId="77777777" w:rsidR="0096549F" w:rsidRPr="00ED175E" w:rsidRDefault="0096549F">
            <w:pPr>
              <w:pStyle w:val="afb"/>
              <w:autoSpaceDE w:val="0"/>
              <w:autoSpaceDN w:val="0"/>
              <w:pPrChange w:id="6908" w:author="Seongeun Woo" w:date="2016-10-13T18:44:00Z">
                <w:pPr>
                  <w:pStyle w:val="afb"/>
                </w:pPr>
              </w:pPrChange>
            </w:pPr>
            <w:r w:rsidRPr="00ED175E">
              <w:t>371</w:t>
            </w:r>
          </w:p>
        </w:tc>
      </w:tr>
      <w:tr w:rsidR="0096549F" w:rsidRPr="00ED175E" w14:paraId="25928D2D"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4DAE8D3C" w14:textId="77777777" w:rsidR="0096549F" w:rsidRPr="00ED175E" w:rsidRDefault="0096549F">
            <w:pPr>
              <w:pStyle w:val="afb"/>
              <w:autoSpaceDE w:val="0"/>
              <w:autoSpaceDN w:val="0"/>
              <w:pPrChange w:id="6909"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3C6D0B9E" w14:textId="77777777" w:rsidR="0096549F" w:rsidRPr="00ED175E" w:rsidRDefault="0096549F">
            <w:pPr>
              <w:pStyle w:val="afb"/>
              <w:autoSpaceDE w:val="0"/>
              <w:autoSpaceDN w:val="0"/>
              <w:pPrChange w:id="6910"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3E63778D" w14:textId="77777777" w:rsidR="0096549F" w:rsidRPr="00ED175E" w:rsidRDefault="0096549F">
            <w:pPr>
              <w:pStyle w:val="afb"/>
              <w:autoSpaceDE w:val="0"/>
              <w:autoSpaceDN w:val="0"/>
              <w:pPrChange w:id="6911" w:author="Seongeun Woo" w:date="2016-10-13T18:44:00Z">
                <w:pPr>
                  <w:pStyle w:val="afb"/>
                </w:pPr>
              </w:pPrChange>
            </w:pPr>
            <w:r w:rsidRPr="00ED175E">
              <w:t>282</w:t>
            </w:r>
          </w:p>
        </w:tc>
        <w:tc>
          <w:tcPr>
            <w:tcW w:w="1630" w:type="dxa"/>
            <w:tcBorders>
              <w:top w:val="nil"/>
              <w:left w:val="nil"/>
              <w:bottom w:val="single" w:sz="4" w:space="0" w:color="auto"/>
              <w:right w:val="single" w:sz="4" w:space="0" w:color="auto"/>
            </w:tcBorders>
            <w:shd w:val="clear" w:color="auto" w:fill="auto"/>
            <w:noWrap/>
            <w:vAlign w:val="bottom"/>
            <w:hideMark/>
          </w:tcPr>
          <w:p w14:paraId="08EE3D2F" w14:textId="77777777" w:rsidR="0096549F" w:rsidRPr="00ED175E" w:rsidRDefault="0096549F">
            <w:pPr>
              <w:pStyle w:val="afb"/>
              <w:autoSpaceDE w:val="0"/>
              <w:autoSpaceDN w:val="0"/>
              <w:pPrChange w:id="6912"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36ADE933" w14:textId="77777777" w:rsidR="0096549F" w:rsidRPr="00ED175E" w:rsidRDefault="0096549F">
            <w:pPr>
              <w:pStyle w:val="afb"/>
              <w:autoSpaceDE w:val="0"/>
              <w:autoSpaceDN w:val="0"/>
              <w:pPrChange w:id="6913"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48D81B0D" w14:textId="77777777" w:rsidR="0096549F" w:rsidRPr="00ED175E" w:rsidRDefault="0096549F">
            <w:pPr>
              <w:pStyle w:val="afb"/>
              <w:autoSpaceDE w:val="0"/>
              <w:autoSpaceDN w:val="0"/>
              <w:pPrChange w:id="6914" w:author="Seongeun Woo" w:date="2016-10-13T18:44:00Z">
                <w:pPr>
                  <w:pStyle w:val="afb"/>
                </w:pPr>
              </w:pPrChange>
            </w:pPr>
            <w:r w:rsidRPr="00ED175E">
              <w:t>372</w:t>
            </w:r>
          </w:p>
        </w:tc>
      </w:tr>
      <w:tr w:rsidR="0096549F" w:rsidRPr="00ED175E" w14:paraId="2DBADD3C"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023ECDD2" w14:textId="77777777" w:rsidR="0096549F" w:rsidRPr="00ED175E" w:rsidRDefault="0096549F">
            <w:pPr>
              <w:pStyle w:val="afb"/>
              <w:autoSpaceDE w:val="0"/>
              <w:autoSpaceDN w:val="0"/>
              <w:pPrChange w:id="6915"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3E6A95EE" w14:textId="77777777" w:rsidR="0096549F" w:rsidRPr="00ED175E" w:rsidRDefault="0096549F">
            <w:pPr>
              <w:pStyle w:val="afb"/>
              <w:autoSpaceDE w:val="0"/>
              <w:autoSpaceDN w:val="0"/>
              <w:pPrChange w:id="6916"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1A069E7D" w14:textId="77777777" w:rsidR="0096549F" w:rsidRPr="00ED175E" w:rsidRDefault="0096549F">
            <w:pPr>
              <w:pStyle w:val="afb"/>
              <w:autoSpaceDE w:val="0"/>
              <w:autoSpaceDN w:val="0"/>
              <w:pPrChange w:id="6917" w:author="Seongeun Woo" w:date="2016-10-13T18:44:00Z">
                <w:pPr>
                  <w:pStyle w:val="afb"/>
                </w:pPr>
              </w:pPrChange>
            </w:pPr>
            <w:r w:rsidRPr="00ED175E">
              <w:t>283</w:t>
            </w:r>
          </w:p>
        </w:tc>
        <w:tc>
          <w:tcPr>
            <w:tcW w:w="1630" w:type="dxa"/>
            <w:tcBorders>
              <w:top w:val="nil"/>
              <w:left w:val="nil"/>
              <w:bottom w:val="single" w:sz="4" w:space="0" w:color="auto"/>
              <w:right w:val="single" w:sz="4" w:space="0" w:color="auto"/>
            </w:tcBorders>
            <w:shd w:val="clear" w:color="auto" w:fill="auto"/>
            <w:noWrap/>
            <w:vAlign w:val="bottom"/>
            <w:hideMark/>
          </w:tcPr>
          <w:p w14:paraId="0AFACF6B" w14:textId="77777777" w:rsidR="0096549F" w:rsidRPr="00ED175E" w:rsidRDefault="0096549F">
            <w:pPr>
              <w:pStyle w:val="afb"/>
              <w:autoSpaceDE w:val="0"/>
              <w:autoSpaceDN w:val="0"/>
              <w:pPrChange w:id="6918"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52F40394" w14:textId="77777777" w:rsidR="0096549F" w:rsidRPr="00ED175E" w:rsidRDefault="0096549F">
            <w:pPr>
              <w:pStyle w:val="afb"/>
              <w:autoSpaceDE w:val="0"/>
              <w:autoSpaceDN w:val="0"/>
              <w:pPrChange w:id="6919"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763A1815" w14:textId="77777777" w:rsidR="0096549F" w:rsidRPr="00ED175E" w:rsidRDefault="0096549F">
            <w:pPr>
              <w:pStyle w:val="afb"/>
              <w:autoSpaceDE w:val="0"/>
              <w:autoSpaceDN w:val="0"/>
              <w:pPrChange w:id="6920" w:author="Seongeun Woo" w:date="2016-10-13T18:44:00Z">
                <w:pPr>
                  <w:pStyle w:val="afb"/>
                </w:pPr>
              </w:pPrChange>
            </w:pPr>
            <w:r w:rsidRPr="00ED175E">
              <w:t>373</w:t>
            </w:r>
          </w:p>
        </w:tc>
      </w:tr>
      <w:tr w:rsidR="0096549F" w:rsidRPr="00ED175E" w14:paraId="7F5E7296"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74C60728" w14:textId="77777777" w:rsidR="0096549F" w:rsidRPr="00ED175E" w:rsidRDefault="0096549F">
            <w:pPr>
              <w:pStyle w:val="afb"/>
              <w:autoSpaceDE w:val="0"/>
              <w:autoSpaceDN w:val="0"/>
              <w:pPrChange w:id="6921"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6C0D8ADB" w14:textId="77777777" w:rsidR="0096549F" w:rsidRPr="00ED175E" w:rsidRDefault="0096549F">
            <w:pPr>
              <w:pStyle w:val="afb"/>
              <w:autoSpaceDE w:val="0"/>
              <w:autoSpaceDN w:val="0"/>
              <w:pPrChange w:id="6922"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5E94E12D" w14:textId="77777777" w:rsidR="0096549F" w:rsidRPr="00ED175E" w:rsidRDefault="0096549F">
            <w:pPr>
              <w:pStyle w:val="afb"/>
              <w:autoSpaceDE w:val="0"/>
              <w:autoSpaceDN w:val="0"/>
              <w:pPrChange w:id="6923" w:author="Seongeun Woo" w:date="2016-10-13T18:44:00Z">
                <w:pPr>
                  <w:pStyle w:val="afb"/>
                </w:pPr>
              </w:pPrChange>
            </w:pPr>
            <w:r w:rsidRPr="00ED175E">
              <w:t>284</w:t>
            </w:r>
          </w:p>
        </w:tc>
        <w:tc>
          <w:tcPr>
            <w:tcW w:w="1630" w:type="dxa"/>
            <w:tcBorders>
              <w:top w:val="nil"/>
              <w:left w:val="nil"/>
              <w:bottom w:val="single" w:sz="4" w:space="0" w:color="auto"/>
              <w:right w:val="single" w:sz="4" w:space="0" w:color="auto"/>
            </w:tcBorders>
            <w:shd w:val="clear" w:color="auto" w:fill="auto"/>
            <w:noWrap/>
            <w:vAlign w:val="bottom"/>
            <w:hideMark/>
          </w:tcPr>
          <w:p w14:paraId="108F71AA" w14:textId="77777777" w:rsidR="0096549F" w:rsidRPr="00ED175E" w:rsidRDefault="0096549F">
            <w:pPr>
              <w:pStyle w:val="afb"/>
              <w:autoSpaceDE w:val="0"/>
              <w:autoSpaceDN w:val="0"/>
              <w:pPrChange w:id="6924"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6A0832F7" w14:textId="77777777" w:rsidR="0096549F" w:rsidRPr="00ED175E" w:rsidRDefault="0096549F">
            <w:pPr>
              <w:pStyle w:val="afb"/>
              <w:autoSpaceDE w:val="0"/>
              <w:autoSpaceDN w:val="0"/>
              <w:pPrChange w:id="6925"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57980E03" w14:textId="77777777" w:rsidR="0096549F" w:rsidRPr="00ED175E" w:rsidRDefault="0096549F">
            <w:pPr>
              <w:pStyle w:val="afb"/>
              <w:autoSpaceDE w:val="0"/>
              <w:autoSpaceDN w:val="0"/>
              <w:pPrChange w:id="6926" w:author="Seongeun Woo" w:date="2016-10-13T18:44:00Z">
                <w:pPr>
                  <w:pStyle w:val="afb"/>
                </w:pPr>
              </w:pPrChange>
            </w:pPr>
            <w:r w:rsidRPr="00ED175E">
              <w:t>374</w:t>
            </w:r>
          </w:p>
        </w:tc>
      </w:tr>
      <w:tr w:rsidR="0096549F" w:rsidRPr="00ED175E" w14:paraId="50D92932"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655EDB1A" w14:textId="77777777" w:rsidR="0096549F" w:rsidRPr="00ED175E" w:rsidRDefault="0096549F">
            <w:pPr>
              <w:pStyle w:val="afb"/>
              <w:autoSpaceDE w:val="0"/>
              <w:autoSpaceDN w:val="0"/>
              <w:pPrChange w:id="6927"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030862F8" w14:textId="77777777" w:rsidR="0096549F" w:rsidRPr="00ED175E" w:rsidRDefault="0096549F">
            <w:pPr>
              <w:pStyle w:val="afb"/>
              <w:autoSpaceDE w:val="0"/>
              <w:autoSpaceDN w:val="0"/>
              <w:pPrChange w:id="6928"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73C9747F" w14:textId="77777777" w:rsidR="0096549F" w:rsidRPr="00ED175E" w:rsidRDefault="0096549F">
            <w:pPr>
              <w:pStyle w:val="afb"/>
              <w:autoSpaceDE w:val="0"/>
              <w:autoSpaceDN w:val="0"/>
              <w:pPrChange w:id="6929" w:author="Seongeun Woo" w:date="2016-10-13T18:44:00Z">
                <w:pPr>
                  <w:pStyle w:val="afb"/>
                </w:pPr>
              </w:pPrChange>
            </w:pPr>
            <w:r w:rsidRPr="00ED175E">
              <w:t>285</w:t>
            </w:r>
          </w:p>
        </w:tc>
        <w:tc>
          <w:tcPr>
            <w:tcW w:w="1630" w:type="dxa"/>
            <w:tcBorders>
              <w:top w:val="nil"/>
              <w:left w:val="nil"/>
              <w:bottom w:val="single" w:sz="4" w:space="0" w:color="auto"/>
              <w:right w:val="single" w:sz="4" w:space="0" w:color="auto"/>
            </w:tcBorders>
            <w:shd w:val="clear" w:color="auto" w:fill="auto"/>
            <w:noWrap/>
            <w:vAlign w:val="bottom"/>
            <w:hideMark/>
          </w:tcPr>
          <w:p w14:paraId="12871305" w14:textId="77777777" w:rsidR="0096549F" w:rsidRPr="00ED175E" w:rsidRDefault="0096549F">
            <w:pPr>
              <w:pStyle w:val="afb"/>
              <w:autoSpaceDE w:val="0"/>
              <w:autoSpaceDN w:val="0"/>
              <w:pPrChange w:id="6930"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62F159FE" w14:textId="77777777" w:rsidR="0096549F" w:rsidRPr="00ED175E" w:rsidRDefault="0096549F">
            <w:pPr>
              <w:pStyle w:val="afb"/>
              <w:autoSpaceDE w:val="0"/>
              <w:autoSpaceDN w:val="0"/>
              <w:pPrChange w:id="6931"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6016416F" w14:textId="77777777" w:rsidR="0096549F" w:rsidRPr="00ED175E" w:rsidRDefault="0096549F">
            <w:pPr>
              <w:pStyle w:val="afb"/>
              <w:autoSpaceDE w:val="0"/>
              <w:autoSpaceDN w:val="0"/>
              <w:pPrChange w:id="6932" w:author="Seongeun Woo" w:date="2016-10-13T18:44:00Z">
                <w:pPr>
                  <w:pStyle w:val="afb"/>
                </w:pPr>
              </w:pPrChange>
            </w:pPr>
            <w:r w:rsidRPr="00ED175E">
              <w:t>375</w:t>
            </w:r>
          </w:p>
        </w:tc>
      </w:tr>
      <w:tr w:rsidR="0096549F" w:rsidRPr="00ED175E" w14:paraId="76E42B48"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360E5641" w14:textId="77777777" w:rsidR="0096549F" w:rsidRPr="00ED175E" w:rsidRDefault="0096549F">
            <w:pPr>
              <w:pStyle w:val="afb"/>
              <w:autoSpaceDE w:val="0"/>
              <w:autoSpaceDN w:val="0"/>
              <w:pPrChange w:id="6933"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5F0FD573" w14:textId="77777777" w:rsidR="0096549F" w:rsidRPr="00ED175E" w:rsidRDefault="0096549F">
            <w:pPr>
              <w:pStyle w:val="afb"/>
              <w:autoSpaceDE w:val="0"/>
              <w:autoSpaceDN w:val="0"/>
              <w:pPrChange w:id="6934"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7D7C94CF" w14:textId="77777777" w:rsidR="0096549F" w:rsidRPr="00ED175E" w:rsidRDefault="0096549F">
            <w:pPr>
              <w:pStyle w:val="afb"/>
              <w:autoSpaceDE w:val="0"/>
              <w:autoSpaceDN w:val="0"/>
              <w:pPrChange w:id="6935" w:author="Seongeun Woo" w:date="2016-10-13T18:44:00Z">
                <w:pPr>
                  <w:pStyle w:val="afb"/>
                </w:pPr>
              </w:pPrChange>
            </w:pPr>
            <w:r w:rsidRPr="00ED175E">
              <w:t>286</w:t>
            </w:r>
          </w:p>
        </w:tc>
        <w:tc>
          <w:tcPr>
            <w:tcW w:w="1630" w:type="dxa"/>
            <w:tcBorders>
              <w:top w:val="nil"/>
              <w:left w:val="nil"/>
              <w:bottom w:val="single" w:sz="4" w:space="0" w:color="auto"/>
              <w:right w:val="single" w:sz="4" w:space="0" w:color="auto"/>
            </w:tcBorders>
            <w:shd w:val="clear" w:color="auto" w:fill="auto"/>
            <w:noWrap/>
            <w:vAlign w:val="bottom"/>
            <w:hideMark/>
          </w:tcPr>
          <w:p w14:paraId="2F65C8F4" w14:textId="77777777" w:rsidR="0096549F" w:rsidRPr="00ED175E" w:rsidRDefault="0096549F">
            <w:pPr>
              <w:pStyle w:val="afb"/>
              <w:autoSpaceDE w:val="0"/>
              <w:autoSpaceDN w:val="0"/>
              <w:pPrChange w:id="6936"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6EDB06F0" w14:textId="77777777" w:rsidR="0096549F" w:rsidRPr="00ED175E" w:rsidRDefault="0096549F">
            <w:pPr>
              <w:pStyle w:val="afb"/>
              <w:autoSpaceDE w:val="0"/>
              <w:autoSpaceDN w:val="0"/>
              <w:pPrChange w:id="6937"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63A61E45" w14:textId="77777777" w:rsidR="0096549F" w:rsidRPr="00ED175E" w:rsidRDefault="0096549F">
            <w:pPr>
              <w:pStyle w:val="afb"/>
              <w:autoSpaceDE w:val="0"/>
              <w:autoSpaceDN w:val="0"/>
              <w:pPrChange w:id="6938" w:author="Seongeun Woo" w:date="2016-10-13T18:44:00Z">
                <w:pPr>
                  <w:pStyle w:val="afb"/>
                </w:pPr>
              </w:pPrChange>
            </w:pPr>
            <w:r w:rsidRPr="00ED175E">
              <w:t>376</w:t>
            </w:r>
          </w:p>
        </w:tc>
      </w:tr>
      <w:tr w:rsidR="0096549F" w:rsidRPr="00ED175E" w14:paraId="6B2BE755" w14:textId="77777777" w:rsidTr="0019306E">
        <w:trPr>
          <w:trHeight w:val="255"/>
        </w:trPr>
        <w:tc>
          <w:tcPr>
            <w:tcW w:w="1488" w:type="dxa"/>
            <w:tcBorders>
              <w:top w:val="nil"/>
              <w:left w:val="single" w:sz="4" w:space="0" w:color="auto"/>
              <w:bottom w:val="single" w:sz="4" w:space="0" w:color="auto"/>
              <w:right w:val="single" w:sz="4" w:space="0" w:color="auto"/>
            </w:tcBorders>
            <w:shd w:val="clear" w:color="auto" w:fill="auto"/>
            <w:noWrap/>
            <w:vAlign w:val="bottom"/>
            <w:hideMark/>
          </w:tcPr>
          <w:p w14:paraId="2A5D70C7" w14:textId="77777777" w:rsidR="0096549F" w:rsidRPr="00ED175E" w:rsidRDefault="0096549F">
            <w:pPr>
              <w:pStyle w:val="afb"/>
              <w:autoSpaceDE w:val="0"/>
              <w:autoSpaceDN w:val="0"/>
              <w:pPrChange w:id="6939" w:author="Seongeun Woo" w:date="2016-10-13T18:44:00Z">
                <w:pPr>
                  <w:pStyle w:val="afb"/>
                </w:pPr>
              </w:pPrChange>
            </w:pPr>
            <w:r w:rsidRPr="00ED175E">
              <w:t>1</w:t>
            </w:r>
          </w:p>
        </w:tc>
        <w:tc>
          <w:tcPr>
            <w:tcW w:w="1630" w:type="dxa"/>
            <w:tcBorders>
              <w:top w:val="nil"/>
              <w:left w:val="nil"/>
              <w:bottom w:val="single" w:sz="4" w:space="0" w:color="auto"/>
              <w:right w:val="single" w:sz="4" w:space="0" w:color="auto"/>
            </w:tcBorders>
            <w:shd w:val="clear" w:color="auto" w:fill="auto"/>
            <w:noWrap/>
            <w:vAlign w:val="bottom"/>
            <w:hideMark/>
          </w:tcPr>
          <w:p w14:paraId="5DBC5370" w14:textId="77777777" w:rsidR="0096549F" w:rsidRPr="00ED175E" w:rsidRDefault="0096549F">
            <w:pPr>
              <w:pStyle w:val="afb"/>
              <w:autoSpaceDE w:val="0"/>
              <w:autoSpaceDN w:val="0"/>
              <w:pPrChange w:id="6940" w:author="Seongeun Woo" w:date="2016-10-13T18:44:00Z">
                <w:pPr>
                  <w:pStyle w:val="afb"/>
                </w:pPr>
              </w:pPrChange>
            </w:pPr>
            <w:r w:rsidRPr="00ED175E">
              <w:t>261</w:t>
            </w:r>
          </w:p>
        </w:tc>
        <w:tc>
          <w:tcPr>
            <w:tcW w:w="1630" w:type="dxa"/>
            <w:tcBorders>
              <w:top w:val="nil"/>
              <w:left w:val="nil"/>
              <w:bottom w:val="single" w:sz="4" w:space="0" w:color="auto"/>
              <w:right w:val="single" w:sz="4" w:space="0" w:color="auto"/>
            </w:tcBorders>
            <w:shd w:val="clear" w:color="auto" w:fill="auto"/>
            <w:noWrap/>
            <w:vAlign w:val="bottom"/>
            <w:hideMark/>
          </w:tcPr>
          <w:p w14:paraId="1CD9E507" w14:textId="77777777" w:rsidR="0096549F" w:rsidRPr="00ED175E" w:rsidRDefault="0096549F">
            <w:pPr>
              <w:pStyle w:val="afb"/>
              <w:autoSpaceDE w:val="0"/>
              <w:autoSpaceDN w:val="0"/>
              <w:pPrChange w:id="6941" w:author="Seongeun Woo" w:date="2016-10-13T18:44:00Z">
                <w:pPr>
                  <w:pStyle w:val="afb"/>
                </w:pPr>
              </w:pPrChange>
            </w:pPr>
            <w:r w:rsidRPr="00ED175E">
              <w:t>287</w:t>
            </w:r>
          </w:p>
        </w:tc>
        <w:tc>
          <w:tcPr>
            <w:tcW w:w="1630" w:type="dxa"/>
            <w:tcBorders>
              <w:top w:val="nil"/>
              <w:left w:val="nil"/>
              <w:bottom w:val="single" w:sz="4" w:space="0" w:color="auto"/>
              <w:right w:val="single" w:sz="4" w:space="0" w:color="auto"/>
            </w:tcBorders>
            <w:shd w:val="clear" w:color="auto" w:fill="auto"/>
            <w:noWrap/>
            <w:vAlign w:val="bottom"/>
            <w:hideMark/>
          </w:tcPr>
          <w:p w14:paraId="6E340240" w14:textId="77777777" w:rsidR="0096549F" w:rsidRPr="00ED175E" w:rsidRDefault="0096549F">
            <w:pPr>
              <w:pStyle w:val="afb"/>
              <w:autoSpaceDE w:val="0"/>
              <w:autoSpaceDN w:val="0"/>
              <w:pPrChange w:id="6942" w:author="Seongeun Woo" w:date="2016-10-13T18:44:00Z">
                <w:pPr>
                  <w:pStyle w:val="afb"/>
                </w:pPr>
              </w:pPrChange>
            </w:pPr>
            <w:r w:rsidRPr="00ED175E">
              <w:t>20150214</w:t>
            </w:r>
          </w:p>
        </w:tc>
        <w:tc>
          <w:tcPr>
            <w:tcW w:w="1630" w:type="dxa"/>
            <w:tcBorders>
              <w:top w:val="nil"/>
              <w:left w:val="nil"/>
              <w:bottom w:val="single" w:sz="4" w:space="0" w:color="auto"/>
              <w:right w:val="single" w:sz="4" w:space="0" w:color="auto"/>
            </w:tcBorders>
            <w:shd w:val="clear" w:color="auto" w:fill="auto"/>
            <w:noWrap/>
            <w:vAlign w:val="bottom"/>
            <w:hideMark/>
          </w:tcPr>
          <w:p w14:paraId="5C4740BE" w14:textId="77777777" w:rsidR="0096549F" w:rsidRPr="00ED175E" w:rsidRDefault="0096549F">
            <w:pPr>
              <w:pStyle w:val="afb"/>
              <w:autoSpaceDE w:val="0"/>
              <w:autoSpaceDN w:val="0"/>
              <w:pPrChange w:id="6943" w:author="Seongeun Woo" w:date="2016-10-13T18:44:00Z">
                <w:pPr>
                  <w:pStyle w:val="afb"/>
                </w:pPr>
              </w:pPrChange>
            </w:pPr>
            <w:r w:rsidRPr="00ED175E">
              <w:t>99991231</w:t>
            </w:r>
          </w:p>
        </w:tc>
        <w:tc>
          <w:tcPr>
            <w:tcW w:w="1490" w:type="dxa"/>
            <w:tcBorders>
              <w:top w:val="nil"/>
              <w:left w:val="nil"/>
              <w:bottom w:val="single" w:sz="4" w:space="0" w:color="auto"/>
              <w:right w:val="single" w:sz="4" w:space="0" w:color="auto"/>
            </w:tcBorders>
            <w:shd w:val="clear" w:color="auto" w:fill="auto"/>
            <w:noWrap/>
            <w:vAlign w:val="bottom"/>
            <w:hideMark/>
          </w:tcPr>
          <w:p w14:paraId="348B9DA7" w14:textId="77777777" w:rsidR="0096549F" w:rsidRPr="00ED175E" w:rsidRDefault="0096549F">
            <w:pPr>
              <w:pStyle w:val="afb"/>
              <w:autoSpaceDE w:val="0"/>
              <w:autoSpaceDN w:val="0"/>
              <w:pPrChange w:id="6944" w:author="Seongeun Woo" w:date="2016-10-13T18:44:00Z">
                <w:pPr>
                  <w:pStyle w:val="afb"/>
                </w:pPr>
              </w:pPrChange>
            </w:pPr>
            <w:r w:rsidRPr="00ED175E">
              <w:t>377</w:t>
            </w:r>
          </w:p>
        </w:tc>
      </w:tr>
    </w:tbl>
    <w:p w14:paraId="0E5695A7" w14:textId="77777777" w:rsidR="0096549F" w:rsidRPr="00ED175E" w:rsidRDefault="0096549F">
      <w:pPr>
        <w:pStyle w:val="-00"/>
        <w:wordWrap/>
        <w:pPrChange w:id="6945" w:author="Seongeun Woo" w:date="2016-10-13T18:44:00Z">
          <w:pPr>
            <w:pStyle w:val="-00"/>
          </w:pPr>
        </w:pPrChange>
      </w:pPr>
    </w:p>
    <w:p w14:paraId="2AB7DF31" w14:textId="609C3C0D" w:rsidR="0096549F" w:rsidRPr="00ED175E" w:rsidRDefault="0096549F">
      <w:pPr>
        <w:pStyle w:val="afff5"/>
        <w:wordWrap/>
        <w:pPrChange w:id="6946" w:author="Seongeun Woo" w:date="2016-10-13T18:44:00Z">
          <w:pPr>
            <w:pStyle w:val="afff5"/>
          </w:pPr>
        </w:pPrChange>
      </w:pPr>
      <w:del w:id="6947" w:author="哲均 宋" w:date="2019-08-16T09:52:00Z">
        <w:r w:rsidRPr="00ED175E" w:rsidDel="00A3306E">
          <w:delText>テーブル説明</w:delText>
        </w:r>
      </w:del>
      <w:ins w:id="6948" w:author="哲均 宋" w:date="2019-08-16T09:52:00Z">
        <w:r w:rsidR="00A3306E">
          <w:t>Table Description</w:t>
        </w:r>
      </w:ins>
    </w:p>
    <w:p w14:paraId="2CA3F56A" w14:textId="2C2B22C4" w:rsidR="007C0E9B" w:rsidRDefault="006B1020">
      <w:pPr>
        <w:autoSpaceDE w:val="0"/>
        <w:autoSpaceDN w:val="0"/>
        <w:jc w:val="left"/>
        <w:rPr>
          <w:ins w:id="6949" w:author="哲均 宋" w:date="2019-08-16T14:36:00Z"/>
        </w:rPr>
      </w:pPr>
      <w:ins w:id="6950" w:author="Seongeun Woo" w:date="2016-07-06T16:24:00Z">
        <w:del w:id="6951" w:author="哲均 宋" w:date="2019-08-16T14:36:00Z">
          <w:r w:rsidRPr="00ED175E" w:rsidDel="007C0E9B">
            <w:delText>INT</w:delText>
          </w:r>
        </w:del>
      </w:ins>
      <w:ins w:id="6952" w:author="user" w:date="2016-10-14T15:12:00Z">
        <w:del w:id="6953" w:author="哲均 宋" w:date="2019-08-16T14:36:00Z">
          <w:r w:rsidR="00A922BD" w:rsidDel="007C0E9B">
            <w:rPr>
              <w:rFonts w:hint="eastAsia"/>
            </w:rPr>
            <w:delText>V</w:delText>
          </w:r>
        </w:del>
      </w:ins>
      <w:ins w:id="6954" w:author="Seongeun Woo" w:date="2016-07-06T16:24:00Z">
        <w:del w:id="6955" w:author="哲均 宋" w:date="2019-08-16T14:36:00Z">
          <w:r w:rsidRPr="00ED175E" w:rsidDel="007C0E9B">
            <w:delText>_TYPE</w:delText>
          </w:r>
          <w:r w:rsidRPr="00ED175E" w:rsidDel="007C0E9B">
            <w:rPr>
              <w:rFonts w:hint="eastAsia"/>
            </w:rPr>
            <w:delText>カラムが</w:delText>
          </w:r>
        </w:del>
      </w:ins>
      <w:ins w:id="6956" w:author="Seongeun Woo" w:date="2016-07-06T16:25:00Z">
        <w:del w:id="6957" w:author="哲均 宋" w:date="2019-08-16T14:36:00Z">
          <w:r w:rsidRPr="00ED175E" w:rsidDel="007C0E9B">
            <w:delText>1</w:delText>
          </w:r>
          <w:r w:rsidRPr="00ED175E" w:rsidDel="007C0E9B">
            <w:rPr>
              <w:rFonts w:hint="eastAsia"/>
            </w:rPr>
            <w:delText>の場合、</w:delText>
          </w:r>
        </w:del>
      </w:ins>
      <w:del w:id="6958" w:author="哲均 宋" w:date="2019-08-16T14:36:00Z">
        <w:r w:rsidR="0096549F" w:rsidRPr="00ED175E" w:rsidDel="007C0E9B">
          <w:delText>OBJ_MAIN</w:delText>
        </w:r>
        <w:r w:rsidR="0096549F" w:rsidRPr="00ED175E" w:rsidDel="007C0E9B">
          <w:rPr>
            <w:rFonts w:hint="eastAsia"/>
          </w:rPr>
          <w:delText>に登録された商品と保険エンティティの</w:delText>
        </w:r>
        <w:r w:rsidR="0096549F" w:rsidRPr="00ED175E" w:rsidDel="007C0E9B">
          <w:delText>ID</w:delText>
        </w:r>
        <w:r w:rsidR="0096549F" w:rsidRPr="00ED175E" w:rsidDel="007C0E9B">
          <w:rPr>
            <w:rFonts w:hint="eastAsia"/>
          </w:rPr>
          <w:delText>の値</w:delText>
        </w:r>
        <w:r w:rsidR="0096549F" w:rsidRPr="00ED175E" w:rsidDel="007C0E9B">
          <w:delText>(OBJ_MAIN</w:delText>
        </w:r>
        <w:r w:rsidR="0096549F" w:rsidRPr="00ED175E" w:rsidDel="007C0E9B">
          <w:rPr>
            <w:rFonts w:hint="eastAsia"/>
          </w:rPr>
          <w:delText>の</w:delText>
        </w:r>
        <w:r w:rsidR="0096549F" w:rsidRPr="00ED175E" w:rsidDel="007C0E9B">
          <w:delText>SID</w:delText>
        </w:r>
      </w:del>
      <w:ins w:id="6959" w:author="Seongeun Woo" w:date="2016-07-06T16:25:00Z">
        <w:del w:id="6960" w:author="哲均 宋" w:date="2019-08-16T14:36:00Z">
          <w:r w:rsidRPr="00ED175E" w:rsidDel="007C0E9B">
            <w:rPr>
              <w:rFonts w:hint="eastAsia"/>
            </w:rPr>
            <w:delText>、</w:delText>
          </w:r>
          <w:r w:rsidRPr="00ED175E" w:rsidDel="007C0E9B">
            <w:delText>SUBSID</w:delText>
          </w:r>
          <w:r w:rsidRPr="00ED175E" w:rsidDel="007C0E9B">
            <w:rPr>
              <w:rFonts w:hint="eastAsia"/>
            </w:rPr>
            <w:delText>、</w:delText>
          </w:r>
          <w:r w:rsidRPr="00ED175E" w:rsidDel="007C0E9B">
            <w:delText>PROP_SID</w:delText>
          </w:r>
        </w:del>
      </w:ins>
      <w:del w:id="6961" w:author="哲均 宋" w:date="2019-08-16T14:36:00Z">
        <w:r w:rsidR="0096549F" w:rsidRPr="00ED175E" w:rsidDel="007C0E9B">
          <w:rPr>
            <w:rFonts w:hint="eastAsia"/>
          </w:rPr>
          <w:delText>カラム値</w:delText>
        </w:r>
      </w:del>
      <w:ins w:id="6962" w:author="Seongeun Woo" w:date="2016-07-06T16:25:00Z">
        <w:del w:id="6963" w:author="哲均 宋" w:date="2019-08-16T14:36:00Z">
          <w:r w:rsidRPr="00ED175E" w:rsidDel="007C0E9B">
            <w:rPr>
              <w:rFonts w:hint="eastAsia"/>
            </w:rPr>
            <w:delText>は</w:delText>
          </w:r>
        </w:del>
      </w:ins>
      <w:ins w:id="6964" w:author="Seongeun Woo" w:date="2016-07-06T16:26:00Z">
        <w:del w:id="6965" w:author="哲均 宋" w:date="2019-08-16T14:36:00Z">
          <w:r w:rsidRPr="00ED175E" w:rsidDel="007C0E9B">
            <w:delText>OBJ_MAIN</w:delText>
          </w:r>
          <w:r w:rsidRPr="00ED175E" w:rsidDel="007C0E9B">
            <w:rPr>
              <w:rFonts w:hint="eastAsia"/>
            </w:rPr>
            <w:delText>テーブルの</w:delText>
          </w:r>
          <w:r w:rsidRPr="00ED175E" w:rsidDel="007C0E9B">
            <w:delText>SID</w:delText>
          </w:r>
          <w:r w:rsidRPr="00ED175E" w:rsidDel="007C0E9B">
            <w:rPr>
              <w:rFonts w:hint="eastAsia"/>
            </w:rPr>
            <w:delText>カラム値である。</w:delText>
          </w:r>
        </w:del>
      </w:ins>
      <w:ins w:id="6966" w:author="哲均 宋" w:date="2019-08-16T14:36:00Z">
        <w:r w:rsidR="007C0E9B" w:rsidRPr="007C0E9B">
          <w:t>When the INV_TYPE column is 1, the SID, SUBSID, and PROP_SID column values are the SID column values in the OBJ_MAIN table.</w:t>
        </w:r>
      </w:ins>
    </w:p>
    <w:p w14:paraId="601E79CE" w14:textId="0BFB72ED" w:rsidR="007C0E9B" w:rsidRPr="00ED175E" w:rsidRDefault="0096549F">
      <w:pPr>
        <w:autoSpaceDE w:val="0"/>
        <w:autoSpaceDN w:val="0"/>
        <w:jc w:val="left"/>
        <w:rPr>
          <w:rFonts w:hint="eastAsia"/>
        </w:rPr>
        <w:pPrChange w:id="6967" w:author="Seongeun Woo" w:date="2016-10-13T18:44:00Z">
          <w:pPr/>
        </w:pPrChange>
      </w:pPr>
      <w:del w:id="6968" w:author="Seongeun Woo" w:date="2016-07-06T16:26:00Z">
        <w:r w:rsidRPr="00ED175E" w:rsidDel="006B1020">
          <w:delText>)</w:delText>
        </w:r>
        <w:r w:rsidRPr="00ED175E" w:rsidDel="006B1020">
          <w:rPr>
            <w:rFonts w:hint="eastAsia"/>
          </w:rPr>
          <w:delText>が本テーブルの</w:delText>
        </w:r>
        <w:r w:rsidRPr="00ED175E" w:rsidDel="006B1020">
          <w:delText>SID</w:delText>
        </w:r>
        <w:r w:rsidRPr="00ED175E" w:rsidDel="006B1020">
          <w:rPr>
            <w:rFonts w:hint="eastAsia"/>
          </w:rPr>
          <w:delText>と</w:delText>
        </w:r>
        <w:r w:rsidRPr="00ED175E" w:rsidDel="006B1020">
          <w:delText>SUBSID</w:delText>
        </w:r>
        <w:r w:rsidRPr="00ED175E" w:rsidDel="006B1020">
          <w:rPr>
            <w:rFonts w:hint="eastAsia"/>
          </w:rPr>
          <w:delText>に保存されている。</w:delText>
        </w:r>
      </w:del>
      <w:del w:id="6969" w:author="哲均 宋" w:date="2019-08-16T14:39:00Z">
        <w:r w:rsidRPr="00ED175E" w:rsidDel="007C0E9B">
          <w:delText>OBJ_INV</w:delText>
        </w:r>
        <w:r w:rsidRPr="00ED175E" w:rsidDel="007C0E9B">
          <w:rPr>
            <w:rFonts w:hint="eastAsia"/>
          </w:rPr>
          <w:delText>のテーブル</w:delText>
        </w:r>
      </w:del>
      <w:ins w:id="6970" w:author="Seongeun Woo" w:date="2016-07-06T16:26:00Z">
        <w:del w:id="6971" w:author="哲均 宋" w:date="2019-08-16T14:39:00Z">
          <w:r w:rsidR="006B1020" w:rsidRPr="00ED175E" w:rsidDel="007C0E9B">
            <w:rPr>
              <w:rFonts w:hint="eastAsia"/>
            </w:rPr>
            <w:delText>の</w:delText>
          </w:r>
        </w:del>
      </w:ins>
      <w:del w:id="6972" w:author="哲均 宋" w:date="2019-08-16T14:39:00Z">
        <w:r w:rsidRPr="00ED175E" w:rsidDel="007C0E9B">
          <w:rPr>
            <w:rFonts w:hint="eastAsia"/>
          </w:rPr>
          <w:delText>構造は上位エンティティの</w:delText>
        </w:r>
        <w:r w:rsidRPr="00ED175E" w:rsidDel="007C0E9B">
          <w:delText>ID</w:delText>
        </w:r>
        <w:r w:rsidRPr="00ED175E" w:rsidDel="007C0E9B">
          <w:rPr>
            <w:rFonts w:hint="eastAsia"/>
          </w:rPr>
          <w:delText>が</w:delText>
        </w:r>
        <w:r w:rsidRPr="00ED175E" w:rsidDel="007C0E9B">
          <w:delText>SID</w:delText>
        </w:r>
      </w:del>
      <w:ins w:id="6973" w:author="Seongeun Woo" w:date="2016-07-06T16:26:00Z">
        <w:del w:id="6974" w:author="哲均 宋" w:date="2019-08-16T14:39:00Z">
          <w:r w:rsidR="006B1020" w:rsidRPr="00ED175E" w:rsidDel="007C0E9B">
            <w:rPr>
              <w:rFonts w:hint="eastAsia"/>
            </w:rPr>
            <w:delText>には上位オブジェクトの</w:delText>
          </w:r>
          <w:r w:rsidR="006B1020" w:rsidRPr="00ED175E" w:rsidDel="007C0E9B">
            <w:delText>ID</w:delText>
          </w:r>
        </w:del>
      </w:ins>
      <w:ins w:id="6975" w:author="Seongeun Woo" w:date="2016-07-06T16:27:00Z">
        <w:del w:id="6976" w:author="哲均 宋" w:date="2019-08-16T14:39:00Z">
          <w:r w:rsidR="006B1020" w:rsidRPr="00ED175E" w:rsidDel="007C0E9B">
            <w:rPr>
              <w:rFonts w:hint="eastAsia"/>
            </w:rPr>
            <w:delText>、</w:delText>
          </w:r>
          <w:r w:rsidR="006B1020" w:rsidRPr="00ED175E" w:rsidDel="007C0E9B">
            <w:delText>SUBSID</w:delText>
          </w:r>
          <w:r w:rsidR="006B1020" w:rsidRPr="00ED175E" w:rsidDel="007C0E9B">
            <w:rPr>
              <w:rFonts w:hint="eastAsia"/>
            </w:rPr>
            <w:delText>には</w:delText>
          </w:r>
        </w:del>
      </w:ins>
      <w:del w:id="6977" w:author="哲均 宋" w:date="2019-08-16T14:39:00Z">
        <w:r w:rsidRPr="00ED175E" w:rsidDel="007C0E9B">
          <w:rPr>
            <w:rFonts w:hint="eastAsia"/>
          </w:rPr>
          <w:delText>カラムに、下位エンティティ</w:delText>
        </w:r>
      </w:del>
      <w:ins w:id="6978" w:author="Seongeun Woo" w:date="2016-07-06T11:18:00Z">
        <w:del w:id="6979" w:author="哲均 宋" w:date="2019-08-16T14:39:00Z">
          <w:r w:rsidR="00036622" w:rsidRPr="00ED175E" w:rsidDel="007C0E9B">
            <w:rPr>
              <w:rFonts w:hint="eastAsia"/>
            </w:rPr>
            <w:delText>オブジェクト</w:delText>
          </w:r>
        </w:del>
      </w:ins>
      <w:del w:id="6980" w:author="哲均 宋" w:date="2019-08-16T14:39:00Z">
        <w:r w:rsidRPr="00ED175E" w:rsidDel="007C0E9B">
          <w:rPr>
            <w:rFonts w:hint="eastAsia"/>
          </w:rPr>
          <w:delText>の</w:delText>
        </w:r>
        <w:r w:rsidRPr="00ED175E" w:rsidDel="007C0E9B">
          <w:delText>ID</w:delText>
        </w:r>
      </w:del>
      <w:ins w:id="6981" w:author="Seongeun Woo" w:date="2016-07-06T16:27:00Z">
        <w:del w:id="6982" w:author="哲均 宋" w:date="2019-08-16T14:39:00Z">
          <w:r w:rsidR="006B1020" w:rsidRPr="00ED175E" w:rsidDel="007C0E9B">
            <w:rPr>
              <w:rFonts w:hint="eastAsia"/>
            </w:rPr>
            <w:delText>、</w:delText>
          </w:r>
        </w:del>
      </w:ins>
      <w:ins w:id="6983" w:author="Seongeun Woo" w:date="2016-07-06T16:28:00Z">
        <w:del w:id="6984" w:author="哲均 宋" w:date="2019-08-16T14:39:00Z">
          <w:r w:rsidR="006B1020" w:rsidRPr="00ED175E" w:rsidDel="007C0E9B">
            <w:rPr>
              <w:rFonts w:hint="eastAsia"/>
            </w:rPr>
            <w:delText>上位・下位</w:delText>
          </w:r>
        </w:del>
      </w:ins>
      <w:del w:id="6985" w:author="哲均 宋" w:date="2019-08-16T14:39:00Z">
        <w:r w:rsidR="006B1020" w:rsidRPr="00ED175E" w:rsidDel="007C0E9B">
          <w:rPr>
            <w:rFonts w:hint="eastAsia"/>
          </w:rPr>
          <w:delText>が</w:delText>
        </w:r>
      </w:del>
      <w:ins w:id="6986" w:author="Seongeun Woo" w:date="2016-07-06T16:27:00Z">
        <w:del w:id="6987" w:author="哲均 宋" w:date="2019-08-16T14:39:00Z">
          <w:r w:rsidR="006B1020" w:rsidRPr="00ED175E" w:rsidDel="007C0E9B">
            <w:rPr>
              <w:rFonts w:hint="eastAsia"/>
            </w:rPr>
            <w:delText>オブジェクト間に</w:delText>
          </w:r>
        </w:del>
      </w:ins>
      <w:ins w:id="6988" w:author="Seongeun Woo" w:date="2016-07-06T16:30:00Z">
        <w:del w:id="6989" w:author="哲均 宋" w:date="2019-08-16T14:39:00Z">
          <w:r w:rsidR="006B1020" w:rsidRPr="00ED175E" w:rsidDel="007C0E9B">
            <w:rPr>
              <w:rFonts w:hint="eastAsia"/>
            </w:rPr>
            <w:delText>関係オブジェクトがある場合</w:delText>
          </w:r>
        </w:del>
      </w:ins>
      <w:ins w:id="6990" w:author="Seongeun Woo" w:date="2016-07-06T16:31:00Z">
        <w:del w:id="6991" w:author="哲均 宋" w:date="2019-08-16T14:39:00Z">
          <w:r w:rsidR="006B1020" w:rsidRPr="00ED175E" w:rsidDel="007C0E9B">
            <w:rPr>
              <w:rFonts w:hint="eastAsia"/>
            </w:rPr>
            <w:delText>は</w:delText>
          </w:r>
          <w:r w:rsidR="006B1020" w:rsidRPr="00ED175E" w:rsidDel="007C0E9B">
            <w:delText>PROP_SID</w:delText>
          </w:r>
          <w:r w:rsidR="006B1020" w:rsidRPr="00ED175E" w:rsidDel="007C0E9B">
            <w:rPr>
              <w:rFonts w:hint="eastAsia"/>
            </w:rPr>
            <w:delText>に関係オブジェクトの</w:delText>
          </w:r>
          <w:r w:rsidR="006B1020" w:rsidRPr="00ED175E" w:rsidDel="007C0E9B">
            <w:delText>ID</w:delText>
          </w:r>
          <w:r w:rsidR="006B1020" w:rsidRPr="00ED175E" w:rsidDel="007C0E9B">
            <w:rPr>
              <w:rFonts w:hint="eastAsia"/>
            </w:rPr>
            <w:delText>が</w:delText>
          </w:r>
        </w:del>
      </w:ins>
      <w:ins w:id="6992" w:author="Seongeun Woo" w:date="2016-07-06T16:32:00Z">
        <w:del w:id="6993" w:author="哲均 宋" w:date="2019-08-16T14:39:00Z">
          <w:r w:rsidR="006B1020" w:rsidRPr="00ED175E" w:rsidDel="007C0E9B">
            <w:rPr>
              <w:rFonts w:hint="eastAsia"/>
            </w:rPr>
            <w:delText>ある。</w:delText>
          </w:r>
        </w:del>
      </w:ins>
      <w:del w:id="6994" w:author="Seongeun Woo" w:date="2016-07-06T16:32:00Z">
        <w:r w:rsidRPr="00ED175E" w:rsidDel="006B1020">
          <w:delText>SUBSID</w:delText>
        </w:r>
        <w:r w:rsidRPr="00ED175E" w:rsidDel="006B1020">
          <w:rPr>
            <w:rFonts w:hint="eastAsia"/>
          </w:rPr>
          <w:delText>カラムに保存される構造である。</w:delText>
        </w:r>
      </w:del>
      <w:del w:id="6995" w:author="user" w:date="2016-10-14T13:47:00Z">
        <w:r w:rsidRPr="00ED175E" w:rsidDel="0042089F">
          <w:delText xml:space="preserve"> </w:delText>
        </w:r>
      </w:del>
      <w:ins w:id="6996" w:author="哲均 宋" w:date="2019-08-16T14:39:00Z">
        <w:r w:rsidR="007C0E9B" w:rsidRPr="007C0E9B">
          <w:t>The ID of the upper object is stored in the SID of the OBJ_INV table. The ID of the lower object is stored in SUBSID, and the ID of the related object is stored in PROP_SID if there is a related object between the upper and lower objects.</w:t>
        </w:r>
      </w:ins>
    </w:p>
    <w:p w14:paraId="196F4406" w14:textId="0750EE11" w:rsidR="0096549F" w:rsidRPr="00ED175E" w:rsidDel="001D5E3D" w:rsidRDefault="0096549F">
      <w:pPr>
        <w:autoSpaceDE w:val="0"/>
        <w:autoSpaceDN w:val="0"/>
        <w:jc w:val="left"/>
        <w:rPr>
          <w:del w:id="6997" w:author="哲均 宋" w:date="2019-08-16T14:42:00Z"/>
        </w:rPr>
        <w:pPrChange w:id="6998" w:author="Seongeun Woo" w:date="2016-10-13T18:44:00Z">
          <w:pPr/>
        </w:pPrChange>
      </w:pPr>
      <w:del w:id="6999" w:author="哲均 宋" w:date="2019-08-16T08:52:00Z">
        <w:r w:rsidRPr="00ED175E" w:rsidDel="003566B2">
          <w:rPr>
            <w:rFonts w:hint="eastAsia"/>
          </w:rPr>
          <w:delText>サンプルデータ</w:delText>
        </w:r>
      </w:del>
      <w:ins w:id="7000" w:author="Seongeun Woo" w:date="2016-07-06T16:22:00Z">
        <w:del w:id="7001" w:author="哲均 宋" w:date="2019-08-16T14:42:00Z">
          <w:r w:rsidR="005A2045" w:rsidRPr="00ED175E" w:rsidDel="001D5E3D">
            <w:rPr>
              <w:rFonts w:hint="eastAsia"/>
            </w:rPr>
            <w:delText>で</w:delText>
          </w:r>
        </w:del>
      </w:ins>
      <w:del w:id="7002" w:author="哲均 宋" w:date="2019-08-16T14:42:00Z">
        <w:r w:rsidRPr="00ED175E" w:rsidDel="001D5E3D">
          <w:rPr>
            <w:rFonts w:hint="eastAsia"/>
          </w:rPr>
          <w:delText>は、</w:delText>
        </w:r>
        <w:r w:rsidRPr="00ED175E" w:rsidDel="001D5E3D">
          <w:delText>SID</w:delText>
        </w:r>
        <w:r w:rsidRPr="00ED175E" w:rsidDel="001D5E3D">
          <w:rPr>
            <w:rFonts w:hint="eastAsia"/>
          </w:rPr>
          <w:delText>が</w:delText>
        </w:r>
        <w:r w:rsidRPr="00ED175E" w:rsidDel="001D5E3D">
          <w:delText>261(P2001</w:delText>
        </w:r>
        <w:r w:rsidRPr="00ED175E" w:rsidDel="001D5E3D">
          <w:rPr>
            <w:rFonts w:hint="eastAsia"/>
          </w:rPr>
          <w:delText>商品</w:delText>
        </w:r>
        <w:r w:rsidRPr="00ED175E" w:rsidDel="001D5E3D">
          <w:delText>)</w:delText>
        </w:r>
        <w:r w:rsidRPr="00ED175E" w:rsidDel="001D5E3D">
          <w:rPr>
            <w:rFonts w:hint="eastAsia"/>
          </w:rPr>
          <w:delText>であるエンティティ</w:delText>
        </w:r>
      </w:del>
      <w:ins w:id="7003" w:author="Seongeun Woo" w:date="2016-07-06T11:18:00Z">
        <w:del w:id="7004" w:author="哲均 宋" w:date="2019-08-16T14:42:00Z">
          <w:r w:rsidR="00036622" w:rsidRPr="00ED175E" w:rsidDel="001D5E3D">
            <w:rPr>
              <w:rFonts w:hint="eastAsia"/>
            </w:rPr>
            <w:delText>オブジェクト</w:delText>
          </w:r>
        </w:del>
      </w:ins>
      <w:del w:id="7005" w:author="哲均 宋" w:date="2019-08-16T14:42:00Z">
        <w:r w:rsidRPr="00ED175E" w:rsidDel="001D5E3D">
          <w:rPr>
            <w:rFonts w:hint="eastAsia"/>
          </w:rPr>
          <w:delText>の下位に</w:delText>
        </w:r>
        <w:r w:rsidRPr="00ED175E" w:rsidDel="001D5E3D">
          <w:delText>281</w:delText>
        </w:r>
        <w:r w:rsidRPr="00ED175E" w:rsidDel="001D5E3D">
          <w:rPr>
            <w:rFonts w:hint="eastAsia"/>
          </w:rPr>
          <w:delText>、</w:delText>
        </w:r>
        <w:r w:rsidRPr="00ED175E" w:rsidDel="001D5E3D">
          <w:delText>282</w:delText>
        </w:r>
        <w:r w:rsidRPr="00ED175E" w:rsidDel="001D5E3D">
          <w:rPr>
            <w:rFonts w:hint="eastAsia"/>
          </w:rPr>
          <w:delText>、</w:delText>
        </w:r>
        <w:r w:rsidRPr="00ED175E" w:rsidDel="001D5E3D">
          <w:delText>283(I2001</w:delText>
        </w:r>
        <w:r w:rsidRPr="00ED175E" w:rsidDel="001D5E3D">
          <w:rPr>
            <w:rFonts w:hint="eastAsia"/>
          </w:rPr>
          <w:delText>、</w:delText>
        </w:r>
        <w:r w:rsidRPr="00ED175E" w:rsidDel="001D5E3D">
          <w:delText>I2002</w:delText>
        </w:r>
        <w:r w:rsidRPr="00ED175E" w:rsidDel="001D5E3D">
          <w:rPr>
            <w:rFonts w:hint="eastAsia"/>
          </w:rPr>
          <w:delText>、</w:delText>
        </w:r>
        <w:r w:rsidRPr="00ED175E" w:rsidDel="001D5E3D">
          <w:delText>I2003…</w:delText>
        </w:r>
      </w:del>
      <w:ins w:id="7006" w:author="Seongeun Woo" w:date="2016-07-06T16:22:00Z">
        <w:del w:id="7007" w:author="哲均 宋" w:date="2019-08-16T14:42:00Z">
          <w:r w:rsidR="005A2045" w:rsidRPr="00ED175E" w:rsidDel="001D5E3D">
            <w:rPr>
              <w:rFonts w:hint="eastAsia"/>
            </w:rPr>
            <w:delText>担保</w:delText>
          </w:r>
        </w:del>
      </w:ins>
      <w:del w:id="7008" w:author="哲均 宋" w:date="2019-08-16T14:42:00Z">
        <w:r w:rsidRPr="00ED175E" w:rsidDel="001D5E3D">
          <w:delText>)</w:delText>
        </w:r>
        <w:r w:rsidRPr="00ED175E" w:rsidDel="001D5E3D">
          <w:rPr>
            <w:rFonts w:hint="eastAsia"/>
          </w:rPr>
          <w:delText>の保険が下位エンティティ</w:delText>
        </w:r>
      </w:del>
      <w:ins w:id="7009" w:author="Seongeun Woo" w:date="2016-07-06T11:18:00Z">
        <w:del w:id="7010" w:author="哲均 宋" w:date="2019-08-16T14:42:00Z">
          <w:r w:rsidR="00036622" w:rsidRPr="00ED175E" w:rsidDel="001D5E3D">
            <w:rPr>
              <w:rFonts w:hint="eastAsia"/>
            </w:rPr>
            <w:delText>オブジェクト</w:delText>
          </w:r>
        </w:del>
      </w:ins>
      <w:ins w:id="7011" w:author="Seongeun Woo" w:date="2016-07-06T16:22:00Z">
        <w:del w:id="7012" w:author="哲均 宋" w:date="2019-08-16T14:42:00Z">
          <w:r w:rsidR="005A2045" w:rsidRPr="00ED175E" w:rsidDel="001D5E3D">
            <w:rPr>
              <w:rFonts w:hint="eastAsia"/>
            </w:rPr>
            <w:delText>が</w:delText>
          </w:r>
        </w:del>
      </w:ins>
      <w:ins w:id="7013" w:author="Seongeun Woo" w:date="2016-07-06T16:23:00Z">
        <w:del w:id="7014" w:author="哲均 宋" w:date="2019-08-16T14:42:00Z">
          <w:r w:rsidR="005A2045" w:rsidRPr="00ED175E" w:rsidDel="001D5E3D">
            <w:rPr>
              <w:rFonts w:hint="eastAsia"/>
            </w:rPr>
            <w:delText>あり、</w:delText>
          </w:r>
        </w:del>
      </w:ins>
      <w:del w:id="7015" w:author="哲均 宋" w:date="2019-08-16T14:42:00Z">
        <w:r w:rsidRPr="00ED175E" w:rsidDel="001D5E3D">
          <w:rPr>
            <w:rFonts w:hint="eastAsia"/>
          </w:rPr>
          <w:delText>として連結されたデータである。該当の</w:delText>
        </w:r>
        <w:r w:rsidRPr="00ED175E" w:rsidDel="001D5E3D">
          <w:delText>SID</w:delText>
        </w:r>
        <w:r w:rsidRPr="00ED175E" w:rsidDel="001D5E3D">
          <w:rPr>
            <w:rFonts w:hint="eastAsia"/>
          </w:rPr>
          <w:delText>の値は</w:delText>
        </w:r>
        <w:r w:rsidRPr="00ED175E" w:rsidDel="001D5E3D">
          <w:delText>OBJ_MAIN</w:delText>
        </w:r>
        <w:r w:rsidRPr="00ED175E" w:rsidDel="001D5E3D">
          <w:rPr>
            <w:rFonts w:hint="eastAsia"/>
          </w:rPr>
          <w:delText>で確認する。</w:delText>
        </w:r>
        <w:r w:rsidRPr="00ED175E" w:rsidDel="001D5E3D">
          <w:delText>PROP_SID</w:delText>
        </w:r>
        <w:r w:rsidRPr="00ED175E" w:rsidDel="001D5E3D">
          <w:rPr>
            <w:rFonts w:hint="eastAsia"/>
          </w:rPr>
          <w:delText>のカラムに値が存在することから、商品と保険が上位</w:delText>
        </w:r>
      </w:del>
      <w:ins w:id="7016" w:author="Seongeun Woo" w:date="2016-07-06T16:23:00Z">
        <w:del w:id="7017" w:author="哲均 宋" w:date="2019-08-16T14:42:00Z">
          <w:r w:rsidR="005A2045" w:rsidRPr="00ED175E" w:rsidDel="001D5E3D">
            <w:rPr>
              <w:rFonts w:hint="eastAsia"/>
            </w:rPr>
            <w:delText>・</w:delText>
          </w:r>
        </w:del>
      </w:ins>
      <w:del w:id="7018" w:author="哲均 宋" w:date="2019-08-16T14:42:00Z">
        <w:r w:rsidRPr="00ED175E" w:rsidDel="001D5E3D">
          <w:rPr>
            <w:rFonts w:hint="eastAsia"/>
          </w:rPr>
          <w:delText>下位の</w:delText>
        </w:r>
      </w:del>
      <w:ins w:id="7019" w:author="Seongeun Woo" w:date="2016-07-06T16:23:00Z">
        <w:del w:id="7020" w:author="哲均 宋" w:date="2019-08-16T14:42:00Z">
          <w:r w:rsidR="005A2045" w:rsidRPr="00ED175E" w:rsidDel="001D5E3D">
            <w:rPr>
              <w:rFonts w:hint="eastAsia"/>
            </w:rPr>
            <w:delText>オブジェクト間に</w:delText>
          </w:r>
        </w:del>
      </w:ins>
      <w:del w:id="7021" w:author="哲均 宋" w:date="2019-08-16T14:42:00Z">
        <w:r w:rsidRPr="00ED175E" w:rsidDel="001D5E3D">
          <w:rPr>
            <w:rFonts w:hint="eastAsia"/>
          </w:rPr>
          <w:delText>関係を生成する際に、商品保険関係のエンティティ</w:delText>
        </w:r>
      </w:del>
      <w:ins w:id="7022" w:author="Seongeun Woo" w:date="2016-07-06T11:18:00Z">
        <w:del w:id="7023" w:author="哲均 宋" w:date="2019-08-16T14:42:00Z">
          <w:r w:rsidR="00036622" w:rsidRPr="00ED175E" w:rsidDel="001D5E3D">
            <w:rPr>
              <w:rFonts w:hint="eastAsia"/>
            </w:rPr>
            <w:delText>オブジェクト</w:delText>
          </w:r>
        </w:del>
      </w:ins>
      <w:del w:id="7024" w:author="哲均 宋" w:date="2019-08-16T14:42:00Z">
        <w:r w:rsidRPr="00ED175E" w:rsidDel="001D5E3D">
          <w:rPr>
            <w:rFonts w:hint="eastAsia"/>
          </w:rPr>
          <w:delText>も生成されることがわか</w:delText>
        </w:r>
      </w:del>
      <w:ins w:id="7025" w:author="Seongeun Woo" w:date="2016-07-06T16:23:00Z">
        <w:del w:id="7026" w:author="哲均 宋" w:date="2019-08-16T14:42:00Z">
          <w:r w:rsidR="005A2045" w:rsidRPr="00ED175E" w:rsidDel="001D5E3D">
            <w:rPr>
              <w:rFonts w:hint="eastAsia"/>
            </w:rPr>
            <w:delText>あ</w:delText>
          </w:r>
        </w:del>
      </w:ins>
      <w:del w:id="7027" w:author="哲均 宋" w:date="2019-08-16T14:42:00Z">
        <w:r w:rsidRPr="00ED175E" w:rsidDel="001D5E3D">
          <w:rPr>
            <w:rFonts w:hint="eastAsia"/>
          </w:rPr>
          <w:delText>る。</w:delText>
        </w:r>
      </w:del>
    </w:p>
    <w:p w14:paraId="3F0614CB" w14:textId="5AC9B07B" w:rsidR="001D5E3D" w:rsidRPr="00ED175E" w:rsidRDefault="001D5E3D">
      <w:pPr>
        <w:pStyle w:val="-00"/>
        <w:wordWrap/>
        <w:rPr>
          <w:rFonts w:hint="eastAsia"/>
          <w:lang w:eastAsia="ja-JP"/>
        </w:rPr>
        <w:pPrChange w:id="7028" w:author="Seongeun Woo" w:date="2016-10-13T18:44:00Z">
          <w:pPr>
            <w:pStyle w:val="-00"/>
          </w:pPr>
        </w:pPrChange>
      </w:pPr>
      <w:ins w:id="7029" w:author="哲均 宋" w:date="2019-08-16T14:42:00Z">
        <w:r w:rsidRPr="001D5E3D">
          <w:rPr>
            <w:lang w:eastAsia="ja-JP"/>
          </w:rPr>
          <w:t xml:space="preserve">In the sample data, there are subordinate objects 281, 282, and 283 (I2001, I2002, I2003... </w:t>
        </w:r>
        <w:r>
          <w:rPr>
            <w:lang w:eastAsia="ja-JP"/>
          </w:rPr>
          <w:t>Coverage</w:t>
        </w:r>
        <w:r w:rsidRPr="001D5E3D">
          <w:rPr>
            <w:lang w:eastAsia="ja-JP"/>
          </w:rPr>
          <w:t>) below the object whose SID is 261 (P2001 product), and there are related objects between the upper and lower objects.</w:t>
        </w:r>
      </w:ins>
    </w:p>
    <w:p w14:paraId="4EAA68B3" w14:textId="77777777" w:rsidR="0096549F" w:rsidRPr="00ED175E" w:rsidRDefault="0096549F">
      <w:pPr>
        <w:widowControl/>
        <w:autoSpaceDE w:val="0"/>
        <w:autoSpaceDN w:val="0"/>
        <w:jc w:val="left"/>
        <w:pPrChange w:id="7030" w:author="Seongeun Woo" w:date="2016-10-13T18:44:00Z">
          <w:pPr>
            <w:widowControl/>
            <w:jc w:val="left"/>
          </w:pPr>
        </w:pPrChange>
      </w:pPr>
      <w:r w:rsidRPr="00ED175E">
        <w:br w:type="page"/>
      </w:r>
    </w:p>
    <w:p w14:paraId="7A7F8918" w14:textId="2C5D8C95" w:rsidR="0096549F" w:rsidRDefault="0096549F">
      <w:pPr>
        <w:pStyle w:val="50"/>
        <w:wordWrap/>
        <w:ind w:left="601"/>
        <w:rPr>
          <w:ins w:id="7031" w:author="InnoRules" w:date="2016-10-11T09:49:00Z"/>
        </w:rPr>
        <w:pPrChange w:id="7032" w:author="Seongeun Woo" w:date="2016-10-13T18:44:00Z">
          <w:pPr>
            <w:pStyle w:val="50"/>
            <w:ind w:left="601"/>
          </w:pPr>
        </w:pPrChange>
      </w:pPr>
      <w:del w:id="7033" w:author="哲均 宋" w:date="2019-08-16T08:55:00Z">
        <w:r w:rsidRPr="00ED175E" w:rsidDel="003566B2">
          <w:rPr>
            <w:rFonts w:hint="eastAsia"/>
          </w:rPr>
          <w:delText>関連画面</w:delText>
        </w:r>
      </w:del>
      <w:ins w:id="7034" w:author="哲均 宋" w:date="2019-08-16T08:55:00Z">
        <w:r w:rsidR="003566B2">
          <w:rPr>
            <w:rFonts w:hint="eastAsia"/>
          </w:rPr>
          <w:t>Related Screen</w:t>
        </w:r>
      </w:ins>
      <w:del w:id="7035" w:author="user" w:date="2016-10-14T15:13:00Z">
        <w:r w:rsidRPr="00ED175E" w:rsidDel="00A922BD">
          <w:rPr>
            <w:rFonts w:hint="eastAsia"/>
          </w:rPr>
          <w:delText>：</w:delText>
        </w:r>
      </w:del>
    </w:p>
    <w:p w14:paraId="6CF579DF" w14:textId="77777777" w:rsidR="00EE7C0C" w:rsidRPr="00ED175E" w:rsidRDefault="00EE7C0C">
      <w:pPr>
        <w:pStyle w:val="50"/>
        <w:numPr>
          <w:ilvl w:val="0"/>
          <w:numId w:val="0"/>
        </w:numPr>
        <w:wordWrap/>
        <w:ind w:left="599"/>
        <w:pPrChange w:id="7036" w:author="Seongeun Woo" w:date="2016-10-13T18:44:00Z">
          <w:pPr>
            <w:pStyle w:val="50"/>
            <w:ind w:left="601"/>
          </w:pPr>
        </w:pPrChange>
      </w:pPr>
    </w:p>
    <w:p w14:paraId="3DCCE4A4" w14:textId="1A7926DF" w:rsidR="004D70B6" w:rsidRPr="00ED175E" w:rsidRDefault="0096549F">
      <w:pPr>
        <w:pStyle w:val="afa"/>
        <w:keepNext/>
        <w:autoSpaceDE w:val="0"/>
        <w:autoSpaceDN w:val="0"/>
        <w:ind w:left="380"/>
        <w:pPrChange w:id="7037" w:author="Seongeun Woo" w:date="2016-10-13T18:44:00Z">
          <w:pPr>
            <w:pStyle w:val="afa"/>
            <w:keepNext/>
            <w:ind w:left="381" w:hanging="381"/>
          </w:pPr>
        </w:pPrChange>
      </w:pPr>
      <w:del w:id="7038" w:author="Seongeun Woo" w:date="2016-07-06T16:34:00Z">
        <w:r w:rsidRPr="0073721B" w:rsidDel="006B1020">
          <w:rPr>
            <w:lang w:eastAsia="ja-JP"/>
            <w:rPrChange w:id="7039" w:author="Unknown">
              <w:rPr>
                <w:rFonts w:ascii="Arial" w:eastAsia="ＭＳ Ｐゴシック" w:hAnsi="Arial" w:cstheme="minorBidi"/>
                <w:b/>
                <w:bCs/>
                <w:spacing w:val="-2"/>
                <w:lang w:eastAsia="ja-JP"/>
              </w:rPr>
            </w:rPrChange>
          </w:rPr>
          <w:drawing>
            <wp:inline distT="0" distB="0" distL="0" distR="0" wp14:anchorId="27A04AFD" wp14:editId="4488B133">
              <wp:extent cx="6048375" cy="3190875"/>
              <wp:effectExtent l="0" t="0" r="0" b="0"/>
              <wp:docPr id="235"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8375" cy="3190875"/>
                      </a:xfrm>
                      <a:prstGeom prst="rect">
                        <a:avLst/>
                      </a:prstGeom>
                    </pic:spPr>
                  </pic:pic>
                </a:graphicData>
              </a:graphic>
            </wp:inline>
          </w:drawing>
        </w:r>
      </w:del>
      <w:ins w:id="7040" w:author="Seongeun Woo" w:date="2016-07-06T16:34:00Z">
        <w:del w:id="7041" w:author="Jongho Lee" w:date="2016-09-22T18:21:00Z">
          <w:r w:rsidR="006B1020" w:rsidRPr="0073721B" w:rsidDel="003F29F6">
            <w:rPr>
              <w:lang w:eastAsia="ja-JP"/>
              <w:rPrChange w:id="7042" w:author="Unknown">
                <w:rPr>
                  <w:rFonts w:ascii="Arial" w:eastAsia="ＭＳ Ｐゴシック" w:hAnsi="Arial" w:cstheme="minorBidi"/>
                  <w:b/>
                  <w:bCs/>
                  <w:spacing w:val="-2"/>
                  <w:lang w:eastAsia="ja-JP"/>
                </w:rPr>
              </w:rPrChange>
            </w:rPr>
            <w:drawing>
              <wp:inline distT="0" distB="0" distL="0" distR="0" wp14:anchorId="452C87BA" wp14:editId="05DA77C9">
                <wp:extent cx="5943600" cy="2545715"/>
                <wp:effectExtent l="0" t="0" r="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545715"/>
                        </a:xfrm>
                        <a:prstGeom prst="rect">
                          <a:avLst/>
                        </a:prstGeom>
                      </pic:spPr>
                    </pic:pic>
                  </a:graphicData>
                </a:graphic>
              </wp:inline>
            </w:drawing>
          </w:r>
        </w:del>
      </w:ins>
      <w:ins w:id="7043" w:author="Jongho Lee" w:date="2016-09-22T18:21:00Z">
        <w:r w:rsidR="003F29F6">
          <w:rPr>
            <w:lang w:eastAsia="ja-JP"/>
            <w:rPrChange w:id="7044" w:author="Unknown">
              <w:rPr>
                <w:rFonts w:ascii="Arial" w:eastAsia="ＭＳ Ｐゴシック" w:hAnsi="Arial" w:cstheme="minorBidi"/>
                <w:b/>
                <w:bCs/>
                <w:spacing w:val="-2"/>
                <w:lang w:eastAsia="ja-JP"/>
              </w:rPr>
            </w:rPrChange>
          </w:rPr>
          <w:drawing>
            <wp:inline distT="0" distB="0" distL="0" distR="0" wp14:anchorId="34D4FB79" wp14:editId="46472D3B">
              <wp:extent cx="6048375" cy="2994025"/>
              <wp:effectExtent l="19050" t="19050" r="28575" b="158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8375" cy="2994025"/>
                      </a:xfrm>
                      <a:prstGeom prst="rect">
                        <a:avLst/>
                      </a:prstGeom>
                      <a:ln w="6350">
                        <a:solidFill>
                          <a:schemeClr val="tx1"/>
                        </a:solidFill>
                      </a:ln>
                    </pic:spPr>
                  </pic:pic>
                </a:graphicData>
              </a:graphic>
            </wp:inline>
          </w:drawing>
        </w:r>
      </w:ins>
    </w:p>
    <w:p w14:paraId="09BB5768" w14:textId="0261447D" w:rsidR="0096549F" w:rsidRPr="00ED175E" w:rsidRDefault="004D70B6">
      <w:pPr>
        <w:pStyle w:val="af6"/>
        <w:autoSpaceDE w:val="0"/>
        <w:autoSpaceDN w:val="0"/>
        <w:rPr>
          <w:lang w:eastAsia="zh-CN"/>
        </w:rPr>
        <w:pPrChange w:id="7045" w:author="Seongeun Woo" w:date="2016-10-13T18:44:00Z">
          <w:pPr>
            <w:pStyle w:val="af6"/>
          </w:pPr>
        </w:pPrChange>
      </w:pPr>
      <w:bookmarkStart w:id="7046" w:name="_Toc465024700"/>
      <w:del w:id="7047" w:author="哲均 宋" w:date="2019-08-16T08:56:00Z">
        <w:r w:rsidRPr="00ED175E" w:rsidDel="003566B2">
          <w:rPr>
            <w:lang w:eastAsia="zh-CN"/>
          </w:rPr>
          <w:delText>[</w:delText>
        </w:r>
        <w:r w:rsidRPr="00ED175E" w:rsidDel="003566B2">
          <w:rPr>
            <w:rFonts w:hint="eastAsia"/>
            <w:lang w:eastAsia="zh-CN"/>
          </w:rPr>
          <w:delText>図</w:delText>
        </w:r>
      </w:del>
      <w:ins w:id="7048" w:author="哲均 宋" w:date="2019-08-16T08:56:00Z">
        <w:r w:rsidR="003566B2">
          <w:rPr>
            <w:lang w:eastAsia="zh-CN"/>
          </w:rPr>
          <w:t>[Image</w:t>
        </w:r>
      </w:ins>
      <w:r w:rsidRPr="00ED175E">
        <w:rPr>
          <w:lang w:eastAsia="zh-CN"/>
        </w:rPr>
        <w:t xml:space="preserve"> </w:t>
      </w:r>
      <w:r w:rsidRPr="0073721B">
        <w:fldChar w:fldCharType="begin"/>
      </w:r>
      <w:r w:rsidRPr="00ED175E">
        <w:rPr>
          <w:lang w:eastAsia="zh-CN"/>
        </w:rPr>
        <w:instrText xml:space="preserve"> SEQ [</w:instrText>
      </w:r>
      <w:r w:rsidRPr="00ED175E">
        <w:rPr>
          <w:rFonts w:hint="eastAsia"/>
          <w:lang w:eastAsia="zh-CN"/>
        </w:rPr>
        <w:instrText>図</w:instrText>
      </w:r>
      <w:r w:rsidRPr="00ED175E">
        <w:rPr>
          <w:lang w:eastAsia="zh-CN"/>
        </w:rPr>
        <w:instrText xml:space="preserve"> \* ARABIC </w:instrText>
      </w:r>
      <w:r w:rsidRPr="0073721B">
        <w:fldChar w:fldCharType="separate"/>
      </w:r>
      <w:r w:rsidR="00D76249">
        <w:rPr>
          <w:noProof/>
          <w:lang w:eastAsia="zh-CN"/>
        </w:rPr>
        <w:t>14</w:t>
      </w:r>
      <w:r w:rsidRPr="0073721B">
        <w:fldChar w:fldCharType="end"/>
      </w:r>
      <w:ins w:id="7049" w:author="InnoRules" w:date="2016-09-30T13:20:00Z">
        <w:r w:rsidR="00A440A6">
          <w:rPr>
            <w:lang w:eastAsia="zh-CN"/>
          </w:rPr>
          <w:t xml:space="preserve"> </w:t>
        </w:r>
      </w:ins>
      <w:del w:id="7050" w:author="InnoRules" w:date="2016-09-30T13:20:00Z">
        <w:r w:rsidRPr="00ED175E" w:rsidDel="00A440A6">
          <w:rPr>
            <w:lang w:eastAsia="zh-CN"/>
          </w:rPr>
          <w:delText xml:space="preserve"> </w:delText>
        </w:r>
      </w:del>
      <w:ins w:id="7051" w:author="shira" w:date="2017-12-21T15:51:00Z">
        <w:r w:rsidR="005A7A3A" w:rsidRPr="005A7A3A">
          <w:rPr>
            <w:rFonts w:hint="eastAsia"/>
            <w:lang w:eastAsia="zh-CN"/>
          </w:rPr>
          <w:t>商品構造の登録</w:t>
        </w:r>
      </w:ins>
      <w:del w:id="7052" w:author="shira" w:date="2017-12-21T15:51:00Z">
        <w:r w:rsidRPr="00ED175E" w:rsidDel="005A7A3A">
          <w:rPr>
            <w:rFonts w:hint="eastAsia"/>
            <w:lang w:eastAsia="zh-CN"/>
          </w:rPr>
          <w:delText>商品／保険構造</w:delText>
        </w:r>
        <w:r w:rsidRPr="00ED175E" w:rsidDel="005A7A3A">
          <w:rPr>
            <w:rFonts w:hint="eastAsia"/>
          </w:rPr>
          <w:delText>の</w:delText>
        </w:r>
        <w:r w:rsidRPr="00ED175E" w:rsidDel="005A7A3A">
          <w:rPr>
            <w:rFonts w:hint="eastAsia"/>
            <w:lang w:eastAsia="zh-CN"/>
          </w:rPr>
          <w:delText>登録</w:delText>
        </w:r>
      </w:del>
      <w:r w:rsidRPr="00ED175E">
        <w:rPr>
          <w:rFonts w:hint="eastAsia"/>
          <w:lang w:eastAsia="zh-CN"/>
        </w:rPr>
        <w:t>／修正</w:t>
      </w:r>
      <w:ins w:id="7053" w:author="user" w:date="2016-10-14T15:13:00Z">
        <w:r w:rsidR="00A922BD">
          <w:rPr>
            <w:rFonts w:hint="eastAsia"/>
            <w:lang w:eastAsia="zh-CN"/>
          </w:rPr>
          <w:t>画面</w:t>
        </w:r>
      </w:ins>
      <w:r w:rsidRPr="00ED175E">
        <w:rPr>
          <w:lang w:eastAsia="zh-CN"/>
        </w:rPr>
        <w:t>]</w:t>
      </w:r>
      <w:bookmarkEnd w:id="7046"/>
    </w:p>
    <w:p w14:paraId="036E8AB0" w14:textId="77777777" w:rsidR="0096549F" w:rsidRPr="00ED175E" w:rsidRDefault="0096549F">
      <w:pPr>
        <w:pStyle w:val="-00"/>
        <w:wordWrap/>
        <w:rPr>
          <w:lang w:eastAsia="zh-CN"/>
        </w:rPr>
        <w:pPrChange w:id="7054" w:author="Seongeun Woo" w:date="2016-10-13T18:44:00Z">
          <w:pPr>
            <w:pStyle w:val="-00"/>
          </w:pPr>
        </w:pPrChange>
      </w:pPr>
    </w:p>
    <w:p w14:paraId="1132867B" w14:textId="15F635CC" w:rsidR="004D70B6" w:rsidRPr="00ED175E" w:rsidRDefault="0096549F">
      <w:pPr>
        <w:pStyle w:val="afff0"/>
        <w:keepNext/>
        <w:wordWrap/>
        <w:ind w:left="380" w:hanging="380"/>
        <w:pPrChange w:id="7055" w:author="Seongeun Woo" w:date="2016-10-13T18:44:00Z">
          <w:pPr>
            <w:pStyle w:val="afff0"/>
            <w:keepNext/>
            <w:ind w:left="380" w:hanging="380"/>
          </w:pPr>
        </w:pPrChange>
      </w:pPr>
      <w:del w:id="7056" w:author="Seongeun Woo" w:date="2016-07-06T16:34:00Z">
        <w:r w:rsidRPr="00ED175E" w:rsidDel="006B1020">
          <w:rPr>
            <w:rFonts w:ascii="Malgun Gothic"/>
            <w:lang w:eastAsia="ja-JP"/>
            <w:rPrChange w:id="7057" w:author="Unknown">
              <w:rPr>
                <w:rFonts w:eastAsia="ＭＳ Ｐゴシック" w:cstheme="minorBidi"/>
                <w:b/>
                <w:bCs/>
                <w:spacing w:val="-2"/>
                <w:lang w:eastAsia="ja-JP"/>
              </w:rPr>
            </w:rPrChange>
          </w:rPr>
          <w:drawing>
            <wp:inline distT="0" distB="0" distL="0" distR="0" wp14:anchorId="2AE0F846" wp14:editId="618D71C5">
              <wp:extent cx="6048375" cy="3190875"/>
              <wp:effectExtent l="0" t="0" r="0" b="0"/>
              <wp:docPr id="236"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48375" cy="3190875"/>
                      </a:xfrm>
                      <a:prstGeom prst="rect">
                        <a:avLst/>
                      </a:prstGeom>
                    </pic:spPr>
                  </pic:pic>
                </a:graphicData>
              </a:graphic>
            </wp:inline>
          </w:drawing>
        </w:r>
      </w:del>
      <w:ins w:id="7058" w:author="Seongeun Woo" w:date="2016-07-06T16:34:00Z">
        <w:del w:id="7059" w:author="Jongho Lee" w:date="2016-09-22T18:22:00Z">
          <w:r w:rsidR="006B1020" w:rsidRPr="0073721B" w:rsidDel="003F29F6">
            <w:rPr>
              <w:lang w:eastAsia="ja-JP"/>
              <w:rPrChange w:id="7060" w:author="Unknown">
                <w:rPr>
                  <w:rFonts w:eastAsia="ＭＳ Ｐゴシック" w:cstheme="minorBidi"/>
                  <w:b/>
                  <w:bCs/>
                  <w:spacing w:val="-2"/>
                  <w:lang w:eastAsia="ja-JP"/>
                </w:rPr>
              </w:rPrChange>
            </w:rPr>
            <w:drawing>
              <wp:inline distT="0" distB="0" distL="0" distR="0" wp14:anchorId="1C1A89A6" wp14:editId="75EACF57">
                <wp:extent cx="5943600" cy="2545715"/>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45715"/>
                        </a:xfrm>
                        <a:prstGeom prst="rect">
                          <a:avLst/>
                        </a:prstGeom>
                      </pic:spPr>
                    </pic:pic>
                  </a:graphicData>
                </a:graphic>
              </wp:inline>
            </w:drawing>
          </w:r>
        </w:del>
      </w:ins>
      <w:ins w:id="7061" w:author="Jongho Lee" w:date="2016-09-22T18:22:00Z">
        <w:r w:rsidR="003F29F6" w:rsidRPr="003F29F6">
          <w:rPr>
            <w:lang w:eastAsia="ja-JP"/>
            <w:rPrChange w:id="7062" w:author="Unknown">
              <w:rPr>
                <w:rFonts w:eastAsia="ＭＳ Ｐゴシック" w:cstheme="minorBidi"/>
                <w:b/>
                <w:bCs/>
                <w:spacing w:val="-2"/>
                <w:lang w:eastAsia="ja-JP"/>
              </w:rPr>
            </w:rPrChange>
          </w:rPr>
          <w:drawing>
            <wp:inline distT="0" distB="0" distL="0" distR="0" wp14:anchorId="217A93B3" wp14:editId="76C757B2">
              <wp:extent cx="6048375" cy="2397125"/>
              <wp:effectExtent l="19050" t="19050" r="28575" b="22225"/>
              <wp:docPr id="1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pic:cNvPicPr>
                        <a:picLocks noChangeAspect="1"/>
                      </pic:cNvPicPr>
                    </pic:nvPicPr>
                    <pic:blipFill>
                      <a:blip r:embed="rId47"/>
                      <a:stretch>
                        <a:fillRect/>
                      </a:stretch>
                    </pic:blipFill>
                    <pic:spPr>
                      <a:xfrm>
                        <a:off x="0" y="0"/>
                        <a:ext cx="6048375" cy="2397125"/>
                      </a:xfrm>
                      <a:prstGeom prst="rect">
                        <a:avLst/>
                      </a:prstGeom>
                      <a:ln w="6350">
                        <a:solidFill>
                          <a:schemeClr val="tx1"/>
                        </a:solidFill>
                      </a:ln>
                    </pic:spPr>
                  </pic:pic>
                </a:graphicData>
              </a:graphic>
            </wp:inline>
          </w:drawing>
        </w:r>
      </w:ins>
    </w:p>
    <w:p w14:paraId="42CB2FB8" w14:textId="1A422090" w:rsidR="0096549F" w:rsidRPr="00ED175E" w:rsidRDefault="004D70B6">
      <w:pPr>
        <w:pStyle w:val="af6"/>
        <w:autoSpaceDE w:val="0"/>
        <w:autoSpaceDN w:val="0"/>
        <w:pPrChange w:id="7063" w:author="Seongeun Woo" w:date="2016-10-13T18:44:00Z">
          <w:pPr>
            <w:pStyle w:val="af6"/>
          </w:pPr>
        </w:pPrChange>
      </w:pPr>
      <w:bookmarkStart w:id="7064" w:name="_Toc465024701"/>
      <w:del w:id="7065" w:author="哲均 宋" w:date="2019-08-16T08:56:00Z">
        <w:r w:rsidRPr="00ED175E" w:rsidDel="003566B2">
          <w:delText>[</w:delText>
        </w:r>
        <w:r w:rsidRPr="00ED175E" w:rsidDel="003566B2">
          <w:rPr>
            <w:rFonts w:hint="eastAsia"/>
          </w:rPr>
          <w:delText>図</w:delText>
        </w:r>
      </w:del>
      <w:ins w:id="7066" w:author="哲均 宋" w:date="2019-08-16T08:56:00Z">
        <w:r w:rsidR="003566B2">
          <w:t>[Image</w:t>
        </w:r>
      </w:ins>
      <w:r w:rsidRPr="00ED175E">
        <w:t xml:space="preserve"> </w:t>
      </w:r>
      <w:r w:rsidRPr="0073721B">
        <w:fldChar w:fldCharType="begin"/>
      </w:r>
      <w:r w:rsidRPr="00ED175E">
        <w:instrText xml:space="preserve"> SEQ [</w:instrText>
      </w:r>
      <w:r w:rsidRPr="00ED175E">
        <w:rPr>
          <w:rFonts w:hint="eastAsia"/>
        </w:rPr>
        <w:instrText>図</w:instrText>
      </w:r>
      <w:r w:rsidRPr="00ED175E">
        <w:instrText xml:space="preserve"> \* ARABIC </w:instrText>
      </w:r>
      <w:r w:rsidRPr="0073721B">
        <w:fldChar w:fldCharType="separate"/>
      </w:r>
      <w:r w:rsidR="00D76249">
        <w:rPr>
          <w:noProof/>
        </w:rPr>
        <w:t>15</w:t>
      </w:r>
      <w:r w:rsidRPr="0073721B">
        <w:fldChar w:fldCharType="end"/>
      </w:r>
      <w:ins w:id="7067" w:author="InnoRules" w:date="2016-09-30T13:20:00Z">
        <w:r w:rsidR="00A440A6">
          <w:t xml:space="preserve"> </w:t>
        </w:r>
      </w:ins>
      <w:del w:id="7068" w:author="InnoRules" w:date="2016-09-30T13:20:00Z">
        <w:r w:rsidRPr="00ED175E" w:rsidDel="00A440A6">
          <w:delText xml:space="preserve"> </w:delText>
        </w:r>
      </w:del>
      <w:del w:id="7069" w:author="shira" w:date="2017-12-21T15:52:00Z">
        <w:r w:rsidRPr="00ED175E" w:rsidDel="005A7A3A">
          <w:rPr>
            <w:rFonts w:hint="eastAsia"/>
          </w:rPr>
          <w:delText>保険関係の登録／修正</w:delText>
        </w:r>
      </w:del>
      <w:ins w:id="7070" w:author="shira" w:date="2017-12-21T15:52:00Z">
        <w:r w:rsidR="005A7A3A">
          <w:rPr>
            <w:rFonts w:hint="eastAsia"/>
          </w:rPr>
          <w:t>関係ルールの登録／修正</w:t>
        </w:r>
      </w:ins>
      <w:ins w:id="7071" w:author="user" w:date="2016-10-14T15:13:00Z">
        <w:r w:rsidR="00A922BD">
          <w:rPr>
            <w:rFonts w:hint="eastAsia"/>
          </w:rPr>
          <w:t>画面</w:t>
        </w:r>
      </w:ins>
      <w:r w:rsidRPr="00ED175E">
        <w:t>]</w:t>
      </w:r>
      <w:bookmarkEnd w:id="7064"/>
    </w:p>
    <w:p w14:paraId="69964742" w14:textId="77777777" w:rsidR="0096549F" w:rsidRPr="00ED175E" w:rsidRDefault="0096549F">
      <w:pPr>
        <w:autoSpaceDE w:val="0"/>
        <w:autoSpaceDN w:val="0"/>
        <w:rPr>
          <w:rFonts w:eastAsiaTheme="minorEastAsia"/>
        </w:rPr>
        <w:sectPr w:rsidR="0096549F" w:rsidRPr="00ED175E" w:rsidSect="0019306E">
          <w:pgSz w:w="11906" w:h="16838" w:code="9"/>
          <w:pgMar w:top="1418" w:right="1134" w:bottom="1418" w:left="1247" w:header="567" w:footer="567" w:gutter="0"/>
          <w:cols w:space="425"/>
          <w:docGrid w:type="lines" w:linePitch="360"/>
        </w:sectPr>
        <w:pPrChange w:id="7072" w:author="Seongeun Woo" w:date="2016-10-13T18:44:00Z">
          <w:pPr/>
        </w:pPrChange>
      </w:pPr>
    </w:p>
    <w:p w14:paraId="3F981B3A" w14:textId="45E7F3E1" w:rsidR="004D56F8" w:rsidRPr="00ED175E" w:rsidRDefault="004D56F8" w:rsidP="008009F4">
      <w:pPr>
        <w:pStyle w:val="st1"/>
        <w:rPr>
          <w:ins w:id="7073" w:author="Seongeun Woo" w:date="2016-07-06T16:54:00Z"/>
          <w:rPrChange w:id="7074" w:author="InnoRules" w:date="2016-08-30T14:14:00Z">
            <w:rPr>
              <w:ins w:id="7075" w:author="Seongeun Woo" w:date="2016-07-06T16:54:00Z"/>
              <w:highlight w:val="yellow"/>
            </w:rPr>
          </w:rPrChange>
        </w:rPr>
        <w:pPrChange w:id="7076" w:author="哲均 宋" w:date="2019-08-15T14:21:00Z">
          <w:pPr>
            <w:pStyle w:val="st1"/>
            <w:tabs>
              <w:tab w:val="left" w:pos="993"/>
            </w:tabs>
          </w:pPr>
        </w:pPrChange>
      </w:pPr>
      <w:bookmarkStart w:id="7077" w:name="_Toc414631964"/>
      <w:bookmarkStart w:id="7078" w:name="_Toc434858365"/>
      <w:bookmarkStart w:id="7079" w:name="_Toc445716752"/>
      <w:ins w:id="7080" w:author="Seongeun Woo" w:date="2016-07-06T16:35:00Z">
        <w:del w:id="7081" w:author="哲均 宋" w:date="2019-08-16T14:44:00Z">
          <w:r w:rsidRPr="00ED175E" w:rsidDel="001D5E3D">
            <w:rPr>
              <w:rFonts w:hint="eastAsia"/>
            </w:rPr>
            <w:delText>情報</w:delText>
          </w:r>
        </w:del>
      </w:ins>
      <w:ins w:id="7082" w:author="Seongeun Woo" w:date="2016-07-06T16:53:00Z">
        <w:del w:id="7083" w:author="哲均 宋" w:date="2019-08-16T14:44:00Z">
          <w:r w:rsidR="00CE5AEB" w:rsidRPr="00ED175E" w:rsidDel="001D5E3D">
            <w:rPr>
              <w:rFonts w:hint="eastAsia"/>
            </w:rPr>
            <w:delText>照会</w:delText>
          </w:r>
        </w:del>
      </w:ins>
      <w:ins w:id="7084" w:author="Seongeun Woo" w:date="2016-07-07T09:57:00Z">
        <w:del w:id="7085" w:author="哲均 宋" w:date="2019-08-16T14:44:00Z">
          <w:r w:rsidR="009D2EDB" w:rsidRPr="00ED175E" w:rsidDel="001D5E3D">
            <w:rPr>
              <w:rFonts w:hint="eastAsia"/>
              <w:rPrChange w:id="7086" w:author="InnoRules" w:date="2016-08-30T14:14:00Z">
                <w:rPr>
                  <w:rFonts w:hint="eastAsia"/>
                  <w:bCs/>
                  <w:sz w:val="20"/>
                  <w:highlight w:val="yellow"/>
                </w:rPr>
              </w:rPrChange>
            </w:rPr>
            <w:delText>用の</w:delText>
          </w:r>
        </w:del>
      </w:ins>
      <w:ins w:id="7087" w:author="Seongeun Woo" w:date="2016-07-06T16:35:00Z">
        <w:del w:id="7088" w:author="哲均 宋" w:date="2019-08-16T14:44:00Z">
          <w:r w:rsidRPr="00ED175E" w:rsidDel="001D5E3D">
            <w:rPr>
              <w:rFonts w:hint="eastAsia"/>
            </w:rPr>
            <w:delText>共通</w:delText>
          </w:r>
        </w:del>
      </w:ins>
      <w:ins w:id="7089" w:author="Seongeun Woo" w:date="2016-07-07T09:57:00Z">
        <w:del w:id="7090" w:author="哲均 宋" w:date="2019-08-16T14:44:00Z">
          <w:r w:rsidR="009D2EDB" w:rsidRPr="00ED175E" w:rsidDel="001D5E3D">
            <w:rPr>
              <w:rFonts w:hint="eastAsia"/>
              <w:rPrChange w:id="7091" w:author="InnoRules" w:date="2016-08-30T14:14:00Z">
                <w:rPr>
                  <w:rFonts w:hint="eastAsia"/>
                  <w:bCs/>
                  <w:sz w:val="20"/>
                  <w:highlight w:val="yellow"/>
                </w:rPr>
              </w:rPrChange>
            </w:rPr>
            <w:delText>事項</w:delText>
          </w:r>
        </w:del>
      </w:ins>
      <w:bookmarkStart w:id="7092" w:name="_Toc17112118"/>
      <w:ins w:id="7093" w:author="哲均 宋" w:date="2019-08-16T14:44:00Z">
        <w:r w:rsidR="001D5E3D" w:rsidRPr="001D5E3D">
          <w:t>Common information inquiry</w:t>
        </w:r>
      </w:ins>
      <w:bookmarkEnd w:id="7092"/>
    </w:p>
    <w:p w14:paraId="29D3D41B" w14:textId="3283E55A" w:rsidR="00CE5AEB" w:rsidRPr="0073721B" w:rsidRDefault="00CE5AEB">
      <w:pPr>
        <w:pStyle w:val="11"/>
        <w:rPr>
          <w:ins w:id="7094" w:author="Seongeun Woo" w:date="2016-07-06T18:03:00Z"/>
        </w:rPr>
        <w:pPrChange w:id="7095" w:author="InnoRules" w:date="2016-10-20T18:36:00Z">
          <w:pPr>
            <w:pStyle w:val="st1"/>
            <w:tabs>
              <w:tab w:val="left" w:pos="993"/>
            </w:tabs>
          </w:pPr>
        </w:pPrChange>
      </w:pPr>
      <w:bookmarkStart w:id="7096" w:name="_Toc17112119"/>
      <w:ins w:id="7097" w:author="Seongeun Woo" w:date="2016-07-06T16:55:00Z">
        <w:r w:rsidRPr="00ED175E">
          <w:rPr>
            <w:rPrChange w:id="7098" w:author="InnoRules" w:date="2016-08-30T14:14:00Z">
              <w:rPr>
                <w:highlight w:val="yellow"/>
              </w:rPr>
            </w:rPrChange>
          </w:rPr>
          <w:t>VF_DT</w:t>
        </w:r>
        <w:r w:rsidRPr="00ED175E">
          <w:rPr>
            <w:rFonts w:hint="eastAsia"/>
            <w:rPrChange w:id="7099" w:author="InnoRules" w:date="2016-08-30T14:14:00Z">
              <w:rPr>
                <w:rFonts w:hint="eastAsia"/>
                <w:highlight w:val="yellow"/>
              </w:rPr>
            </w:rPrChange>
          </w:rPr>
          <w:t>、</w:t>
        </w:r>
      </w:ins>
      <w:ins w:id="7100" w:author="Seongeun Woo" w:date="2016-07-06T17:09:00Z">
        <w:del w:id="7101" w:author="user" w:date="2016-09-30T03:46:00Z">
          <w:r w:rsidR="001927E6" w:rsidRPr="00ED175E" w:rsidDel="00006CA7">
            <w:rPr>
              <w:rPrChange w:id="7102" w:author="InnoRules" w:date="2016-08-30T14:14:00Z">
                <w:rPr>
                  <w:highlight w:val="yellow"/>
                </w:rPr>
              </w:rPrChange>
            </w:rPr>
            <w:delText xml:space="preserve"> </w:delText>
          </w:r>
        </w:del>
        <w:r w:rsidR="001927E6" w:rsidRPr="00ED175E">
          <w:rPr>
            <w:rPrChange w:id="7103" w:author="InnoRules" w:date="2016-08-30T14:14:00Z">
              <w:rPr>
                <w:highlight w:val="yellow"/>
              </w:rPr>
            </w:rPrChange>
          </w:rPr>
          <w:t>V</w:t>
        </w:r>
        <w:r w:rsidR="001927E6" w:rsidRPr="00ED175E">
          <w:rPr>
            <w:lang w:eastAsia="ja-JP"/>
            <w:rPrChange w:id="7104" w:author="InnoRules" w:date="2016-08-30T14:14:00Z">
              <w:rPr>
                <w:highlight w:val="yellow"/>
              </w:rPr>
            </w:rPrChange>
          </w:rPr>
          <w:t>T</w:t>
        </w:r>
        <w:r w:rsidR="001927E6" w:rsidRPr="00ED175E">
          <w:rPr>
            <w:rPrChange w:id="7105" w:author="InnoRules" w:date="2016-08-30T14:14:00Z">
              <w:rPr>
                <w:highlight w:val="yellow"/>
              </w:rPr>
            </w:rPrChange>
          </w:rPr>
          <w:t>_DT</w:t>
        </w:r>
      </w:ins>
      <w:bookmarkEnd w:id="7096"/>
    </w:p>
    <w:p w14:paraId="197B1BAB" w14:textId="5A292D8C" w:rsidR="001D5E3D" w:rsidRPr="001D5E3D" w:rsidRDefault="00D3503E">
      <w:pPr>
        <w:autoSpaceDE w:val="0"/>
        <w:autoSpaceDN w:val="0"/>
        <w:jc w:val="left"/>
        <w:rPr>
          <w:ins w:id="7106" w:author="哲均 宋" w:date="2019-08-16T14:46:00Z"/>
          <w:rPrChange w:id="7107" w:author="哲均 宋" w:date="2019-08-16T14:48:00Z">
            <w:rPr>
              <w:ins w:id="7108" w:author="哲均 宋" w:date="2019-08-16T14:46:00Z"/>
            </w:rPr>
          </w:rPrChange>
        </w:rPr>
      </w:pPr>
      <w:ins w:id="7109" w:author="Seongeun Woo" w:date="2016-07-06T18:03:00Z">
        <w:del w:id="7110" w:author="哲均 宋" w:date="2019-08-16T14:49:00Z">
          <w:r w:rsidRPr="000244D6" w:rsidDel="001D5E3D">
            <w:delText>InnoProduct</w:delText>
          </w:r>
          <w:r w:rsidRPr="00FC0EB8" w:rsidDel="001D5E3D">
            <w:rPr>
              <w:rFonts w:hint="eastAsia"/>
            </w:rPr>
            <w:delText>は関係類型によ</w:delText>
          </w:r>
        </w:del>
      </w:ins>
      <w:ins w:id="7111" w:author="Seongeun Woo" w:date="2016-07-06T18:04:00Z">
        <w:del w:id="7112" w:author="哲均 宋" w:date="2019-08-16T14:49:00Z">
          <w:r w:rsidRPr="00FC0EB8" w:rsidDel="001D5E3D">
            <w:rPr>
              <w:rFonts w:hint="eastAsia"/>
            </w:rPr>
            <w:delText>るオブジェクトの</w:delText>
          </w:r>
        </w:del>
      </w:ins>
      <w:ins w:id="7113" w:author="Seongeun Woo" w:date="2016-07-07T08:40:00Z">
        <w:del w:id="7114" w:author="哲均 宋" w:date="2019-08-16T14:49:00Z">
          <w:r w:rsidR="0024749A" w:rsidRPr="00DE16D6" w:rsidDel="001D5E3D">
            <w:rPr>
              <w:rFonts w:hint="eastAsia"/>
            </w:rPr>
            <w:delText>上位・下位関係、関係規則</w:delText>
          </w:r>
        </w:del>
      </w:ins>
      <w:ins w:id="7115" w:author="InnoRules" w:date="2016-08-18T11:34:00Z">
        <w:del w:id="7116" w:author="哲均 宋" w:date="2019-08-16T14:49:00Z">
          <w:r w:rsidR="00B45CD1" w:rsidRPr="00B93C9D" w:rsidDel="001D5E3D">
            <w:rPr>
              <w:rFonts w:hint="eastAsia"/>
            </w:rPr>
            <w:delText>関係ルール</w:delText>
          </w:r>
        </w:del>
      </w:ins>
      <w:ins w:id="7117" w:author="Seongeun Woo" w:date="2016-07-07T08:40:00Z">
        <w:del w:id="7118" w:author="哲均 宋" w:date="2019-08-16T14:49:00Z">
          <w:r w:rsidR="0024749A" w:rsidRPr="00006CA7" w:rsidDel="001D5E3D">
            <w:rPr>
              <w:rFonts w:hint="eastAsia"/>
            </w:rPr>
            <w:delText>、オブジェクトの標準項目の値を</w:delText>
          </w:r>
        </w:del>
      </w:ins>
      <w:ins w:id="7119" w:author="Seongeun Woo" w:date="2016-07-07T08:41:00Z">
        <w:del w:id="7120" w:author="哲均 宋" w:date="2019-08-16T14:49:00Z">
          <w:r w:rsidR="0024749A" w:rsidRPr="008707C4" w:rsidDel="001D5E3D">
            <w:rPr>
              <w:rFonts w:hint="eastAsia"/>
            </w:rPr>
            <w:delText>適用日付で管理する。</w:delText>
          </w:r>
        </w:del>
      </w:ins>
      <w:proofErr w:type="spellStart"/>
      <w:ins w:id="7121" w:author="哲均 宋" w:date="2019-08-16T14:48:00Z">
        <w:r w:rsidR="001D5E3D" w:rsidRPr="001D5E3D">
          <w:t>InnoProduct</w:t>
        </w:r>
        <w:proofErr w:type="spellEnd"/>
        <w:r w:rsidR="001D5E3D" w:rsidRPr="001D5E3D">
          <w:t xml:space="preserve"> can manage the version of relation objects, relation rules, standard item values of objects, etc. according to the </w:t>
        </w:r>
        <w:r w:rsidR="001D5E3D">
          <w:t>effe</w:t>
        </w:r>
      </w:ins>
      <w:ins w:id="7122" w:author="哲均 宋" w:date="2019-08-16T14:49:00Z">
        <w:r w:rsidR="001D5E3D">
          <w:t>ctive</w:t>
        </w:r>
      </w:ins>
      <w:ins w:id="7123" w:author="哲均 宋" w:date="2019-08-16T14:48:00Z">
        <w:r w:rsidR="001D5E3D" w:rsidRPr="001D5E3D">
          <w:t xml:space="preserve"> date.</w:t>
        </w:r>
      </w:ins>
    </w:p>
    <w:p w14:paraId="7250B42D" w14:textId="77777777" w:rsidR="001D5E3D" w:rsidRPr="008707C4" w:rsidRDefault="001D5E3D">
      <w:pPr>
        <w:autoSpaceDE w:val="0"/>
        <w:autoSpaceDN w:val="0"/>
        <w:jc w:val="left"/>
        <w:rPr>
          <w:ins w:id="7124" w:author="Seongeun Woo" w:date="2016-07-07T08:41:00Z"/>
          <w:rFonts w:hint="eastAsia"/>
        </w:rPr>
        <w:pPrChange w:id="7125" w:author="Seongeun Woo" w:date="2016-10-13T18:44:00Z">
          <w:pPr>
            <w:pStyle w:val="st1"/>
            <w:tabs>
              <w:tab w:val="left" w:pos="993"/>
            </w:tabs>
          </w:pPr>
        </w:pPrChange>
      </w:pPr>
    </w:p>
    <w:p w14:paraId="4C6241A6" w14:textId="209FA485" w:rsidR="0024749A" w:rsidRPr="008707C4" w:rsidRDefault="0024749A">
      <w:pPr>
        <w:pStyle w:val="a0"/>
        <w:wordWrap/>
        <w:ind w:left="717"/>
        <w:rPr>
          <w:ins w:id="7126" w:author="Seongeun Woo" w:date="2016-07-07T08:41:00Z"/>
        </w:rPr>
        <w:pPrChange w:id="7127" w:author="Seongeun Woo" w:date="2016-10-13T18:44:00Z">
          <w:pPr>
            <w:pStyle w:val="st1"/>
            <w:tabs>
              <w:tab w:val="left" w:pos="993"/>
            </w:tabs>
          </w:pPr>
        </w:pPrChange>
      </w:pPr>
      <w:ins w:id="7128" w:author="Seongeun Woo" w:date="2016-07-07T08:41:00Z">
        <w:r w:rsidRPr="008707C4">
          <w:t>‘20150225’</w:t>
        </w:r>
      </w:ins>
      <w:ins w:id="7129" w:author="Seongeun Woo" w:date="2016-07-07T09:14:00Z">
        <w:r w:rsidR="00A613D1" w:rsidRPr="008707C4">
          <w:t xml:space="preserve"> </w:t>
        </w:r>
      </w:ins>
      <w:ins w:id="7130" w:author="Seongeun Woo" w:date="2016-07-07T08:41:00Z">
        <w:r w:rsidRPr="008707C4">
          <w:t>BETWEEN VF_DT AND VT_DT</w:t>
        </w:r>
      </w:ins>
    </w:p>
    <w:p w14:paraId="59494B1A" w14:textId="77777777" w:rsidR="001D5E3D" w:rsidRDefault="0024749A">
      <w:pPr>
        <w:autoSpaceDE w:val="0"/>
        <w:autoSpaceDN w:val="0"/>
        <w:jc w:val="left"/>
        <w:rPr>
          <w:ins w:id="7131" w:author="哲均 宋" w:date="2019-08-16T14:52:00Z"/>
        </w:rPr>
      </w:pPr>
      <w:ins w:id="7132" w:author="Seongeun Woo" w:date="2016-07-07T08:41:00Z">
        <w:del w:id="7133" w:author="哲均 宋" w:date="2019-08-16T14:52:00Z">
          <w:r w:rsidRPr="008707C4" w:rsidDel="001D5E3D">
            <w:rPr>
              <w:rFonts w:hint="eastAsia"/>
            </w:rPr>
            <w:delText>情報照会時に</w:delText>
          </w:r>
        </w:del>
      </w:ins>
      <w:ins w:id="7134" w:author="Seongeun Woo" w:date="2016-07-07T08:42:00Z">
        <w:del w:id="7135" w:author="哲均 宋" w:date="2019-08-16T14:52:00Z">
          <w:r w:rsidRPr="008707C4" w:rsidDel="001D5E3D">
            <w:rPr>
              <w:rFonts w:hint="eastAsia"/>
            </w:rPr>
            <w:delText>適用日付と関連するテーブルの</w:delText>
          </w:r>
          <w:r w:rsidRPr="008707C4" w:rsidDel="001D5E3D">
            <w:delText>VF_DT</w:delText>
          </w:r>
        </w:del>
      </w:ins>
      <w:ins w:id="7136" w:author="InnoRules" w:date="2016-10-11T18:18:00Z">
        <w:del w:id="7137" w:author="哲均 宋" w:date="2019-08-16T14:52:00Z">
          <w:r w:rsidR="000233C6" w:rsidDel="001D5E3D">
            <w:rPr>
              <w:rFonts w:hint="eastAsia"/>
            </w:rPr>
            <w:delText>、</w:delText>
          </w:r>
        </w:del>
      </w:ins>
      <w:ins w:id="7138" w:author="Seongeun Woo" w:date="2016-07-07T08:42:00Z">
        <w:del w:id="7139" w:author="哲均 宋" w:date="2019-08-16T14:52:00Z">
          <w:r w:rsidRPr="008707C4" w:rsidDel="001D5E3D">
            <w:delText>, VT_DT</w:delText>
          </w:r>
          <w:r w:rsidRPr="008707C4" w:rsidDel="001D5E3D">
            <w:rPr>
              <w:rFonts w:hint="eastAsia"/>
            </w:rPr>
            <w:delText>を条件</w:delText>
          </w:r>
        </w:del>
      </w:ins>
      <w:ins w:id="7140" w:author="Seongeun Woo" w:date="2016-07-07T09:14:00Z">
        <w:del w:id="7141" w:author="哲均 宋" w:date="2019-08-16T14:52:00Z">
          <w:r w:rsidR="00A613D1" w:rsidRPr="00ED175E" w:rsidDel="001D5E3D">
            <w:rPr>
              <w:rFonts w:hint="eastAsia"/>
              <w:rPrChange w:id="7142" w:author="InnoRules" w:date="2016-08-30T14:14:00Z">
                <w:rPr>
                  <w:rFonts w:eastAsiaTheme="minorEastAsia" w:hint="eastAsia"/>
                  <w:u w:val="single"/>
                </w:rPr>
              </w:rPrChange>
            </w:rPr>
            <w:delText>節</w:delText>
          </w:r>
        </w:del>
      </w:ins>
      <w:ins w:id="7143" w:author="Seongeun Woo" w:date="2016-07-07T08:43:00Z">
        <w:del w:id="7144" w:author="哲均 宋" w:date="2019-08-16T14:52:00Z">
          <w:r w:rsidRPr="0073721B" w:rsidDel="001D5E3D">
            <w:rPr>
              <w:rFonts w:hint="eastAsia"/>
            </w:rPr>
            <w:delText>に追加して販売中の状態の商品を照会する。</w:delText>
          </w:r>
        </w:del>
      </w:ins>
    </w:p>
    <w:p w14:paraId="4D0A994A" w14:textId="284AD139" w:rsidR="0024749A" w:rsidRPr="0073721B" w:rsidRDefault="001D5E3D">
      <w:pPr>
        <w:autoSpaceDE w:val="0"/>
        <w:autoSpaceDN w:val="0"/>
        <w:jc w:val="left"/>
        <w:rPr>
          <w:ins w:id="7145" w:author="Seongeun Woo" w:date="2016-07-07T09:14:00Z"/>
        </w:rPr>
        <w:pPrChange w:id="7146" w:author="Seongeun Woo" w:date="2016-10-13T18:44:00Z">
          <w:pPr>
            <w:pStyle w:val="st1"/>
            <w:tabs>
              <w:tab w:val="left" w:pos="993"/>
            </w:tabs>
          </w:pPr>
        </w:pPrChange>
      </w:pPr>
      <w:ins w:id="7147" w:author="哲均 宋" w:date="2019-08-16T14:52:00Z">
        <w:r w:rsidRPr="001D5E3D">
          <w:t xml:space="preserve">When creating SQL, it is necessary to add VF_DT and VT_DT to the WHERE clause as shown above for the table with the </w:t>
        </w:r>
        <w:r>
          <w:t>effective</w:t>
        </w:r>
        <w:r w:rsidRPr="001D5E3D">
          <w:t xml:space="preserve"> date column</w:t>
        </w:r>
      </w:ins>
    </w:p>
    <w:p w14:paraId="3A39047A" w14:textId="77777777" w:rsidR="00A613D1" w:rsidRPr="000244D6" w:rsidRDefault="00A613D1">
      <w:pPr>
        <w:autoSpaceDE w:val="0"/>
        <w:autoSpaceDN w:val="0"/>
        <w:rPr>
          <w:ins w:id="7148" w:author="Seongeun Woo" w:date="2016-07-07T08:43:00Z"/>
        </w:rPr>
        <w:pPrChange w:id="7149" w:author="Seongeun Woo" w:date="2016-10-13T18:44:00Z">
          <w:pPr>
            <w:pStyle w:val="st1"/>
            <w:tabs>
              <w:tab w:val="left" w:pos="993"/>
            </w:tabs>
          </w:pPr>
        </w:pPrChange>
      </w:pPr>
    </w:p>
    <w:p w14:paraId="1BBE31AA" w14:textId="6A8404A5" w:rsidR="0024749A" w:rsidRPr="00FC0EB8" w:rsidRDefault="0024749A">
      <w:pPr>
        <w:pStyle w:val="11"/>
        <w:rPr>
          <w:ins w:id="7150" w:author="Seongeun Woo" w:date="2016-07-07T09:14:00Z"/>
        </w:rPr>
        <w:pPrChange w:id="7151" w:author="InnoRules" w:date="2016-10-20T18:36:00Z">
          <w:pPr>
            <w:pStyle w:val="st1"/>
            <w:tabs>
              <w:tab w:val="left" w:pos="993"/>
            </w:tabs>
          </w:pPr>
        </w:pPrChange>
      </w:pPr>
      <w:bookmarkStart w:id="7152" w:name="_Toc17112120"/>
      <w:ins w:id="7153" w:author="Seongeun Woo" w:date="2016-07-07T08:43:00Z">
        <w:r w:rsidRPr="00FC0EB8">
          <w:t>END_DT</w:t>
        </w:r>
      </w:ins>
      <w:bookmarkEnd w:id="7152"/>
    </w:p>
    <w:p w14:paraId="4C3EEBD3" w14:textId="2F3EFDD3" w:rsidR="000E3508" w:rsidRDefault="00A613D1">
      <w:pPr>
        <w:autoSpaceDE w:val="0"/>
        <w:autoSpaceDN w:val="0"/>
        <w:jc w:val="left"/>
        <w:rPr>
          <w:ins w:id="7154" w:author="哲均 宋" w:date="2019-08-16T14:55:00Z"/>
        </w:rPr>
      </w:pPr>
      <w:ins w:id="7155" w:author="Seongeun Woo" w:date="2016-07-07T09:15:00Z">
        <w:del w:id="7156" w:author="哲均 宋" w:date="2019-08-16T14:55:00Z">
          <w:r w:rsidRPr="00ED175E" w:rsidDel="000E3508">
            <w:rPr>
              <w:rPrChange w:id="7157" w:author="InnoRules" w:date="2016-08-30T14:14:00Z">
                <w:rPr>
                  <w:rFonts w:eastAsiaTheme="minorEastAsia"/>
                </w:rPr>
              </w:rPrChange>
            </w:rPr>
            <w:delText>END_DT</w:delText>
          </w:r>
          <w:r w:rsidRPr="00ED175E" w:rsidDel="000E3508">
            <w:rPr>
              <w:rFonts w:hint="eastAsia"/>
              <w:rPrChange w:id="7158" w:author="InnoRules" w:date="2016-08-30T14:14:00Z">
                <w:rPr>
                  <w:rFonts w:eastAsiaTheme="minorEastAsia" w:hint="eastAsia"/>
                </w:rPr>
              </w:rPrChange>
            </w:rPr>
            <w:delText>は基本値が</w:delText>
          </w:r>
          <w:r w:rsidRPr="0073721B" w:rsidDel="000E3508">
            <w:delText>‘</w:delText>
          </w:r>
        </w:del>
      </w:ins>
      <w:ins w:id="7159" w:author="Seongeun Woo" w:date="2016-07-07T09:16:00Z">
        <w:del w:id="7160" w:author="哲均 宋" w:date="2019-08-16T14:55:00Z">
          <w:r w:rsidRPr="0073721B" w:rsidDel="000E3508">
            <w:delText>99991231</w:delText>
          </w:r>
        </w:del>
      </w:ins>
      <w:ins w:id="7161" w:author="Seongeun Woo" w:date="2016-07-07T09:15:00Z">
        <w:del w:id="7162" w:author="哲均 宋" w:date="2019-08-16T14:55:00Z">
          <w:r w:rsidRPr="0073721B" w:rsidDel="000E3508">
            <w:delText>’</w:delText>
          </w:r>
        </w:del>
      </w:ins>
      <w:ins w:id="7163" w:author="Seongeun Woo" w:date="2016-07-07T09:16:00Z">
        <w:del w:id="7164" w:author="哲均 宋" w:date="2019-08-16T14:55:00Z">
          <w:r w:rsidRPr="000244D6" w:rsidDel="000E3508">
            <w:rPr>
              <w:rFonts w:hint="eastAsia"/>
            </w:rPr>
            <w:delText>で保存される該当テーブルの</w:delText>
          </w:r>
        </w:del>
      </w:ins>
      <w:ins w:id="7165" w:author="Seongeun Woo" w:date="2016-07-07T09:17:00Z">
        <w:del w:id="7166" w:author="哲均 宋" w:date="2019-08-16T14:55:00Z">
          <w:r w:rsidRPr="00FC0EB8" w:rsidDel="000E3508">
            <w:rPr>
              <w:rFonts w:hint="eastAsia"/>
            </w:rPr>
            <w:delText>削除フラグである。</w:delText>
          </w:r>
        </w:del>
      </w:ins>
      <w:ins w:id="7167" w:author="哲均 宋" w:date="2019-08-16T14:55:00Z">
        <w:r w:rsidR="000E3508" w:rsidRPr="000E3508">
          <w:t>END_DT is a column representing the deletion date of the corresponding record stored with a default value of '99991231' (not deleted).</w:t>
        </w:r>
      </w:ins>
    </w:p>
    <w:p w14:paraId="1E9C4DB6" w14:textId="77777777" w:rsidR="000E3508" w:rsidRPr="00FC0EB8" w:rsidRDefault="000E3508">
      <w:pPr>
        <w:autoSpaceDE w:val="0"/>
        <w:autoSpaceDN w:val="0"/>
        <w:jc w:val="left"/>
        <w:rPr>
          <w:ins w:id="7168" w:author="Seongeun Woo" w:date="2016-07-07T09:23:00Z"/>
          <w:rFonts w:hint="eastAsia"/>
        </w:rPr>
        <w:pPrChange w:id="7169" w:author="Seongeun Woo" w:date="2016-10-13T18:44:00Z">
          <w:pPr>
            <w:pStyle w:val="st1"/>
            <w:tabs>
              <w:tab w:val="left" w:pos="993"/>
            </w:tabs>
          </w:pPr>
        </w:pPrChange>
      </w:pPr>
    </w:p>
    <w:p w14:paraId="1B58068F" w14:textId="6D5E1296" w:rsidR="00A613D1" w:rsidRDefault="00A613D1">
      <w:pPr>
        <w:pStyle w:val="a0"/>
        <w:wordWrap/>
        <w:ind w:left="717"/>
        <w:rPr>
          <w:ins w:id="7170" w:author="哲均 宋" w:date="2019-08-16T14:55:00Z"/>
        </w:rPr>
      </w:pPr>
      <w:ins w:id="7171" w:author="Seongeun Woo" w:date="2016-07-07T09:23:00Z">
        <w:r w:rsidRPr="00DE16D6">
          <w:t xml:space="preserve">END_DT = </w:t>
        </w:r>
      </w:ins>
      <w:ins w:id="7172" w:author="Seongeun Woo" w:date="2016-07-07T09:24:00Z">
        <w:r w:rsidRPr="00DE16D6">
          <w:t>‘99991231’</w:t>
        </w:r>
      </w:ins>
    </w:p>
    <w:p w14:paraId="4CFBEBAB" w14:textId="77777777" w:rsidR="000E3508" w:rsidRPr="00B93C9D" w:rsidRDefault="000E3508" w:rsidP="000E3508">
      <w:pPr>
        <w:pStyle w:val="a0"/>
        <w:numPr>
          <w:ilvl w:val="0"/>
          <w:numId w:val="0"/>
        </w:numPr>
        <w:wordWrap/>
        <w:ind w:left="717"/>
        <w:rPr>
          <w:ins w:id="7173" w:author="Seongeun Woo" w:date="2016-07-07T09:24:00Z"/>
          <w:rFonts w:hint="eastAsia"/>
        </w:rPr>
        <w:pPrChange w:id="7174" w:author="哲均 宋" w:date="2019-08-16T14:55:00Z">
          <w:pPr>
            <w:pStyle w:val="st1"/>
            <w:tabs>
              <w:tab w:val="left" w:pos="993"/>
            </w:tabs>
          </w:pPr>
        </w:pPrChange>
      </w:pPr>
    </w:p>
    <w:p w14:paraId="5CAB150D" w14:textId="38DFCE4A" w:rsidR="000E3508" w:rsidRPr="0073721B" w:rsidRDefault="00A613D1">
      <w:pPr>
        <w:autoSpaceDE w:val="0"/>
        <w:autoSpaceDN w:val="0"/>
        <w:jc w:val="left"/>
        <w:rPr>
          <w:ins w:id="7175" w:author="Seongeun Woo" w:date="2016-07-07T09:35:00Z"/>
          <w:rFonts w:hint="eastAsia"/>
        </w:rPr>
        <w:pPrChange w:id="7176" w:author="Seongeun Woo" w:date="2016-10-13T18:44:00Z">
          <w:pPr>
            <w:pStyle w:val="st1"/>
            <w:tabs>
              <w:tab w:val="left" w:pos="993"/>
            </w:tabs>
          </w:pPr>
        </w:pPrChange>
      </w:pPr>
      <w:ins w:id="7177" w:author="Seongeun Woo" w:date="2016-07-07T09:24:00Z">
        <w:del w:id="7178" w:author="哲均 宋" w:date="2019-08-16T14:58:00Z">
          <w:r w:rsidRPr="00006CA7" w:rsidDel="000E3508">
            <w:delText>InnoProduct</w:delText>
          </w:r>
          <w:r w:rsidRPr="008707C4" w:rsidDel="000E3508">
            <w:rPr>
              <w:rFonts w:hint="eastAsia"/>
            </w:rPr>
            <w:delText>で削除</w:delText>
          </w:r>
        </w:del>
      </w:ins>
      <w:ins w:id="7179" w:author="Seongeun Woo" w:date="2016-07-07T09:26:00Z">
        <w:del w:id="7180" w:author="哲均 宋" w:date="2019-08-16T14:58:00Z">
          <w:r w:rsidR="0088066E" w:rsidRPr="008707C4" w:rsidDel="000E3508">
            <w:rPr>
              <w:rFonts w:hint="eastAsia"/>
            </w:rPr>
            <w:delText>する</w:delText>
          </w:r>
        </w:del>
      </w:ins>
      <w:ins w:id="7181" w:author="Seongeun Woo" w:date="2016-07-07T09:25:00Z">
        <w:del w:id="7182" w:author="哲均 宋" w:date="2019-08-16T14:58:00Z">
          <w:r w:rsidR="0088066E" w:rsidRPr="008707C4" w:rsidDel="000E3508">
            <w:rPr>
              <w:rFonts w:hint="eastAsia"/>
            </w:rPr>
            <w:delText>場合、物理的</w:delText>
          </w:r>
        </w:del>
      </w:ins>
      <w:ins w:id="7183" w:author="Seongeun Woo" w:date="2016-07-07T09:26:00Z">
        <w:del w:id="7184" w:author="哲均 宋" w:date="2019-08-16T14:58:00Z">
          <w:r w:rsidR="0088066E" w:rsidRPr="008707C4" w:rsidDel="000E3508">
            <w:rPr>
              <w:rFonts w:hint="eastAsia"/>
            </w:rPr>
            <w:delText>に削除せずに該当削除日付で</w:delText>
          </w:r>
        </w:del>
      </w:ins>
      <w:ins w:id="7185" w:author="Seongeun Woo" w:date="2016-07-07T09:27:00Z">
        <w:del w:id="7186" w:author="哲均 宋" w:date="2019-08-16T14:58:00Z">
          <w:r w:rsidR="0088066E" w:rsidRPr="008707C4" w:rsidDel="000E3508">
            <w:delText>END_DT</w:delText>
          </w:r>
          <w:r w:rsidR="0088066E" w:rsidRPr="008707C4" w:rsidDel="000E3508">
            <w:rPr>
              <w:rFonts w:hint="eastAsia"/>
            </w:rPr>
            <w:delText>に</w:delText>
          </w:r>
        </w:del>
      </w:ins>
      <w:ins w:id="7187" w:author="Seongeun Woo" w:date="2016-07-07T09:32:00Z">
        <w:del w:id="7188" w:author="哲均 宋" w:date="2019-08-16T14:58:00Z">
          <w:r w:rsidR="0088066E" w:rsidRPr="00ED175E" w:rsidDel="000E3508">
            <w:rPr>
              <w:rFonts w:hint="eastAsia"/>
              <w:rPrChange w:id="7189" w:author="InnoRules" w:date="2016-08-30T14:14:00Z">
                <w:rPr>
                  <w:rFonts w:ascii="BatangChe" w:eastAsiaTheme="minorEastAsia" w:hAnsi="BatangChe" w:cs="BatangChe" w:hint="eastAsia"/>
                </w:rPr>
              </w:rPrChange>
            </w:rPr>
            <w:delText>値を入力して論理的に削除する。値を照会</w:delText>
          </w:r>
        </w:del>
      </w:ins>
      <w:ins w:id="7190" w:author="Seongeun Woo" w:date="2016-07-07T09:33:00Z">
        <w:del w:id="7191" w:author="哲均 宋" w:date="2019-08-16T14:58:00Z">
          <w:r w:rsidR="0088066E" w:rsidRPr="00ED175E" w:rsidDel="000E3508">
            <w:rPr>
              <w:rFonts w:hint="eastAsia"/>
              <w:rPrChange w:id="7192" w:author="InnoRules" w:date="2016-08-30T14:14:00Z">
                <w:rPr>
                  <w:rFonts w:ascii="BatangChe" w:eastAsiaTheme="minorEastAsia" w:hAnsi="BatangChe" w:cs="BatangChe" w:hint="eastAsia"/>
                </w:rPr>
              </w:rPrChange>
            </w:rPr>
            <w:delText>する</w:delText>
          </w:r>
        </w:del>
      </w:ins>
      <w:ins w:id="7193" w:author="Seongeun Woo" w:date="2016-07-07T09:34:00Z">
        <w:del w:id="7194" w:author="哲均 宋" w:date="2019-08-16T14:58:00Z">
          <w:r w:rsidR="0088066E" w:rsidRPr="00ED175E" w:rsidDel="000E3508">
            <w:rPr>
              <w:rFonts w:hint="eastAsia"/>
              <w:rPrChange w:id="7195" w:author="InnoRules" w:date="2016-08-30T14:14:00Z">
                <w:rPr>
                  <w:rFonts w:ascii="BatangChe" w:eastAsiaTheme="minorEastAsia" w:hAnsi="BatangChe" w:cs="BatangChe" w:hint="eastAsia"/>
                </w:rPr>
              </w:rPrChange>
            </w:rPr>
            <w:delText>際</w:delText>
          </w:r>
        </w:del>
      </w:ins>
      <w:ins w:id="7196" w:author="Seongeun Woo" w:date="2016-07-07T09:33:00Z">
        <w:del w:id="7197" w:author="哲均 宋" w:date="2019-08-16T14:58:00Z">
          <w:r w:rsidR="0088066E" w:rsidRPr="00ED175E" w:rsidDel="000E3508">
            <w:rPr>
              <w:rFonts w:hint="eastAsia"/>
              <w:rPrChange w:id="7198" w:author="InnoRules" w:date="2016-08-30T14:14:00Z">
                <w:rPr>
                  <w:rFonts w:ascii="BatangChe" w:eastAsiaTheme="minorEastAsia" w:hAnsi="BatangChe" w:cs="BatangChe" w:hint="eastAsia"/>
                </w:rPr>
              </w:rPrChange>
            </w:rPr>
            <w:delText>に</w:delText>
          </w:r>
          <w:r w:rsidR="0088066E" w:rsidRPr="00ED175E" w:rsidDel="000E3508">
            <w:rPr>
              <w:rPrChange w:id="7199" w:author="InnoRules" w:date="2016-08-30T14:14:00Z">
                <w:rPr>
                  <w:rFonts w:ascii="BatangChe" w:eastAsia="Malgun Gothic" w:hAnsi="BatangChe" w:cs="BatangChe"/>
                </w:rPr>
              </w:rPrChange>
            </w:rPr>
            <w:delText>END_DT=‘99991231’</w:delText>
          </w:r>
        </w:del>
      </w:ins>
      <w:ins w:id="7200" w:author="Seongeun Woo" w:date="2016-07-07T09:34:00Z">
        <w:del w:id="7201" w:author="哲均 宋" w:date="2019-08-16T14:58:00Z">
          <w:r w:rsidR="0088066E" w:rsidRPr="0073721B" w:rsidDel="000E3508">
            <w:rPr>
              <w:rFonts w:hint="eastAsia"/>
            </w:rPr>
            <w:delText>の条件は基本的に含む</w:delText>
          </w:r>
        </w:del>
      </w:ins>
      <w:ins w:id="7202" w:author="Seongeun Woo" w:date="2016-07-07T09:35:00Z">
        <w:del w:id="7203" w:author="哲均 宋" w:date="2019-08-16T14:58:00Z">
          <w:r w:rsidR="00AF2D98" w:rsidRPr="0073721B" w:rsidDel="000E3508">
            <w:rPr>
              <w:rFonts w:hint="eastAsia"/>
            </w:rPr>
            <w:delText>必要がある。</w:delText>
          </w:r>
        </w:del>
      </w:ins>
      <w:ins w:id="7204" w:author="哲均 宋" w:date="2019-08-16T14:58:00Z">
        <w:r w:rsidR="000E3508" w:rsidRPr="000E3508">
          <w:t xml:space="preserve">When </w:t>
        </w:r>
        <w:proofErr w:type="spellStart"/>
        <w:r w:rsidR="000E3508" w:rsidRPr="000E3508">
          <w:t>InnoProduct</w:t>
        </w:r>
        <w:proofErr w:type="spellEnd"/>
        <w:r w:rsidR="000E3508" w:rsidRPr="000E3508">
          <w:t xml:space="preserve"> deletes a record, it deletes the record logically by entering the deletion date in END_DT without physically deleting the record. Therefore, it is necessary to specify END_DT = ‘99991231’ in the WHERE clause when querying the value.</w:t>
        </w:r>
      </w:ins>
    </w:p>
    <w:p w14:paraId="17910957" w14:textId="77777777" w:rsidR="00AF2D98" w:rsidRDefault="00AF2D98">
      <w:pPr>
        <w:autoSpaceDE w:val="0"/>
        <w:autoSpaceDN w:val="0"/>
        <w:rPr>
          <w:ins w:id="7205" w:author="InnoRules" w:date="2016-10-11T09:50:00Z"/>
        </w:rPr>
        <w:pPrChange w:id="7206" w:author="Seongeun Woo" w:date="2016-10-13T18:44:00Z">
          <w:pPr>
            <w:pStyle w:val="st1"/>
            <w:tabs>
              <w:tab w:val="left" w:pos="993"/>
            </w:tabs>
          </w:pPr>
        </w:pPrChange>
      </w:pPr>
    </w:p>
    <w:p w14:paraId="2051452B" w14:textId="7CF9AE24" w:rsidR="00EE7C0C" w:rsidDel="000E3508" w:rsidRDefault="00EE7C0C">
      <w:pPr>
        <w:autoSpaceDE w:val="0"/>
        <w:autoSpaceDN w:val="0"/>
        <w:rPr>
          <w:ins w:id="7207" w:author="InnoRules" w:date="2016-10-11T09:50:00Z"/>
          <w:del w:id="7208" w:author="哲均 宋" w:date="2019-08-16T14:58:00Z"/>
        </w:rPr>
        <w:pPrChange w:id="7209" w:author="Seongeun Woo" w:date="2016-10-13T18:44:00Z">
          <w:pPr>
            <w:pStyle w:val="st1"/>
            <w:tabs>
              <w:tab w:val="left" w:pos="993"/>
            </w:tabs>
          </w:pPr>
        </w:pPrChange>
      </w:pPr>
    </w:p>
    <w:p w14:paraId="2233CF42" w14:textId="119AA34D" w:rsidR="00EE7C0C" w:rsidDel="000E3508" w:rsidRDefault="00EE7C0C">
      <w:pPr>
        <w:autoSpaceDE w:val="0"/>
        <w:autoSpaceDN w:val="0"/>
        <w:rPr>
          <w:ins w:id="7210" w:author="InnoRules" w:date="2016-10-11T09:50:00Z"/>
          <w:del w:id="7211" w:author="哲均 宋" w:date="2019-08-16T14:58:00Z"/>
        </w:rPr>
        <w:pPrChange w:id="7212" w:author="Seongeun Woo" w:date="2016-10-13T18:44:00Z">
          <w:pPr>
            <w:pStyle w:val="st1"/>
            <w:tabs>
              <w:tab w:val="left" w:pos="993"/>
            </w:tabs>
          </w:pPr>
        </w:pPrChange>
      </w:pPr>
    </w:p>
    <w:p w14:paraId="38A2E8CD" w14:textId="77777777" w:rsidR="00EE7C0C" w:rsidRDefault="00EE7C0C">
      <w:pPr>
        <w:autoSpaceDE w:val="0"/>
        <w:autoSpaceDN w:val="0"/>
        <w:rPr>
          <w:ins w:id="7213" w:author="InnoRules" w:date="2016-10-11T09:50:00Z"/>
        </w:rPr>
        <w:pPrChange w:id="7214" w:author="Seongeun Woo" w:date="2016-10-13T18:44:00Z">
          <w:pPr>
            <w:pStyle w:val="st1"/>
            <w:tabs>
              <w:tab w:val="left" w:pos="993"/>
            </w:tabs>
          </w:pPr>
        </w:pPrChange>
      </w:pPr>
    </w:p>
    <w:p w14:paraId="5CC9C16F" w14:textId="77777777" w:rsidR="00EE7C0C" w:rsidRDefault="00EE7C0C">
      <w:pPr>
        <w:autoSpaceDE w:val="0"/>
        <w:autoSpaceDN w:val="0"/>
        <w:rPr>
          <w:ins w:id="7215" w:author="InnoRules" w:date="2016-10-11T09:50:00Z"/>
        </w:rPr>
        <w:pPrChange w:id="7216" w:author="Seongeun Woo" w:date="2016-10-13T18:44:00Z">
          <w:pPr>
            <w:pStyle w:val="st1"/>
            <w:tabs>
              <w:tab w:val="left" w:pos="993"/>
            </w:tabs>
          </w:pPr>
        </w:pPrChange>
      </w:pPr>
    </w:p>
    <w:p w14:paraId="430EABAC" w14:textId="77777777" w:rsidR="00EE7C0C" w:rsidRDefault="00EE7C0C">
      <w:pPr>
        <w:autoSpaceDE w:val="0"/>
        <w:autoSpaceDN w:val="0"/>
        <w:rPr>
          <w:ins w:id="7217" w:author="InnoRules" w:date="2016-10-11T09:50:00Z"/>
        </w:rPr>
        <w:pPrChange w:id="7218" w:author="Seongeun Woo" w:date="2016-10-13T18:44:00Z">
          <w:pPr>
            <w:pStyle w:val="st1"/>
            <w:tabs>
              <w:tab w:val="left" w:pos="993"/>
            </w:tabs>
          </w:pPr>
        </w:pPrChange>
      </w:pPr>
    </w:p>
    <w:p w14:paraId="715E6B80" w14:textId="77777777" w:rsidR="00EE7C0C" w:rsidRDefault="00EE7C0C">
      <w:pPr>
        <w:autoSpaceDE w:val="0"/>
        <w:autoSpaceDN w:val="0"/>
        <w:rPr>
          <w:ins w:id="7219" w:author="InnoRules" w:date="2016-10-11T09:50:00Z"/>
        </w:rPr>
        <w:pPrChange w:id="7220" w:author="Seongeun Woo" w:date="2016-10-13T18:44:00Z">
          <w:pPr>
            <w:pStyle w:val="st1"/>
            <w:tabs>
              <w:tab w:val="left" w:pos="993"/>
            </w:tabs>
          </w:pPr>
        </w:pPrChange>
      </w:pPr>
    </w:p>
    <w:p w14:paraId="4E4F0C21" w14:textId="77777777" w:rsidR="00EE7C0C" w:rsidRDefault="00EE7C0C">
      <w:pPr>
        <w:autoSpaceDE w:val="0"/>
        <w:autoSpaceDN w:val="0"/>
        <w:rPr>
          <w:ins w:id="7221" w:author="InnoRules" w:date="2016-10-11T09:50:00Z"/>
        </w:rPr>
        <w:pPrChange w:id="7222" w:author="Seongeun Woo" w:date="2016-10-13T18:44:00Z">
          <w:pPr>
            <w:pStyle w:val="st1"/>
            <w:tabs>
              <w:tab w:val="left" w:pos="993"/>
            </w:tabs>
          </w:pPr>
        </w:pPrChange>
      </w:pPr>
    </w:p>
    <w:p w14:paraId="499126EE" w14:textId="77777777" w:rsidR="00EE7C0C" w:rsidRDefault="00EE7C0C">
      <w:pPr>
        <w:autoSpaceDE w:val="0"/>
        <w:autoSpaceDN w:val="0"/>
        <w:rPr>
          <w:ins w:id="7223" w:author="InnoRules" w:date="2016-10-11T09:50:00Z"/>
        </w:rPr>
        <w:pPrChange w:id="7224" w:author="Seongeun Woo" w:date="2016-10-13T18:44:00Z">
          <w:pPr>
            <w:pStyle w:val="st1"/>
            <w:tabs>
              <w:tab w:val="left" w:pos="993"/>
            </w:tabs>
          </w:pPr>
        </w:pPrChange>
      </w:pPr>
    </w:p>
    <w:p w14:paraId="608F433D" w14:textId="77777777" w:rsidR="00EE7C0C" w:rsidRDefault="00EE7C0C">
      <w:pPr>
        <w:autoSpaceDE w:val="0"/>
        <w:autoSpaceDN w:val="0"/>
        <w:rPr>
          <w:ins w:id="7225" w:author="InnoRules" w:date="2016-10-11T09:50:00Z"/>
        </w:rPr>
        <w:pPrChange w:id="7226" w:author="Seongeun Woo" w:date="2016-10-13T18:44:00Z">
          <w:pPr>
            <w:pStyle w:val="st1"/>
            <w:tabs>
              <w:tab w:val="left" w:pos="993"/>
            </w:tabs>
          </w:pPr>
        </w:pPrChange>
      </w:pPr>
    </w:p>
    <w:p w14:paraId="73135FA3" w14:textId="77777777" w:rsidR="00EE7C0C" w:rsidRDefault="00EE7C0C">
      <w:pPr>
        <w:autoSpaceDE w:val="0"/>
        <w:autoSpaceDN w:val="0"/>
        <w:rPr>
          <w:ins w:id="7227" w:author="InnoRules" w:date="2016-10-11T09:50:00Z"/>
        </w:rPr>
        <w:pPrChange w:id="7228" w:author="Seongeun Woo" w:date="2016-10-13T18:44:00Z">
          <w:pPr>
            <w:pStyle w:val="st1"/>
            <w:tabs>
              <w:tab w:val="left" w:pos="993"/>
            </w:tabs>
          </w:pPr>
        </w:pPrChange>
      </w:pPr>
    </w:p>
    <w:p w14:paraId="4948E04F" w14:textId="77777777" w:rsidR="00EE7C0C" w:rsidRDefault="00EE7C0C">
      <w:pPr>
        <w:autoSpaceDE w:val="0"/>
        <w:autoSpaceDN w:val="0"/>
        <w:rPr>
          <w:ins w:id="7229" w:author="InnoRules" w:date="2016-10-11T09:50:00Z"/>
        </w:rPr>
        <w:pPrChange w:id="7230" w:author="Seongeun Woo" w:date="2016-10-13T18:44:00Z">
          <w:pPr>
            <w:pStyle w:val="st1"/>
            <w:tabs>
              <w:tab w:val="left" w:pos="993"/>
            </w:tabs>
          </w:pPr>
        </w:pPrChange>
      </w:pPr>
    </w:p>
    <w:p w14:paraId="0BD2065A" w14:textId="77777777" w:rsidR="00EE7C0C" w:rsidRDefault="00EE7C0C">
      <w:pPr>
        <w:autoSpaceDE w:val="0"/>
        <w:autoSpaceDN w:val="0"/>
        <w:rPr>
          <w:ins w:id="7231" w:author="InnoRules" w:date="2016-10-11T09:50:00Z"/>
        </w:rPr>
        <w:pPrChange w:id="7232" w:author="Seongeun Woo" w:date="2016-10-13T18:44:00Z">
          <w:pPr>
            <w:pStyle w:val="st1"/>
            <w:tabs>
              <w:tab w:val="left" w:pos="993"/>
            </w:tabs>
          </w:pPr>
        </w:pPrChange>
      </w:pPr>
    </w:p>
    <w:p w14:paraId="134A6165" w14:textId="77777777" w:rsidR="00EE7C0C" w:rsidRDefault="00EE7C0C">
      <w:pPr>
        <w:autoSpaceDE w:val="0"/>
        <w:autoSpaceDN w:val="0"/>
        <w:rPr>
          <w:ins w:id="7233" w:author="InnoRules" w:date="2016-10-11T09:50:00Z"/>
        </w:rPr>
        <w:pPrChange w:id="7234" w:author="Seongeun Woo" w:date="2016-10-13T18:44:00Z">
          <w:pPr>
            <w:pStyle w:val="st1"/>
            <w:tabs>
              <w:tab w:val="left" w:pos="993"/>
            </w:tabs>
          </w:pPr>
        </w:pPrChange>
      </w:pPr>
    </w:p>
    <w:p w14:paraId="0C48EB2F" w14:textId="77777777" w:rsidR="00EE7C0C" w:rsidRDefault="00EE7C0C">
      <w:pPr>
        <w:autoSpaceDE w:val="0"/>
        <w:autoSpaceDN w:val="0"/>
        <w:rPr>
          <w:ins w:id="7235" w:author="InnoRules" w:date="2016-10-11T09:50:00Z"/>
        </w:rPr>
        <w:pPrChange w:id="7236" w:author="Seongeun Woo" w:date="2016-10-13T18:44:00Z">
          <w:pPr>
            <w:pStyle w:val="st1"/>
            <w:tabs>
              <w:tab w:val="left" w:pos="993"/>
            </w:tabs>
          </w:pPr>
        </w:pPrChange>
      </w:pPr>
    </w:p>
    <w:p w14:paraId="6473117C" w14:textId="77777777" w:rsidR="00EE7C0C" w:rsidRDefault="00EE7C0C">
      <w:pPr>
        <w:autoSpaceDE w:val="0"/>
        <w:autoSpaceDN w:val="0"/>
        <w:rPr>
          <w:ins w:id="7237" w:author="InnoRules" w:date="2016-10-11T09:50:00Z"/>
        </w:rPr>
        <w:pPrChange w:id="7238" w:author="Seongeun Woo" w:date="2016-10-13T18:44:00Z">
          <w:pPr>
            <w:pStyle w:val="st1"/>
            <w:tabs>
              <w:tab w:val="left" w:pos="993"/>
            </w:tabs>
          </w:pPr>
        </w:pPrChange>
      </w:pPr>
    </w:p>
    <w:p w14:paraId="2D72B0B8" w14:textId="77777777" w:rsidR="00EE7C0C" w:rsidRDefault="00EE7C0C">
      <w:pPr>
        <w:autoSpaceDE w:val="0"/>
        <w:autoSpaceDN w:val="0"/>
        <w:rPr>
          <w:ins w:id="7239" w:author="InnoRules" w:date="2016-10-11T09:50:00Z"/>
        </w:rPr>
        <w:pPrChange w:id="7240" w:author="Seongeun Woo" w:date="2016-10-13T18:44:00Z">
          <w:pPr>
            <w:pStyle w:val="st1"/>
            <w:tabs>
              <w:tab w:val="left" w:pos="993"/>
            </w:tabs>
          </w:pPr>
        </w:pPrChange>
      </w:pPr>
    </w:p>
    <w:p w14:paraId="23F24130" w14:textId="77777777" w:rsidR="00EE7C0C" w:rsidRDefault="00EE7C0C">
      <w:pPr>
        <w:autoSpaceDE w:val="0"/>
        <w:autoSpaceDN w:val="0"/>
        <w:rPr>
          <w:ins w:id="7241" w:author="InnoRules" w:date="2016-10-11T09:50:00Z"/>
        </w:rPr>
        <w:pPrChange w:id="7242" w:author="Seongeun Woo" w:date="2016-10-13T18:44:00Z">
          <w:pPr>
            <w:pStyle w:val="st1"/>
            <w:tabs>
              <w:tab w:val="left" w:pos="993"/>
            </w:tabs>
          </w:pPr>
        </w:pPrChange>
      </w:pPr>
    </w:p>
    <w:p w14:paraId="1FBB86B6" w14:textId="77777777" w:rsidR="00EE7C0C" w:rsidRDefault="00EE7C0C">
      <w:pPr>
        <w:autoSpaceDE w:val="0"/>
        <w:autoSpaceDN w:val="0"/>
        <w:rPr>
          <w:ins w:id="7243" w:author="InnoRules" w:date="2016-10-11T09:50:00Z"/>
        </w:rPr>
        <w:pPrChange w:id="7244" w:author="Seongeun Woo" w:date="2016-10-13T18:44:00Z">
          <w:pPr>
            <w:pStyle w:val="st1"/>
            <w:tabs>
              <w:tab w:val="left" w:pos="993"/>
            </w:tabs>
          </w:pPr>
        </w:pPrChange>
      </w:pPr>
    </w:p>
    <w:p w14:paraId="782BB766" w14:textId="77777777" w:rsidR="00EE7C0C" w:rsidRPr="000244D6" w:rsidRDefault="00EE7C0C">
      <w:pPr>
        <w:autoSpaceDE w:val="0"/>
        <w:autoSpaceDN w:val="0"/>
        <w:rPr>
          <w:ins w:id="7245" w:author="Seongeun Woo" w:date="2016-07-06T16:34:00Z"/>
        </w:rPr>
        <w:pPrChange w:id="7246" w:author="Seongeun Woo" w:date="2016-10-13T18:44:00Z">
          <w:pPr>
            <w:pStyle w:val="st1"/>
            <w:tabs>
              <w:tab w:val="left" w:pos="993"/>
            </w:tabs>
          </w:pPr>
        </w:pPrChange>
      </w:pPr>
    </w:p>
    <w:p w14:paraId="4538A031" w14:textId="04C9F924" w:rsidR="0096549F" w:rsidRPr="00ED175E" w:rsidRDefault="0096549F" w:rsidP="008009F4">
      <w:pPr>
        <w:pStyle w:val="st1"/>
        <w:rPr>
          <w:rPrChange w:id="7247" w:author="InnoRules" w:date="2016-08-30T14:14:00Z">
            <w:rPr/>
          </w:rPrChange>
        </w:rPr>
        <w:pPrChange w:id="7248" w:author="哲均 宋" w:date="2019-08-15T14:21:00Z">
          <w:pPr>
            <w:pStyle w:val="st1"/>
            <w:tabs>
              <w:tab w:val="left" w:pos="993"/>
            </w:tabs>
          </w:pPr>
        </w:pPrChange>
      </w:pPr>
      <w:del w:id="7249" w:author="哲均 宋" w:date="2019-08-16T15:00:00Z">
        <w:r w:rsidRPr="00ED175E" w:rsidDel="00086DB4">
          <w:rPr>
            <w:rFonts w:hint="eastAsia"/>
            <w:rPrChange w:id="7250" w:author="InnoRules" w:date="2016-08-30T14:14:00Z">
              <w:rPr>
                <w:rFonts w:hint="eastAsia"/>
              </w:rPr>
            </w:rPrChange>
          </w:rPr>
          <w:delText>構造情報</w:delText>
        </w:r>
      </w:del>
      <w:ins w:id="7251" w:author="Seongeun Woo" w:date="2016-07-07T15:37:00Z">
        <w:del w:id="7252" w:author="哲均 宋" w:date="2019-08-16T15:00:00Z">
          <w:r w:rsidR="004138BD" w:rsidRPr="00ED175E" w:rsidDel="00086DB4">
            <w:rPr>
              <w:rFonts w:cs="BatangChe" w:hint="eastAsia"/>
              <w:rPrChange w:id="7253" w:author="InnoRules" w:date="2016-08-30T14:14:00Z">
                <w:rPr>
                  <w:rFonts w:ascii="BatangChe" w:eastAsiaTheme="minorEastAsia" w:hAnsi="BatangChe" w:cs="BatangChe" w:hint="eastAsia"/>
                </w:rPr>
              </w:rPrChange>
            </w:rPr>
            <w:delText>の</w:delText>
          </w:r>
        </w:del>
      </w:ins>
      <w:del w:id="7254" w:author="哲均 宋" w:date="2019-08-16T15:00:00Z">
        <w:r w:rsidRPr="00ED175E" w:rsidDel="00086DB4">
          <w:rPr>
            <w:rFonts w:hint="eastAsia"/>
            <w:rPrChange w:id="7255" w:author="InnoRules" w:date="2016-08-30T14:14:00Z">
              <w:rPr>
                <w:rFonts w:hint="eastAsia"/>
              </w:rPr>
            </w:rPrChange>
          </w:rPr>
          <w:delText>照会</w:delText>
        </w:r>
      </w:del>
      <w:bookmarkStart w:id="7256" w:name="_Toc17112121"/>
      <w:bookmarkEnd w:id="7077"/>
      <w:bookmarkEnd w:id="7078"/>
      <w:bookmarkEnd w:id="7079"/>
      <w:ins w:id="7257" w:author="哲均 宋" w:date="2019-08-16T15:00:00Z">
        <w:r w:rsidR="00086DB4" w:rsidRPr="00086DB4">
          <w:t>Querying structural information</w:t>
        </w:r>
      </w:ins>
      <w:bookmarkEnd w:id="7256"/>
    </w:p>
    <w:p w14:paraId="28666340" w14:textId="76030912" w:rsidR="0096549F" w:rsidRPr="00ED175E" w:rsidRDefault="0096549F">
      <w:pPr>
        <w:pStyle w:val="11"/>
      </w:pPr>
      <w:bookmarkStart w:id="7258" w:name="_Toc434858366"/>
      <w:bookmarkStart w:id="7259" w:name="_Toc445716753"/>
      <w:del w:id="7260" w:author="Seongeun Woo" w:date="2016-07-06T11:18:00Z">
        <w:r w:rsidRPr="00ED175E" w:rsidDel="00036622">
          <w:rPr>
            <w:rFonts w:hint="eastAsia"/>
            <w:lang w:eastAsia="ja-JP"/>
          </w:rPr>
          <w:delText>エンティティ</w:delText>
        </w:r>
      </w:del>
      <w:bookmarkEnd w:id="7258"/>
      <w:bookmarkEnd w:id="7259"/>
      <w:ins w:id="7261" w:author="Seongeun Woo" w:date="2016-07-06T11:18:00Z">
        <w:del w:id="7262" w:author="哲均 宋" w:date="2019-08-16T15:01:00Z">
          <w:r w:rsidR="00036622" w:rsidRPr="00ED175E" w:rsidDel="00086DB4">
            <w:rPr>
              <w:rFonts w:hint="eastAsia"/>
              <w:lang w:eastAsia="ja-JP"/>
            </w:rPr>
            <w:delText>オブジェクト</w:delText>
          </w:r>
        </w:del>
      </w:ins>
      <w:bookmarkStart w:id="7263" w:name="_Toc17112122"/>
      <w:ins w:id="7264" w:author="哲均 宋" w:date="2019-08-16T15:01:00Z">
        <w:r w:rsidR="00086DB4">
          <w:rPr>
            <w:rFonts w:hint="eastAsia"/>
            <w:lang w:eastAsia="ja-JP"/>
          </w:rPr>
          <w:t>O</w:t>
        </w:r>
        <w:r w:rsidR="00086DB4">
          <w:rPr>
            <w:lang w:eastAsia="ja-JP"/>
          </w:rPr>
          <w:t>bject</w:t>
        </w:r>
      </w:ins>
      <w:bookmarkEnd w:id="7263"/>
    </w:p>
    <w:p w14:paraId="7AFA53DB" w14:textId="77A99102" w:rsidR="0096549F" w:rsidRPr="00ED175E" w:rsidRDefault="00086DB4">
      <w:pPr>
        <w:autoSpaceDE w:val="0"/>
        <w:autoSpaceDN w:val="0"/>
        <w:jc w:val="left"/>
        <w:pPrChange w:id="7265" w:author="Seongeun Woo" w:date="2016-10-13T18:44:00Z">
          <w:pPr/>
        </w:pPrChange>
      </w:pPr>
      <w:ins w:id="7266" w:author="哲均 宋" w:date="2019-08-16T15:01:00Z">
        <w:r>
          <w:t>Query Product list.</w:t>
        </w:r>
      </w:ins>
      <w:del w:id="7267" w:author="Seongeun Woo" w:date="2016-07-07T09:35:00Z">
        <w:r w:rsidR="0096549F" w:rsidRPr="00ED175E" w:rsidDel="00AF2D98">
          <w:delText>InnoProduct</w:delText>
        </w:r>
        <w:r w:rsidR="0096549F" w:rsidRPr="00ED175E" w:rsidDel="00AF2D98">
          <w:rPr>
            <w:rFonts w:hint="eastAsia"/>
          </w:rPr>
          <w:delText>に登録されている</w:delText>
        </w:r>
      </w:del>
      <w:del w:id="7268" w:author="哲均 宋" w:date="2019-08-16T15:01:00Z">
        <w:r w:rsidR="0096549F" w:rsidRPr="00ED175E" w:rsidDel="00086DB4">
          <w:rPr>
            <w:rFonts w:hint="eastAsia"/>
          </w:rPr>
          <w:delText>商品リストを照会する方法である。</w:delText>
        </w:r>
      </w:del>
    </w:p>
    <w:p w14:paraId="706FEEF1" w14:textId="380B2F1C" w:rsidR="0096549F" w:rsidDel="00082EC3" w:rsidRDefault="0096549F">
      <w:pPr>
        <w:pStyle w:val="-00"/>
        <w:wordWrap/>
        <w:rPr>
          <w:del w:id="7269" w:author="InnoRules" w:date="2016-10-11T09:50:00Z"/>
          <w:lang w:eastAsia="ja-JP"/>
        </w:rPr>
      </w:pPr>
    </w:p>
    <w:p w14:paraId="201B1845" w14:textId="77777777" w:rsidR="00082EC3" w:rsidRPr="00ED175E" w:rsidRDefault="00082EC3">
      <w:pPr>
        <w:pStyle w:val="-00"/>
        <w:wordWrap/>
        <w:rPr>
          <w:ins w:id="7270" w:author="哲均 宋" w:date="2019-08-19T12:38:00Z"/>
          <w:rFonts w:hint="eastAsia"/>
          <w:lang w:eastAsia="ja-JP"/>
        </w:rPr>
        <w:pPrChange w:id="7271" w:author="Seongeun Woo" w:date="2016-10-13T18:44:00Z">
          <w:pPr>
            <w:pStyle w:val="-00"/>
          </w:pPr>
        </w:pPrChange>
      </w:pPr>
    </w:p>
    <w:p w14:paraId="112E9375" w14:textId="77777777" w:rsidR="0096549F" w:rsidRPr="00ED175E" w:rsidRDefault="0096549F">
      <w:pPr>
        <w:pStyle w:val="-00"/>
        <w:wordWrap/>
        <w:rPr>
          <w:lang w:eastAsia="ja-JP"/>
        </w:rPr>
        <w:pPrChange w:id="7272" w:author="Seongeun Woo" w:date="2016-10-13T18:44:00Z">
          <w:pPr>
            <w:pStyle w:val="-00"/>
          </w:pPr>
        </w:pPrChange>
      </w:pPr>
    </w:p>
    <w:p w14:paraId="42DBA561" w14:textId="57FDACF1" w:rsidR="0096549F" w:rsidRPr="00ED175E" w:rsidRDefault="00086DB4">
      <w:pPr>
        <w:pStyle w:val="20"/>
        <w:wordWrap/>
        <w:pPrChange w:id="7273" w:author="Seongeun Woo" w:date="2016-10-13T18:44:00Z">
          <w:pPr>
            <w:pStyle w:val="20"/>
          </w:pPr>
        </w:pPrChange>
      </w:pPr>
      <w:bookmarkStart w:id="7274" w:name="_Toc414631966"/>
      <w:bookmarkStart w:id="7275" w:name="_Toc434858367"/>
      <w:bookmarkStart w:id="7276" w:name="_Toc445716754"/>
      <w:bookmarkStart w:id="7277" w:name="_Toc17112123"/>
      <w:ins w:id="7278" w:author="哲均 宋" w:date="2019-08-16T15:02:00Z">
        <w:r>
          <w:rPr>
            <w:rFonts w:hint="eastAsia"/>
            <w:lang w:eastAsia="ja-JP"/>
          </w:rPr>
          <w:t>Q</w:t>
        </w:r>
        <w:r>
          <w:rPr>
            <w:lang w:eastAsia="ja-JP"/>
          </w:rPr>
          <w:t>uery General Product list</w:t>
        </w:r>
      </w:ins>
      <w:bookmarkEnd w:id="7277"/>
      <w:del w:id="7279" w:author="哲均 宋" w:date="2019-08-16T15:02:00Z">
        <w:r w:rsidR="0096549F" w:rsidRPr="00ED175E" w:rsidDel="00086DB4">
          <w:rPr>
            <w:rFonts w:hint="eastAsia"/>
          </w:rPr>
          <w:delText>一般商品リスト照会</w:delText>
        </w:r>
      </w:del>
      <w:bookmarkEnd w:id="7274"/>
      <w:bookmarkEnd w:id="7275"/>
      <w:bookmarkEnd w:id="7276"/>
    </w:p>
    <w:p w14:paraId="7F6444B7" w14:textId="0CFE6830" w:rsidR="0096549F" w:rsidRPr="00ED175E" w:rsidRDefault="0096549F">
      <w:pPr>
        <w:pStyle w:val="50"/>
        <w:wordWrap/>
        <w:ind w:left="601"/>
        <w:pPrChange w:id="7280" w:author="Seongeun Woo" w:date="2016-10-13T18:44:00Z">
          <w:pPr>
            <w:pStyle w:val="50"/>
            <w:ind w:left="601"/>
          </w:pPr>
        </w:pPrChange>
      </w:pPr>
      <w:del w:id="7281" w:author="哲均 宋" w:date="2019-08-16T15:03:00Z">
        <w:r w:rsidRPr="00ED175E" w:rsidDel="00086DB4">
          <w:rPr>
            <w:rFonts w:hint="eastAsia"/>
          </w:rPr>
          <w:delText>商品の</w:delText>
        </w:r>
      </w:del>
      <w:ins w:id="7282" w:author="Seongeun Woo" w:date="2016-07-07T09:35:00Z">
        <w:del w:id="7283" w:author="哲均 宋" w:date="2019-08-16T15:03:00Z">
          <w:r w:rsidR="00AF2D98" w:rsidRPr="00ED175E" w:rsidDel="00086DB4">
            <w:rPr>
              <w:rFonts w:hint="eastAsia"/>
            </w:rPr>
            <w:delText>詳細類型</w:delText>
          </w:r>
        </w:del>
      </w:ins>
      <w:del w:id="7284" w:author="哲均 宋" w:date="2019-08-16T15:03:00Z">
        <w:r w:rsidRPr="00ED175E" w:rsidDel="00086DB4">
          <w:rPr>
            <w:rFonts w:hint="eastAsia"/>
          </w:rPr>
          <w:delText>中で一般商品</w:delText>
        </w:r>
      </w:del>
      <w:ins w:id="7285" w:author="Seongeun Woo" w:date="2016-07-07T09:35:00Z">
        <w:del w:id="7286" w:author="哲均 宋" w:date="2019-08-16T15:03:00Z">
          <w:r w:rsidR="00AF2D98" w:rsidRPr="00ED175E" w:rsidDel="00086DB4">
            <w:rPr>
              <w:rFonts w:hint="eastAsia"/>
            </w:rPr>
            <w:delText>リスト</w:delText>
          </w:r>
        </w:del>
      </w:ins>
      <w:del w:id="7287" w:author="哲均 宋" w:date="2019-08-16T15:03:00Z">
        <w:r w:rsidRPr="00ED175E" w:rsidDel="00086DB4">
          <w:delText>(</w:delText>
        </w:r>
        <w:r w:rsidRPr="00ED175E" w:rsidDel="00086DB4">
          <w:rPr>
            <w:rFonts w:hint="eastAsia"/>
          </w:rPr>
          <w:delText>詳細類型</w:delText>
        </w:r>
        <w:r w:rsidRPr="00ED175E" w:rsidDel="00086DB4">
          <w:delText>)</w:delText>
        </w:r>
        <w:r w:rsidRPr="00ED175E" w:rsidDel="00086DB4">
          <w:rPr>
            <w:rFonts w:hint="eastAsia"/>
          </w:rPr>
          <w:delText>を照会する</w:delText>
        </w:r>
        <w:r w:rsidRPr="00ED175E" w:rsidDel="00086DB4">
          <w:delText>SQL</w:delText>
        </w:r>
        <w:r w:rsidRPr="00ED175E" w:rsidDel="00086DB4">
          <w:rPr>
            <w:rFonts w:hint="eastAsia"/>
          </w:rPr>
          <w:delText>である。</w:delText>
        </w:r>
      </w:del>
      <w:ins w:id="7288" w:author="哲均 宋" w:date="2019-08-16T15:03:00Z">
        <w:r w:rsidR="00086DB4" w:rsidRPr="00086DB4">
          <w:t xml:space="preserve">This is a SQL to query a list of products whose </w:t>
        </w:r>
      </w:ins>
      <w:ins w:id="7289" w:author="哲均 宋" w:date="2019-08-16T15:04:00Z">
        <w:r w:rsidR="00086DB4">
          <w:t>semi-Type</w:t>
        </w:r>
      </w:ins>
      <w:ins w:id="7290" w:author="哲均 宋" w:date="2019-08-16T15:03:00Z">
        <w:r w:rsidR="00086DB4" w:rsidRPr="00086DB4">
          <w:t xml:space="preserve"> is </w:t>
        </w:r>
      </w:ins>
      <w:ins w:id="7291" w:author="哲均 宋" w:date="2019-08-16T15:05:00Z">
        <w:r w:rsidR="00BE59E9">
          <w:t>“G</w:t>
        </w:r>
      </w:ins>
      <w:ins w:id="7292" w:author="哲均 宋" w:date="2019-08-16T15:03:00Z">
        <w:r w:rsidR="00086DB4" w:rsidRPr="00086DB4">
          <w:t>eneral</w:t>
        </w:r>
      </w:ins>
      <w:ins w:id="7293" w:author="哲均 宋" w:date="2019-08-16T15:05:00Z">
        <w:r w:rsidR="00BE59E9">
          <w:t>”</w:t>
        </w:r>
      </w:ins>
      <w:ins w:id="7294" w:author="哲均 宋" w:date="2019-08-16T15:04:00Z">
        <w:r w:rsidR="00086DB4">
          <w:t>.</w:t>
        </w:r>
      </w:ins>
    </w:p>
    <w:p w14:paraId="44AD0F73" w14:textId="2F6D634A" w:rsidR="0096549F" w:rsidRPr="00ED175E" w:rsidDel="00FF1293" w:rsidRDefault="0096549F">
      <w:pPr>
        <w:pStyle w:val="-00"/>
        <w:wordWrap/>
        <w:rPr>
          <w:del w:id="7295" w:author="哲均 宋" w:date="2019-08-16T15:29:00Z"/>
          <w:lang w:eastAsia="ja-JP"/>
        </w:rPr>
        <w:pPrChange w:id="7296" w:author="Seongeun Woo" w:date="2016-10-13T18:44:00Z">
          <w:pPr>
            <w:pStyle w:val="-00"/>
          </w:pPr>
        </w:pPrChange>
      </w:pPr>
    </w:p>
    <w:p w14:paraId="499D7D3B" w14:textId="12E9D3C2" w:rsidR="001B6B3B" w:rsidRPr="00ED175E" w:rsidRDefault="001B6B3B">
      <w:pPr>
        <w:pStyle w:val="af6"/>
        <w:keepNext/>
        <w:autoSpaceDE w:val="0"/>
        <w:autoSpaceDN w:val="0"/>
        <w:pPrChange w:id="7297" w:author="Seongeun Woo" w:date="2016-10-13T18:44:00Z">
          <w:pPr>
            <w:pStyle w:val="af6"/>
            <w:keepNext/>
          </w:pPr>
        </w:pPrChange>
      </w:pPr>
      <w:del w:id="7298" w:author="哲均 宋" w:date="2019-08-16T15:29:00Z">
        <w:r w:rsidRPr="00ED175E" w:rsidDel="00FF1293">
          <w:delText xml:space="preserve"> </w:delText>
        </w:r>
      </w:del>
      <w:del w:id="7299" w:author="哲均 宋" w:date="2019-08-16T08:55:00Z">
        <w:r w:rsidRPr="00ED175E" w:rsidDel="003566B2">
          <w:delText>[</w:delText>
        </w:r>
        <w:r w:rsidRPr="00ED175E" w:rsidDel="003566B2">
          <w:rPr>
            <w:rFonts w:hint="eastAsia"/>
          </w:rPr>
          <w:delText>表</w:delText>
        </w:r>
      </w:del>
      <w:del w:id="7300" w:author="哲均 宋" w:date="2019-08-16T15:29: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23</w:delText>
        </w:r>
        <w:r w:rsidRPr="0073721B" w:rsidDel="00FF1293">
          <w:fldChar w:fldCharType="end"/>
        </w:r>
        <w:r w:rsidRPr="00ED175E" w:rsidDel="00FF1293">
          <w:delText xml:space="preserve"> </w:delText>
        </w:r>
      </w:del>
      <w:del w:id="7301" w:author="哲均 宋" w:date="2019-08-16T15:05:00Z">
        <w:r w:rsidRPr="00ED175E" w:rsidDel="00BE59E9">
          <w:rPr>
            <w:rFonts w:hint="eastAsia"/>
          </w:rPr>
          <w:delText>一般商品リスト照会の</w:delText>
        </w:r>
        <w:r w:rsidRPr="00ED175E" w:rsidDel="00BE59E9">
          <w:delText>SQL</w:delText>
        </w:r>
      </w:del>
      <w:del w:id="7302" w:author="哲均 宋" w:date="2019-08-16T15:29:00Z">
        <w:r w:rsidRPr="00ED175E" w:rsidDel="00FF1293">
          <w:delText>]</w:delText>
        </w:r>
      </w:del>
    </w:p>
    <w:tbl>
      <w:tblPr>
        <w:tblStyle w:val="af5"/>
        <w:tblW w:w="0" w:type="auto"/>
        <w:tblInd w:w="108" w:type="dxa"/>
        <w:tblLook w:val="04A0" w:firstRow="1" w:lastRow="0" w:firstColumn="1" w:lastColumn="0" w:noHBand="0" w:noVBand="1"/>
      </w:tblPr>
      <w:tblGrid>
        <w:gridCol w:w="9407"/>
      </w:tblGrid>
      <w:tr w:rsidR="0096549F" w:rsidRPr="00ED175E" w14:paraId="52B9409A" w14:textId="77777777" w:rsidTr="001B6B3B">
        <w:tc>
          <w:tcPr>
            <w:tcW w:w="9407" w:type="dxa"/>
          </w:tcPr>
          <w:p w14:paraId="4D35264B" w14:textId="77777777" w:rsidR="0096549F" w:rsidRPr="00ED175E" w:rsidRDefault="0096549F">
            <w:pPr>
              <w:pStyle w:val="afb"/>
              <w:autoSpaceDE w:val="0"/>
              <w:autoSpaceDN w:val="0"/>
              <w:pPrChange w:id="7303" w:author="Seongeun Woo" w:date="2016-10-13T18:44:00Z">
                <w:pPr>
                  <w:pStyle w:val="afb"/>
                </w:pPr>
              </w:pPrChange>
            </w:pPr>
            <w:r w:rsidRPr="00ED175E">
              <w:t xml:space="preserve">SELECT SID, BIZCODE, OBJ_NAME </w:t>
            </w:r>
          </w:p>
          <w:p w14:paraId="0B0AF247" w14:textId="77777777" w:rsidR="0096549F" w:rsidRPr="00ED175E" w:rsidRDefault="0096549F">
            <w:pPr>
              <w:pStyle w:val="afb"/>
              <w:autoSpaceDE w:val="0"/>
              <w:autoSpaceDN w:val="0"/>
              <w:pPrChange w:id="7304" w:author="Seongeun Woo" w:date="2016-10-13T18:44:00Z">
                <w:pPr>
                  <w:pStyle w:val="afb"/>
                </w:pPr>
              </w:pPrChange>
            </w:pPr>
            <w:r w:rsidRPr="00ED175E">
              <w:t xml:space="preserve">  FROM OBJ_MAIN</w:t>
            </w:r>
          </w:p>
          <w:p w14:paraId="3DFD37E7" w14:textId="77777777" w:rsidR="0096549F" w:rsidRPr="00ED175E" w:rsidRDefault="0096549F">
            <w:pPr>
              <w:pStyle w:val="afb"/>
              <w:autoSpaceDE w:val="0"/>
              <w:autoSpaceDN w:val="0"/>
              <w:pPrChange w:id="7305" w:author="Seongeun Woo" w:date="2016-10-13T18:44:00Z">
                <w:pPr>
                  <w:pStyle w:val="afb"/>
                </w:pPr>
              </w:pPrChange>
            </w:pPr>
            <w:r w:rsidRPr="00ED175E">
              <w:t>WHERE TYPEID = 901</w:t>
            </w:r>
          </w:p>
          <w:p w14:paraId="365675E8" w14:textId="77777777" w:rsidR="0096549F" w:rsidRPr="00ED175E" w:rsidRDefault="0096549F">
            <w:pPr>
              <w:pStyle w:val="afb"/>
              <w:autoSpaceDE w:val="0"/>
              <w:autoSpaceDN w:val="0"/>
              <w:pPrChange w:id="7306" w:author="Seongeun Woo" w:date="2016-10-13T18:44:00Z">
                <w:pPr>
                  <w:pStyle w:val="afb"/>
                </w:pPr>
              </w:pPrChange>
            </w:pPr>
            <w:r w:rsidRPr="00ED175E">
              <w:t xml:space="preserve">    AND END_DT = '99991231'</w:t>
            </w:r>
          </w:p>
          <w:p w14:paraId="2DF608B8" w14:textId="77777777" w:rsidR="0096549F" w:rsidRPr="00ED175E" w:rsidRDefault="0096549F">
            <w:pPr>
              <w:pStyle w:val="afb"/>
              <w:autoSpaceDE w:val="0"/>
              <w:autoSpaceDN w:val="0"/>
              <w:pPrChange w:id="7307" w:author="Seongeun Woo" w:date="2016-10-13T18:44:00Z">
                <w:pPr>
                  <w:pStyle w:val="afb"/>
                </w:pPr>
              </w:pPrChange>
            </w:pPr>
            <w:r w:rsidRPr="00ED175E">
              <w:t>ORDER BY BIZCODE</w:t>
            </w:r>
          </w:p>
        </w:tc>
      </w:tr>
    </w:tbl>
    <w:p w14:paraId="27F031E8" w14:textId="77777777" w:rsidR="0096549F" w:rsidRPr="00ED175E" w:rsidRDefault="0096549F">
      <w:pPr>
        <w:pStyle w:val="-00"/>
        <w:wordWrap/>
        <w:pPrChange w:id="7308" w:author="Seongeun Woo" w:date="2016-10-13T18:44:00Z">
          <w:pPr>
            <w:pStyle w:val="-00"/>
          </w:pPr>
        </w:pPrChange>
      </w:pPr>
    </w:p>
    <w:p w14:paraId="44B76294" w14:textId="70A25952" w:rsidR="0096549F" w:rsidRDefault="0096549F">
      <w:pPr>
        <w:pStyle w:val="50"/>
        <w:wordWrap/>
        <w:ind w:left="601"/>
        <w:rPr>
          <w:ins w:id="7309" w:author="InnoRules" w:date="2016-10-11T18:19:00Z"/>
        </w:rPr>
        <w:pPrChange w:id="7310" w:author="Seongeun Woo" w:date="2016-10-13T18:44:00Z">
          <w:pPr>
            <w:pStyle w:val="50"/>
            <w:ind w:left="601"/>
          </w:pPr>
        </w:pPrChange>
      </w:pPr>
      <w:del w:id="7311" w:author="哲均 宋" w:date="2019-08-16T15:06:00Z">
        <w:r w:rsidRPr="00ED175E" w:rsidDel="00BE59E9">
          <w:rPr>
            <w:rFonts w:hint="eastAsia"/>
          </w:rPr>
          <w:delText>結果</w:delText>
        </w:r>
      </w:del>
      <w:ins w:id="7312" w:author="哲均 宋" w:date="2019-08-16T15:06:00Z">
        <w:r w:rsidR="00BE59E9">
          <w:rPr>
            <w:rFonts w:hint="eastAsia"/>
          </w:rPr>
          <w:t>R</w:t>
        </w:r>
        <w:r w:rsidR="00BE59E9">
          <w:t>esult</w:t>
        </w:r>
      </w:ins>
    </w:p>
    <w:p w14:paraId="31E5F3DB" w14:textId="1286CF00" w:rsidR="000233C6" w:rsidRPr="00ED175E" w:rsidDel="00FF1293" w:rsidRDefault="000233C6">
      <w:pPr>
        <w:pStyle w:val="50"/>
        <w:numPr>
          <w:ilvl w:val="0"/>
          <w:numId w:val="0"/>
        </w:numPr>
        <w:wordWrap/>
        <w:ind w:left="599"/>
        <w:rPr>
          <w:del w:id="7313" w:author="哲均 宋" w:date="2019-08-16T15:29:00Z"/>
        </w:rPr>
        <w:pPrChange w:id="7314" w:author="Seongeun Woo" w:date="2016-10-13T18:44:00Z">
          <w:pPr>
            <w:pStyle w:val="50"/>
            <w:ind w:left="601"/>
          </w:pPr>
        </w:pPrChange>
      </w:pPr>
    </w:p>
    <w:p w14:paraId="79B7829F" w14:textId="38E596F8" w:rsidR="001B6B3B" w:rsidRPr="00ED175E" w:rsidRDefault="001B6B3B">
      <w:pPr>
        <w:pStyle w:val="af6"/>
        <w:keepNext/>
        <w:autoSpaceDE w:val="0"/>
        <w:autoSpaceDN w:val="0"/>
        <w:pPrChange w:id="7315" w:author="Seongeun Woo" w:date="2016-10-13T18:44:00Z">
          <w:pPr>
            <w:pStyle w:val="af6"/>
            <w:keepNext/>
          </w:pPr>
        </w:pPrChange>
      </w:pPr>
      <w:del w:id="7316" w:author="哲均 宋" w:date="2019-08-16T15:29:00Z">
        <w:r w:rsidRPr="00ED175E" w:rsidDel="00FF1293">
          <w:delText xml:space="preserve"> </w:delText>
        </w:r>
      </w:del>
      <w:del w:id="7317" w:author="哲均 宋" w:date="2019-08-16T08:55:00Z">
        <w:r w:rsidRPr="00ED175E" w:rsidDel="003566B2">
          <w:delText>[</w:delText>
        </w:r>
        <w:r w:rsidRPr="00ED175E" w:rsidDel="003566B2">
          <w:rPr>
            <w:rFonts w:hint="eastAsia"/>
          </w:rPr>
          <w:delText>表</w:delText>
        </w:r>
      </w:del>
      <w:del w:id="7318" w:author="哲均 宋" w:date="2019-08-16T15:29: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24</w:delText>
        </w:r>
        <w:r w:rsidRPr="0073721B" w:rsidDel="00FF1293">
          <w:fldChar w:fldCharType="end"/>
        </w:r>
        <w:r w:rsidRPr="00ED175E" w:rsidDel="00FF1293">
          <w:delText xml:space="preserve"> </w:delText>
        </w:r>
      </w:del>
      <w:del w:id="7319" w:author="哲均 宋" w:date="2019-08-16T15:08:00Z">
        <w:r w:rsidRPr="00ED175E" w:rsidDel="00BE59E9">
          <w:rPr>
            <w:rFonts w:hint="eastAsia"/>
          </w:rPr>
          <w:delText>一般商品リスト照会の結果</w:delText>
        </w:r>
      </w:del>
      <w:del w:id="7320" w:author="哲均 宋" w:date="2019-08-16T15:29:00Z">
        <w:r w:rsidRPr="00ED175E" w:rsidDel="00FF1293">
          <w:delText>]</w:delText>
        </w:r>
      </w:del>
    </w:p>
    <w:tbl>
      <w:tblPr>
        <w:tblW w:w="9498" w:type="dxa"/>
        <w:tblInd w:w="99" w:type="dxa"/>
        <w:tblLayout w:type="fixed"/>
        <w:tblCellMar>
          <w:left w:w="99" w:type="dxa"/>
          <w:right w:w="99" w:type="dxa"/>
        </w:tblCellMar>
        <w:tblLook w:val="04A0" w:firstRow="1" w:lastRow="0" w:firstColumn="1" w:lastColumn="0" w:noHBand="0" w:noVBand="1"/>
        <w:tblPrChange w:id="7321" w:author="哲均 宋" w:date="2019-08-16T15:09:00Z">
          <w:tblPr>
            <w:tblW w:w="9498" w:type="dxa"/>
            <w:tblInd w:w="99" w:type="dxa"/>
            <w:tblLayout w:type="fixed"/>
            <w:tblCellMar>
              <w:left w:w="99" w:type="dxa"/>
              <w:right w:w="99" w:type="dxa"/>
            </w:tblCellMar>
            <w:tblLook w:val="04A0" w:firstRow="1" w:lastRow="0" w:firstColumn="1" w:lastColumn="0" w:noHBand="0" w:noVBand="1"/>
          </w:tblPr>
        </w:tblPrChange>
      </w:tblPr>
      <w:tblGrid>
        <w:gridCol w:w="1814"/>
        <w:gridCol w:w="1163"/>
        <w:gridCol w:w="2749"/>
        <w:gridCol w:w="1956"/>
        <w:gridCol w:w="1816"/>
        <w:tblGridChange w:id="7322">
          <w:tblGrid>
            <w:gridCol w:w="1814"/>
            <w:gridCol w:w="1956"/>
            <w:gridCol w:w="1956"/>
            <w:gridCol w:w="1956"/>
            <w:gridCol w:w="1816"/>
          </w:tblGrid>
        </w:tblGridChange>
      </w:tblGrid>
      <w:tr w:rsidR="0096549F" w:rsidRPr="00ED175E" w14:paraId="308F86B7" w14:textId="77777777" w:rsidTr="00BE59E9">
        <w:trPr>
          <w:trHeight w:val="255"/>
          <w:trPrChange w:id="7323" w:author="哲均 宋" w:date="2019-08-16T15:09:00Z">
            <w:trPr>
              <w:trHeight w:val="255"/>
            </w:trPr>
          </w:trPrChange>
        </w:trPr>
        <w:tc>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7324" w:author="哲均 宋" w:date="2019-08-16T15:09:00Z">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tcPrChange>
          </w:tcPr>
          <w:p w14:paraId="1FB363AE" w14:textId="77777777" w:rsidR="0096549F" w:rsidRPr="00ED175E" w:rsidRDefault="0096549F">
            <w:pPr>
              <w:pStyle w:val="afc"/>
              <w:wordWrap/>
              <w:pPrChange w:id="7325" w:author="Seongeun Woo" w:date="2016-10-13T18:44:00Z">
                <w:pPr>
                  <w:pStyle w:val="afc"/>
                </w:pPr>
              </w:pPrChange>
            </w:pPr>
            <w:r w:rsidRPr="00ED175E">
              <w:t>SID</w:t>
            </w:r>
          </w:p>
        </w:tc>
        <w:tc>
          <w:tcPr>
            <w:tcW w:w="1163" w:type="dxa"/>
            <w:tcBorders>
              <w:top w:val="single" w:sz="4" w:space="0" w:color="auto"/>
              <w:left w:val="nil"/>
              <w:bottom w:val="single" w:sz="4" w:space="0" w:color="auto"/>
              <w:right w:val="single" w:sz="4" w:space="0" w:color="auto"/>
            </w:tcBorders>
            <w:shd w:val="clear" w:color="auto" w:fill="EEECE1"/>
            <w:noWrap/>
            <w:vAlign w:val="bottom"/>
            <w:hideMark/>
            <w:tcPrChange w:id="7326" w:author="哲均 宋" w:date="2019-08-16T15:09: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4003D417" w14:textId="77777777" w:rsidR="0096549F" w:rsidRPr="00ED175E" w:rsidRDefault="0096549F">
            <w:pPr>
              <w:pStyle w:val="afc"/>
              <w:wordWrap/>
              <w:pPrChange w:id="7327" w:author="Seongeun Woo" w:date="2016-10-13T18:44:00Z">
                <w:pPr>
                  <w:pStyle w:val="afc"/>
                </w:pPr>
              </w:pPrChange>
            </w:pPr>
            <w:r w:rsidRPr="00ED175E">
              <w:t>BIZCODE</w:t>
            </w:r>
          </w:p>
        </w:tc>
        <w:tc>
          <w:tcPr>
            <w:tcW w:w="2749" w:type="dxa"/>
            <w:tcBorders>
              <w:top w:val="single" w:sz="4" w:space="0" w:color="auto"/>
              <w:left w:val="nil"/>
              <w:bottom w:val="single" w:sz="4" w:space="0" w:color="auto"/>
              <w:right w:val="single" w:sz="4" w:space="0" w:color="auto"/>
            </w:tcBorders>
            <w:shd w:val="clear" w:color="auto" w:fill="EEECE1"/>
            <w:noWrap/>
            <w:vAlign w:val="bottom"/>
            <w:hideMark/>
            <w:tcPrChange w:id="7328" w:author="哲均 宋" w:date="2019-08-16T15:09: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6DEC53F0" w14:textId="77777777" w:rsidR="0096549F" w:rsidRPr="00ED175E" w:rsidRDefault="0096549F">
            <w:pPr>
              <w:pStyle w:val="afc"/>
              <w:wordWrap/>
              <w:pPrChange w:id="7329" w:author="Seongeun Woo" w:date="2016-10-13T18:44:00Z">
                <w:pPr>
                  <w:pStyle w:val="afc"/>
                </w:pPr>
              </w:pPrChange>
            </w:pPr>
            <w:r w:rsidRPr="00ED175E">
              <w:t>OBJ_NAME</w:t>
            </w:r>
          </w:p>
        </w:tc>
        <w:tc>
          <w:tcPr>
            <w:tcW w:w="1956" w:type="dxa"/>
            <w:tcBorders>
              <w:top w:val="single" w:sz="4" w:space="0" w:color="auto"/>
              <w:left w:val="nil"/>
              <w:bottom w:val="single" w:sz="4" w:space="0" w:color="auto"/>
              <w:right w:val="single" w:sz="4" w:space="0" w:color="auto"/>
            </w:tcBorders>
            <w:shd w:val="clear" w:color="auto" w:fill="EEECE1"/>
            <w:noWrap/>
            <w:vAlign w:val="bottom"/>
            <w:hideMark/>
            <w:tcPrChange w:id="7330" w:author="哲均 宋" w:date="2019-08-16T15:09: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1E5D195F" w14:textId="77777777" w:rsidR="0096549F" w:rsidRPr="00ED175E" w:rsidRDefault="0096549F">
            <w:pPr>
              <w:pStyle w:val="afc"/>
              <w:wordWrap/>
              <w:pPrChange w:id="7331" w:author="Seongeun Woo" w:date="2016-10-13T18:44:00Z">
                <w:pPr>
                  <w:pStyle w:val="afc"/>
                </w:pPr>
              </w:pPrChange>
            </w:pPr>
            <w:r w:rsidRPr="00ED175E">
              <w:t>VF_DT</w:t>
            </w:r>
          </w:p>
        </w:tc>
        <w:tc>
          <w:tcPr>
            <w:tcW w:w="1816" w:type="dxa"/>
            <w:tcBorders>
              <w:top w:val="single" w:sz="4" w:space="0" w:color="auto"/>
              <w:left w:val="nil"/>
              <w:bottom w:val="single" w:sz="4" w:space="0" w:color="auto"/>
              <w:right w:val="single" w:sz="4" w:space="0" w:color="auto"/>
            </w:tcBorders>
            <w:shd w:val="clear" w:color="auto" w:fill="EEECE1"/>
            <w:noWrap/>
            <w:vAlign w:val="bottom"/>
            <w:hideMark/>
            <w:tcPrChange w:id="7332" w:author="哲均 宋" w:date="2019-08-16T15:09:00Z">
              <w:tcPr>
                <w:tcW w:w="181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74A31CA9" w14:textId="77777777" w:rsidR="0096549F" w:rsidRPr="00ED175E" w:rsidRDefault="0096549F">
            <w:pPr>
              <w:pStyle w:val="afc"/>
              <w:wordWrap/>
              <w:pPrChange w:id="7333" w:author="Seongeun Woo" w:date="2016-10-13T18:44:00Z">
                <w:pPr>
                  <w:pStyle w:val="afc"/>
                </w:pPr>
              </w:pPrChange>
            </w:pPr>
            <w:r w:rsidRPr="00ED175E">
              <w:t>VT_DT</w:t>
            </w:r>
          </w:p>
        </w:tc>
      </w:tr>
      <w:tr w:rsidR="0096549F" w:rsidRPr="00ED175E" w14:paraId="757FA2AC" w14:textId="77777777" w:rsidTr="00BE59E9">
        <w:trPr>
          <w:trHeight w:val="255"/>
          <w:trPrChange w:id="7334" w:author="哲均 宋" w:date="2019-08-16T15:09: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7335" w:author="哲均 宋" w:date="2019-08-16T15:09: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D2FF61F" w14:textId="77777777" w:rsidR="0096549F" w:rsidRPr="00ED175E" w:rsidRDefault="0096549F">
            <w:pPr>
              <w:pStyle w:val="afb"/>
              <w:autoSpaceDE w:val="0"/>
              <w:autoSpaceDN w:val="0"/>
              <w:pPrChange w:id="7336" w:author="Seongeun Woo" w:date="2016-10-13T18:44:00Z">
                <w:pPr>
                  <w:pStyle w:val="afb"/>
                </w:pPr>
              </w:pPrChange>
            </w:pPr>
            <w:r w:rsidRPr="00ED175E">
              <w:t>489</w:t>
            </w:r>
          </w:p>
        </w:tc>
        <w:tc>
          <w:tcPr>
            <w:tcW w:w="1163" w:type="dxa"/>
            <w:tcBorders>
              <w:top w:val="nil"/>
              <w:left w:val="nil"/>
              <w:bottom w:val="single" w:sz="4" w:space="0" w:color="auto"/>
              <w:right w:val="single" w:sz="4" w:space="0" w:color="auto"/>
            </w:tcBorders>
            <w:shd w:val="clear" w:color="auto" w:fill="auto"/>
            <w:noWrap/>
            <w:vAlign w:val="bottom"/>
            <w:hideMark/>
            <w:tcPrChange w:id="7337" w:author="哲均 宋" w:date="2019-08-16T15:09:00Z">
              <w:tcPr>
                <w:tcW w:w="1956" w:type="dxa"/>
                <w:tcBorders>
                  <w:top w:val="nil"/>
                  <w:left w:val="nil"/>
                  <w:bottom w:val="single" w:sz="4" w:space="0" w:color="auto"/>
                  <w:right w:val="single" w:sz="4" w:space="0" w:color="auto"/>
                </w:tcBorders>
                <w:shd w:val="clear" w:color="auto" w:fill="auto"/>
                <w:noWrap/>
                <w:vAlign w:val="bottom"/>
                <w:hideMark/>
              </w:tcPr>
            </w:tcPrChange>
          </w:tcPr>
          <w:p w14:paraId="0401BC5C" w14:textId="77777777" w:rsidR="0096549F" w:rsidRPr="00ED175E" w:rsidRDefault="0096549F">
            <w:pPr>
              <w:pStyle w:val="afb"/>
              <w:autoSpaceDE w:val="0"/>
              <w:autoSpaceDN w:val="0"/>
              <w:pPrChange w:id="7338" w:author="Seongeun Woo" w:date="2016-10-13T18:44:00Z">
                <w:pPr>
                  <w:pStyle w:val="afb"/>
                </w:pPr>
              </w:pPrChange>
            </w:pPr>
            <w:r w:rsidRPr="00ED175E">
              <w:t>P1001</w:t>
            </w:r>
          </w:p>
        </w:tc>
        <w:tc>
          <w:tcPr>
            <w:tcW w:w="2749" w:type="dxa"/>
            <w:tcBorders>
              <w:top w:val="nil"/>
              <w:left w:val="nil"/>
              <w:bottom w:val="single" w:sz="4" w:space="0" w:color="auto"/>
              <w:right w:val="single" w:sz="4" w:space="0" w:color="auto"/>
            </w:tcBorders>
            <w:shd w:val="clear" w:color="auto" w:fill="auto"/>
            <w:noWrap/>
            <w:vAlign w:val="bottom"/>
            <w:hideMark/>
            <w:tcPrChange w:id="7339" w:author="哲均 宋" w:date="2019-08-16T15:09:00Z">
              <w:tcPr>
                <w:tcW w:w="1956" w:type="dxa"/>
                <w:tcBorders>
                  <w:top w:val="nil"/>
                  <w:left w:val="nil"/>
                  <w:bottom w:val="single" w:sz="4" w:space="0" w:color="auto"/>
                  <w:right w:val="single" w:sz="4" w:space="0" w:color="auto"/>
                </w:tcBorders>
                <w:shd w:val="clear" w:color="auto" w:fill="auto"/>
                <w:noWrap/>
                <w:vAlign w:val="bottom"/>
                <w:hideMark/>
              </w:tcPr>
            </w:tcPrChange>
          </w:tcPr>
          <w:p w14:paraId="51A3D8A2" w14:textId="171B1109" w:rsidR="0096549F" w:rsidRPr="00ED175E" w:rsidRDefault="00BE59E9">
            <w:pPr>
              <w:pStyle w:val="afb"/>
              <w:autoSpaceDE w:val="0"/>
              <w:autoSpaceDN w:val="0"/>
              <w:pPrChange w:id="7340" w:author="Seongeun Woo" w:date="2016-10-13T18:44:00Z">
                <w:pPr>
                  <w:pStyle w:val="afb"/>
                </w:pPr>
              </w:pPrChange>
            </w:pPr>
            <w:ins w:id="7341" w:author="哲均 宋" w:date="2019-08-16T15:09:00Z">
              <w:r w:rsidRPr="00BE59E9">
                <w:t>Family health insurance</w:t>
              </w:r>
            </w:ins>
            <w:del w:id="7342" w:author="哲均 宋" w:date="2019-08-16T15:09:00Z">
              <w:r w:rsidR="0096549F" w:rsidRPr="00ED175E" w:rsidDel="00BE59E9">
                <w:rPr>
                  <w:rFonts w:hint="eastAsia"/>
                </w:rPr>
                <w:delText>家族愛健康保険</w:delText>
              </w:r>
            </w:del>
          </w:p>
        </w:tc>
        <w:tc>
          <w:tcPr>
            <w:tcW w:w="1956" w:type="dxa"/>
            <w:tcBorders>
              <w:top w:val="nil"/>
              <w:left w:val="nil"/>
              <w:bottom w:val="single" w:sz="4" w:space="0" w:color="auto"/>
              <w:right w:val="single" w:sz="4" w:space="0" w:color="auto"/>
            </w:tcBorders>
            <w:shd w:val="clear" w:color="auto" w:fill="auto"/>
            <w:noWrap/>
            <w:vAlign w:val="bottom"/>
            <w:hideMark/>
            <w:tcPrChange w:id="7343" w:author="哲均 宋" w:date="2019-08-16T15:09:00Z">
              <w:tcPr>
                <w:tcW w:w="1956" w:type="dxa"/>
                <w:tcBorders>
                  <w:top w:val="nil"/>
                  <w:left w:val="nil"/>
                  <w:bottom w:val="single" w:sz="4" w:space="0" w:color="auto"/>
                  <w:right w:val="single" w:sz="4" w:space="0" w:color="auto"/>
                </w:tcBorders>
                <w:shd w:val="clear" w:color="auto" w:fill="auto"/>
                <w:noWrap/>
                <w:vAlign w:val="bottom"/>
                <w:hideMark/>
              </w:tcPr>
            </w:tcPrChange>
          </w:tcPr>
          <w:p w14:paraId="15BA9612" w14:textId="77777777" w:rsidR="0096549F" w:rsidRPr="00ED175E" w:rsidRDefault="0096549F">
            <w:pPr>
              <w:pStyle w:val="afb"/>
              <w:autoSpaceDE w:val="0"/>
              <w:autoSpaceDN w:val="0"/>
              <w:pPrChange w:id="7344" w:author="Seongeun Woo" w:date="2016-10-13T18:44:00Z">
                <w:pPr>
                  <w:pStyle w:val="afb"/>
                </w:pPr>
              </w:pPrChange>
            </w:pPr>
            <w:r w:rsidRPr="00ED175E">
              <w:t>20150214</w:t>
            </w:r>
          </w:p>
        </w:tc>
        <w:tc>
          <w:tcPr>
            <w:tcW w:w="1816" w:type="dxa"/>
            <w:tcBorders>
              <w:top w:val="nil"/>
              <w:left w:val="nil"/>
              <w:bottom w:val="single" w:sz="4" w:space="0" w:color="auto"/>
              <w:right w:val="single" w:sz="4" w:space="0" w:color="auto"/>
            </w:tcBorders>
            <w:shd w:val="clear" w:color="auto" w:fill="auto"/>
            <w:noWrap/>
            <w:vAlign w:val="bottom"/>
            <w:hideMark/>
            <w:tcPrChange w:id="7345" w:author="哲均 宋" w:date="2019-08-16T15:09:00Z">
              <w:tcPr>
                <w:tcW w:w="1816" w:type="dxa"/>
                <w:tcBorders>
                  <w:top w:val="nil"/>
                  <w:left w:val="nil"/>
                  <w:bottom w:val="single" w:sz="4" w:space="0" w:color="auto"/>
                  <w:right w:val="single" w:sz="4" w:space="0" w:color="auto"/>
                </w:tcBorders>
                <w:shd w:val="clear" w:color="auto" w:fill="auto"/>
                <w:noWrap/>
                <w:vAlign w:val="bottom"/>
                <w:hideMark/>
              </w:tcPr>
            </w:tcPrChange>
          </w:tcPr>
          <w:p w14:paraId="321BF480" w14:textId="77777777" w:rsidR="0096549F" w:rsidRPr="00ED175E" w:rsidRDefault="0096549F">
            <w:pPr>
              <w:pStyle w:val="afb"/>
              <w:autoSpaceDE w:val="0"/>
              <w:autoSpaceDN w:val="0"/>
              <w:pPrChange w:id="7346" w:author="Seongeun Woo" w:date="2016-10-13T18:44:00Z">
                <w:pPr>
                  <w:pStyle w:val="afb"/>
                </w:pPr>
              </w:pPrChange>
            </w:pPr>
            <w:r w:rsidRPr="00ED175E">
              <w:t>99991231</w:t>
            </w:r>
          </w:p>
        </w:tc>
      </w:tr>
    </w:tbl>
    <w:p w14:paraId="3C9087F6" w14:textId="2E134E1D" w:rsidR="0096549F" w:rsidRPr="00ED175E" w:rsidDel="00AF2D98" w:rsidRDefault="0096549F">
      <w:pPr>
        <w:pStyle w:val="afff9"/>
        <w:wordWrap/>
        <w:ind w:left="599"/>
        <w:rPr>
          <w:del w:id="7347" w:author="Seongeun Woo" w:date="2016-07-07T09:37:00Z"/>
        </w:rPr>
        <w:pPrChange w:id="7348" w:author="Seongeun Woo" w:date="2016-10-13T18:44:00Z">
          <w:pPr>
            <w:pStyle w:val="afff9"/>
          </w:pPr>
        </w:pPrChange>
      </w:pPr>
    </w:p>
    <w:p w14:paraId="35A87126" w14:textId="77777777" w:rsidR="00AF2D98" w:rsidRPr="00ED175E" w:rsidRDefault="00AF2D98">
      <w:pPr>
        <w:pStyle w:val="50"/>
        <w:numPr>
          <w:ilvl w:val="0"/>
          <w:numId w:val="0"/>
        </w:numPr>
        <w:wordWrap/>
        <w:ind w:left="599"/>
        <w:rPr>
          <w:ins w:id="7349" w:author="Seongeun Woo" w:date="2016-07-07T09:37:00Z"/>
        </w:rPr>
        <w:pPrChange w:id="7350" w:author="Seongeun Woo" w:date="2016-10-13T18:44:00Z">
          <w:pPr>
            <w:pStyle w:val="50"/>
            <w:ind w:left="601"/>
          </w:pPr>
        </w:pPrChange>
      </w:pPr>
    </w:p>
    <w:p w14:paraId="0FBCBC5D" w14:textId="4436F1CD" w:rsidR="0096549F" w:rsidRPr="00ED175E" w:rsidRDefault="0096549F">
      <w:pPr>
        <w:pStyle w:val="50"/>
        <w:wordWrap/>
        <w:ind w:left="601"/>
        <w:pPrChange w:id="7351" w:author="Seongeun Woo" w:date="2016-10-13T18:44:00Z">
          <w:pPr>
            <w:pStyle w:val="50"/>
            <w:ind w:left="601"/>
          </w:pPr>
        </w:pPrChange>
      </w:pPr>
      <w:del w:id="7352" w:author="哲均 宋" w:date="2019-08-16T15:10:00Z">
        <w:r w:rsidRPr="00ED175E" w:rsidDel="00BE59E9">
          <w:rPr>
            <w:rFonts w:hint="eastAsia"/>
          </w:rPr>
          <w:delText>条件節</w:delText>
        </w:r>
      </w:del>
      <w:ins w:id="7353" w:author="哲均 宋" w:date="2019-08-16T15:34:00Z">
        <w:r w:rsidR="00FF1293">
          <w:rPr>
            <w:rFonts w:hint="eastAsia"/>
          </w:rPr>
          <w:t>WHERE CLAUSE</w:t>
        </w:r>
      </w:ins>
    </w:p>
    <w:p w14:paraId="56930703" w14:textId="77777777" w:rsidR="0096549F" w:rsidRPr="00ED175E" w:rsidRDefault="0096549F">
      <w:pPr>
        <w:pStyle w:val="a0"/>
        <w:wordWrap/>
        <w:ind w:left="717"/>
        <w:pPrChange w:id="7354" w:author="Seongeun Woo" w:date="2016-10-13T18:44:00Z">
          <w:pPr>
            <w:pStyle w:val="a0"/>
            <w:ind w:left="717"/>
          </w:pPr>
        </w:pPrChange>
      </w:pPr>
      <w:r w:rsidRPr="00ED175E">
        <w:t>WHERE TYPEID = 901</w:t>
      </w:r>
    </w:p>
    <w:p w14:paraId="6180E603" w14:textId="2DA6FD1F" w:rsidR="0096549F" w:rsidRPr="00ED175E" w:rsidRDefault="0096549F">
      <w:pPr>
        <w:pStyle w:val="a0"/>
        <w:numPr>
          <w:ilvl w:val="0"/>
          <w:numId w:val="0"/>
        </w:numPr>
        <w:wordWrap/>
        <w:ind w:left="714"/>
        <w:pPrChange w:id="7355" w:author="Seongeun Woo" w:date="2016-10-13T18:44:00Z">
          <w:pPr>
            <w:pStyle w:val="a0"/>
            <w:numPr>
              <w:numId w:val="0"/>
            </w:numPr>
            <w:ind w:leftChars="0" w:left="812" w:firstLine="0"/>
          </w:pPr>
        </w:pPrChange>
      </w:pPr>
      <w:del w:id="7356" w:author="哲均 宋" w:date="2019-08-16T15:12:00Z">
        <w:r w:rsidRPr="00ED175E" w:rsidDel="00BE59E9">
          <w:rPr>
            <w:rFonts w:hint="eastAsia"/>
          </w:rPr>
          <w:delText>商品類型</w:delText>
        </w:r>
      </w:del>
      <w:ins w:id="7357" w:author="Seongeun Woo" w:date="2016-07-07T09:36:00Z">
        <w:del w:id="7358" w:author="哲均 宋" w:date="2019-08-16T15:12:00Z">
          <w:r w:rsidR="00AF2D98" w:rsidRPr="00ED175E" w:rsidDel="00BE59E9">
            <w:rPr>
              <w:rFonts w:hint="eastAsia"/>
            </w:rPr>
            <w:delText>中、</w:delText>
          </w:r>
        </w:del>
      </w:ins>
      <w:del w:id="7359" w:author="哲均 宋" w:date="2019-08-16T15:12:00Z">
        <w:r w:rsidRPr="00ED175E" w:rsidDel="00BE59E9">
          <w:rPr>
            <w:rFonts w:hint="eastAsia"/>
          </w:rPr>
          <w:delText>に登録された詳細類型の自動車と一般のうち、一般詳細類型の</w:delText>
        </w:r>
        <w:r w:rsidRPr="00ED175E" w:rsidDel="00BE59E9">
          <w:delText>TYPEID</w:delText>
        </w:r>
        <w:r w:rsidRPr="00ED175E" w:rsidDel="00BE59E9">
          <w:rPr>
            <w:rFonts w:hint="eastAsia"/>
          </w:rPr>
          <w:delText>である。</w:delText>
        </w:r>
      </w:del>
      <w:ins w:id="7360" w:author="哲均 宋" w:date="2019-08-16T15:12:00Z">
        <w:r w:rsidR="00BE59E9">
          <w:rPr>
            <w:rFonts w:hint="eastAsia"/>
          </w:rPr>
          <w:t>Semi-T</w:t>
        </w:r>
        <w:r w:rsidR="00BE59E9" w:rsidRPr="00BE59E9">
          <w:t xml:space="preserve">ype TYPEID is </w:t>
        </w:r>
        <w:r w:rsidR="00BE59E9">
          <w:t>General.</w:t>
        </w:r>
      </w:ins>
    </w:p>
    <w:p w14:paraId="2904FED2" w14:textId="3193FC69" w:rsidR="0096549F" w:rsidRDefault="0096549F">
      <w:pPr>
        <w:autoSpaceDE w:val="0"/>
        <w:autoSpaceDN w:val="0"/>
        <w:rPr>
          <w:ins w:id="7361" w:author="哲均 宋" w:date="2019-08-19T12:38:00Z"/>
        </w:rPr>
      </w:pPr>
    </w:p>
    <w:p w14:paraId="15471E17" w14:textId="093FC257" w:rsidR="00082EC3" w:rsidRDefault="00082EC3">
      <w:pPr>
        <w:autoSpaceDE w:val="0"/>
        <w:autoSpaceDN w:val="0"/>
        <w:rPr>
          <w:ins w:id="7362" w:author="哲均 宋" w:date="2019-08-19T12:43:00Z"/>
        </w:rPr>
      </w:pPr>
    </w:p>
    <w:p w14:paraId="72AEF1E2" w14:textId="0F0CB7E3" w:rsidR="00874578" w:rsidRPr="00ED175E" w:rsidRDefault="00874578" w:rsidP="00874578">
      <w:pPr>
        <w:pStyle w:val="20"/>
        <w:wordWrap/>
        <w:rPr>
          <w:ins w:id="7363" w:author="哲均 宋" w:date="2019-08-19T12:43:00Z"/>
        </w:rPr>
      </w:pPr>
      <w:bookmarkStart w:id="7364" w:name="_Toc17112124"/>
      <w:ins w:id="7365" w:author="哲均 宋" w:date="2019-08-19T12:43:00Z">
        <w:r>
          <w:t>Query Car Product list</w:t>
        </w:r>
        <w:bookmarkEnd w:id="7364"/>
      </w:ins>
    </w:p>
    <w:p w14:paraId="2D78CE05" w14:textId="1EFF752C" w:rsidR="00FF1293" w:rsidRPr="00FD67FB" w:rsidDel="00082EC3" w:rsidRDefault="00FF1293" w:rsidP="00FD67FB">
      <w:pPr>
        <w:autoSpaceDE w:val="0"/>
        <w:autoSpaceDN w:val="0"/>
        <w:rPr>
          <w:del w:id="7366" w:author="哲均 宋" w:date="2019-08-19T12:37:00Z"/>
          <w:rFonts w:eastAsia="Malgun Gothic" w:hint="eastAsia"/>
          <w:rPrChange w:id="7367" w:author="哲均 宋" w:date="2019-08-19T12:45:00Z">
            <w:rPr>
              <w:del w:id="7368" w:author="哲均 宋" w:date="2019-08-19T12:37:00Z"/>
              <w:rFonts w:hint="eastAsia"/>
            </w:rPr>
          </w:rPrChange>
        </w:rPr>
        <w:pPrChange w:id="7369" w:author="哲均 宋" w:date="2019-08-19T12:45:00Z">
          <w:pPr/>
        </w:pPrChange>
      </w:pPr>
    </w:p>
    <w:p w14:paraId="3FB09030" w14:textId="3BC60DC6" w:rsidR="0096549F" w:rsidRPr="00ED175E" w:rsidDel="00AF2D98" w:rsidRDefault="0096549F" w:rsidP="00FD67FB">
      <w:pPr>
        <w:pStyle w:val="a0"/>
        <w:numPr>
          <w:ilvl w:val="0"/>
          <w:numId w:val="0"/>
        </w:numPr>
        <w:wordWrap/>
        <w:rPr>
          <w:del w:id="7370" w:author="Seongeun Woo" w:date="2016-07-07T09:36:00Z"/>
        </w:rPr>
        <w:pPrChange w:id="7371" w:author="哲均 宋" w:date="2019-08-19T12:45:00Z">
          <w:pPr>
            <w:pStyle w:val="a0"/>
            <w:ind w:left="717"/>
          </w:pPr>
        </w:pPrChange>
      </w:pPr>
      <w:del w:id="7372" w:author="Seongeun Woo" w:date="2016-07-07T09:36:00Z">
        <w:r w:rsidRPr="00ED175E" w:rsidDel="00AF2D98">
          <w:delText>END_DT = ‘99991231’</w:delText>
        </w:r>
        <w:bookmarkStart w:id="7373" w:name="_Toc455688188"/>
        <w:bookmarkStart w:id="7374" w:name="_Toc455696369"/>
        <w:bookmarkStart w:id="7375" w:name="_Toc455697673"/>
        <w:bookmarkStart w:id="7376" w:name="_Toc458692833"/>
        <w:bookmarkStart w:id="7377" w:name="_Toc461094461"/>
        <w:bookmarkStart w:id="7378" w:name="_Toc461094551"/>
        <w:bookmarkStart w:id="7379" w:name="_Toc462461183"/>
        <w:bookmarkStart w:id="7380" w:name="_Toc462748951"/>
        <w:bookmarkStart w:id="7381" w:name="_Toc463004841"/>
        <w:bookmarkStart w:id="7382" w:name="_Toc463944394"/>
        <w:bookmarkStart w:id="7383" w:name="_Toc464215033"/>
        <w:bookmarkStart w:id="7384" w:name="_Toc464215523"/>
        <w:bookmarkStart w:id="7385" w:name="_Toc464221766"/>
        <w:bookmarkStart w:id="7386" w:name="_Toc464227484"/>
        <w:bookmarkStart w:id="7387" w:name="_Toc464747718"/>
        <w:bookmarkStart w:id="7388" w:name="_Toc465010241"/>
        <w:bookmarkStart w:id="7389" w:name="_Toc465024645"/>
        <w:bookmarkStart w:id="7390" w:name="_Toc17110893"/>
        <w:bookmarkStart w:id="7391" w:name="_Toc17110987"/>
        <w:bookmarkStart w:id="7392" w:name="_Toc17111082"/>
        <w:bookmarkStart w:id="7393" w:name="_Toc17111177"/>
        <w:bookmarkStart w:id="7394" w:name="_Toc17111274"/>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del>
    </w:p>
    <w:p w14:paraId="7398495E" w14:textId="159C4D83" w:rsidR="0096549F" w:rsidRPr="00ED175E" w:rsidDel="00AF2D98" w:rsidRDefault="0096549F" w:rsidP="00FD67FB">
      <w:pPr>
        <w:pStyle w:val="a0"/>
        <w:numPr>
          <w:ilvl w:val="0"/>
          <w:numId w:val="0"/>
        </w:numPr>
        <w:wordWrap/>
        <w:rPr>
          <w:del w:id="7395" w:author="Seongeun Woo" w:date="2016-07-07T09:36:00Z"/>
        </w:rPr>
        <w:pPrChange w:id="7396" w:author="哲均 宋" w:date="2019-08-19T12:45:00Z">
          <w:pPr>
            <w:pStyle w:val="a0"/>
            <w:numPr>
              <w:numId w:val="0"/>
            </w:numPr>
            <w:ind w:leftChars="0" w:left="812" w:firstLine="0"/>
          </w:pPr>
        </w:pPrChange>
      </w:pPr>
      <w:del w:id="7397" w:author="Seongeun Woo" w:date="2016-07-07T09:36:00Z">
        <w:r w:rsidRPr="00ED175E" w:rsidDel="00AF2D98">
          <w:delText>END_DT</w:delText>
        </w:r>
        <w:r w:rsidRPr="00ED175E" w:rsidDel="00AF2D98">
          <w:rPr>
            <w:rFonts w:hint="eastAsia"/>
          </w:rPr>
          <w:delText>は、デフォルト値が</w:delText>
        </w:r>
        <w:r w:rsidRPr="00ED175E" w:rsidDel="00AF2D98">
          <w:delText>‘99991231’</w:delText>
        </w:r>
        <w:r w:rsidRPr="00ED175E" w:rsidDel="00AF2D98">
          <w:rPr>
            <w:rFonts w:hint="eastAsia"/>
          </w:rPr>
          <w:delText>で保存される該当テーブルの削除フラグである。一度移管されたデータは画面で削除しても物理的には削除されず、該当の削除された日付で</w:delText>
        </w:r>
        <w:r w:rsidRPr="00ED175E" w:rsidDel="00AF2D98">
          <w:delText>END_DT</w:delText>
        </w:r>
        <w:r w:rsidRPr="00ED175E" w:rsidDel="00AF2D98">
          <w:rPr>
            <w:rFonts w:hint="eastAsia"/>
          </w:rPr>
          <w:delText>に値が入力され論理的に削除される。そのため、値を照会する際に</w:delText>
        </w:r>
        <w:r w:rsidRPr="00ED175E" w:rsidDel="00AF2D98">
          <w:delText>END_DT = ‘99991231’</w:delText>
        </w:r>
        <w:r w:rsidRPr="00ED175E" w:rsidDel="00AF2D98">
          <w:rPr>
            <w:rFonts w:hint="eastAsia"/>
          </w:rPr>
          <w:delText>の条件は、該当のカラムがあるテーブルには基本的に含まれている必要がある。</w:delText>
        </w:r>
        <w:bookmarkStart w:id="7398" w:name="_Toc455688189"/>
        <w:bookmarkStart w:id="7399" w:name="_Toc455696370"/>
        <w:bookmarkStart w:id="7400" w:name="_Toc455697674"/>
        <w:bookmarkStart w:id="7401" w:name="_Toc458692834"/>
        <w:bookmarkStart w:id="7402" w:name="_Toc461094462"/>
        <w:bookmarkStart w:id="7403" w:name="_Toc461094552"/>
        <w:bookmarkStart w:id="7404" w:name="_Toc462461184"/>
        <w:bookmarkStart w:id="7405" w:name="_Toc462748952"/>
        <w:bookmarkStart w:id="7406" w:name="_Toc463004842"/>
        <w:bookmarkStart w:id="7407" w:name="_Toc463944395"/>
        <w:bookmarkStart w:id="7408" w:name="_Toc464215034"/>
        <w:bookmarkStart w:id="7409" w:name="_Toc464215524"/>
        <w:bookmarkStart w:id="7410" w:name="_Toc464221767"/>
        <w:bookmarkStart w:id="7411" w:name="_Toc464227485"/>
        <w:bookmarkStart w:id="7412" w:name="_Toc464747719"/>
        <w:bookmarkStart w:id="7413" w:name="_Toc465010242"/>
        <w:bookmarkStart w:id="7414" w:name="_Toc465024646"/>
        <w:bookmarkStart w:id="7415" w:name="_Toc17110309"/>
        <w:bookmarkStart w:id="7416" w:name="_Toc17110492"/>
        <w:bookmarkStart w:id="7417" w:name="_Toc17110706"/>
        <w:bookmarkStart w:id="7418" w:name="_Toc17110799"/>
        <w:bookmarkStart w:id="7419" w:name="_Toc17110894"/>
        <w:bookmarkStart w:id="7420" w:name="_Toc17110988"/>
        <w:bookmarkStart w:id="7421" w:name="_Toc17111083"/>
        <w:bookmarkStart w:id="7422" w:name="_Toc17111178"/>
        <w:bookmarkStart w:id="7423" w:name="_Toc17111275"/>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del>
    </w:p>
    <w:p w14:paraId="34438360" w14:textId="28565616" w:rsidR="0096549F" w:rsidRPr="00ED175E" w:rsidDel="00AF2D98" w:rsidRDefault="0096549F" w:rsidP="00FD67FB">
      <w:pPr>
        <w:pStyle w:val="-22"/>
        <w:wordWrap/>
        <w:ind w:left="0"/>
        <w:rPr>
          <w:del w:id="7424" w:author="Seongeun Woo" w:date="2016-07-07T09:36:00Z"/>
          <w:lang w:eastAsia="ja-JP"/>
        </w:rPr>
        <w:pPrChange w:id="7425" w:author="哲均 宋" w:date="2019-08-19T12:45:00Z">
          <w:pPr>
            <w:pStyle w:val="-22"/>
          </w:pPr>
        </w:pPrChange>
      </w:pPr>
      <w:del w:id="7426" w:author="Seongeun Woo" w:date="2016-07-07T09:36:00Z">
        <w:r w:rsidRPr="00ED175E" w:rsidDel="00AF2D98">
          <w:br w:type="page"/>
        </w:r>
      </w:del>
    </w:p>
    <w:p w14:paraId="1D13C6D4" w14:textId="7572E3F5" w:rsidR="0096549F" w:rsidRPr="00ED175E" w:rsidDel="00FD67FB" w:rsidRDefault="0096549F" w:rsidP="00FD67FB">
      <w:pPr>
        <w:pStyle w:val="20"/>
        <w:numPr>
          <w:ilvl w:val="0"/>
          <w:numId w:val="0"/>
        </w:numPr>
        <w:wordWrap/>
        <w:rPr>
          <w:del w:id="7427" w:author="哲均 宋" w:date="2019-08-19T12:46:00Z"/>
        </w:rPr>
        <w:pPrChange w:id="7428" w:author="哲均 宋" w:date="2019-08-19T12:45:00Z">
          <w:pPr>
            <w:pStyle w:val="20"/>
          </w:pPr>
        </w:pPrChange>
      </w:pPr>
      <w:bookmarkStart w:id="7429" w:name="_Toc434858368"/>
      <w:bookmarkStart w:id="7430" w:name="_Toc445716755"/>
      <w:del w:id="7431" w:author="哲均 宋" w:date="2019-08-16T15:13:00Z">
        <w:r w:rsidRPr="00ED175E" w:rsidDel="00BE59E9">
          <w:rPr>
            <w:rFonts w:hint="eastAsia"/>
          </w:rPr>
          <w:delText>自動車商品リスト照会</w:delText>
        </w:r>
      </w:del>
      <w:bookmarkEnd w:id="7429"/>
      <w:bookmarkEnd w:id="7430"/>
    </w:p>
    <w:p w14:paraId="420ED938" w14:textId="065F57A1" w:rsidR="00BE59E9" w:rsidRPr="00ED175E" w:rsidRDefault="0096549F" w:rsidP="00BE59E9">
      <w:pPr>
        <w:pStyle w:val="50"/>
        <w:wordWrap/>
        <w:ind w:left="601"/>
        <w:rPr>
          <w:ins w:id="7432" w:author="哲均 宋" w:date="2019-08-16T15:13:00Z"/>
        </w:rPr>
      </w:pPr>
      <w:del w:id="7433" w:author="哲均 宋" w:date="2019-08-16T15:14:00Z">
        <w:r w:rsidRPr="00ED175E" w:rsidDel="00BE59E9">
          <w:rPr>
            <w:rFonts w:hint="eastAsia"/>
          </w:rPr>
          <w:delText>商品の</w:delText>
        </w:r>
      </w:del>
      <w:ins w:id="7434" w:author="Seongeun Woo" w:date="2016-07-07T09:37:00Z">
        <w:del w:id="7435" w:author="哲均 宋" w:date="2019-08-16T15:14:00Z">
          <w:r w:rsidR="00AF2D98" w:rsidRPr="00ED175E" w:rsidDel="00BE59E9">
            <w:rPr>
              <w:rFonts w:hint="eastAsia"/>
            </w:rPr>
            <w:delText>詳細類型</w:delText>
          </w:r>
        </w:del>
      </w:ins>
      <w:del w:id="7436" w:author="哲均 宋" w:date="2019-08-16T15:14:00Z">
        <w:r w:rsidRPr="00ED175E" w:rsidDel="00BE59E9">
          <w:rPr>
            <w:rFonts w:hint="eastAsia"/>
          </w:rPr>
          <w:delText>中で自動車商品</w:delText>
        </w:r>
        <w:r w:rsidRPr="00ED175E" w:rsidDel="00BE59E9">
          <w:delText>(</w:delText>
        </w:r>
        <w:r w:rsidRPr="00ED175E" w:rsidDel="00BE59E9">
          <w:rPr>
            <w:rFonts w:hint="eastAsia"/>
          </w:rPr>
          <w:delText>詳細類型</w:delText>
        </w:r>
        <w:r w:rsidRPr="00ED175E" w:rsidDel="00BE59E9">
          <w:delText>)</w:delText>
        </w:r>
        <w:r w:rsidRPr="00ED175E" w:rsidDel="00BE59E9">
          <w:rPr>
            <w:rFonts w:hint="eastAsia"/>
          </w:rPr>
          <w:delText>を照会する</w:delText>
        </w:r>
        <w:r w:rsidRPr="00ED175E" w:rsidDel="00BE59E9">
          <w:delText>SQL</w:delText>
        </w:r>
        <w:r w:rsidRPr="00ED175E" w:rsidDel="00BE59E9">
          <w:rPr>
            <w:rFonts w:hint="eastAsia"/>
          </w:rPr>
          <w:delText>である。</w:delText>
        </w:r>
      </w:del>
      <w:ins w:id="7437" w:author="哲均 宋" w:date="2019-08-16T15:13:00Z">
        <w:r w:rsidR="00BE59E9" w:rsidRPr="00086DB4">
          <w:t xml:space="preserve">This is a SQL to query a list of products whose </w:t>
        </w:r>
        <w:r w:rsidR="00BE59E9">
          <w:t>semi-Type</w:t>
        </w:r>
        <w:r w:rsidR="00BE59E9" w:rsidRPr="00086DB4">
          <w:t xml:space="preserve"> is </w:t>
        </w:r>
        <w:r w:rsidR="00BE59E9">
          <w:t>“Car”.</w:t>
        </w:r>
      </w:ins>
    </w:p>
    <w:p w14:paraId="1ABF7B66" w14:textId="5ADD7C9D" w:rsidR="0096549F" w:rsidRPr="00ED175E" w:rsidDel="00FF1293" w:rsidRDefault="0096549F" w:rsidP="00BE59E9">
      <w:pPr>
        <w:pStyle w:val="50"/>
        <w:numPr>
          <w:ilvl w:val="0"/>
          <w:numId w:val="0"/>
        </w:numPr>
        <w:wordWrap/>
        <w:ind w:left="601"/>
        <w:rPr>
          <w:del w:id="7438" w:author="哲均 宋" w:date="2019-08-16T15:30:00Z"/>
        </w:rPr>
        <w:pPrChange w:id="7439" w:author="哲均 宋" w:date="2019-08-16T15:13:00Z">
          <w:pPr>
            <w:pStyle w:val="50"/>
            <w:ind w:left="601"/>
          </w:pPr>
        </w:pPrChange>
      </w:pPr>
    </w:p>
    <w:p w14:paraId="3EEDBD5D" w14:textId="7E0268AD" w:rsidR="0096549F" w:rsidRPr="00ED175E" w:rsidDel="00FF1293" w:rsidRDefault="0096549F">
      <w:pPr>
        <w:pStyle w:val="-00"/>
        <w:wordWrap/>
        <w:rPr>
          <w:del w:id="7440" w:author="哲均 宋" w:date="2019-08-16T15:30:00Z"/>
          <w:lang w:eastAsia="ja-JP"/>
        </w:rPr>
        <w:pPrChange w:id="7441" w:author="Seongeun Woo" w:date="2016-10-13T18:44:00Z">
          <w:pPr>
            <w:pStyle w:val="-00"/>
          </w:pPr>
        </w:pPrChange>
      </w:pPr>
    </w:p>
    <w:p w14:paraId="1D0F78EE" w14:textId="3ADDEAAB" w:rsidR="003768DD" w:rsidRPr="00ED175E" w:rsidRDefault="003768DD">
      <w:pPr>
        <w:pStyle w:val="af6"/>
        <w:keepNext/>
        <w:autoSpaceDE w:val="0"/>
        <w:autoSpaceDN w:val="0"/>
        <w:pPrChange w:id="7442" w:author="Seongeun Woo" w:date="2016-10-13T18:44:00Z">
          <w:pPr>
            <w:pStyle w:val="af6"/>
            <w:keepNext/>
          </w:pPr>
        </w:pPrChange>
      </w:pPr>
      <w:del w:id="7443" w:author="哲均 宋" w:date="2019-08-16T15:30:00Z">
        <w:r w:rsidRPr="00ED175E" w:rsidDel="00FF1293">
          <w:delText xml:space="preserve"> </w:delText>
        </w:r>
      </w:del>
      <w:del w:id="7444" w:author="哲均 宋" w:date="2019-08-16T08:55:00Z">
        <w:r w:rsidRPr="00ED175E" w:rsidDel="003566B2">
          <w:delText>[</w:delText>
        </w:r>
        <w:r w:rsidRPr="00ED175E" w:rsidDel="003566B2">
          <w:rPr>
            <w:rFonts w:hint="eastAsia"/>
          </w:rPr>
          <w:delText>表</w:delText>
        </w:r>
      </w:del>
      <w:del w:id="7445" w:author="哲均 宋" w:date="2019-08-16T15:30: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25</w:delText>
        </w:r>
        <w:r w:rsidRPr="0073721B" w:rsidDel="00FF1293">
          <w:fldChar w:fldCharType="end"/>
        </w:r>
        <w:r w:rsidRPr="00ED175E" w:rsidDel="00FF1293">
          <w:delText xml:space="preserve"> </w:delText>
        </w:r>
      </w:del>
      <w:del w:id="7446" w:author="哲均 宋" w:date="2019-08-16T15:14:00Z">
        <w:r w:rsidRPr="00ED175E" w:rsidDel="00BE59E9">
          <w:rPr>
            <w:rFonts w:hint="eastAsia"/>
          </w:rPr>
          <w:delText>自動車商品リスト照会の</w:delText>
        </w:r>
        <w:r w:rsidRPr="00ED175E" w:rsidDel="00BE59E9">
          <w:delText>SQL</w:delText>
        </w:r>
      </w:del>
      <w:del w:id="7447" w:author="哲均 宋" w:date="2019-08-16T15:30:00Z">
        <w:r w:rsidRPr="00ED175E" w:rsidDel="00FF1293">
          <w:delText>]</w:delText>
        </w:r>
      </w:del>
    </w:p>
    <w:tbl>
      <w:tblPr>
        <w:tblStyle w:val="af5"/>
        <w:tblW w:w="0" w:type="auto"/>
        <w:tblInd w:w="108" w:type="dxa"/>
        <w:tblLook w:val="04A0" w:firstRow="1" w:lastRow="0" w:firstColumn="1" w:lastColumn="0" w:noHBand="0" w:noVBand="1"/>
      </w:tblPr>
      <w:tblGrid>
        <w:gridCol w:w="9407"/>
      </w:tblGrid>
      <w:tr w:rsidR="0096549F" w:rsidRPr="00ED175E" w14:paraId="2FF0FB43" w14:textId="77777777" w:rsidTr="003768DD">
        <w:tc>
          <w:tcPr>
            <w:tcW w:w="9407" w:type="dxa"/>
          </w:tcPr>
          <w:p w14:paraId="5E0214A2" w14:textId="77777777" w:rsidR="0096549F" w:rsidRPr="00ED175E" w:rsidRDefault="0096549F">
            <w:pPr>
              <w:pStyle w:val="afb"/>
              <w:autoSpaceDE w:val="0"/>
              <w:autoSpaceDN w:val="0"/>
              <w:pPrChange w:id="7448" w:author="Seongeun Woo" w:date="2016-10-13T18:44:00Z">
                <w:pPr>
                  <w:pStyle w:val="afb"/>
                </w:pPr>
              </w:pPrChange>
            </w:pPr>
            <w:r w:rsidRPr="00ED175E">
              <w:t xml:space="preserve">SELECT SID, BIZCODE, OBJ_NAME </w:t>
            </w:r>
          </w:p>
          <w:p w14:paraId="10DE6585" w14:textId="77777777" w:rsidR="0096549F" w:rsidRPr="00ED175E" w:rsidRDefault="0096549F">
            <w:pPr>
              <w:pStyle w:val="afb"/>
              <w:autoSpaceDE w:val="0"/>
              <w:autoSpaceDN w:val="0"/>
              <w:pPrChange w:id="7449" w:author="Seongeun Woo" w:date="2016-10-13T18:44:00Z">
                <w:pPr>
                  <w:pStyle w:val="afb"/>
                </w:pPr>
              </w:pPrChange>
            </w:pPr>
            <w:r w:rsidRPr="00ED175E">
              <w:t xml:space="preserve">  FROM OBJ_MAIN</w:t>
            </w:r>
          </w:p>
          <w:p w14:paraId="3EE94A8D" w14:textId="77777777" w:rsidR="0096549F" w:rsidRPr="00ED175E" w:rsidRDefault="0096549F">
            <w:pPr>
              <w:pStyle w:val="afb"/>
              <w:autoSpaceDE w:val="0"/>
              <w:autoSpaceDN w:val="0"/>
              <w:pPrChange w:id="7450" w:author="Seongeun Woo" w:date="2016-10-13T18:44:00Z">
                <w:pPr>
                  <w:pStyle w:val="afb"/>
                </w:pPr>
              </w:pPrChange>
            </w:pPr>
            <w:r w:rsidRPr="00ED175E">
              <w:t>WHERE TYPEID = 902</w:t>
            </w:r>
          </w:p>
          <w:p w14:paraId="16DDD5A6" w14:textId="77777777" w:rsidR="0096549F" w:rsidRPr="00ED175E" w:rsidRDefault="0096549F">
            <w:pPr>
              <w:pStyle w:val="afb"/>
              <w:autoSpaceDE w:val="0"/>
              <w:autoSpaceDN w:val="0"/>
              <w:pPrChange w:id="7451" w:author="Seongeun Woo" w:date="2016-10-13T18:44:00Z">
                <w:pPr>
                  <w:pStyle w:val="afb"/>
                </w:pPr>
              </w:pPrChange>
            </w:pPr>
            <w:r w:rsidRPr="00ED175E">
              <w:t xml:space="preserve">    AND END_DT = '99991231'</w:t>
            </w:r>
          </w:p>
          <w:p w14:paraId="5759ED49" w14:textId="77777777" w:rsidR="0096549F" w:rsidRPr="00ED175E" w:rsidRDefault="0096549F">
            <w:pPr>
              <w:pStyle w:val="afb"/>
              <w:autoSpaceDE w:val="0"/>
              <w:autoSpaceDN w:val="0"/>
              <w:pPrChange w:id="7452" w:author="Seongeun Woo" w:date="2016-10-13T18:44:00Z">
                <w:pPr>
                  <w:pStyle w:val="afb"/>
                </w:pPr>
              </w:pPrChange>
            </w:pPr>
            <w:r w:rsidRPr="00ED175E">
              <w:t>ORDER BY BIZCODE</w:t>
            </w:r>
          </w:p>
        </w:tc>
      </w:tr>
    </w:tbl>
    <w:p w14:paraId="4AE408D7" w14:textId="6E807DFB" w:rsidR="0096549F" w:rsidDel="00FF1293" w:rsidRDefault="0096549F">
      <w:pPr>
        <w:pStyle w:val="-00"/>
        <w:wordWrap/>
        <w:rPr>
          <w:ins w:id="7453" w:author="InnoRules" w:date="2016-10-11T09:50:00Z"/>
          <w:del w:id="7454" w:author="哲均 宋" w:date="2019-08-16T15:30:00Z"/>
          <w:rFonts w:eastAsia="Malgun Gothic"/>
        </w:rPr>
        <w:pPrChange w:id="7455" w:author="Seongeun Woo" w:date="2016-10-13T18:44:00Z">
          <w:pPr>
            <w:pStyle w:val="-00"/>
          </w:pPr>
        </w:pPrChange>
      </w:pPr>
    </w:p>
    <w:p w14:paraId="5147A239" w14:textId="526DFA8C" w:rsidR="00EE7C0C" w:rsidDel="00FF1293" w:rsidRDefault="00EE7C0C">
      <w:pPr>
        <w:pStyle w:val="-00"/>
        <w:wordWrap/>
        <w:rPr>
          <w:ins w:id="7456" w:author="InnoRules" w:date="2016-10-11T09:50:00Z"/>
          <w:del w:id="7457" w:author="哲均 宋" w:date="2019-08-16T15:30:00Z"/>
          <w:rFonts w:eastAsia="Malgun Gothic"/>
        </w:rPr>
        <w:pPrChange w:id="7458" w:author="Seongeun Woo" w:date="2016-10-13T18:44:00Z">
          <w:pPr>
            <w:pStyle w:val="-00"/>
          </w:pPr>
        </w:pPrChange>
      </w:pPr>
    </w:p>
    <w:p w14:paraId="44273C39" w14:textId="6031AA25" w:rsidR="00EE7C0C" w:rsidDel="00FF1293" w:rsidRDefault="00EE7C0C">
      <w:pPr>
        <w:pStyle w:val="-00"/>
        <w:wordWrap/>
        <w:rPr>
          <w:ins w:id="7459" w:author="InnoRules" w:date="2016-10-11T09:50:00Z"/>
          <w:del w:id="7460" w:author="哲均 宋" w:date="2019-08-16T15:30:00Z"/>
          <w:rFonts w:eastAsia="Malgun Gothic"/>
        </w:rPr>
        <w:pPrChange w:id="7461" w:author="Seongeun Woo" w:date="2016-10-13T18:44:00Z">
          <w:pPr>
            <w:pStyle w:val="-00"/>
          </w:pPr>
        </w:pPrChange>
      </w:pPr>
    </w:p>
    <w:p w14:paraId="303E368B" w14:textId="77777777" w:rsidR="00EE7C0C" w:rsidRDefault="00EE7C0C">
      <w:pPr>
        <w:pStyle w:val="-00"/>
        <w:wordWrap/>
        <w:rPr>
          <w:ins w:id="7462" w:author="InnoRules" w:date="2016-10-11T09:50:00Z"/>
          <w:rFonts w:eastAsia="Malgun Gothic"/>
        </w:rPr>
        <w:pPrChange w:id="7463" w:author="Seongeun Woo" w:date="2016-10-13T18:44:00Z">
          <w:pPr>
            <w:pStyle w:val="-00"/>
          </w:pPr>
        </w:pPrChange>
      </w:pPr>
    </w:p>
    <w:p w14:paraId="5DBF322F" w14:textId="67AA4C4D" w:rsidR="00EE7C0C" w:rsidRPr="00EE7C0C" w:rsidDel="002C4AEB" w:rsidRDefault="00EE7C0C">
      <w:pPr>
        <w:pStyle w:val="-00"/>
        <w:wordWrap/>
        <w:rPr>
          <w:del w:id="7464" w:author="InnoRules" w:date="2016-10-24T10:08:00Z"/>
          <w:rFonts w:eastAsia="Malgun Gothic"/>
          <w:rPrChange w:id="7465" w:author="InnoRules" w:date="2016-10-11T09:50:00Z">
            <w:rPr>
              <w:del w:id="7466" w:author="InnoRules" w:date="2016-10-24T10:08:00Z"/>
            </w:rPr>
          </w:rPrChange>
        </w:rPr>
        <w:pPrChange w:id="7467" w:author="Seongeun Woo" w:date="2016-10-13T18:44:00Z">
          <w:pPr>
            <w:pStyle w:val="-00"/>
          </w:pPr>
        </w:pPrChange>
      </w:pPr>
    </w:p>
    <w:p w14:paraId="2933EF3B" w14:textId="3A47407C" w:rsidR="0096549F" w:rsidRDefault="0096549F">
      <w:pPr>
        <w:pStyle w:val="50"/>
        <w:wordWrap/>
        <w:ind w:left="601"/>
        <w:rPr>
          <w:ins w:id="7468" w:author="InnoRules" w:date="2016-10-11T18:19:00Z"/>
        </w:rPr>
        <w:pPrChange w:id="7469" w:author="Seongeun Woo" w:date="2016-10-13T18:44:00Z">
          <w:pPr>
            <w:pStyle w:val="50"/>
            <w:ind w:left="601"/>
          </w:pPr>
        </w:pPrChange>
      </w:pPr>
      <w:del w:id="7470" w:author="哲均 宋" w:date="2019-08-16T15:14:00Z">
        <w:r w:rsidRPr="00ED175E" w:rsidDel="00BE59E9">
          <w:rPr>
            <w:rFonts w:hint="eastAsia"/>
          </w:rPr>
          <w:delText>結果</w:delText>
        </w:r>
      </w:del>
      <w:ins w:id="7471" w:author="哲均 宋" w:date="2019-08-16T15:14:00Z">
        <w:r w:rsidR="00BE59E9">
          <w:rPr>
            <w:rFonts w:hint="eastAsia"/>
          </w:rPr>
          <w:t>R</w:t>
        </w:r>
        <w:r w:rsidR="00BE59E9">
          <w:t>esult</w:t>
        </w:r>
      </w:ins>
    </w:p>
    <w:p w14:paraId="0AE297CB" w14:textId="6C592CBF" w:rsidR="000233C6" w:rsidRPr="00ED175E" w:rsidDel="00FF1293" w:rsidRDefault="000233C6">
      <w:pPr>
        <w:pStyle w:val="50"/>
        <w:numPr>
          <w:ilvl w:val="0"/>
          <w:numId w:val="0"/>
        </w:numPr>
        <w:wordWrap/>
        <w:ind w:left="599"/>
        <w:rPr>
          <w:del w:id="7472" w:author="哲均 宋" w:date="2019-08-16T15:30:00Z"/>
        </w:rPr>
        <w:pPrChange w:id="7473" w:author="Seongeun Woo" w:date="2016-10-13T18:44:00Z">
          <w:pPr>
            <w:pStyle w:val="50"/>
            <w:ind w:left="601"/>
          </w:pPr>
        </w:pPrChange>
      </w:pPr>
    </w:p>
    <w:p w14:paraId="0949B6FF" w14:textId="7C09A4D2" w:rsidR="003768DD" w:rsidRPr="00ED175E" w:rsidRDefault="003768DD">
      <w:pPr>
        <w:pStyle w:val="af6"/>
        <w:keepNext/>
        <w:autoSpaceDE w:val="0"/>
        <w:autoSpaceDN w:val="0"/>
        <w:pPrChange w:id="7474" w:author="Seongeun Woo" w:date="2016-10-13T18:44:00Z">
          <w:pPr>
            <w:pStyle w:val="af6"/>
            <w:keepNext/>
          </w:pPr>
        </w:pPrChange>
      </w:pPr>
      <w:del w:id="7475" w:author="哲均 宋" w:date="2019-08-16T15:30:00Z">
        <w:r w:rsidRPr="00ED175E" w:rsidDel="00FF1293">
          <w:delText xml:space="preserve"> </w:delText>
        </w:r>
      </w:del>
      <w:del w:id="7476" w:author="哲均 宋" w:date="2019-08-16T08:55:00Z">
        <w:r w:rsidRPr="00ED175E" w:rsidDel="003566B2">
          <w:delText>[</w:delText>
        </w:r>
        <w:r w:rsidRPr="00ED175E" w:rsidDel="003566B2">
          <w:rPr>
            <w:rFonts w:hint="eastAsia"/>
          </w:rPr>
          <w:delText>表</w:delText>
        </w:r>
      </w:del>
      <w:del w:id="7477" w:author="哲均 宋" w:date="2019-08-16T15:30: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26</w:delText>
        </w:r>
        <w:r w:rsidRPr="0073721B" w:rsidDel="00FF1293">
          <w:fldChar w:fldCharType="end"/>
        </w:r>
        <w:r w:rsidRPr="00ED175E" w:rsidDel="00FF1293">
          <w:delText xml:space="preserve"> </w:delText>
        </w:r>
      </w:del>
      <w:del w:id="7478" w:author="哲均 宋" w:date="2019-08-16T15:15:00Z">
        <w:r w:rsidRPr="00ED175E" w:rsidDel="001C2A91">
          <w:rPr>
            <w:rFonts w:hint="eastAsia"/>
          </w:rPr>
          <w:delText>自動車商品リスト照会の結果</w:delText>
        </w:r>
      </w:del>
      <w:del w:id="7479" w:author="哲均 宋" w:date="2019-08-16T15:30:00Z">
        <w:r w:rsidRPr="00ED175E" w:rsidDel="00FF1293">
          <w:delText>]</w:delText>
        </w:r>
      </w:del>
    </w:p>
    <w:tbl>
      <w:tblPr>
        <w:tblW w:w="9498" w:type="dxa"/>
        <w:tblInd w:w="99" w:type="dxa"/>
        <w:tblLayout w:type="fixed"/>
        <w:tblCellMar>
          <w:left w:w="99" w:type="dxa"/>
          <w:right w:w="99" w:type="dxa"/>
        </w:tblCellMar>
        <w:tblLook w:val="04A0" w:firstRow="1" w:lastRow="0" w:firstColumn="1" w:lastColumn="0" w:noHBand="0" w:noVBand="1"/>
        <w:tblPrChange w:id="7480" w:author="哲均 宋" w:date="2019-08-16T15:15:00Z">
          <w:tblPr>
            <w:tblW w:w="9498" w:type="dxa"/>
            <w:tblInd w:w="99" w:type="dxa"/>
            <w:tblLayout w:type="fixed"/>
            <w:tblCellMar>
              <w:left w:w="99" w:type="dxa"/>
              <w:right w:w="99" w:type="dxa"/>
            </w:tblCellMar>
            <w:tblLook w:val="04A0" w:firstRow="1" w:lastRow="0" w:firstColumn="1" w:lastColumn="0" w:noHBand="0" w:noVBand="1"/>
          </w:tblPr>
        </w:tblPrChange>
      </w:tblPr>
      <w:tblGrid>
        <w:gridCol w:w="1814"/>
        <w:gridCol w:w="1305"/>
        <w:gridCol w:w="2693"/>
        <w:gridCol w:w="1870"/>
        <w:gridCol w:w="1816"/>
        <w:tblGridChange w:id="7481">
          <w:tblGrid>
            <w:gridCol w:w="1814"/>
            <w:gridCol w:w="1956"/>
            <w:gridCol w:w="1956"/>
            <w:gridCol w:w="1956"/>
            <w:gridCol w:w="1816"/>
          </w:tblGrid>
        </w:tblGridChange>
      </w:tblGrid>
      <w:tr w:rsidR="0096549F" w:rsidRPr="00ED175E" w14:paraId="1293C442" w14:textId="77777777" w:rsidTr="001C2A91">
        <w:trPr>
          <w:trHeight w:val="255"/>
          <w:trPrChange w:id="7482" w:author="哲均 宋" w:date="2019-08-16T15:15:00Z">
            <w:trPr>
              <w:trHeight w:val="255"/>
            </w:trPr>
          </w:trPrChange>
        </w:trPr>
        <w:tc>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7483" w:author="哲均 宋" w:date="2019-08-16T15:15:00Z">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tcPrChange>
          </w:tcPr>
          <w:p w14:paraId="2B644F85" w14:textId="77777777" w:rsidR="0096549F" w:rsidRPr="00ED175E" w:rsidRDefault="0096549F">
            <w:pPr>
              <w:pStyle w:val="afc"/>
              <w:wordWrap/>
              <w:pPrChange w:id="7484" w:author="Seongeun Woo" w:date="2016-10-13T18:44:00Z">
                <w:pPr>
                  <w:pStyle w:val="afc"/>
                </w:pPr>
              </w:pPrChange>
            </w:pPr>
            <w:r w:rsidRPr="00ED175E">
              <w:t>SID</w:t>
            </w:r>
          </w:p>
        </w:tc>
        <w:tc>
          <w:tcPr>
            <w:tcW w:w="1305" w:type="dxa"/>
            <w:tcBorders>
              <w:top w:val="single" w:sz="4" w:space="0" w:color="auto"/>
              <w:left w:val="nil"/>
              <w:bottom w:val="single" w:sz="4" w:space="0" w:color="auto"/>
              <w:right w:val="single" w:sz="4" w:space="0" w:color="auto"/>
            </w:tcBorders>
            <w:shd w:val="clear" w:color="auto" w:fill="EEECE1"/>
            <w:noWrap/>
            <w:vAlign w:val="bottom"/>
            <w:hideMark/>
            <w:tcPrChange w:id="7485" w:author="哲均 宋" w:date="2019-08-16T15:15: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424B6055" w14:textId="77777777" w:rsidR="0096549F" w:rsidRPr="00ED175E" w:rsidRDefault="0096549F">
            <w:pPr>
              <w:pStyle w:val="afc"/>
              <w:wordWrap/>
              <w:pPrChange w:id="7486" w:author="Seongeun Woo" w:date="2016-10-13T18:44:00Z">
                <w:pPr>
                  <w:pStyle w:val="afc"/>
                </w:pPr>
              </w:pPrChange>
            </w:pPr>
            <w:r w:rsidRPr="00ED175E">
              <w:t>BIZCODE</w:t>
            </w:r>
          </w:p>
        </w:tc>
        <w:tc>
          <w:tcPr>
            <w:tcW w:w="2693" w:type="dxa"/>
            <w:tcBorders>
              <w:top w:val="single" w:sz="4" w:space="0" w:color="auto"/>
              <w:left w:val="nil"/>
              <w:bottom w:val="single" w:sz="4" w:space="0" w:color="auto"/>
              <w:right w:val="single" w:sz="4" w:space="0" w:color="auto"/>
            </w:tcBorders>
            <w:shd w:val="clear" w:color="auto" w:fill="EEECE1"/>
            <w:noWrap/>
            <w:vAlign w:val="bottom"/>
            <w:hideMark/>
            <w:tcPrChange w:id="7487" w:author="哲均 宋" w:date="2019-08-16T15:15: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60BB6D80" w14:textId="77777777" w:rsidR="0096549F" w:rsidRPr="00ED175E" w:rsidRDefault="0096549F">
            <w:pPr>
              <w:pStyle w:val="afc"/>
              <w:wordWrap/>
              <w:pPrChange w:id="7488" w:author="Seongeun Woo" w:date="2016-10-13T18:44:00Z">
                <w:pPr>
                  <w:pStyle w:val="afc"/>
                </w:pPr>
              </w:pPrChange>
            </w:pPr>
            <w:r w:rsidRPr="00ED175E">
              <w:t>OBJ_NAME</w:t>
            </w:r>
          </w:p>
        </w:tc>
        <w:tc>
          <w:tcPr>
            <w:tcW w:w="1870" w:type="dxa"/>
            <w:tcBorders>
              <w:top w:val="single" w:sz="4" w:space="0" w:color="auto"/>
              <w:left w:val="nil"/>
              <w:bottom w:val="single" w:sz="4" w:space="0" w:color="auto"/>
              <w:right w:val="single" w:sz="4" w:space="0" w:color="auto"/>
            </w:tcBorders>
            <w:shd w:val="clear" w:color="auto" w:fill="EEECE1"/>
            <w:noWrap/>
            <w:vAlign w:val="bottom"/>
            <w:hideMark/>
            <w:tcPrChange w:id="7489" w:author="哲均 宋" w:date="2019-08-16T15:15: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1164B26D" w14:textId="77777777" w:rsidR="0096549F" w:rsidRPr="00ED175E" w:rsidRDefault="0096549F">
            <w:pPr>
              <w:pStyle w:val="afc"/>
              <w:wordWrap/>
              <w:pPrChange w:id="7490" w:author="Seongeun Woo" w:date="2016-10-13T18:44:00Z">
                <w:pPr>
                  <w:pStyle w:val="afc"/>
                </w:pPr>
              </w:pPrChange>
            </w:pPr>
            <w:r w:rsidRPr="00ED175E">
              <w:t>VF_DT</w:t>
            </w:r>
          </w:p>
        </w:tc>
        <w:tc>
          <w:tcPr>
            <w:tcW w:w="1816" w:type="dxa"/>
            <w:tcBorders>
              <w:top w:val="single" w:sz="4" w:space="0" w:color="auto"/>
              <w:left w:val="nil"/>
              <w:bottom w:val="single" w:sz="4" w:space="0" w:color="auto"/>
              <w:right w:val="single" w:sz="4" w:space="0" w:color="auto"/>
            </w:tcBorders>
            <w:shd w:val="clear" w:color="auto" w:fill="EEECE1"/>
            <w:noWrap/>
            <w:vAlign w:val="bottom"/>
            <w:hideMark/>
            <w:tcPrChange w:id="7491" w:author="哲均 宋" w:date="2019-08-16T15:15:00Z">
              <w:tcPr>
                <w:tcW w:w="181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5F1DBACA" w14:textId="77777777" w:rsidR="0096549F" w:rsidRPr="00ED175E" w:rsidRDefault="0096549F">
            <w:pPr>
              <w:pStyle w:val="afc"/>
              <w:wordWrap/>
              <w:pPrChange w:id="7492" w:author="Seongeun Woo" w:date="2016-10-13T18:44:00Z">
                <w:pPr>
                  <w:pStyle w:val="afc"/>
                </w:pPr>
              </w:pPrChange>
            </w:pPr>
            <w:r w:rsidRPr="00ED175E">
              <w:t>VT_DT</w:t>
            </w:r>
          </w:p>
        </w:tc>
      </w:tr>
      <w:tr w:rsidR="0096549F" w:rsidRPr="00ED175E" w14:paraId="19714E0C" w14:textId="77777777" w:rsidTr="001C2A91">
        <w:trPr>
          <w:trHeight w:val="255"/>
          <w:trPrChange w:id="7493" w:author="哲均 宋" w:date="2019-08-16T15:15: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7494" w:author="哲均 宋" w:date="2019-08-16T15:15: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9DCC888" w14:textId="77777777" w:rsidR="0096549F" w:rsidRPr="00ED175E" w:rsidRDefault="0096549F">
            <w:pPr>
              <w:pStyle w:val="afb"/>
              <w:autoSpaceDE w:val="0"/>
              <w:autoSpaceDN w:val="0"/>
              <w:pPrChange w:id="7495" w:author="Seongeun Woo" w:date="2016-10-13T18:44:00Z">
                <w:pPr>
                  <w:pStyle w:val="afb"/>
                </w:pPr>
              </w:pPrChange>
            </w:pPr>
            <w:r w:rsidRPr="00ED175E">
              <w:t>261</w:t>
            </w:r>
          </w:p>
        </w:tc>
        <w:tc>
          <w:tcPr>
            <w:tcW w:w="1305" w:type="dxa"/>
            <w:tcBorders>
              <w:top w:val="nil"/>
              <w:left w:val="nil"/>
              <w:bottom w:val="single" w:sz="4" w:space="0" w:color="auto"/>
              <w:right w:val="single" w:sz="4" w:space="0" w:color="auto"/>
            </w:tcBorders>
            <w:shd w:val="clear" w:color="auto" w:fill="auto"/>
            <w:noWrap/>
            <w:vAlign w:val="bottom"/>
            <w:hideMark/>
            <w:tcPrChange w:id="7496" w:author="哲均 宋" w:date="2019-08-16T15:15:00Z">
              <w:tcPr>
                <w:tcW w:w="1956" w:type="dxa"/>
                <w:tcBorders>
                  <w:top w:val="nil"/>
                  <w:left w:val="nil"/>
                  <w:bottom w:val="single" w:sz="4" w:space="0" w:color="auto"/>
                  <w:right w:val="single" w:sz="4" w:space="0" w:color="auto"/>
                </w:tcBorders>
                <w:shd w:val="clear" w:color="auto" w:fill="auto"/>
                <w:noWrap/>
                <w:vAlign w:val="bottom"/>
                <w:hideMark/>
              </w:tcPr>
            </w:tcPrChange>
          </w:tcPr>
          <w:p w14:paraId="3605D7DB" w14:textId="77777777" w:rsidR="0096549F" w:rsidRPr="00ED175E" w:rsidRDefault="0096549F">
            <w:pPr>
              <w:pStyle w:val="afb"/>
              <w:autoSpaceDE w:val="0"/>
              <w:autoSpaceDN w:val="0"/>
              <w:pPrChange w:id="7497" w:author="Seongeun Woo" w:date="2016-10-13T18:44:00Z">
                <w:pPr>
                  <w:pStyle w:val="afb"/>
                </w:pPr>
              </w:pPrChange>
            </w:pPr>
            <w:r w:rsidRPr="00ED175E">
              <w:t>P2001</w:t>
            </w:r>
          </w:p>
        </w:tc>
        <w:tc>
          <w:tcPr>
            <w:tcW w:w="2693" w:type="dxa"/>
            <w:tcBorders>
              <w:top w:val="nil"/>
              <w:left w:val="nil"/>
              <w:bottom w:val="single" w:sz="4" w:space="0" w:color="auto"/>
              <w:right w:val="single" w:sz="4" w:space="0" w:color="auto"/>
            </w:tcBorders>
            <w:shd w:val="clear" w:color="auto" w:fill="auto"/>
            <w:noWrap/>
            <w:vAlign w:val="bottom"/>
            <w:hideMark/>
            <w:tcPrChange w:id="7498" w:author="哲均 宋" w:date="2019-08-16T15:15:00Z">
              <w:tcPr>
                <w:tcW w:w="1956" w:type="dxa"/>
                <w:tcBorders>
                  <w:top w:val="nil"/>
                  <w:left w:val="nil"/>
                  <w:bottom w:val="single" w:sz="4" w:space="0" w:color="auto"/>
                  <w:right w:val="single" w:sz="4" w:space="0" w:color="auto"/>
                </w:tcBorders>
                <w:shd w:val="clear" w:color="auto" w:fill="auto"/>
                <w:noWrap/>
                <w:vAlign w:val="bottom"/>
                <w:hideMark/>
              </w:tcPr>
            </w:tcPrChange>
          </w:tcPr>
          <w:p w14:paraId="1936CD38" w14:textId="34DE7BF1" w:rsidR="0096549F" w:rsidRPr="00ED175E" w:rsidRDefault="0096549F">
            <w:pPr>
              <w:pStyle w:val="afb"/>
              <w:autoSpaceDE w:val="0"/>
              <w:autoSpaceDN w:val="0"/>
              <w:pPrChange w:id="7499" w:author="Seongeun Woo" w:date="2016-10-13T18:44:00Z">
                <w:pPr>
                  <w:pStyle w:val="afb"/>
                </w:pPr>
              </w:pPrChange>
            </w:pPr>
            <w:del w:id="7500" w:author="哲均 宋" w:date="2019-08-16T15:15:00Z">
              <w:r w:rsidRPr="00ED175E" w:rsidDel="001C2A91">
                <w:rPr>
                  <w:rFonts w:hint="eastAsia"/>
                </w:rPr>
                <w:delText>個人用自動車保険</w:delText>
              </w:r>
            </w:del>
            <w:ins w:id="7501" w:author="哲均 宋" w:date="2019-08-16T15:15:00Z">
              <w:r w:rsidR="001C2A91">
                <w:rPr>
                  <w:rFonts w:hint="eastAsia"/>
                </w:rPr>
                <w:t>P</w:t>
              </w:r>
              <w:r w:rsidR="001C2A91">
                <w:t>ersonal Car Insurance</w:t>
              </w:r>
            </w:ins>
          </w:p>
        </w:tc>
        <w:tc>
          <w:tcPr>
            <w:tcW w:w="1870" w:type="dxa"/>
            <w:tcBorders>
              <w:top w:val="nil"/>
              <w:left w:val="nil"/>
              <w:bottom w:val="single" w:sz="4" w:space="0" w:color="auto"/>
              <w:right w:val="single" w:sz="4" w:space="0" w:color="auto"/>
            </w:tcBorders>
            <w:shd w:val="clear" w:color="auto" w:fill="auto"/>
            <w:noWrap/>
            <w:vAlign w:val="bottom"/>
            <w:hideMark/>
            <w:tcPrChange w:id="7502" w:author="哲均 宋" w:date="2019-08-16T15:15:00Z">
              <w:tcPr>
                <w:tcW w:w="1956" w:type="dxa"/>
                <w:tcBorders>
                  <w:top w:val="nil"/>
                  <w:left w:val="nil"/>
                  <w:bottom w:val="single" w:sz="4" w:space="0" w:color="auto"/>
                  <w:right w:val="single" w:sz="4" w:space="0" w:color="auto"/>
                </w:tcBorders>
                <w:shd w:val="clear" w:color="auto" w:fill="auto"/>
                <w:noWrap/>
                <w:vAlign w:val="bottom"/>
                <w:hideMark/>
              </w:tcPr>
            </w:tcPrChange>
          </w:tcPr>
          <w:p w14:paraId="666B9CF5" w14:textId="77777777" w:rsidR="0096549F" w:rsidRPr="00ED175E" w:rsidRDefault="0096549F">
            <w:pPr>
              <w:pStyle w:val="afb"/>
              <w:autoSpaceDE w:val="0"/>
              <w:autoSpaceDN w:val="0"/>
              <w:pPrChange w:id="7503" w:author="Seongeun Woo" w:date="2016-10-13T18:44:00Z">
                <w:pPr>
                  <w:pStyle w:val="afb"/>
                </w:pPr>
              </w:pPrChange>
            </w:pPr>
            <w:r w:rsidRPr="00ED175E">
              <w:t>20150214</w:t>
            </w:r>
          </w:p>
        </w:tc>
        <w:tc>
          <w:tcPr>
            <w:tcW w:w="1816" w:type="dxa"/>
            <w:tcBorders>
              <w:top w:val="nil"/>
              <w:left w:val="nil"/>
              <w:bottom w:val="single" w:sz="4" w:space="0" w:color="auto"/>
              <w:right w:val="single" w:sz="4" w:space="0" w:color="auto"/>
            </w:tcBorders>
            <w:shd w:val="clear" w:color="auto" w:fill="auto"/>
            <w:noWrap/>
            <w:vAlign w:val="bottom"/>
            <w:hideMark/>
            <w:tcPrChange w:id="7504" w:author="哲均 宋" w:date="2019-08-16T15:15:00Z">
              <w:tcPr>
                <w:tcW w:w="1816" w:type="dxa"/>
                <w:tcBorders>
                  <w:top w:val="nil"/>
                  <w:left w:val="nil"/>
                  <w:bottom w:val="single" w:sz="4" w:space="0" w:color="auto"/>
                  <w:right w:val="single" w:sz="4" w:space="0" w:color="auto"/>
                </w:tcBorders>
                <w:shd w:val="clear" w:color="auto" w:fill="auto"/>
                <w:noWrap/>
                <w:vAlign w:val="bottom"/>
                <w:hideMark/>
              </w:tcPr>
            </w:tcPrChange>
          </w:tcPr>
          <w:p w14:paraId="49714503" w14:textId="77777777" w:rsidR="0096549F" w:rsidRPr="00ED175E" w:rsidRDefault="0096549F">
            <w:pPr>
              <w:pStyle w:val="afb"/>
              <w:autoSpaceDE w:val="0"/>
              <w:autoSpaceDN w:val="0"/>
              <w:pPrChange w:id="7505" w:author="Seongeun Woo" w:date="2016-10-13T18:44:00Z">
                <w:pPr>
                  <w:pStyle w:val="afb"/>
                </w:pPr>
              </w:pPrChange>
            </w:pPr>
            <w:r w:rsidRPr="00ED175E">
              <w:t>99991231</w:t>
            </w:r>
          </w:p>
        </w:tc>
      </w:tr>
      <w:tr w:rsidR="0096549F" w:rsidRPr="00ED175E" w14:paraId="4BAD73BE" w14:textId="77777777" w:rsidTr="001C2A91">
        <w:trPr>
          <w:trHeight w:val="255"/>
          <w:trPrChange w:id="7506" w:author="哲均 宋" w:date="2019-08-16T15:15: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7507" w:author="哲均 宋" w:date="2019-08-16T15:15: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ACBE08D" w14:textId="77777777" w:rsidR="0096549F" w:rsidRPr="00ED175E" w:rsidRDefault="0096549F">
            <w:pPr>
              <w:pStyle w:val="afb"/>
              <w:autoSpaceDE w:val="0"/>
              <w:autoSpaceDN w:val="0"/>
              <w:pPrChange w:id="7508" w:author="Seongeun Woo" w:date="2016-10-13T18:44:00Z">
                <w:pPr>
                  <w:pStyle w:val="afb"/>
                </w:pPr>
              </w:pPrChange>
            </w:pPr>
            <w:r w:rsidRPr="00ED175E">
              <w:t>509</w:t>
            </w:r>
          </w:p>
        </w:tc>
        <w:tc>
          <w:tcPr>
            <w:tcW w:w="1305" w:type="dxa"/>
            <w:tcBorders>
              <w:top w:val="nil"/>
              <w:left w:val="nil"/>
              <w:bottom w:val="single" w:sz="4" w:space="0" w:color="auto"/>
              <w:right w:val="single" w:sz="4" w:space="0" w:color="auto"/>
            </w:tcBorders>
            <w:shd w:val="clear" w:color="auto" w:fill="auto"/>
            <w:noWrap/>
            <w:vAlign w:val="bottom"/>
            <w:hideMark/>
            <w:tcPrChange w:id="7509" w:author="哲均 宋" w:date="2019-08-16T15:15:00Z">
              <w:tcPr>
                <w:tcW w:w="1956" w:type="dxa"/>
                <w:tcBorders>
                  <w:top w:val="nil"/>
                  <w:left w:val="nil"/>
                  <w:bottom w:val="single" w:sz="4" w:space="0" w:color="auto"/>
                  <w:right w:val="single" w:sz="4" w:space="0" w:color="auto"/>
                </w:tcBorders>
                <w:shd w:val="clear" w:color="auto" w:fill="auto"/>
                <w:noWrap/>
                <w:vAlign w:val="bottom"/>
                <w:hideMark/>
              </w:tcPr>
            </w:tcPrChange>
          </w:tcPr>
          <w:p w14:paraId="6A7251EB" w14:textId="77777777" w:rsidR="0096549F" w:rsidRPr="00ED175E" w:rsidRDefault="0096549F">
            <w:pPr>
              <w:pStyle w:val="afb"/>
              <w:autoSpaceDE w:val="0"/>
              <w:autoSpaceDN w:val="0"/>
              <w:pPrChange w:id="7510" w:author="Seongeun Woo" w:date="2016-10-13T18:44:00Z">
                <w:pPr>
                  <w:pStyle w:val="afb"/>
                </w:pPr>
              </w:pPrChange>
            </w:pPr>
            <w:r w:rsidRPr="00ED175E">
              <w:t>P2002</w:t>
            </w:r>
          </w:p>
        </w:tc>
        <w:tc>
          <w:tcPr>
            <w:tcW w:w="2693" w:type="dxa"/>
            <w:tcBorders>
              <w:top w:val="nil"/>
              <w:left w:val="nil"/>
              <w:bottom w:val="single" w:sz="4" w:space="0" w:color="auto"/>
              <w:right w:val="single" w:sz="4" w:space="0" w:color="auto"/>
            </w:tcBorders>
            <w:shd w:val="clear" w:color="auto" w:fill="auto"/>
            <w:noWrap/>
            <w:vAlign w:val="bottom"/>
            <w:hideMark/>
            <w:tcPrChange w:id="7511" w:author="哲均 宋" w:date="2019-08-16T15:15:00Z">
              <w:tcPr>
                <w:tcW w:w="1956" w:type="dxa"/>
                <w:tcBorders>
                  <w:top w:val="nil"/>
                  <w:left w:val="nil"/>
                  <w:bottom w:val="single" w:sz="4" w:space="0" w:color="auto"/>
                  <w:right w:val="single" w:sz="4" w:space="0" w:color="auto"/>
                </w:tcBorders>
                <w:shd w:val="clear" w:color="auto" w:fill="auto"/>
                <w:noWrap/>
                <w:vAlign w:val="bottom"/>
                <w:hideMark/>
              </w:tcPr>
            </w:tcPrChange>
          </w:tcPr>
          <w:p w14:paraId="3EBD9643" w14:textId="5C36830A" w:rsidR="0096549F" w:rsidRPr="00ED175E" w:rsidRDefault="001C2A91">
            <w:pPr>
              <w:pStyle w:val="afb"/>
              <w:autoSpaceDE w:val="0"/>
              <w:autoSpaceDN w:val="0"/>
              <w:pPrChange w:id="7512" w:author="Seongeun Woo" w:date="2016-10-13T18:44:00Z">
                <w:pPr>
                  <w:pStyle w:val="afb"/>
                </w:pPr>
              </w:pPrChange>
            </w:pPr>
            <w:ins w:id="7513" w:author="哲均 宋" w:date="2019-08-16T15:15:00Z">
              <w:r w:rsidRPr="001C2A91">
                <w:t>Commercial car insurance</w:t>
              </w:r>
            </w:ins>
            <w:del w:id="7514" w:author="哲均 宋" w:date="2019-08-16T15:15:00Z">
              <w:r w:rsidR="0096549F" w:rsidRPr="00ED175E" w:rsidDel="001C2A91">
                <w:rPr>
                  <w:rFonts w:hint="eastAsia"/>
                </w:rPr>
                <w:delText>営業用自動車保険</w:delText>
              </w:r>
            </w:del>
          </w:p>
        </w:tc>
        <w:tc>
          <w:tcPr>
            <w:tcW w:w="1870" w:type="dxa"/>
            <w:tcBorders>
              <w:top w:val="nil"/>
              <w:left w:val="nil"/>
              <w:bottom w:val="single" w:sz="4" w:space="0" w:color="auto"/>
              <w:right w:val="single" w:sz="4" w:space="0" w:color="auto"/>
            </w:tcBorders>
            <w:shd w:val="clear" w:color="auto" w:fill="auto"/>
            <w:noWrap/>
            <w:vAlign w:val="bottom"/>
            <w:hideMark/>
            <w:tcPrChange w:id="7515" w:author="哲均 宋" w:date="2019-08-16T15:15:00Z">
              <w:tcPr>
                <w:tcW w:w="1956" w:type="dxa"/>
                <w:tcBorders>
                  <w:top w:val="nil"/>
                  <w:left w:val="nil"/>
                  <w:bottom w:val="single" w:sz="4" w:space="0" w:color="auto"/>
                  <w:right w:val="single" w:sz="4" w:space="0" w:color="auto"/>
                </w:tcBorders>
                <w:shd w:val="clear" w:color="auto" w:fill="auto"/>
                <w:noWrap/>
                <w:vAlign w:val="bottom"/>
                <w:hideMark/>
              </w:tcPr>
            </w:tcPrChange>
          </w:tcPr>
          <w:p w14:paraId="0A3A65C7" w14:textId="77777777" w:rsidR="0096549F" w:rsidRPr="00ED175E" w:rsidRDefault="0096549F">
            <w:pPr>
              <w:pStyle w:val="afb"/>
              <w:autoSpaceDE w:val="0"/>
              <w:autoSpaceDN w:val="0"/>
              <w:pPrChange w:id="7516" w:author="Seongeun Woo" w:date="2016-10-13T18:44:00Z">
                <w:pPr>
                  <w:pStyle w:val="afb"/>
                </w:pPr>
              </w:pPrChange>
            </w:pPr>
            <w:r w:rsidRPr="00ED175E">
              <w:t>20150214</w:t>
            </w:r>
          </w:p>
        </w:tc>
        <w:tc>
          <w:tcPr>
            <w:tcW w:w="1816" w:type="dxa"/>
            <w:tcBorders>
              <w:top w:val="nil"/>
              <w:left w:val="nil"/>
              <w:bottom w:val="single" w:sz="4" w:space="0" w:color="auto"/>
              <w:right w:val="single" w:sz="4" w:space="0" w:color="auto"/>
            </w:tcBorders>
            <w:shd w:val="clear" w:color="auto" w:fill="auto"/>
            <w:noWrap/>
            <w:vAlign w:val="bottom"/>
            <w:hideMark/>
            <w:tcPrChange w:id="7517" w:author="哲均 宋" w:date="2019-08-16T15:15:00Z">
              <w:tcPr>
                <w:tcW w:w="1816" w:type="dxa"/>
                <w:tcBorders>
                  <w:top w:val="nil"/>
                  <w:left w:val="nil"/>
                  <w:bottom w:val="single" w:sz="4" w:space="0" w:color="auto"/>
                  <w:right w:val="single" w:sz="4" w:space="0" w:color="auto"/>
                </w:tcBorders>
                <w:shd w:val="clear" w:color="auto" w:fill="auto"/>
                <w:noWrap/>
                <w:vAlign w:val="bottom"/>
                <w:hideMark/>
              </w:tcPr>
            </w:tcPrChange>
          </w:tcPr>
          <w:p w14:paraId="7D5F4A2C" w14:textId="77777777" w:rsidR="0096549F" w:rsidRPr="00ED175E" w:rsidRDefault="0096549F">
            <w:pPr>
              <w:pStyle w:val="afb"/>
              <w:autoSpaceDE w:val="0"/>
              <w:autoSpaceDN w:val="0"/>
              <w:pPrChange w:id="7518" w:author="Seongeun Woo" w:date="2016-10-13T18:44:00Z">
                <w:pPr>
                  <w:pStyle w:val="afb"/>
                </w:pPr>
              </w:pPrChange>
            </w:pPr>
            <w:r w:rsidRPr="00ED175E">
              <w:t>99991231</w:t>
            </w:r>
          </w:p>
        </w:tc>
      </w:tr>
    </w:tbl>
    <w:p w14:paraId="583E204E" w14:textId="77777777" w:rsidR="0096549F" w:rsidRPr="00ED175E" w:rsidRDefault="0096549F">
      <w:pPr>
        <w:pStyle w:val="-00"/>
        <w:wordWrap/>
        <w:pPrChange w:id="7519" w:author="Seongeun Woo" w:date="2016-10-13T18:44:00Z">
          <w:pPr>
            <w:pStyle w:val="-00"/>
          </w:pPr>
        </w:pPrChange>
      </w:pPr>
    </w:p>
    <w:p w14:paraId="626A39D5" w14:textId="7F838B11" w:rsidR="0096549F" w:rsidRPr="00ED175E" w:rsidRDefault="0096549F">
      <w:pPr>
        <w:pStyle w:val="50"/>
        <w:wordWrap/>
        <w:ind w:left="601"/>
        <w:jc w:val="left"/>
        <w:pPrChange w:id="7520" w:author="Seongeun Woo" w:date="2016-10-13T18:44:00Z">
          <w:pPr>
            <w:pStyle w:val="50"/>
            <w:ind w:left="601"/>
          </w:pPr>
        </w:pPrChange>
      </w:pPr>
      <w:del w:id="7521" w:author="哲均 宋" w:date="2019-08-16T15:10:00Z">
        <w:r w:rsidRPr="00ED175E" w:rsidDel="00BE59E9">
          <w:rPr>
            <w:rFonts w:hint="eastAsia"/>
          </w:rPr>
          <w:delText>条件節</w:delText>
        </w:r>
      </w:del>
      <w:ins w:id="7522" w:author="哲均 宋" w:date="2019-08-16T15:34:00Z">
        <w:r w:rsidR="00FF1293">
          <w:rPr>
            <w:rFonts w:hint="eastAsia"/>
          </w:rPr>
          <w:t>WHERE CLAUSE</w:t>
        </w:r>
      </w:ins>
    </w:p>
    <w:p w14:paraId="203996FE" w14:textId="77777777" w:rsidR="0096549F" w:rsidRPr="00ED175E" w:rsidRDefault="0096549F">
      <w:pPr>
        <w:pStyle w:val="a0"/>
        <w:wordWrap/>
        <w:ind w:left="717"/>
        <w:jc w:val="left"/>
        <w:pPrChange w:id="7523" w:author="Seongeun Woo" w:date="2016-10-13T18:44:00Z">
          <w:pPr>
            <w:pStyle w:val="a0"/>
            <w:ind w:left="717"/>
          </w:pPr>
        </w:pPrChange>
      </w:pPr>
      <w:r w:rsidRPr="00ED175E">
        <w:t>WHERE TYPEID = 902</w:t>
      </w:r>
    </w:p>
    <w:p w14:paraId="5C62565A" w14:textId="3DC6507E" w:rsidR="0096549F" w:rsidDel="00FF1293" w:rsidRDefault="001C2A91" w:rsidP="00FF1293">
      <w:pPr>
        <w:pStyle w:val="a0"/>
        <w:ind w:left="717"/>
        <w:rPr>
          <w:del w:id="7524" w:author="哲均 宋" w:date="2019-08-16T15:16:00Z"/>
        </w:rPr>
      </w:pPr>
      <w:ins w:id="7525" w:author="哲均 宋" w:date="2019-08-16T15:16:00Z">
        <w:r>
          <w:rPr>
            <w:rFonts w:hint="eastAsia"/>
          </w:rPr>
          <w:t>Semi-T</w:t>
        </w:r>
        <w:r w:rsidRPr="00BE59E9">
          <w:t xml:space="preserve">ype TYPEID is </w:t>
        </w:r>
        <w:r>
          <w:t>Car.</w:t>
        </w:r>
      </w:ins>
      <w:del w:id="7526" w:author="哲均 宋" w:date="2019-08-16T15:16:00Z">
        <w:r w:rsidR="0096549F" w:rsidRPr="00ED175E" w:rsidDel="001C2A91">
          <w:rPr>
            <w:rFonts w:hint="eastAsia"/>
          </w:rPr>
          <w:delText>商品類型</w:delText>
        </w:r>
      </w:del>
      <w:ins w:id="7527" w:author="Seongeun Woo" w:date="2016-07-07T09:39:00Z">
        <w:del w:id="7528" w:author="哲均 宋" w:date="2019-08-16T15:16:00Z">
          <w:r w:rsidR="00AF2D98" w:rsidRPr="00ED175E" w:rsidDel="001C2A91">
            <w:rPr>
              <w:rFonts w:hint="eastAsia"/>
            </w:rPr>
            <w:delText>中、</w:delText>
          </w:r>
        </w:del>
      </w:ins>
      <w:del w:id="7529" w:author="哲均 宋" w:date="2019-08-16T15:16:00Z">
        <w:r w:rsidR="0096549F" w:rsidRPr="00ED175E" w:rsidDel="001C2A91">
          <w:rPr>
            <w:rFonts w:hint="eastAsia"/>
          </w:rPr>
          <w:delText>に登録された詳細類型の自動車と一般のうち、自動車詳細類型の</w:delText>
        </w:r>
        <w:r w:rsidR="0096549F" w:rsidRPr="00ED175E" w:rsidDel="001C2A91">
          <w:delText>TYPEID</w:delText>
        </w:r>
        <w:r w:rsidR="0096549F" w:rsidRPr="00ED175E" w:rsidDel="001C2A91">
          <w:rPr>
            <w:rFonts w:hint="eastAsia"/>
          </w:rPr>
          <w:delText>である。</w:delText>
        </w:r>
      </w:del>
    </w:p>
    <w:p w14:paraId="7C0AC97F" w14:textId="44E11163" w:rsidR="00FF1293" w:rsidRDefault="00FF1293" w:rsidP="00FF1293">
      <w:pPr>
        <w:pStyle w:val="a0"/>
        <w:numPr>
          <w:ilvl w:val="0"/>
          <w:numId w:val="0"/>
        </w:numPr>
        <w:ind w:leftChars="350" w:left="693"/>
        <w:rPr>
          <w:ins w:id="7530" w:author="哲均 宋" w:date="2019-08-16T15:31:00Z"/>
        </w:rPr>
      </w:pPr>
    </w:p>
    <w:p w14:paraId="0964CD5F" w14:textId="5A08EF46" w:rsidR="00FF1293" w:rsidRDefault="00FF1293" w:rsidP="00FF1293">
      <w:pPr>
        <w:pStyle w:val="a0"/>
        <w:numPr>
          <w:ilvl w:val="0"/>
          <w:numId w:val="0"/>
        </w:numPr>
        <w:ind w:leftChars="350" w:left="693"/>
        <w:rPr>
          <w:ins w:id="7531" w:author="哲均 宋" w:date="2019-08-19T12:48:00Z"/>
        </w:rPr>
      </w:pPr>
    </w:p>
    <w:p w14:paraId="23D03C54" w14:textId="77777777" w:rsidR="003B1088" w:rsidRDefault="003B1088" w:rsidP="00FF1293">
      <w:pPr>
        <w:pStyle w:val="a0"/>
        <w:numPr>
          <w:ilvl w:val="0"/>
          <w:numId w:val="0"/>
        </w:numPr>
        <w:ind w:leftChars="350" w:left="693"/>
        <w:rPr>
          <w:ins w:id="7532" w:author="哲均 宋" w:date="2019-08-16T15:32:00Z"/>
          <w:rFonts w:hint="eastAsia"/>
        </w:rPr>
      </w:pPr>
    </w:p>
    <w:p w14:paraId="4CA7BCF5" w14:textId="1DE11E36" w:rsidR="003B1088" w:rsidRPr="00ED175E" w:rsidRDefault="003B1088" w:rsidP="003B1088">
      <w:pPr>
        <w:pStyle w:val="20"/>
        <w:wordWrap/>
        <w:rPr>
          <w:ins w:id="7533" w:author="哲均 宋" w:date="2019-08-19T12:48:00Z"/>
        </w:rPr>
      </w:pPr>
      <w:bookmarkStart w:id="7534" w:name="_Toc17112125"/>
      <w:ins w:id="7535" w:author="哲均 宋" w:date="2019-08-19T12:48:00Z">
        <w:r>
          <w:t>Query</w:t>
        </w:r>
        <w:r w:rsidRPr="001C2A91">
          <w:t xml:space="preserve"> products with a specific code</w:t>
        </w:r>
        <w:bookmarkEnd w:id="7534"/>
      </w:ins>
    </w:p>
    <w:p w14:paraId="4397B0DB" w14:textId="6B9F8BC8" w:rsidR="0096549F" w:rsidRPr="00ED175E" w:rsidDel="00FF1293" w:rsidRDefault="0096549F" w:rsidP="00EA1D3F">
      <w:pPr>
        <w:pStyle w:val="20"/>
        <w:wordWrap/>
        <w:rPr>
          <w:del w:id="7536" w:author="哲均 宋" w:date="2019-08-16T15:31:00Z"/>
        </w:rPr>
        <w:pPrChange w:id="7537" w:author="哲均 宋" w:date="2019-08-19T12:40:00Z">
          <w:pPr>
            <w:pStyle w:val="-00"/>
          </w:pPr>
        </w:pPrChange>
      </w:pPr>
      <w:del w:id="7538" w:author="哲均 宋" w:date="2019-08-16T15:31:00Z">
        <w:r w:rsidRPr="00ED175E" w:rsidDel="00FF1293">
          <w:br w:type="page"/>
        </w:r>
      </w:del>
    </w:p>
    <w:p w14:paraId="2D68AC8F" w14:textId="7EDA3922" w:rsidR="0096549F" w:rsidRPr="00ED175E" w:rsidDel="003B1088" w:rsidRDefault="0096549F" w:rsidP="00FF1293">
      <w:pPr>
        <w:pStyle w:val="20"/>
        <w:rPr>
          <w:del w:id="7539" w:author="哲均 宋" w:date="2019-08-19T12:48:00Z"/>
        </w:rPr>
        <w:pPrChange w:id="7540" w:author="哲均 宋" w:date="2019-08-16T15:31:00Z">
          <w:pPr>
            <w:pStyle w:val="20"/>
          </w:pPr>
        </w:pPrChange>
      </w:pPr>
      <w:bookmarkStart w:id="7541" w:name="_Toc434858369"/>
      <w:bookmarkStart w:id="7542" w:name="_Toc445716756"/>
      <w:del w:id="7543" w:author="哲均 宋" w:date="2019-08-16T15:17:00Z">
        <w:r w:rsidRPr="00ED175E" w:rsidDel="001C2A91">
          <w:rPr>
            <w:rFonts w:hint="eastAsia"/>
          </w:rPr>
          <w:delText>特定コード商品の照会</w:delText>
        </w:r>
      </w:del>
      <w:bookmarkEnd w:id="7541"/>
      <w:bookmarkEnd w:id="7542"/>
    </w:p>
    <w:p w14:paraId="23B0AC1D" w14:textId="137B3BDD" w:rsidR="0096549F" w:rsidRPr="00ED175E" w:rsidRDefault="00AF2D98">
      <w:pPr>
        <w:pStyle w:val="50"/>
        <w:wordWrap/>
        <w:ind w:left="601"/>
        <w:jc w:val="left"/>
        <w:pPrChange w:id="7544" w:author="Seongeun Woo" w:date="2016-10-13T18:44:00Z">
          <w:pPr>
            <w:pStyle w:val="50"/>
            <w:ind w:left="601"/>
          </w:pPr>
        </w:pPrChange>
      </w:pPr>
      <w:ins w:id="7545" w:author="Seongeun Woo" w:date="2016-07-07T09:40:00Z">
        <w:del w:id="7546" w:author="哲均 宋" w:date="2019-08-16T15:18:00Z">
          <w:r w:rsidRPr="00ED175E" w:rsidDel="001C2A91">
            <w:rPr>
              <w:rFonts w:hint="eastAsia"/>
            </w:rPr>
            <w:delText>詳細類型が</w:delText>
          </w:r>
        </w:del>
      </w:ins>
      <w:del w:id="7547" w:author="哲均 宋" w:date="2019-08-16T15:18:00Z">
        <w:r w:rsidR="0096549F" w:rsidRPr="00ED175E" w:rsidDel="001C2A91">
          <w:rPr>
            <w:rFonts w:hint="eastAsia"/>
          </w:rPr>
          <w:delText>自動車</w:delText>
        </w:r>
      </w:del>
      <w:ins w:id="7548" w:author="Seongeun Woo" w:date="2016-07-07T09:40:00Z">
        <w:del w:id="7549" w:author="哲均 宋" w:date="2019-08-16T15:18:00Z">
          <w:r w:rsidRPr="00ED175E" w:rsidDel="001C2A91">
            <w:rPr>
              <w:rFonts w:hint="eastAsia"/>
            </w:rPr>
            <w:delText>である</w:delText>
          </w:r>
        </w:del>
      </w:ins>
      <w:del w:id="7550" w:author="哲均 宋" w:date="2019-08-16T15:18:00Z">
        <w:r w:rsidR="0096549F" w:rsidRPr="00ED175E" w:rsidDel="001C2A91">
          <w:rPr>
            <w:rFonts w:hint="eastAsia"/>
          </w:rPr>
          <w:delText>商品の中で特定コードの商品を照会する</w:delText>
        </w:r>
        <w:r w:rsidR="0096549F" w:rsidRPr="00ED175E" w:rsidDel="001C2A91">
          <w:delText>SQL</w:delText>
        </w:r>
        <w:r w:rsidR="0096549F" w:rsidRPr="00ED175E" w:rsidDel="001C2A91">
          <w:rPr>
            <w:rFonts w:hint="eastAsia"/>
          </w:rPr>
          <w:delText>である。</w:delText>
        </w:r>
      </w:del>
      <w:ins w:id="7551" w:author="哲均 宋" w:date="2019-08-16T15:18:00Z">
        <w:r w:rsidR="001C2A91" w:rsidRPr="001C2A91">
          <w:t xml:space="preserve">SQL that queries products with a specific code among products whose </w:t>
        </w:r>
        <w:r w:rsidR="001C2A91">
          <w:t>semi-Type</w:t>
        </w:r>
        <w:r w:rsidR="001C2A91" w:rsidRPr="001C2A91">
          <w:t xml:space="preserve"> type is </w:t>
        </w:r>
      </w:ins>
      <w:ins w:id="7552" w:author="哲均 宋" w:date="2019-08-16T15:19:00Z">
        <w:r w:rsidR="001C2A91">
          <w:t>“Car”.</w:t>
        </w:r>
      </w:ins>
    </w:p>
    <w:p w14:paraId="4BC796EC" w14:textId="445D8D84" w:rsidR="0096549F" w:rsidRPr="00ED175E" w:rsidDel="00FF1293" w:rsidRDefault="0096549F">
      <w:pPr>
        <w:pStyle w:val="-8"/>
        <w:wordWrap/>
        <w:ind w:left="812"/>
        <w:rPr>
          <w:del w:id="7553" w:author="哲均 宋" w:date="2019-08-16T15:31:00Z"/>
          <w:lang w:eastAsia="ja-JP"/>
        </w:rPr>
        <w:pPrChange w:id="7554" w:author="Seongeun Woo" w:date="2016-10-13T18:44:00Z">
          <w:pPr>
            <w:pStyle w:val="-8"/>
            <w:ind w:left="812"/>
          </w:pPr>
        </w:pPrChange>
      </w:pPr>
    </w:p>
    <w:p w14:paraId="4B730932" w14:textId="1D0CDBBA" w:rsidR="00A74A8C" w:rsidRPr="00ED175E" w:rsidRDefault="00A74A8C">
      <w:pPr>
        <w:pStyle w:val="af6"/>
        <w:keepNext/>
        <w:autoSpaceDE w:val="0"/>
        <w:autoSpaceDN w:val="0"/>
        <w:pPrChange w:id="7555" w:author="Seongeun Woo" w:date="2016-10-13T18:44:00Z">
          <w:pPr>
            <w:pStyle w:val="af6"/>
            <w:keepNext/>
          </w:pPr>
        </w:pPrChange>
      </w:pPr>
      <w:del w:id="7556" w:author="哲均 宋" w:date="2019-08-16T15:31:00Z">
        <w:r w:rsidRPr="00ED175E" w:rsidDel="00FF1293">
          <w:delText xml:space="preserve"> </w:delText>
        </w:r>
      </w:del>
      <w:del w:id="7557" w:author="哲均 宋" w:date="2019-08-16T08:55:00Z">
        <w:r w:rsidRPr="00ED175E" w:rsidDel="003566B2">
          <w:delText>[</w:delText>
        </w:r>
        <w:r w:rsidRPr="00ED175E" w:rsidDel="003566B2">
          <w:rPr>
            <w:rFonts w:hint="eastAsia"/>
          </w:rPr>
          <w:delText>表</w:delText>
        </w:r>
      </w:del>
      <w:del w:id="7558" w:author="哲均 宋" w:date="2019-08-16T15:31: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27</w:delText>
        </w:r>
        <w:r w:rsidRPr="0073721B" w:rsidDel="00FF1293">
          <w:fldChar w:fldCharType="end"/>
        </w:r>
        <w:r w:rsidRPr="00ED175E" w:rsidDel="00FF1293">
          <w:delText xml:space="preserve"> </w:delText>
        </w:r>
      </w:del>
      <w:del w:id="7559" w:author="哲均 宋" w:date="2019-08-16T15:19:00Z">
        <w:r w:rsidRPr="00ED175E" w:rsidDel="001C2A91">
          <w:rPr>
            <w:rFonts w:hint="eastAsia"/>
          </w:rPr>
          <w:delText>特定コード商品照会の</w:delText>
        </w:r>
      </w:del>
      <w:del w:id="7560" w:author="哲均 宋" w:date="2019-08-16T15:31:00Z">
        <w:r w:rsidRPr="00ED175E" w:rsidDel="00FF1293">
          <w:delText>SQL]</w:delText>
        </w:r>
      </w:del>
    </w:p>
    <w:tbl>
      <w:tblPr>
        <w:tblStyle w:val="af5"/>
        <w:tblW w:w="0" w:type="auto"/>
        <w:tblInd w:w="108" w:type="dxa"/>
        <w:tblLook w:val="04A0" w:firstRow="1" w:lastRow="0" w:firstColumn="1" w:lastColumn="0" w:noHBand="0" w:noVBand="1"/>
      </w:tblPr>
      <w:tblGrid>
        <w:gridCol w:w="9407"/>
      </w:tblGrid>
      <w:tr w:rsidR="0096549F" w:rsidRPr="00ED175E" w14:paraId="45FC74AA" w14:textId="77777777" w:rsidTr="00A74A8C">
        <w:tc>
          <w:tcPr>
            <w:tcW w:w="9407" w:type="dxa"/>
          </w:tcPr>
          <w:p w14:paraId="66E1DE78" w14:textId="77777777" w:rsidR="0096549F" w:rsidRPr="00ED175E" w:rsidRDefault="0096549F">
            <w:pPr>
              <w:pStyle w:val="afb"/>
              <w:autoSpaceDE w:val="0"/>
              <w:autoSpaceDN w:val="0"/>
              <w:pPrChange w:id="7561" w:author="Seongeun Woo" w:date="2016-10-13T18:44:00Z">
                <w:pPr>
                  <w:pStyle w:val="afb"/>
                </w:pPr>
              </w:pPrChange>
            </w:pPr>
            <w:r w:rsidRPr="00ED175E">
              <w:t>SELECT SID, BIZCODE, OBJ_NAME, VF_DT, VT_DT</w:t>
            </w:r>
          </w:p>
          <w:p w14:paraId="02209403" w14:textId="77777777" w:rsidR="0096549F" w:rsidRPr="00ED175E" w:rsidRDefault="0096549F">
            <w:pPr>
              <w:pStyle w:val="afb"/>
              <w:autoSpaceDE w:val="0"/>
              <w:autoSpaceDN w:val="0"/>
              <w:pPrChange w:id="7562" w:author="Seongeun Woo" w:date="2016-10-13T18:44:00Z">
                <w:pPr>
                  <w:pStyle w:val="afb"/>
                </w:pPr>
              </w:pPrChange>
            </w:pPr>
            <w:r w:rsidRPr="00ED175E">
              <w:t xml:space="preserve">  FROM OBJ_MAIN</w:t>
            </w:r>
          </w:p>
          <w:p w14:paraId="36DAF894" w14:textId="77777777" w:rsidR="0096549F" w:rsidRPr="00ED175E" w:rsidRDefault="0096549F">
            <w:pPr>
              <w:pStyle w:val="afb"/>
              <w:autoSpaceDE w:val="0"/>
              <w:autoSpaceDN w:val="0"/>
              <w:pPrChange w:id="7563" w:author="Seongeun Woo" w:date="2016-10-13T18:44:00Z">
                <w:pPr>
                  <w:pStyle w:val="afb"/>
                </w:pPr>
              </w:pPrChange>
            </w:pPr>
            <w:r w:rsidRPr="00ED175E">
              <w:t>WHERE TYPEID = 902</w:t>
            </w:r>
          </w:p>
          <w:p w14:paraId="097F162B" w14:textId="77777777" w:rsidR="0096549F" w:rsidRPr="00ED175E" w:rsidRDefault="0096549F">
            <w:pPr>
              <w:pStyle w:val="afb"/>
              <w:autoSpaceDE w:val="0"/>
              <w:autoSpaceDN w:val="0"/>
              <w:pPrChange w:id="7564" w:author="Seongeun Woo" w:date="2016-10-13T18:44:00Z">
                <w:pPr>
                  <w:pStyle w:val="afb"/>
                </w:pPr>
              </w:pPrChange>
            </w:pPr>
            <w:r w:rsidRPr="00ED175E">
              <w:t xml:space="preserve">    AND BIZCODE = 'P2001'</w:t>
            </w:r>
          </w:p>
          <w:p w14:paraId="6B823647" w14:textId="77777777" w:rsidR="0096549F" w:rsidRPr="00ED175E" w:rsidRDefault="0096549F">
            <w:pPr>
              <w:pStyle w:val="afb"/>
              <w:autoSpaceDE w:val="0"/>
              <w:autoSpaceDN w:val="0"/>
              <w:pPrChange w:id="7565" w:author="Seongeun Woo" w:date="2016-10-13T18:44:00Z">
                <w:pPr>
                  <w:pStyle w:val="afb"/>
                </w:pPr>
              </w:pPrChange>
            </w:pPr>
            <w:r w:rsidRPr="00ED175E">
              <w:t xml:space="preserve">    AND END_DT = '99991231'</w:t>
            </w:r>
          </w:p>
          <w:p w14:paraId="7D6926A5" w14:textId="77777777" w:rsidR="0096549F" w:rsidRPr="00ED175E" w:rsidRDefault="0096549F">
            <w:pPr>
              <w:pStyle w:val="afb"/>
              <w:autoSpaceDE w:val="0"/>
              <w:autoSpaceDN w:val="0"/>
              <w:pPrChange w:id="7566" w:author="Seongeun Woo" w:date="2016-10-13T18:44:00Z">
                <w:pPr>
                  <w:pStyle w:val="afb"/>
                </w:pPr>
              </w:pPrChange>
            </w:pPr>
            <w:r w:rsidRPr="00ED175E">
              <w:t>ORDER BY BIZCODE</w:t>
            </w:r>
          </w:p>
        </w:tc>
      </w:tr>
    </w:tbl>
    <w:p w14:paraId="011466D1" w14:textId="77777777" w:rsidR="0096549F" w:rsidRPr="00ED175E" w:rsidRDefault="0096549F">
      <w:pPr>
        <w:pStyle w:val="-00"/>
        <w:wordWrap/>
        <w:pPrChange w:id="7567" w:author="Seongeun Woo" w:date="2016-10-13T18:44:00Z">
          <w:pPr>
            <w:pStyle w:val="-00"/>
          </w:pPr>
        </w:pPrChange>
      </w:pPr>
    </w:p>
    <w:p w14:paraId="06B9173A" w14:textId="63184A5D" w:rsidR="0096549F" w:rsidRDefault="0096549F">
      <w:pPr>
        <w:pStyle w:val="50"/>
        <w:wordWrap/>
        <w:ind w:left="601"/>
        <w:rPr>
          <w:ins w:id="7568" w:author="InnoRules" w:date="2016-10-11T09:50:00Z"/>
        </w:rPr>
        <w:pPrChange w:id="7569" w:author="Seongeun Woo" w:date="2016-10-13T18:44:00Z">
          <w:pPr>
            <w:pStyle w:val="50"/>
            <w:ind w:left="601"/>
          </w:pPr>
        </w:pPrChange>
      </w:pPr>
      <w:del w:id="7570" w:author="哲均 宋" w:date="2019-08-16T15:19:00Z">
        <w:r w:rsidRPr="00ED175E" w:rsidDel="001C2A91">
          <w:rPr>
            <w:rFonts w:hint="eastAsia"/>
          </w:rPr>
          <w:delText>結果</w:delText>
        </w:r>
      </w:del>
      <w:ins w:id="7571" w:author="哲均 宋" w:date="2019-08-16T15:19:00Z">
        <w:r w:rsidR="001C2A91">
          <w:rPr>
            <w:rFonts w:hint="eastAsia"/>
          </w:rPr>
          <w:t>R</w:t>
        </w:r>
        <w:r w:rsidR="001C2A91">
          <w:t>e</w:t>
        </w:r>
      </w:ins>
      <w:ins w:id="7572" w:author="哲均 宋" w:date="2019-08-16T15:20:00Z">
        <w:r w:rsidR="001C2A91">
          <w:t>sult</w:t>
        </w:r>
      </w:ins>
    </w:p>
    <w:p w14:paraId="0AF51E0D" w14:textId="0E846DDC" w:rsidR="00EE7C0C" w:rsidRPr="00ED175E" w:rsidDel="00FF1293" w:rsidRDefault="00EE7C0C">
      <w:pPr>
        <w:pStyle w:val="50"/>
        <w:numPr>
          <w:ilvl w:val="0"/>
          <w:numId w:val="0"/>
        </w:numPr>
        <w:wordWrap/>
        <w:ind w:left="599"/>
        <w:rPr>
          <w:del w:id="7573" w:author="哲均 宋" w:date="2019-08-16T15:32:00Z"/>
        </w:rPr>
        <w:pPrChange w:id="7574" w:author="Seongeun Woo" w:date="2016-10-13T18:44:00Z">
          <w:pPr>
            <w:pStyle w:val="50"/>
            <w:ind w:left="601"/>
          </w:pPr>
        </w:pPrChange>
      </w:pPr>
    </w:p>
    <w:p w14:paraId="5F008313" w14:textId="092B47E0" w:rsidR="00A74A8C" w:rsidRPr="00ED175E" w:rsidRDefault="00A74A8C">
      <w:pPr>
        <w:pStyle w:val="af6"/>
        <w:keepNext/>
        <w:autoSpaceDE w:val="0"/>
        <w:autoSpaceDN w:val="0"/>
        <w:pPrChange w:id="7575" w:author="Seongeun Woo" w:date="2016-10-13T18:44:00Z">
          <w:pPr>
            <w:pStyle w:val="af6"/>
            <w:keepNext/>
          </w:pPr>
        </w:pPrChange>
      </w:pPr>
      <w:del w:id="7576" w:author="哲均 宋" w:date="2019-08-16T15:32:00Z">
        <w:r w:rsidRPr="00ED175E" w:rsidDel="00FF1293">
          <w:delText xml:space="preserve"> </w:delText>
        </w:r>
      </w:del>
      <w:del w:id="7577" w:author="哲均 宋" w:date="2019-08-16T08:55:00Z">
        <w:r w:rsidRPr="00ED175E" w:rsidDel="003566B2">
          <w:delText>[</w:delText>
        </w:r>
        <w:r w:rsidRPr="00ED175E" w:rsidDel="003566B2">
          <w:rPr>
            <w:rFonts w:hint="eastAsia"/>
          </w:rPr>
          <w:delText>表</w:delText>
        </w:r>
      </w:del>
      <w:del w:id="7578" w:author="哲均 宋" w:date="2019-08-16T15:32: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28</w:delText>
        </w:r>
        <w:r w:rsidRPr="0073721B" w:rsidDel="00FF1293">
          <w:fldChar w:fldCharType="end"/>
        </w:r>
        <w:r w:rsidRPr="00ED175E" w:rsidDel="00FF1293">
          <w:delText xml:space="preserve"> </w:delText>
        </w:r>
      </w:del>
      <w:del w:id="7579" w:author="哲均 宋" w:date="2019-08-16T15:21:00Z">
        <w:r w:rsidRPr="00ED175E" w:rsidDel="001C2A91">
          <w:rPr>
            <w:rFonts w:hint="eastAsia"/>
          </w:rPr>
          <w:delText>特定コード商品照会の結果</w:delText>
        </w:r>
      </w:del>
      <w:del w:id="7580" w:author="哲均 宋" w:date="2019-08-16T15:32:00Z">
        <w:r w:rsidRPr="00ED175E" w:rsidDel="00FF1293">
          <w:delText>]</w:delText>
        </w:r>
      </w:del>
    </w:p>
    <w:tbl>
      <w:tblPr>
        <w:tblW w:w="9498" w:type="dxa"/>
        <w:tblInd w:w="99" w:type="dxa"/>
        <w:tblLayout w:type="fixed"/>
        <w:tblCellMar>
          <w:left w:w="99" w:type="dxa"/>
          <w:right w:w="99" w:type="dxa"/>
        </w:tblCellMar>
        <w:tblLook w:val="04A0" w:firstRow="1" w:lastRow="0" w:firstColumn="1" w:lastColumn="0" w:noHBand="0" w:noVBand="1"/>
        <w:tblPrChange w:id="7581" w:author="哲均 宋" w:date="2019-08-16T15:21:00Z">
          <w:tblPr>
            <w:tblW w:w="9498" w:type="dxa"/>
            <w:tblInd w:w="99" w:type="dxa"/>
            <w:tblLayout w:type="fixed"/>
            <w:tblCellMar>
              <w:left w:w="99" w:type="dxa"/>
              <w:right w:w="99" w:type="dxa"/>
            </w:tblCellMar>
            <w:tblLook w:val="04A0" w:firstRow="1" w:lastRow="0" w:firstColumn="1" w:lastColumn="0" w:noHBand="0" w:noVBand="1"/>
          </w:tblPr>
        </w:tblPrChange>
      </w:tblPr>
      <w:tblGrid>
        <w:gridCol w:w="1814"/>
        <w:gridCol w:w="1447"/>
        <w:gridCol w:w="2465"/>
        <w:gridCol w:w="1956"/>
        <w:gridCol w:w="1816"/>
        <w:tblGridChange w:id="7582">
          <w:tblGrid>
            <w:gridCol w:w="1814"/>
            <w:gridCol w:w="1956"/>
            <w:gridCol w:w="1956"/>
            <w:gridCol w:w="1956"/>
            <w:gridCol w:w="1816"/>
          </w:tblGrid>
        </w:tblGridChange>
      </w:tblGrid>
      <w:tr w:rsidR="0096549F" w:rsidRPr="00ED175E" w14:paraId="140D8F29" w14:textId="77777777" w:rsidTr="001C2A91">
        <w:trPr>
          <w:trHeight w:val="255"/>
          <w:trPrChange w:id="7583" w:author="哲均 宋" w:date="2019-08-16T15:21:00Z">
            <w:trPr>
              <w:trHeight w:val="255"/>
            </w:trPr>
          </w:trPrChange>
        </w:trPr>
        <w:tc>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7584" w:author="哲均 宋" w:date="2019-08-16T15:21:00Z">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tcPrChange>
          </w:tcPr>
          <w:p w14:paraId="3557F7AC" w14:textId="77777777" w:rsidR="0096549F" w:rsidRPr="00ED175E" w:rsidRDefault="0096549F">
            <w:pPr>
              <w:pStyle w:val="afc"/>
              <w:wordWrap/>
              <w:pPrChange w:id="7585" w:author="Seongeun Woo" w:date="2016-10-13T18:44:00Z">
                <w:pPr>
                  <w:pStyle w:val="afc"/>
                </w:pPr>
              </w:pPrChange>
            </w:pPr>
            <w:r w:rsidRPr="00ED175E">
              <w:t>SID</w:t>
            </w:r>
          </w:p>
        </w:tc>
        <w:tc>
          <w:tcPr>
            <w:tcW w:w="1447" w:type="dxa"/>
            <w:tcBorders>
              <w:top w:val="single" w:sz="4" w:space="0" w:color="auto"/>
              <w:left w:val="nil"/>
              <w:bottom w:val="single" w:sz="4" w:space="0" w:color="auto"/>
              <w:right w:val="single" w:sz="4" w:space="0" w:color="auto"/>
            </w:tcBorders>
            <w:shd w:val="clear" w:color="auto" w:fill="EEECE1"/>
            <w:noWrap/>
            <w:vAlign w:val="bottom"/>
            <w:hideMark/>
            <w:tcPrChange w:id="7586" w:author="哲均 宋" w:date="2019-08-16T15:21: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0AC54B1B" w14:textId="77777777" w:rsidR="0096549F" w:rsidRPr="00ED175E" w:rsidRDefault="0096549F">
            <w:pPr>
              <w:pStyle w:val="afc"/>
              <w:wordWrap/>
              <w:pPrChange w:id="7587" w:author="Seongeun Woo" w:date="2016-10-13T18:44:00Z">
                <w:pPr>
                  <w:pStyle w:val="afc"/>
                </w:pPr>
              </w:pPrChange>
            </w:pPr>
            <w:r w:rsidRPr="00ED175E">
              <w:t>BIZCODE</w:t>
            </w:r>
          </w:p>
        </w:tc>
        <w:tc>
          <w:tcPr>
            <w:tcW w:w="2465" w:type="dxa"/>
            <w:tcBorders>
              <w:top w:val="single" w:sz="4" w:space="0" w:color="auto"/>
              <w:left w:val="nil"/>
              <w:bottom w:val="single" w:sz="4" w:space="0" w:color="auto"/>
              <w:right w:val="single" w:sz="4" w:space="0" w:color="auto"/>
            </w:tcBorders>
            <w:shd w:val="clear" w:color="auto" w:fill="EEECE1"/>
            <w:noWrap/>
            <w:vAlign w:val="bottom"/>
            <w:hideMark/>
            <w:tcPrChange w:id="7588" w:author="哲均 宋" w:date="2019-08-16T15:21: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4DDEFCD3" w14:textId="77777777" w:rsidR="0096549F" w:rsidRPr="00ED175E" w:rsidRDefault="0096549F">
            <w:pPr>
              <w:pStyle w:val="afc"/>
              <w:wordWrap/>
              <w:pPrChange w:id="7589" w:author="Seongeun Woo" w:date="2016-10-13T18:44:00Z">
                <w:pPr>
                  <w:pStyle w:val="afc"/>
                </w:pPr>
              </w:pPrChange>
            </w:pPr>
            <w:r w:rsidRPr="00ED175E">
              <w:t>OBJ_NAME</w:t>
            </w:r>
          </w:p>
        </w:tc>
        <w:tc>
          <w:tcPr>
            <w:tcW w:w="1956" w:type="dxa"/>
            <w:tcBorders>
              <w:top w:val="single" w:sz="4" w:space="0" w:color="auto"/>
              <w:left w:val="nil"/>
              <w:bottom w:val="single" w:sz="4" w:space="0" w:color="auto"/>
              <w:right w:val="single" w:sz="4" w:space="0" w:color="auto"/>
            </w:tcBorders>
            <w:shd w:val="clear" w:color="auto" w:fill="EEECE1"/>
            <w:noWrap/>
            <w:vAlign w:val="bottom"/>
            <w:hideMark/>
            <w:tcPrChange w:id="7590" w:author="哲均 宋" w:date="2019-08-16T15:21: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7E95FAB6" w14:textId="77777777" w:rsidR="0096549F" w:rsidRPr="00ED175E" w:rsidRDefault="0096549F">
            <w:pPr>
              <w:pStyle w:val="afc"/>
              <w:wordWrap/>
              <w:pPrChange w:id="7591" w:author="Seongeun Woo" w:date="2016-10-13T18:44:00Z">
                <w:pPr>
                  <w:pStyle w:val="afc"/>
                </w:pPr>
              </w:pPrChange>
            </w:pPr>
            <w:r w:rsidRPr="00ED175E">
              <w:t>VF_DT</w:t>
            </w:r>
          </w:p>
        </w:tc>
        <w:tc>
          <w:tcPr>
            <w:tcW w:w="1816" w:type="dxa"/>
            <w:tcBorders>
              <w:top w:val="single" w:sz="4" w:space="0" w:color="auto"/>
              <w:left w:val="nil"/>
              <w:bottom w:val="single" w:sz="4" w:space="0" w:color="auto"/>
              <w:right w:val="single" w:sz="4" w:space="0" w:color="auto"/>
            </w:tcBorders>
            <w:shd w:val="clear" w:color="auto" w:fill="EEECE1"/>
            <w:noWrap/>
            <w:vAlign w:val="bottom"/>
            <w:hideMark/>
            <w:tcPrChange w:id="7592" w:author="哲均 宋" w:date="2019-08-16T15:21:00Z">
              <w:tcPr>
                <w:tcW w:w="181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5AC0085C" w14:textId="77777777" w:rsidR="0096549F" w:rsidRPr="00ED175E" w:rsidRDefault="0096549F">
            <w:pPr>
              <w:pStyle w:val="afc"/>
              <w:wordWrap/>
              <w:pPrChange w:id="7593" w:author="Seongeun Woo" w:date="2016-10-13T18:44:00Z">
                <w:pPr>
                  <w:pStyle w:val="afc"/>
                </w:pPr>
              </w:pPrChange>
            </w:pPr>
            <w:r w:rsidRPr="00ED175E">
              <w:t>VT_DT</w:t>
            </w:r>
          </w:p>
        </w:tc>
      </w:tr>
      <w:tr w:rsidR="0096549F" w:rsidRPr="00ED175E" w14:paraId="605219D2" w14:textId="77777777" w:rsidTr="001C2A91">
        <w:trPr>
          <w:trHeight w:val="255"/>
          <w:trPrChange w:id="7594" w:author="哲均 宋" w:date="2019-08-16T15:21: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7595" w:author="哲均 宋" w:date="2019-08-16T15:21: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739D449" w14:textId="77777777" w:rsidR="0096549F" w:rsidRPr="00ED175E" w:rsidRDefault="0096549F">
            <w:pPr>
              <w:pStyle w:val="afb"/>
              <w:autoSpaceDE w:val="0"/>
              <w:autoSpaceDN w:val="0"/>
              <w:pPrChange w:id="7596" w:author="Seongeun Woo" w:date="2016-10-13T18:44:00Z">
                <w:pPr>
                  <w:pStyle w:val="afb"/>
                </w:pPr>
              </w:pPrChange>
            </w:pPr>
            <w:r w:rsidRPr="00ED175E">
              <w:t>261</w:t>
            </w:r>
          </w:p>
        </w:tc>
        <w:tc>
          <w:tcPr>
            <w:tcW w:w="1447" w:type="dxa"/>
            <w:tcBorders>
              <w:top w:val="nil"/>
              <w:left w:val="nil"/>
              <w:bottom w:val="single" w:sz="4" w:space="0" w:color="auto"/>
              <w:right w:val="single" w:sz="4" w:space="0" w:color="auto"/>
            </w:tcBorders>
            <w:shd w:val="clear" w:color="auto" w:fill="auto"/>
            <w:noWrap/>
            <w:vAlign w:val="bottom"/>
            <w:hideMark/>
            <w:tcPrChange w:id="7597" w:author="哲均 宋" w:date="2019-08-16T15:21:00Z">
              <w:tcPr>
                <w:tcW w:w="1956" w:type="dxa"/>
                <w:tcBorders>
                  <w:top w:val="nil"/>
                  <w:left w:val="nil"/>
                  <w:bottom w:val="single" w:sz="4" w:space="0" w:color="auto"/>
                  <w:right w:val="single" w:sz="4" w:space="0" w:color="auto"/>
                </w:tcBorders>
                <w:shd w:val="clear" w:color="auto" w:fill="auto"/>
                <w:noWrap/>
                <w:vAlign w:val="bottom"/>
                <w:hideMark/>
              </w:tcPr>
            </w:tcPrChange>
          </w:tcPr>
          <w:p w14:paraId="3091DDCC" w14:textId="77777777" w:rsidR="0096549F" w:rsidRPr="00ED175E" w:rsidRDefault="0096549F">
            <w:pPr>
              <w:pStyle w:val="afb"/>
              <w:autoSpaceDE w:val="0"/>
              <w:autoSpaceDN w:val="0"/>
              <w:pPrChange w:id="7598" w:author="Seongeun Woo" w:date="2016-10-13T18:44:00Z">
                <w:pPr>
                  <w:pStyle w:val="afb"/>
                </w:pPr>
              </w:pPrChange>
            </w:pPr>
            <w:r w:rsidRPr="00ED175E">
              <w:t>P2001</w:t>
            </w:r>
          </w:p>
        </w:tc>
        <w:tc>
          <w:tcPr>
            <w:tcW w:w="2465" w:type="dxa"/>
            <w:tcBorders>
              <w:top w:val="nil"/>
              <w:left w:val="nil"/>
              <w:bottom w:val="single" w:sz="4" w:space="0" w:color="auto"/>
              <w:right w:val="single" w:sz="4" w:space="0" w:color="auto"/>
            </w:tcBorders>
            <w:shd w:val="clear" w:color="auto" w:fill="auto"/>
            <w:noWrap/>
            <w:vAlign w:val="bottom"/>
            <w:hideMark/>
            <w:tcPrChange w:id="7599" w:author="哲均 宋" w:date="2019-08-16T15:21:00Z">
              <w:tcPr>
                <w:tcW w:w="1956" w:type="dxa"/>
                <w:tcBorders>
                  <w:top w:val="nil"/>
                  <w:left w:val="nil"/>
                  <w:bottom w:val="single" w:sz="4" w:space="0" w:color="auto"/>
                  <w:right w:val="single" w:sz="4" w:space="0" w:color="auto"/>
                </w:tcBorders>
                <w:shd w:val="clear" w:color="auto" w:fill="auto"/>
                <w:noWrap/>
                <w:vAlign w:val="bottom"/>
                <w:hideMark/>
              </w:tcPr>
            </w:tcPrChange>
          </w:tcPr>
          <w:p w14:paraId="66F69673" w14:textId="7C563061" w:rsidR="0096549F" w:rsidRPr="00ED175E" w:rsidRDefault="001C2A91">
            <w:pPr>
              <w:pStyle w:val="afb"/>
              <w:autoSpaceDE w:val="0"/>
              <w:autoSpaceDN w:val="0"/>
              <w:pPrChange w:id="7600" w:author="Seongeun Woo" w:date="2016-10-13T18:44:00Z">
                <w:pPr>
                  <w:pStyle w:val="afb"/>
                </w:pPr>
              </w:pPrChange>
            </w:pPr>
            <w:ins w:id="7601" w:author="哲均 宋" w:date="2019-08-16T15:21:00Z">
              <w:r>
                <w:rPr>
                  <w:rFonts w:hint="eastAsia"/>
                </w:rPr>
                <w:t>P</w:t>
              </w:r>
              <w:r>
                <w:t>ersonal Car Insurance</w:t>
              </w:r>
            </w:ins>
            <w:del w:id="7602" w:author="哲均 宋" w:date="2019-08-16T15:21:00Z">
              <w:r w:rsidR="0096549F" w:rsidRPr="00ED175E" w:rsidDel="001C2A91">
                <w:rPr>
                  <w:rFonts w:hint="eastAsia"/>
                </w:rPr>
                <w:delText>個人用自動車保険</w:delText>
              </w:r>
            </w:del>
          </w:p>
        </w:tc>
        <w:tc>
          <w:tcPr>
            <w:tcW w:w="1956" w:type="dxa"/>
            <w:tcBorders>
              <w:top w:val="nil"/>
              <w:left w:val="nil"/>
              <w:bottom w:val="single" w:sz="4" w:space="0" w:color="auto"/>
              <w:right w:val="single" w:sz="4" w:space="0" w:color="auto"/>
            </w:tcBorders>
            <w:shd w:val="clear" w:color="auto" w:fill="auto"/>
            <w:noWrap/>
            <w:vAlign w:val="bottom"/>
            <w:hideMark/>
            <w:tcPrChange w:id="7603" w:author="哲均 宋" w:date="2019-08-16T15:21:00Z">
              <w:tcPr>
                <w:tcW w:w="1956" w:type="dxa"/>
                <w:tcBorders>
                  <w:top w:val="nil"/>
                  <w:left w:val="nil"/>
                  <w:bottom w:val="single" w:sz="4" w:space="0" w:color="auto"/>
                  <w:right w:val="single" w:sz="4" w:space="0" w:color="auto"/>
                </w:tcBorders>
                <w:shd w:val="clear" w:color="auto" w:fill="auto"/>
                <w:noWrap/>
                <w:vAlign w:val="bottom"/>
                <w:hideMark/>
              </w:tcPr>
            </w:tcPrChange>
          </w:tcPr>
          <w:p w14:paraId="1CF6B496" w14:textId="77777777" w:rsidR="0096549F" w:rsidRPr="00ED175E" w:rsidRDefault="0096549F">
            <w:pPr>
              <w:pStyle w:val="afb"/>
              <w:autoSpaceDE w:val="0"/>
              <w:autoSpaceDN w:val="0"/>
              <w:pPrChange w:id="7604" w:author="Seongeun Woo" w:date="2016-10-13T18:44:00Z">
                <w:pPr>
                  <w:pStyle w:val="afb"/>
                </w:pPr>
              </w:pPrChange>
            </w:pPr>
            <w:r w:rsidRPr="00ED175E">
              <w:t>20150214</w:t>
            </w:r>
          </w:p>
        </w:tc>
        <w:tc>
          <w:tcPr>
            <w:tcW w:w="1816" w:type="dxa"/>
            <w:tcBorders>
              <w:top w:val="nil"/>
              <w:left w:val="nil"/>
              <w:bottom w:val="single" w:sz="4" w:space="0" w:color="auto"/>
              <w:right w:val="single" w:sz="4" w:space="0" w:color="auto"/>
            </w:tcBorders>
            <w:shd w:val="clear" w:color="auto" w:fill="auto"/>
            <w:noWrap/>
            <w:vAlign w:val="bottom"/>
            <w:hideMark/>
            <w:tcPrChange w:id="7605" w:author="哲均 宋" w:date="2019-08-16T15:21:00Z">
              <w:tcPr>
                <w:tcW w:w="1816" w:type="dxa"/>
                <w:tcBorders>
                  <w:top w:val="nil"/>
                  <w:left w:val="nil"/>
                  <w:bottom w:val="single" w:sz="4" w:space="0" w:color="auto"/>
                  <w:right w:val="single" w:sz="4" w:space="0" w:color="auto"/>
                </w:tcBorders>
                <w:shd w:val="clear" w:color="auto" w:fill="auto"/>
                <w:noWrap/>
                <w:vAlign w:val="bottom"/>
                <w:hideMark/>
              </w:tcPr>
            </w:tcPrChange>
          </w:tcPr>
          <w:p w14:paraId="3F7AAD2B" w14:textId="77777777" w:rsidR="0096549F" w:rsidRPr="00ED175E" w:rsidRDefault="0096549F">
            <w:pPr>
              <w:pStyle w:val="afb"/>
              <w:autoSpaceDE w:val="0"/>
              <w:autoSpaceDN w:val="0"/>
              <w:pPrChange w:id="7606" w:author="Seongeun Woo" w:date="2016-10-13T18:44:00Z">
                <w:pPr>
                  <w:pStyle w:val="afb"/>
                </w:pPr>
              </w:pPrChange>
            </w:pPr>
            <w:r w:rsidRPr="00ED175E">
              <w:t>99991231</w:t>
            </w:r>
          </w:p>
        </w:tc>
      </w:tr>
    </w:tbl>
    <w:p w14:paraId="48B566E7" w14:textId="77777777" w:rsidR="0096549F" w:rsidRPr="00ED175E" w:rsidRDefault="0096549F">
      <w:pPr>
        <w:pStyle w:val="-00"/>
        <w:wordWrap/>
        <w:pPrChange w:id="7607" w:author="Seongeun Woo" w:date="2016-10-13T18:44:00Z">
          <w:pPr>
            <w:pStyle w:val="-00"/>
          </w:pPr>
        </w:pPrChange>
      </w:pPr>
    </w:p>
    <w:p w14:paraId="72398F0C" w14:textId="5EFB25EF" w:rsidR="0096549F" w:rsidRPr="00ED175E" w:rsidRDefault="0096549F">
      <w:pPr>
        <w:pStyle w:val="50"/>
        <w:wordWrap/>
        <w:ind w:left="601"/>
        <w:pPrChange w:id="7608" w:author="Seongeun Woo" w:date="2016-10-13T18:44:00Z">
          <w:pPr>
            <w:pStyle w:val="50"/>
            <w:ind w:left="601"/>
          </w:pPr>
        </w:pPrChange>
      </w:pPr>
      <w:del w:id="7609" w:author="哲均 宋" w:date="2019-08-16T15:10:00Z">
        <w:r w:rsidRPr="00ED175E" w:rsidDel="00BE59E9">
          <w:rPr>
            <w:rFonts w:hint="eastAsia"/>
          </w:rPr>
          <w:delText>条件節</w:delText>
        </w:r>
      </w:del>
      <w:ins w:id="7610" w:author="哲均 宋" w:date="2019-08-16T15:34:00Z">
        <w:r w:rsidR="00FF1293">
          <w:rPr>
            <w:rFonts w:hint="eastAsia"/>
          </w:rPr>
          <w:t>WHERE CLAUSE</w:t>
        </w:r>
      </w:ins>
    </w:p>
    <w:p w14:paraId="2531A51D" w14:textId="77777777" w:rsidR="0096549F" w:rsidRPr="00ED175E" w:rsidRDefault="0096549F">
      <w:pPr>
        <w:pStyle w:val="a0"/>
        <w:wordWrap/>
        <w:ind w:left="717"/>
        <w:jc w:val="left"/>
        <w:pPrChange w:id="7611" w:author="Seongeun Woo" w:date="2016-10-13T18:44:00Z">
          <w:pPr>
            <w:pStyle w:val="a0"/>
            <w:ind w:left="717"/>
          </w:pPr>
        </w:pPrChange>
      </w:pPr>
      <w:r w:rsidRPr="00ED175E">
        <w:t>BIZCODE = ‘P2001’</w:t>
      </w:r>
    </w:p>
    <w:p w14:paraId="06D2A7DA" w14:textId="5567F4D0" w:rsidR="00D72130" w:rsidDel="00FF1293" w:rsidRDefault="0096549F" w:rsidP="00FF1293">
      <w:pPr>
        <w:pStyle w:val="a0"/>
        <w:numPr>
          <w:ilvl w:val="0"/>
          <w:numId w:val="0"/>
        </w:numPr>
        <w:wordWrap/>
        <w:ind w:left="714"/>
        <w:rPr>
          <w:del w:id="7612" w:author="哲均 宋" w:date="2019-08-16T15:32:00Z"/>
        </w:rPr>
      </w:pPr>
      <w:del w:id="7613" w:author="Seongeun Woo" w:date="2016-07-07T09:41:00Z">
        <w:r w:rsidRPr="00D72130" w:rsidDel="00AF2D98">
          <w:rPr>
            <w:rFonts w:hint="eastAsia"/>
          </w:rPr>
          <w:delText>商品のコードは、</w:delText>
        </w:r>
        <w:r w:rsidRPr="00D72130" w:rsidDel="00AF2D98">
          <w:delText>OBJ_MAIN</w:delText>
        </w:r>
        <w:r w:rsidRPr="00D72130" w:rsidDel="00AF2D98">
          <w:rPr>
            <w:rFonts w:hint="eastAsia"/>
          </w:rPr>
          <w:delText>テーブルの</w:delText>
        </w:r>
        <w:r w:rsidRPr="00D72130" w:rsidDel="00AF2D98">
          <w:delText>BIZCODE</w:delText>
        </w:r>
        <w:r w:rsidRPr="00D72130" w:rsidDel="00AF2D98">
          <w:rPr>
            <w:rFonts w:hint="eastAsia"/>
          </w:rPr>
          <w:delText>カラムに保存される。そのため、</w:delText>
        </w:r>
      </w:del>
      <w:del w:id="7614" w:author="哲均 宋" w:date="2019-08-16T15:23:00Z">
        <w:r w:rsidRPr="00D72130" w:rsidDel="001C2A91">
          <w:rPr>
            <w:rFonts w:hint="eastAsia"/>
          </w:rPr>
          <w:delText>特定コードの商品</w:delText>
        </w:r>
      </w:del>
      <w:ins w:id="7615" w:author="Seongeun Woo" w:date="2016-07-07T09:41:00Z">
        <w:del w:id="7616" w:author="哲均 宋" w:date="2019-08-16T15:23:00Z">
          <w:r w:rsidR="00AF2D98" w:rsidRPr="00D72130" w:rsidDel="001C2A91">
            <w:rPr>
              <w:rFonts w:hint="eastAsia"/>
            </w:rPr>
            <w:delText>の場合、</w:delText>
          </w:r>
          <w:r w:rsidR="00AF2D98" w:rsidRPr="00D72130" w:rsidDel="001C2A91">
            <w:delText>OBJ_MAIN</w:delText>
          </w:r>
          <w:r w:rsidR="00AF2D98" w:rsidRPr="00D72130" w:rsidDel="001C2A91">
            <w:rPr>
              <w:rFonts w:hint="eastAsia"/>
            </w:rPr>
            <w:delText>テーブルの</w:delText>
          </w:r>
        </w:del>
      </w:ins>
      <w:del w:id="7617" w:author="哲均 宋" w:date="2019-08-16T15:23:00Z">
        <w:r w:rsidRPr="00D72130" w:rsidDel="001C2A91">
          <w:rPr>
            <w:rFonts w:hint="eastAsia"/>
          </w:rPr>
          <w:delText>を照会するために</w:delText>
        </w:r>
        <w:r w:rsidRPr="00D72130" w:rsidDel="001C2A91">
          <w:delText>BIZCODE</w:delText>
        </w:r>
        <w:r w:rsidRPr="00D72130" w:rsidDel="001C2A91">
          <w:rPr>
            <w:rFonts w:hint="eastAsia"/>
          </w:rPr>
          <w:delText>に</w:delText>
        </w:r>
      </w:del>
      <w:del w:id="7618" w:author="哲均 宋" w:date="2019-08-16T15:10:00Z">
        <w:r w:rsidRPr="00D72130" w:rsidDel="00BE59E9">
          <w:rPr>
            <w:rFonts w:hint="eastAsia"/>
          </w:rPr>
          <w:delText>条件節</w:delText>
        </w:r>
      </w:del>
      <w:del w:id="7619" w:author="哲均 宋" w:date="2019-08-16T15:23:00Z">
        <w:r w:rsidRPr="00D72130" w:rsidDel="001C2A91">
          <w:rPr>
            <w:rFonts w:hint="eastAsia"/>
          </w:rPr>
          <w:delText>を作成する必要がある。</w:delText>
        </w:r>
      </w:del>
      <w:ins w:id="7620" w:author="哲均 宋" w:date="2019-08-16T15:23:00Z">
        <w:r w:rsidR="001C2A91" w:rsidRPr="001C2A91">
          <w:t>Specify the product code in BIZCODE of the OBJ_MAIN table</w:t>
        </w:r>
      </w:ins>
    </w:p>
    <w:p w14:paraId="1027AC41" w14:textId="5D07E12D" w:rsidR="00FF1293" w:rsidRDefault="00FF1293">
      <w:pPr>
        <w:pStyle w:val="a0"/>
        <w:numPr>
          <w:ilvl w:val="0"/>
          <w:numId w:val="0"/>
        </w:numPr>
        <w:wordWrap/>
        <w:ind w:left="714"/>
        <w:jc w:val="left"/>
        <w:rPr>
          <w:ins w:id="7621" w:author="哲均 宋" w:date="2019-08-16T15:32:00Z"/>
        </w:rPr>
      </w:pPr>
    </w:p>
    <w:p w14:paraId="12565198" w14:textId="53BCEDB9" w:rsidR="00FF1293" w:rsidRDefault="00FF1293">
      <w:pPr>
        <w:pStyle w:val="a0"/>
        <w:numPr>
          <w:ilvl w:val="0"/>
          <w:numId w:val="0"/>
        </w:numPr>
        <w:wordWrap/>
        <w:ind w:left="714"/>
        <w:jc w:val="left"/>
        <w:rPr>
          <w:ins w:id="7622" w:author="哲均 宋" w:date="2019-08-19T12:48:00Z"/>
        </w:rPr>
      </w:pPr>
    </w:p>
    <w:p w14:paraId="11F8AA8D" w14:textId="77777777" w:rsidR="00A318AB" w:rsidRDefault="00A318AB">
      <w:pPr>
        <w:pStyle w:val="a0"/>
        <w:numPr>
          <w:ilvl w:val="0"/>
          <w:numId w:val="0"/>
        </w:numPr>
        <w:wordWrap/>
        <w:ind w:left="714"/>
        <w:jc w:val="left"/>
        <w:rPr>
          <w:ins w:id="7623" w:author="哲均 宋" w:date="2019-08-16T15:32:00Z"/>
          <w:rFonts w:hint="eastAsia"/>
        </w:rPr>
      </w:pPr>
    </w:p>
    <w:p w14:paraId="3AE3E45F" w14:textId="4D82927A" w:rsidR="00A318AB" w:rsidRPr="00ED175E" w:rsidRDefault="00A318AB" w:rsidP="00A318AB">
      <w:pPr>
        <w:pStyle w:val="20"/>
        <w:wordWrap/>
        <w:rPr>
          <w:ins w:id="7624" w:author="哲均 宋" w:date="2019-08-19T12:48:00Z"/>
        </w:rPr>
      </w:pPr>
      <w:bookmarkStart w:id="7625" w:name="_Toc17112126"/>
      <w:ins w:id="7626" w:author="哲均 宋" w:date="2019-08-19T12:49:00Z">
        <w:r>
          <w:t>Query</w:t>
        </w:r>
        <w:r w:rsidRPr="001C2A91">
          <w:t xml:space="preserve"> products with a specific </w:t>
        </w:r>
        <w:r>
          <w:t>name</w:t>
        </w:r>
      </w:ins>
      <w:bookmarkEnd w:id="7625"/>
    </w:p>
    <w:p w14:paraId="7C9816C8" w14:textId="308BDF61" w:rsidR="0096549F" w:rsidRPr="00D72130" w:rsidDel="00FF1293" w:rsidRDefault="0096549F" w:rsidP="00EA1D3F">
      <w:pPr>
        <w:pStyle w:val="20"/>
        <w:rPr>
          <w:del w:id="7627" w:author="哲均 宋" w:date="2019-08-16T15:32:00Z"/>
        </w:rPr>
        <w:pPrChange w:id="7628" w:author="哲均 宋" w:date="2019-08-16T15:32:00Z">
          <w:pPr>
            <w:pStyle w:val="a0"/>
            <w:numPr>
              <w:numId w:val="0"/>
            </w:numPr>
            <w:ind w:leftChars="0" w:left="812" w:firstLine="0"/>
          </w:pPr>
        </w:pPrChange>
      </w:pPr>
      <w:del w:id="7629" w:author="哲均 宋" w:date="2019-08-16T15:32:00Z">
        <w:r w:rsidRPr="00D72130" w:rsidDel="00FF1293">
          <w:br w:type="page"/>
        </w:r>
      </w:del>
    </w:p>
    <w:p w14:paraId="71AF0145" w14:textId="2D5CF5AD" w:rsidR="0096549F" w:rsidRPr="00ED175E" w:rsidDel="00A318AB" w:rsidRDefault="0096549F" w:rsidP="00FF1293">
      <w:pPr>
        <w:pStyle w:val="20"/>
        <w:rPr>
          <w:del w:id="7630" w:author="哲均 宋" w:date="2019-08-19T12:49:00Z"/>
          <w:rFonts w:hint="eastAsia"/>
        </w:rPr>
        <w:pPrChange w:id="7631" w:author="哲均 宋" w:date="2019-08-16T15:32:00Z">
          <w:pPr>
            <w:pStyle w:val="20"/>
          </w:pPr>
        </w:pPrChange>
      </w:pPr>
      <w:bookmarkStart w:id="7632" w:name="_Toc434858370"/>
      <w:bookmarkStart w:id="7633" w:name="_Toc445716757"/>
      <w:del w:id="7634" w:author="哲均 宋" w:date="2019-08-16T15:24:00Z">
        <w:r w:rsidRPr="00ED175E" w:rsidDel="001C2A91">
          <w:rPr>
            <w:rFonts w:hint="eastAsia"/>
          </w:rPr>
          <w:delText>特定名称商品の照会</w:delText>
        </w:r>
      </w:del>
      <w:bookmarkEnd w:id="7632"/>
      <w:bookmarkEnd w:id="7633"/>
    </w:p>
    <w:p w14:paraId="61D0B5C4" w14:textId="6E3C9B30" w:rsidR="0096549F" w:rsidRPr="00ED175E" w:rsidDel="00FF1293" w:rsidRDefault="00AF2D98" w:rsidP="00192566">
      <w:pPr>
        <w:pStyle w:val="50"/>
        <w:wordWrap/>
        <w:ind w:left="601"/>
        <w:jc w:val="left"/>
        <w:rPr>
          <w:del w:id="7635" w:author="哲均 宋" w:date="2019-08-16T15:32:00Z"/>
        </w:rPr>
        <w:pPrChange w:id="7636" w:author="Seongeun Woo" w:date="2016-10-13T18:44:00Z">
          <w:pPr>
            <w:pStyle w:val="50"/>
            <w:ind w:left="601"/>
          </w:pPr>
        </w:pPrChange>
      </w:pPr>
      <w:ins w:id="7637" w:author="Seongeun Woo" w:date="2016-07-07T09:42:00Z">
        <w:del w:id="7638" w:author="哲均 宋" w:date="2019-08-16T15:27:00Z">
          <w:r w:rsidRPr="00ED175E" w:rsidDel="00D51DC7">
            <w:rPr>
              <w:rFonts w:hint="eastAsia"/>
            </w:rPr>
            <w:delText>詳細類型が</w:delText>
          </w:r>
        </w:del>
      </w:ins>
      <w:del w:id="7639" w:author="哲均 宋" w:date="2019-08-16T15:27:00Z">
        <w:r w:rsidR="0096549F" w:rsidRPr="00ED175E" w:rsidDel="00D51DC7">
          <w:rPr>
            <w:rFonts w:hint="eastAsia"/>
          </w:rPr>
          <w:delText>自動車</w:delText>
        </w:r>
      </w:del>
      <w:ins w:id="7640" w:author="Seongeun Woo" w:date="2016-07-07T09:43:00Z">
        <w:del w:id="7641" w:author="哲均 宋" w:date="2019-08-16T15:27:00Z">
          <w:r w:rsidRPr="00ED175E" w:rsidDel="00D51DC7">
            <w:rPr>
              <w:rFonts w:hint="eastAsia"/>
            </w:rPr>
            <w:delText>である</w:delText>
          </w:r>
        </w:del>
      </w:ins>
      <w:del w:id="7642" w:author="哲均 宋" w:date="2019-08-16T15:27:00Z">
        <w:r w:rsidR="0096549F" w:rsidRPr="00ED175E" w:rsidDel="00D51DC7">
          <w:rPr>
            <w:rFonts w:hint="eastAsia"/>
          </w:rPr>
          <w:delText>商品の中で特定名称</w:delText>
        </w:r>
      </w:del>
      <w:ins w:id="7643" w:author="Seongeun Woo" w:date="2016-07-07T09:43:00Z">
        <w:del w:id="7644" w:author="哲均 宋" w:date="2019-08-16T15:27:00Z">
          <w:r w:rsidRPr="00ED175E" w:rsidDel="00D51DC7">
            <w:rPr>
              <w:rFonts w:hint="eastAsia"/>
            </w:rPr>
            <w:delText>が</w:delText>
          </w:r>
          <w:r w:rsidRPr="00ED175E" w:rsidDel="00D51DC7">
            <w:delText>'</w:delText>
          </w:r>
          <w:r w:rsidRPr="00ED175E" w:rsidDel="00D51DC7">
            <w:rPr>
              <w:rFonts w:hint="eastAsia"/>
            </w:rPr>
            <w:delText>個人</w:delText>
          </w:r>
          <w:r w:rsidRPr="00ED175E" w:rsidDel="00D51DC7">
            <w:delText>'</w:delText>
          </w:r>
        </w:del>
      </w:ins>
      <w:ins w:id="7645" w:author="user" w:date="2016-09-30T03:47:00Z">
        <w:del w:id="7646" w:author="哲均 宋" w:date="2019-08-16T15:27:00Z">
          <w:r w:rsidR="00006CA7" w:rsidDel="00D51DC7">
            <w:rPr>
              <w:rFonts w:hint="eastAsia"/>
            </w:rPr>
            <w:delText>で</w:delText>
          </w:r>
        </w:del>
      </w:ins>
      <w:ins w:id="7647" w:author="Seongeun Woo" w:date="2016-07-07T09:44:00Z">
        <w:del w:id="7648" w:author="哲均 宋" w:date="2019-08-16T15:27:00Z">
          <w:r w:rsidRPr="00FF1293" w:rsidDel="00D51DC7">
            <w:rPr>
              <w:rFonts w:hint="eastAsia"/>
              <w:rPrChange w:id="7649" w:author="哲均 宋" w:date="2019-08-16T15:32:00Z">
                <w:rPr>
                  <w:rFonts w:ascii="BatangChe" w:eastAsiaTheme="minorEastAsia" w:hAnsi="BatangChe" w:cs="BatangChe" w:hint="eastAsia"/>
                </w:rPr>
              </w:rPrChange>
            </w:rPr>
            <w:delText>と始まる</w:delText>
          </w:r>
        </w:del>
      </w:ins>
      <w:del w:id="7650" w:author="哲均 宋" w:date="2019-08-16T15:27:00Z">
        <w:r w:rsidR="0096549F" w:rsidRPr="00ED175E" w:rsidDel="00D51DC7">
          <w:rPr>
            <w:rFonts w:hint="eastAsia"/>
          </w:rPr>
          <w:delText>の商品を照会する</w:delText>
        </w:r>
        <w:r w:rsidR="0096549F" w:rsidRPr="00ED175E" w:rsidDel="00D51DC7">
          <w:delText>SQL</w:delText>
        </w:r>
        <w:r w:rsidR="0096549F" w:rsidRPr="00ED175E" w:rsidDel="00D51DC7">
          <w:rPr>
            <w:rFonts w:hint="eastAsia"/>
          </w:rPr>
          <w:delText>である。</w:delText>
        </w:r>
      </w:del>
      <w:ins w:id="7651" w:author="哲均 宋" w:date="2019-08-16T15:26:00Z">
        <w:r w:rsidR="00D51DC7" w:rsidRPr="00D51DC7">
          <w:t>SQL to query products whose name starts with 'Personal'</w:t>
        </w:r>
      </w:ins>
      <w:ins w:id="7652" w:author="哲均 宋" w:date="2019-08-16T15:25:00Z">
        <w:r w:rsidR="00D51DC7" w:rsidRPr="001C2A91">
          <w:t xml:space="preserve"> among products whose </w:t>
        </w:r>
        <w:r w:rsidR="00D51DC7">
          <w:t>semi-Type</w:t>
        </w:r>
        <w:r w:rsidR="00D51DC7" w:rsidRPr="001C2A91">
          <w:t xml:space="preserve"> type is </w:t>
        </w:r>
        <w:r w:rsidR="00D51DC7">
          <w:t>“Car”.</w:t>
        </w:r>
      </w:ins>
    </w:p>
    <w:p w14:paraId="1EDA0A3B" w14:textId="791CDAC9" w:rsidR="0096549F" w:rsidRPr="00ED175E" w:rsidDel="00FF1293" w:rsidRDefault="0096549F" w:rsidP="00192566">
      <w:pPr>
        <w:pStyle w:val="50"/>
        <w:wordWrap/>
        <w:ind w:left="601"/>
        <w:jc w:val="left"/>
        <w:rPr>
          <w:del w:id="7653" w:author="哲均 宋" w:date="2019-08-16T15:33:00Z"/>
        </w:rPr>
        <w:pPrChange w:id="7654" w:author="Seongeun Woo" w:date="2016-10-13T18:44:00Z">
          <w:pPr>
            <w:pStyle w:val="-8"/>
            <w:ind w:left="812"/>
          </w:pPr>
        </w:pPrChange>
      </w:pPr>
    </w:p>
    <w:p w14:paraId="09476267" w14:textId="50064F5C" w:rsidR="00A74A8C" w:rsidRPr="00FF1293" w:rsidRDefault="00A74A8C" w:rsidP="00FF1293">
      <w:pPr>
        <w:pStyle w:val="50"/>
        <w:wordWrap/>
        <w:ind w:left="601"/>
        <w:jc w:val="left"/>
        <w:rPr>
          <w:ins w:id="7655" w:author="哲均 宋" w:date="2019-08-16T15:33:00Z"/>
          <w:lang w:eastAsia="zh-CN"/>
          <w:rPrChange w:id="7656" w:author="哲均 宋" w:date="2019-08-16T15:33:00Z">
            <w:rPr>
              <w:ins w:id="7657" w:author="哲均 宋" w:date="2019-08-16T15:33:00Z"/>
              <w:b/>
              <w:bCs/>
              <w:lang w:eastAsia="zh-CN"/>
            </w:rPr>
          </w:rPrChange>
        </w:rPr>
      </w:pPr>
      <w:del w:id="7658" w:author="哲均 宋" w:date="2019-08-16T15:33:00Z">
        <w:r w:rsidRPr="00ED175E" w:rsidDel="00FF1293">
          <w:delText xml:space="preserve"> </w:delText>
        </w:r>
      </w:del>
      <w:del w:id="7659" w:author="哲均 宋" w:date="2019-08-16T08:55:00Z">
        <w:r w:rsidRPr="00ED175E" w:rsidDel="003566B2">
          <w:rPr>
            <w:lang w:eastAsia="zh-CN"/>
          </w:rPr>
          <w:delText>[</w:delText>
        </w:r>
        <w:r w:rsidRPr="00ED175E" w:rsidDel="003566B2">
          <w:rPr>
            <w:rFonts w:hint="eastAsia"/>
            <w:lang w:eastAsia="zh-CN"/>
          </w:rPr>
          <w:delText>表</w:delText>
        </w:r>
      </w:del>
      <w:del w:id="7660" w:author="哲均 宋" w:date="2019-08-16T15:33:00Z">
        <w:r w:rsidRPr="00ED175E" w:rsidDel="00FF1293">
          <w:rPr>
            <w:lang w:eastAsia="zh-CN"/>
          </w:rPr>
          <w:delText xml:space="preserve"> </w:delText>
        </w:r>
        <w:r w:rsidRPr="0073721B" w:rsidDel="00FF1293">
          <w:fldChar w:fldCharType="begin"/>
        </w:r>
        <w:r w:rsidRPr="00ED175E" w:rsidDel="00FF1293">
          <w:rPr>
            <w:lang w:eastAsia="zh-CN"/>
          </w:rPr>
          <w:delInstrText xml:space="preserve"> SEQ [</w:delInstrText>
        </w:r>
        <w:r w:rsidRPr="00ED175E" w:rsidDel="00FF1293">
          <w:rPr>
            <w:rFonts w:hint="eastAsia"/>
            <w:lang w:eastAsia="zh-CN"/>
          </w:rPr>
          <w:delInstrText>表</w:delInstrText>
        </w:r>
        <w:r w:rsidRPr="00ED175E" w:rsidDel="00FF1293">
          <w:rPr>
            <w:lang w:eastAsia="zh-CN"/>
          </w:rPr>
          <w:delInstrText xml:space="preserve"> \* ARABIC </w:delInstrText>
        </w:r>
        <w:r w:rsidRPr="0073721B" w:rsidDel="00FF1293">
          <w:fldChar w:fldCharType="separate"/>
        </w:r>
        <w:r w:rsidR="00D76249" w:rsidDel="00FF1293">
          <w:rPr>
            <w:noProof/>
            <w:lang w:eastAsia="zh-CN"/>
          </w:rPr>
          <w:delText>29</w:delText>
        </w:r>
        <w:r w:rsidRPr="0073721B" w:rsidDel="00FF1293">
          <w:fldChar w:fldCharType="end"/>
        </w:r>
        <w:r w:rsidRPr="00ED175E" w:rsidDel="00FF1293">
          <w:rPr>
            <w:lang w:eastAsia="zh-CN"/>
          </w:rPr>
          <w:delText xml:space="preserve"> </w:delText>
        </w:r>
      </w:del>
      <w:del w:id="7661" w:author="哲均 宋" w:date="2019-08-16T15:27:00Z">
        <w:r w:rsidRPr="00ED175E" w:rsidDel="00D51DC7">
          <w:rPr>
            <w:rFonts w:hint="eastAsia"/>
            <w:lang w:eastAsia="zh-CN"/>
          </w:rPr>
          <w:delText>特定名称商品照会</w:delText>
        </w:r>
        <w:r w:rsidRPr="00ED175E" w:rsidDel="00D51DC7">
          <w:rPr>
            <w:lang w:eastAsia="zh-CN"/>
          </w:rPr>
          <w:delText>SQL</w:delText>
        </w:r>
      </w:del>
      <w:del w:id="7662" w:author="哲均 宋" w:date="2019-08-16T15:33:00Z">
        <w:r w:rsidRPr="00ED175E" w:rsidDel="00FF1293">
          <w:rPr>
            <w:lang w:eastAsia="zh-CN"/>
          </w:rPr>
          <w:delText>]</w:delText>
        </w:r>
      </w:del>
    </w:p>
    <w:p w14:paraId="1D1F55E4" w14:textId="77777777" w:rsidR="00FF1293" w:rsidRPr="00ED175E" w:rsidRDefault="00FF1293" w:rsidP="00FF1293">
      <w:pPr>
        <w:pStyle w:val="50"/>
        <w:numPr>
          <w:ilvl w:val="0"/>
          <w:numId w:val="0"/>
        </w:numPr>
        <w:wordWrap/>
        <w:ind w:left="198"/>
        <w:jc w:val="left"/>
        <w:rPr>
          <w:lang w:eastAsia="zh-CN"/>
        </w:rPr>
        <w:pPrChange w:id="7663" w:author="哲均 宋" w:date="2019-08-16T15:33:00Z">
          <w:pPr>
            <w:pStyle w:val="af6"/>
            <w:keepNext/>
          </w:pPr>
        </w:pPrChange>
      </w:pPr>
    </w:p>
    <w:tbl>
      <w:tblPr>
        <w:tblStyle w:val="af5"/>
        <w:tblW w:w="0" w:type="auto"/>
        <w:tblInd w:w="108" w:type="dxa"/>
        <w:tblLook w:val="04A0" w:firstRow="1" w:lastRow="0" w:firstColumn="1" w:lastColumn="0" w:noHBand="0" w:noVBand="1"/>
      </w:tblPr>
      <w:tblGrid>
        <w:gridCol w:w="9407"/>
      </w:tblGrid>
      <w:tr w:rsidR="0096549F" w:rsidRPr="00ED175E" w14:paraId="114F31AD" w14:textId="77777777" w:rsidTr="00A74A8C">
        <w:tc>
          <w:tcPr>
            <w:tcW w:w="9407" w:type="dxa"/>
          </w:tcPr>
          <w:p w14:paraId="4D3256E5" w14:textId="77777777" w:rsidR="0096549F" w:rsidRPr="00ED175E" w:rsidRDefault="0096549F">
            <w:pPr>
              <w:pStyle w:val="afb"/>
              <w:autoSpaceDE w:val="0"/>
              <w:autoSpaceDN w:val="0"/>
              <w:pPrChange w:id="7664" w:author="Seongeun Woo" w:date="2016-10-13T18:44:00Z">
                <w:pPr>
                  <w:pStyle w:val="afb"/>
                </w:pPr>
              </w:pPrChange>
            </w:pPr>
            <w:r w:rsidRPr="00ED175E">
              <w:t>SELECT SID, BIZCODE, OBJ_NAME, VF_DT, VT_DT</w:t>
            </w:r>
          </w:p>
          <w:p w14:paraId="1F3C619D" w14:textId="77777777" w:rsidR="0096549F" w:rsidRPr="00ED175E" w:rsidRDefault="0096549F">
            <w:pPr>
              <w:pStyle w:val="afb"/>
              <w:autoSpaceDE w:val="0"/>
              <w:autoSpaceDN w:val="0"/>
              <w:pPrChange w:id="7665" w:author="Seongeun Woo" w:date="2016-10-13T18:44:00Z">
                <w:pPr>
                  <w:pStyle w:val="afb"/>
                </w:pPr>
              </w:pPrChange>
            </w:pPr>
            <w:r w:rsidRPr="00ED175E">
              <w:t xml:space="preserve">  FROM OBJ_MAIN</w:t>
            </w:r>
          </w:p>
          <w:p w14:paraId="6A799661" w14:textId="77777777" w:rsidR="0096549F" w:rsidRPr="00ED175E" w:rsidRDefault="0096549F">
            <w:pPr>
              <w:pStyle w:val="afb"/>
              <w:autoSpaceDE w:val="0"/>
              <w:autoSpaceDN w:val="0"/>
              <w:pPrChange w:id="7666" w:author="Seongeun Woo" w:date="2016-10-13T18:44:00Z">
                <w:pPr>
                  <w:pStyle w:val="afb"/>
                </w:pPr>
              </w:pPrChange>
            </w:pPr>
            <w:r w:rsidRPr="00ED175E">
              <w:t>WHERE TYPEID = 902</w:t>
            </w:r>
          </w:p>
          <w:p w14:paraId="558AF8FA" w14:textId="575DBF28" w:rsidR="0096549F" w:rsidRPr="00ED175E" w:rsidRDefault="0096549F">
            <w:pPr>
              <w:pStyle w:val="afb"/>
              <w:autoSpaceDE w:val="0"/>
              <w:autoSpaceDN w:val="0"/>
              <w:pPrChange w:id="7667" w:author="Seongeun Woo" w:date="2016-10-13T18:44:00Z">
                <w:pPr>
                  <w:pStyle w:val="afb"/>
                </w:pPr>
              </w:pPrChange>
            </w:pPr>
            <w:r w:rsidRPr="00ED175E">
              <w:t xml:space="preserve">    AND OBJ_NAME LIKE '</w:t>
            </w:r>
            <w:del w:id="7668" w:author="哲均 宋" w:date="2019-08-16T15:28:00Z">
              <w:r w:rsidRPr="00ED175E" w:rsidDel="00D51DC7">
                <w:rPr>
                  <w:rFonts w:hint="eastAsia"/>
                </w:rPr>
                <w:delText>個人</w:delText>
              </w:r>
            </w:del>
            <w:ins w:id="7669" w:author="哲均 宋" w:date="2019-08-16T15:28:00Z">
              <w:r w:rsidR="00D51DC7">
                <w:rPr>
                  <w:rFonts w:hint="eastAsia"/>
                </w:rPr>
                <w:t>P</w:t>
              </w:r>
              <w:r w:rsidR="00D51DC7">
                <w:t>ersonal</w:t>
              </w:r>
            </w:ins>
            <w:r w:rsidRPr="00ED175E">
              <w:rPr>
                <w:rFonts w:asciiTheme="majorHAnsi" w:hAnsiTheme="majorHAnsi" w:cstheme="majorHAnsi"/>
              </w:rPr>
              <w:t>%</w:t>
            </w:r>
            <w:r w:rsidRPr="00ED175E">
              <w:t>'</w:t>
            </w:r>
          </w:p>
          <w:p w14:paraId="4F7E84AF" w14:textId="77777777" w:rsidR="0096549F" w:rsidRPr="00ED175E" w:rsidRDefault="0096549F">
            <w:pPr>
              <w:pStyle w:val="afb"/>
              <w:autoSpaceDE w:val="0"/>
              <w:autoSpaceDN w:val="0"/>
              <w:pPrChange w:id="7670" w:author="Seongeun Woo" w:date="2016-10-13T18:44:00Z">
                <w:pPr>
                  <w:pStyle w:val="afb"/>
                </w:pPr>
              </w:pPrChange>
            </w:pPr>
            <w:r w:rsidRPr="00ED175E">
              <w:t xml:space="preserve">    AND END_DT = '99991231'</w:t>
            </w:r>
          </w:p>
          <w:p w14:paraId="43B4FCB3" w14:textId="77777777" w:rsidR="0096549F" w:rsidRPr="00ED175E" w:rsidRDefault="0096549F">
            <w:pPr>
              <w:pStyle w:val="afb"/>
              <w:autoSpaceDE w:val="0"/>
              <w:autoSpaceDN w:val="0"/>
              <w:pPrChange w:id="7671" w:author="Seongeun Woo" w:date="2016-10-13T18:44:00Z">
                <w:pPr>
                  <w:pStyle w:val="afb"/>
                </w:pPr>
              </w:pPrChange>
            </w:pPr>
            <w:r w:rsidRPr="00ED175E">
              <w:t>ORDER BY BIZCODE</w:t>
            </w:r>
          </w:p>
        </w:tc>
      </w:tr>
    </w:tbl>
    <w:p w14:paraId="26317ABD" w14:textId="77777777" w:rsidR="0096549F" w:rsidRPr="00ED175E" w:rsidRDefault="0096549F">
      <w:pPr>
        <w:pStyle w:val="-00"/>
        <w:wordWrap/>
        <w:pPrChange w:id="7672" w:author="Seongeun Woo" w:date="2016-10-13T18:44:00Z">
          <w:pPr>
            <w:pStyle w:val="-00"/>
          </w:pPr>
        </w:pPrChange>
      </w:pPr>
    </w:p>
    <w:p w14:paraId="533E63AD" w14:textId="733DD7E6" w:rsidR="0096549F" w:rsidRDefault="00D51DC7">
      <w:pPr>
        <w:pStyle w:val="50"/>
        <w:wordWrap/>
        <w:ind w:left="601"/>
        <w:rPr>
          <w:ins w:id="7673" w:author="InnoRules" w:date="2016-10-11T09:51:00Z"/>
        </w:rPr>
        <w:pPrChange w:id="7674" w:author="Seongeun Woo" w:date="2016-10-13T18:44:00Z">
          <w:pPr>
            <w:pStyle w:val="50"/>
            <w:ind w:left="601"/>
          </w:pPr>
        </w:pPrChange>
      </w:pPr>
      <w:ins w:id="7675" w:author="哲均 宋" w:date="2019-08-16T15:28:00Z">
        <w:r>
          <w:rPr>
            <w:rFonts w:hint="eastAsia"/>
          </w:rPr>
          <w:t>R</w:t>
        </w:r>
        <w:r>
          <w:t>esult</w:t>
        </w:r>
      </w:ins>
      <w:del w:id="7676" w:author="哲均 宋" w:date="2019-08-16T15:28:00Z">
        <w:r w:rsidR="0096549F" w:rsidRPr="00ED175E" w:rsidDel="00D51DC7">
          <w:rPr>
            <w:rFonts w:hint="eastAsia"/>
          </w:rPr>
          <w:delText>結果</w:delText>
        </w:r>
      </w:del>
    </w:p>
    <w:p w14:paraId="788E9E8D" w14:textId="562EBAA8" w:rsidR="00EE7C0C" w:rsidRPr="00ED175E" w:rsidDel="00FF1293" w:rsidRDefault="00EE7C0C">
      <w:pPr>
        <w:pStyle w:val="50"/>
        <w:numPr>
          <w:ilvl w:val="0"/>
          <w:numId w:val="0"/>
        </w:numPr>
        <w:wordWrap/>
        <w:ind w:left="599"/>
        <w:rPr>
          <w:del w:id="7677" w:author="哲均 宋" w:date="2019-08-16T15:33:00Z"/>
        </w:rPr>
        <w:pPrChange w:id="7678" w:author="Seongeun Woo" w:date="2016-10-13T18:44:00Z">
          <w:pPr>
            <w:pStyle w:val="50"/>
            <w:ind w:left="601"/>
          </w:pPr>
        </w:pPrChange>
      </w:pPr>
    </w:p>
    <w:p w14:paraId="1DA291CD" w14:textId="5BE13525" w:rsidR="00A74A8C" w:rsidRPr="00ED175E" w:rsidRDefault="00A74A8C">
      <w:pPr>
        <w:pStyle w:val="af6"/>
        <w:keepNext/>
        <w:autoSpaceDE w:val="0"/>
        <w:autoSpaceDN w:val="0"/>
        <w:pPrChange w:id="7679" w:author="Seongeun Woo" w:date="2016-10-13T18:44:00Z">
          <w:pPr>
            <w:pStyle w:val="af6"/>
            <w:keepNext/>
          </w:pPr>
        </w:pPrChange>
      </w:pPr>
      <w:del w:id="7680" w:author="哲均 宋" w:date="2019-08-16T15:33:00Z">
        <w:r w:rsidRPr="00ED175E" w:rsidDel="00FF1293">
          <w:delText xml:space="preserve"> </w:delText>
        </w:r>
      </w:del>
      <w:del w:id="7681" w:author="哲均 宋" w:date="2019-08-16T08:55:00Z">
        <w:r w:rsidRPr="00ED175E" w:rsidDel="003566B2">
          <w:delText>[</w:delText>
        </w:r>
        <w:r w:rsidRPr="00ED175E" w:rsidDel="003566B2">
          <w:rPr>
            <w:rFonts w:hint="eastAsia"/>
          </w:rPr>
          <w:delText>表</w:delText>
        </w:r>
      </w:del>
      <w:del w:id="7682" w:author="哲均 宋" w:date="2019-08-16T15:33:00Z">
        <w:r w:rsidRPr="00ED175E" w:rsidDel="00FF1293">
          <w:delText xml:space="preserve"> </w:delText>
        </w:r>
        <w:r w:rsidRPr="0073721B" w:rsidDel="00FF1293">
          <w:fldChar w:fldCharType="begin"/>
        </w:r>
        <w:r w:rsidRPr="00ED175E" w:rsidDel="00FF1293">
          <w:delInstrText xml:space="preserve"> SEQ [</w:delInstrText>
        </w:r>
        <w:r w:rsidRPr="00ED175E" w:rsidDel="00FF1293">
          <w:rPr>
            <w:rFonts w:hint="eastAsia"/>
          </w:rPr>
          <w:delInstrText>表</w:delInstrText>
        </w:r>
        <w:r w:rsidRPr="00ED175E" w:rsidDel="00FF1293">
          <w:delInstrText xml:space="preserve"> \* ARABIC </w:delInstrText>
        </w:r>
        <w:r w:rsidRPr="0073721B" w:rsidDel="00FF1293">
          <w:fldChar w:fldCharType="separate"/>
        </w:r>
        <w:r w:rsidR="00D76249" w:rsidDel="00FF1293">
          <w:rPr>
            <w:noProof/>
          </w:rPr>
          <w:delText>30</w:delText>
        </w:r>
        <w:r w:rsidRPr="0073721B" w:rsidDel="00FF1293">
          <w:fldChar w:fldCharType="end"/>
        </w:r>
        <w:r w:rsidRPr="00ED175E" w:rsidDel="00FF1293">
          <w:delText xml:space="preserve"> </w:delText>
        </w:r>
        <w:r w:rsidRPr="00ED175E" w:rsidDel="00FF1293">
          <w:rPr>
            <w:rFonts w:hint="eastAsia"/>
          </w:rPr>
          <w:delText>特定名称商品照会の結果</w:delText>
        </w:r>
        <w:r w:rsidRPr="00ED175E" w:rsidDel="00FF1293">
          <w:delText>]</w:delText>
        </w:r>
      </w:del>
    </w:p>
    <w:tbl>
      <w:tblPr>
        <w:tblW w:w="9498" w:type="dxa"/>
        <w:tblInd w:w="99" w:type="dxa"/>
        <w:tblLayout w:type="fixed"/>
        <w:tblCellMar>
          <w:left w:w="99" w:type="dxa"/>
          <w:right w:w="99" w:type="dxa"/>
        </w:tblCellMar>
        <w:tblLook w:val="04A0" w:firstRow="1" w:lastRow="0" w:firstColumn="1" w:lastColumn="0" w:noHBand="0" w:noVBand="1"/>
        <w:tblPrChange w:id="7683" w:author="哲均 宋" w:date="2019-08-16T15:34:00Z">
          <w:tblPr>
            <w:tblW w:w="9498" w:type="dxa"/>
            <w:tblInd w:w="99" w:type="dxa"/>
            <w:tblLayout w:type="fixed"/>
            <w:tblCellMar>
              <w:left w:w="99" w:type="dxa"/>
              <w:right w:w="99" w:type="dxa"/>
            </w:tblCellMar>
            <w:tblLook w:val="04A0" w:firstRow="1" w:lastRow="0" w:firstColumn="1" w:lastColumn="0" w:noHBand="0" w:noVBand="1"/>
          </w:tblPr>
        </w:tblPrChange>
      </w:tblPr>
      <w:tblGrid>
        <w:gridCol w:w="1814"/>
        <w:gridCol w:w="1447"/>
        <w:gridCol w:w="2465"/>
        <w:gridCol w:w="1956"/>
        <w:gridCol w:w="1816"/>
        <w:tblGridChange w:id="7684">
          <w:tblGrid>
            <w:gridCol w:w="1814"/>
            <w:gridCol w:w="1956"/>
            <w:gridCol w:w="1956"/>
            <w:gridCol w:w="1956"/>
            <w:gridCol w:w="1816"/>
          </w:tblGrid>
        </w:tblGridChange>
      </w:tblGrid>
      <w:tr w:rsidR="0096549F" w:rsidRPr="00ED175E" w14:paraId="62441055" w14:textId="77777777" w:rsidTr="00FF1293">
        <w:trPr>
          <w:trHeight w:val="255"/>
          <w:trPrChange w:id="7685" w:author="哲均 宋" w:date="2019-08-16T15:34:00Z">
            <w:trPr>
              <w:trHeight w:val="255"/>
            </w:trPr>
          </w:trPrChange>
        </w:trPr>
        <w:tc>
          <w:tcPr>
            <w:tcW w:w="1814"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7686" w:author="哲均 宋" w:date="2019-08-16T15:34:00Z">
              <w:tcPr>
                <w:tcW w:w="1814"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00524A85" w14:textId="77777777" w:rsidR="0096549F" w:rsidRPr="00ED175E" w:rsidRDefault="0096549F">
            <w:pPr>
              <w:pStyle w:val="afc"/>
              <w:wordWrap/>
              <w:pPrChange w:id="7687" w:author="Seongeun Woo" w:date="2016-10-13T18:44:00Z">
                <w:pPr>
                  <w:pStyle w:val="afc"/>
                </w:pPr>
              </w:pPrChange>
            </w:pPr>
            <w:r w:rsidRPr="00ED175E">
              <w:t>SID</w:t>
            </w:r>
          </w:p>
        </w:tc>
        <w:tc>
          <w:tcPr>
            <w:tcW w:w="1447" w:type="dxa"/>
            <w:tcBorders>
              <w:top w:val="single" w:sz="4" w:space="0" w:color="auto"/>
              <w:left w:val="nil"/>
              <w:bottom w:val="single" w:sz="4" w:space="0" w:color="auto"/>
              <w:right w:val="single" w:sz="4" w:space="0" w:color="auto"/>
            </w:tcBorders>
            <w:shd w:val="clear" w:color="auto" w:fill="EEECE1"/>
            <w:noWrap/>
            <w:vAlign w:val="center"/>
            <w:hideMark/>
            <w:tcPrChange w:id="7688" w:author="哲均 宋" w:date="2019-08-16T15:34:00Z">
              <w:tcPr>
                <w:tcW w:w="195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70018B82" w14:textId="77777777" w:rsidR="0096549F" w:rsidRPr="00ED175E" w:rsidRDefault="0096549F">
            <w:pPr>
              <w:pStyle w:val="afc"/>
              <w:wordWrap/>
              <w:pPrChange w:id="7689" w:author="Seongeun Woo" w:date="2016-10-13T18:44:00Z">
                <w:pPr>
                  <w:pStyle w:val="afc"/>
                </w:pPr>
              </w:pPrChange>
            </w:pPr>
            <w:r w:rsidRPr="00ED175E">
              <w:t>BIZCODE</w:t>
            </w:r>
          </w:p>
        </w:tc>
        <w:tc>
          <w:tcPr>
            <w:tcW w:w="2465" w:type="dxa"/>
            <w:tcBorders>
              <w:top w:val="single" w:sz="4" w:space="0" w:color="auto"/>
              <w:left w:val="nil"/>
              <w:bottom w:val="single" w:sz="4" w:space="0" w:color="auto"/>
              <w:right w:val="single" w:sz="4" w:space="0" w:color="auto"/>
            </w:tcBorders>
            <w:shd w:val="clear" w:color="auto" w:fill="EEECE1"/>
            <w:noWrap/>
            <w:vAlign w:val="center"/>
            <w:hideMark/>
            <w:tcPrChange w:id="7690" w:author="哲均 宋" w:date="2019-08-16T15:34:00Z">
              <w:tcPr>
                <w:tcW w:w="195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651E71A" w14:textId="77777777" w:rsidR="0096549F" w:rsidRPr="00ED175E" w:rsidRDefault="0096549F">
            <w:pPr>
              <w:pStyle w:val="afc"/>
              <w:wordWrap/>
              <w:pPrChange w:id="7691" w:author="Seongeun Woo" w:date="2016-10-13T18:44:00Z">
                <w:pPr>
                  <w:pStyle w:val="afc"/>
                </w:pPr>
              </w:pPrChange>
            </w:pPr>
            <w:r w:rsidRPr="00ED175E">
              <w:t>OBJ_NAME</w:t>
            </w:r>
          </w:p>
        </w:tc>
        <w:tc>
          <w:tcPr>
            <w:tcW w:w="1956" w:type="dxa"/>
            <w:tcBorders>
              <w:top w:val="single" w:sz="4" w:space="0" w:color="auto"/>
              <w:left w:val="nil"/>
              <w:bottom w:val="single" w:sz="4" w:space="0" w:color="auto"/>
              <w:right w:val="single" w:sz="4" w:space="0" w:color="auto"/>
            </w:tcBorders>
            <w:shd w:val="clear" w:color="auto" w:fill="EEECE1"/>
            <w:noWrap/>
            <w:vAlign w:val="center"/>
            <w:hideMark/>
            <w:tcPrChange w:id="7692" w:author="哲均 宋" w:date="2019-08-16T15:34:00Z">
              <w:tcPr>
                <w:tcW w:w="195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F1B8F77" w14:textId="77777777" w:rsidR="0096549F" w:rsidRPr="00ED175E" w:rsidRDefault="0096549F">
            <w:pPr>
              <w:pStyle w:val="afc"/>
              <w:wordWrap/>
              <w:pPrChange w:id="7693" w:author="Seongeun Woo" w:date="2016-10-13T18:44:00Z">
                <w:pPr>
                  <w:pStyle w:val="afc"/>
                </w:pPr>
              </w:pPrChange>
            </w:pPr>
            <w:r w:rsidRPr="00ED175E">
              <w:t>VF_DT</w:t>
            </w:r>
          </w:p>
        </w:tc>
        <w:tc>
          <w:tcPr>
            <w:tcW w:w="1816" w:type="dxa"/>
            <w:tcBorders>
              <w:top w:val="single" w:sz="4" w:space="0" w:color="auto"/>
              <w:left w:val="nil"/>
              <w:bottom w:val="single" w:sz="4" w:space="0" w:color="auto"/>
              <w:right w:val="single" w:sz="4" w:space="0" w:color="auto"/>
            </w:tcBorders>
            <w:shd w:val="clear" w:color="auto" w:fill="EEECE1"/>
            <w:noWrap/>
            <w:vAlign w:val="center"/>
            <w:hideMark/>
            <w:tcPrChange w:id="7694" w:author="哲均 宋" w:date="2019-08-16T15:34:00Z">
              <w:tcPr>
                <w:tcW w:w="181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F5B727E" w14:textId="77777777" w:rsidR="0096549F" w:rsidRPr="00ED175E" w:rsidRDefault="0096549F">
            <w:pPr>
              <w:pStyle w:val="afc"/>
              <w:wordWrap/>
              <w:pPrChange w:id="7695" w:author="Seongeun Woo" w:date="2016-10-13T18:44:00Z">
                <w:pPr>
                  <w:pStyle w:val="afc"/>
                </w:pPr>
              </w:pPrChange>
            </w:pPr>
            <w:r w:rsidRPr="00ED175E">
              <w:t>VT_DT</w:t>
            </w:r>
          </w:p>
        </w:tc>
      </w:tr>
      <w:tr w:rsidR="0096549F" w:rsidRPr="00ED175E" w14:paraId="3E9618B6" w14:textId="77777777" w:rsidTr="00FF1293">
        <w:trPr>
          <w:trHeight w:val="255"/>
          <w:trPrChange w:id="7696" w:author="哲均 宋" w:date="2019-08-16T15:34: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7697" w:author="哲均 宋" w:date="2019-08-16T15:34: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8336E6F" w14:textId="77777777" w:rsidR="0096549F" w:rsidRPr="00ED175E" w:rsidRDefault="0096549F">
            <w:pPr>
              <w:pStyle w:val="afb"/>
              <w:autoSpaceDE w:val="0"/>
              <w:autoSpaceDN w:val="0"/>
              <w:pPrChange w:id="7698" w:author="Seongeun Woo" w:date="2016-10-13T18:44:00Z">
                <w:pPr>
                  <w:pStyle w:val="afb"/>
                </w:pPr>
              </w:pPrChange>
            </w:pPr>
            <w:r w:rsidRPr="00ED175E">
              <w:t>261</w:t>
            </w:r>
          </w:p>
        </w:tc>
        <w:tc>
          <w:tcPr>
            <w:tcW w:w="1447" w:type="dxa"/>
            <w:tcBorders>
              <w:top w:val="nil"/>
              <w:left w:val="nil"/>
              <w:bottom w:val="single" w:sz="4" w:space="0" w:color="auto"/>
              <w:right w:val="single" w:sz="4" w:space="0" w:color="auto"/>
            </w:tcBorders>
            <w:shd w:val="clear" w:color="auto" w:fill="auto"/>
            <w:noWrap/>
            <w:vAlign w:val="bottom"/>
            <w:hideMark/>
            <w:tcPrChange w:id="7699" w:author="哲均 宋" w:date="2019-08-16T15:34:00Z">
              <w:tcPr>
                <w:tcW w:w="1956" w:type="dxa"/>
                <w:tcBorders>
                  <w:top w:val="nil"/>
                  <w:left w:val="nil"/>
                  <w:bottom w:val="single" w:sz="4" w:space="0" w:color="auto"/>
                  <w:right w:val="single" w:sz="4" w:space="0" w:color="auto"/>
                </w:tcBorders>
                <w:shd w:val="clear" w:color="auto" w:fill="auto"/>
                <w:noWrap/>
                <w:vAlign w:val="bottom"/>
                <w:hideMark/>
              </w:tcPr>
            </w:tcPrChange>
          </w:tcPr>
          <w:p w14:paraId="18208533" w14:textId="77777777" w:rsidR="0096549F" w:rsidRPr="00ED175E" w:rsidRDefault="0096549F">
            <w:pPr>
              <w:pStyle w:val="afb"/>
              <w:autoSpaceDE w:val="0"/>
              <w:autoSpaceDN w:val="0"/>
              <w:pPrChange w:id="7700" w:author="Seongeun Woo" w:date="2016-10-13T18:44:00Z">
                <w:pPr>
                  <w:pStyle w:val="afb"/>
                </w:pPr>
              </w:pPrChange>
            </w:pPr>
            <w:r w:rsidRPr="00ED175E">
              <w:t>P2001</w:t>
            </w:r>
          </w:p>
        </w:tc>
        <w:tc>
          <w:tcPr>
            <w:tcW w:w="2465" w:type="dxa"/>
            <w:tcBorders>
              <w:top w:val="nil"/>
              <w:left w:val="nil"/>
              <w:bottom w:val="single" w:sz="4" w:space="0" w:color="auto"/>
              <w:right w:val="single" w:sz="4" w:space="0" w:color="auto"/>
            </w:tcBorders>
            <w:shd w:val="clear" w:color="auto" w:fill="auto"/>
            <w:noWrap/>
            <w:vAlign w:val="bottom"/>
            <w:hideMark/>
            <w:tcPrChange w:id="7701" w:author="哲均 宋" w:date="2019-08-16T15:34:00Z">
              <w:tcPr>
                <w:tcW w:w="1956" w:type="dxa"/>
                <w:tcBorders>
                  <w:top w:val="nil"/>
                  <w:left w:val="nil"/>
                  <w:bottom w:val="single" w:sz="4" w:space="0" w:color="auto"/>
                  <w:right w:val="single" w:sz="4" w:space="0" w:color="auto"/>
                </w:tcBorders>
                <w:shd w:val="clear" w:color="auto" w:fill="auto"/>
                <w:noWrap/>
                <w:vAlign w:val="bottom"/>
                <w:hideMark/>
              </w:tcPr>
            </w:tcPrChange>
          </w:tcPr>
          <w:p w14:paraId="32A2A615" w14:textId="532E3162" w:rsidR="0096549F" w:rsidRPr="00ED175E" w:rsidRDefault="00FF1293">
            <w:pPr>
              <w:pStyle w:val="afb"/>
              <w:autoSpaceDE w:val="0"/>
              <w:autoSpaceDN w:val="0"/>
              <w:pPrChange w:id="7702" w:author="Seongeun Woo" w:date="2016-10-13T18:44:00Z">
                <w:pPr>
                  <w:pStyle w:val="afb"/>
                </w:pPr>
              </w:pPrChange>
            </w:pPr>
            <w:ins w:id="7703" w:author="哲均 宋" w:date="2019-08-16T15:34:00Z">
              <w:r>
                <w:rPr>
                  <w:rFonts w:hint="eastAsia"/>
                </w:rPr>
                <w:t>P</w:t>
              </w:r>
              <w:r>
                <w:t>ersonal Car Insurance</w:t>
              </w:r>
            </w:ins>
            <w:del w:id="7704" w:author="哲均 宋" w:date="2019-08-16T15:34:00Z">
              <w:r w:rsidR="0096549F" w:rsidRPr="00ED175E" w:rsidDel="00FF1293">
                <w:rPr>
                  <w:rFonts w:hint="eastAsia"/>
                </w:rPr>
                <w:delText>個人用自動車保険</w:delText>
              </w:r>
            </w:del>
          </w:p>
        </w:tc>
        <w:tc>
          <w:tcPr>
            <w:tcW w:w="1956" w:type="dxa"/>
            <w:tcBorders>
              <w:top w:val="nil"/>
              <w:left w:val="nil"/>
              <w:bottom w:val="single" w:sz="4" w:space="0" w:color="auto"/>
              <w:right w:val="single" w:sz="4" w:space="0" w:color="auto"/>
            </w:tcBorders>
            <w:shd w:val="clear" w:color="auto" w:fill="auto"/>
            <w:noWrap/>
            <w:vAlign w:val="bottom"/>
            <w:hideMark/>
            <w:tcPrChange w:id="7705" w:author="哲均 宋" w:date="2019-08-16T15:34:00Z">
              <w:tcPr>
                <w:tcW w:w="1956" w:type="dxa"/>
                <w:tcBorders>
                  <w:top w:val="nil"/>
                  <w:left w:val="nil"/>
                  <w:bottom w:val="single" w:sz="4" w:space="0" w:color="auto"/>
                  <w:right w:val="single" w:sz="4" w:space="0" w:color="auto"/>
                </w:tcBorders>
                <w:shd w:val="clear" w:color="auto" w:fill="auto"/>
                <w:noWrap/>
                <w:vAlign w:val="bottom"/>
                <w:hideMark/>
              </w:tcPr>
            </w:tcPrChange>
          </w:tcPr>
          <w:p w14:paraId="24CA4215" w14:textId="77777777" w:rsidR="0096549F" w:rsidRPr="00ED175E" w:rsidRDefault="0096549F">
            <w:pPr>
              <w:pStyle w:val="afb"/>
              <w:autoSpaceDE w:val="0"/>
              <w:autoSpaceDN w:val="0"/>
              <w:pPrChange w:id="7706" w:author="Seongeun Woo" w:date="2016-10-13T18:44:00Z">
                <w:pPr>
                  <w:pStyle w:val="afb"/>
                </w:pPr>
              </w:pPrChange>
            </w:pPr>
            <w:r w:rsidRPr="00ED175E">
              <w:t>20150214</w:t>
            </w:r>
          </w:p>
        </w:tc>
        <w:tc>
          <w:tcPr>
            <w:tcW w:w="1816" w:type="dxa"/>
            <w:tcBorders>
              <w:top w:val="nil"/>
              <w:left w:val="nil"/>
              <w:bottom w:val="single" w:sz="4" w:space="0" w:color="auto"/>
              <w:right w:val="single" w:sz="4" w:space="0" w:color="auto"/>
            </w:tcBorders>
            <w:shd w:val="clear" w:color="auto" w:fill="auto"/>
            <w:noWrap/>
            <w:vAlign w:val="bottom"/>
            <w:hideMark/>
            <w:tcPrChange w:id="7707" w:author="哲均 宋" w:date="2019-08-16T15:34:00Z">
              <w:tcPr>
                <w:tcW w:w="1816" w:type="dxa"/>
                <w:tcBorders>
                  <w:top w:val="nil"/>
                  <w:left w:val="nil"/>
                  <w:bottom w:val="single" w:sz="4" w:space="0" w:color="auto"/>
                  <w:right w:val="single" w:sz="4" w:space="0" w:color="auto"/>
                </w:tcBorders>
                <w:shd w:val="clear" w:color="auto" w:fill="auto"/>
                <w:noWrap/>
                <w:vAlign w:val="bottom"/>
                <w:hideMark/>
              </w:tcPr>
            </w:tcPrChange>
          </w:tcPr>
          <w:p w14:paraId="7E55D9EB" w14:textId="77777777" w:rsidR="0096549F" w:rsidRPr="00ED175E" w:rsidRDefault="0096549F">
            <w:pPr>
              <w:pStyle w:val="afb"/>
              <w:autoSpaceDE w:val="0"/>
              <w:autoSpaceDN w:val="0"/>
              <w:pPrChange w:id="7708" w:author="Seongeun Woo" w:date="2016-10-13T18:44:00Z">
                <w:pPr>
                  <w:pStyle w:val="afb"/>
                </w:pPr>
              </w:pPrChange>
            </w:pPr>
            <w:r w:rsidRPr="00ED175E">
              <w:t>99991231</w:t>
            </w:r>
          </w:p>
        </w:tc>
      </w:tr>
    </w:tbl>
    <w:p w14:paraId="1F3EE033" w14:textId="77777777" w:rsidR="0096549F" w:rsidRPr="00ED175E" w:rsidRDefault="0096549F">
      <w:pPr>
        <w:pStyle w:val="-00"/>
        <w:wordWrap/>
        <w:jc w:val="left"/>
        <w:pPrChange w:id="7709" w:author="Seongeun Woo" w:date="2016-10-13T18:44:00Z">
          <w:pPr>
            <w:pStyle w:val="-00"/>
          </w:pPr>
        </w:pPrChange>
      </w:pPr>
    </w:p>
    <w:p w14:paraId="4A2BD573" w14:textId="704F2A45" w:rsidR="0096549F" w:rsidRPr="00ED175E" w:rsidRDefault="0096549F">
      <w:pPr>
        <w:pStyle w:val="50"/>
        <w:wordWrap/>
        <w:ind w:left="601"/>
        <w:jc w:val="left"/>
        <w:pPrChange w:id="7710" w:author="Seongeun Woo" w:date="2016-10-13T18:44:00Z">
          <w:pPr>
            <w:pStyle w:val="50"/>
            <w:ind w:left="601"/>
          </w:pPr>
        </w:pPrChange>
      </w:pPr>
      <w:del w:id="7711" w:author="哲均 宋" w:date="2019-08-16T15:10:00Z">
        <w:r w:rsidRPr="00ED175E" w:rsidDel="00BE59E9">
          <w:rPr>
            <w:rFonts w:hint="eastAsia"/>
          </w:rPr>
          <w:delText>条件節</w:delText>
        </w:r>
      </w:del>
      <w:ins w:id="7712" w:author="哲均 宋" w:date="2019-08-16T15:34:00Z">
        <w:r w:rsidR="00FF1293">
          <w:rPr>
            <w:rFonts w:hint="eastAsia"/>
          </w:rPr>
          <w:t>WHERE CLAUSE</w:t>
        </w:r>
      </w:ins>
    </w:p>
    <w:p w14:paraId="0EA87D37" w14:textId="76A9FAB4" w:rsidR="0096549F" w:rsidRPr="00ED175E" w:rsidRDefault="0096549F">
      <w:pPr>
        <w:pStyle w:val="a0"/>
        <w:wordWrap/>
        <w:ind w:left="717"/>
        <w:jc w:val="left"/>
        <w:pPrChange w:id="7713" w:author="Seongeun Woo" w:date="2016-10-13T18:44:00Z">
          <w:pPr>
            <w:pStyle w:val="a0"/>
            <w:ind w:left="717"/>
          </w:pPr>
        </w:pPrChange>
      </w:pPr>
      <w:r w:rsidRPr="00ED175E">
        <w:t>OBJ_NAME LIKE ‘</w:t>
      </w:r>
      <w:ins w:id="7714" w:author="哲均 宋" w:date="2019-08-16T15:35:00Z">
        <w:r w:rsidR="00D62BFC">
          <w:rPr>
            <w:rFonts w:hint="eastAsia"/>
          </w:rPr>
          <w:t>P</w:t>
        </w:r>
        <w:r w:rsidR="00D62BFC">
          <w:t>ersonal</w:t>
        </w:r>
      </w:ins>
      <w:del w:id="7715" w:author="哲均 宋" w:date="2019-08-16T15:35:00Z">
        <w:r w:rsidRPr="00ED175E" w:rsidDel="00D62BFC">
          <w:rPr>
            <w:rFonts w:hint="eastAsia"/>
          </w:rPr>
          <w:delText>個人</w:delText>
        </w:r>
      </w:del>
      <w:r w:rsidRPr="00ED175E">
        <w:t>%’</w:t>
      </w:r>
    </w:p>
    <w:p w14:paraId="70D851B0" w14:textId="282D4452" w:rsidR="0096549F" w:rsidDel="00D62BFC" w:rsidRDefault="0096549F" w:rsidP="00D62BFC">
      <w:pPr>
        <w:pStyle w:val="a0"/>
        <w:ind w:left="717"/>
        <w:rPr>
          <w:del w:id="7716" w:author="哲均 宋" w:date="2019-08-16T15:39:00Z"/>
        </w:rPr>
      </w:pPr>
      <w:del w:id="7717" w:author="Seongeun Woo" w:date="2016-07-07T15:39:00Z">
        <w:r w:rsidRPr="00ED175E" w:rsidDel="004138BD">
          <w:rPr>
            <w:rFonts w:hint="eastAsia"/>
          </w:rPr>
          <w:delText>商品の</w:delText>
        </w:r>
        <w:r w:rsidR="00760DFE" w:rsidRPr="00ED175E" w:rsidDel="004138BD">
          <w:rPr>
            <w:rFonts w:hint="eastAsia"/>
          </w:rPr>
          <w:delText>エイリアス</w:delText>
        </w:r>
        <w:r w:rsidRPr="00ED175E" w:rsidDel="004138BD">
          <w:rPr>
            <w:rFonts w:hint="eastAsia"/>
          </w:rPr>
          <w:delText>は、</w:delText>
        </w:r>
        <w:r w:rsidRPr="00ED175E" w:rsidDel="004138BD">
          <w:delText>OBJ_MAIN</w:delText>
        </w:r>
        <w:r w:rsidRPr="00ED175E" w:rsidDel="004138BD">
          <w:rPr>
            <w:rFonts w:hint="eastAsia"/>
          </w:rPr>
          <w:delText>テーブルの</w:delText>
        </w:r>
        <w:r w:rsidRPr="00ED175E" w:rsidDel="004138BD">
          <w:delText>OBJ_NAME</w:delText>
        </w:r>
        <w:r w:rsidRPr="00ED175E" w:rsidDel="004138BD">
          <w:rPr>
            <w:rFonts w:hint="eastAsia"/>
          </w:rPr>
          <w:delText>カラムに保存される。そのため、</w:delText>
        </w:r>
      </w:del>
      <w:del w:id="7718" w:author="哲均 宋" w:date="2019-08-16T15:39:00Z">
        <w:r w:rsidRPr="00ED175E" w:rsidDel="00D62BFC">
          <w:rPr>
            <w:rFonts w:hint="eastAsia"/>
          </w:rPr>
          <w:delText>特定</w:delText>
        </w:r>
        <w:r w:rsidR="00760DFE" w:rsidRPr="00ED175E" w:rsidDel="00D62BFC">
          <w:rPr>
            <w:rFonts w:hint="eastAsia"/>
          </w:rPr>
          <w:delText>エイリアス</w:delText>
        </w:r>
      </w:del>
      <w:ins w:id="7719" w:author="Seongeun Woo" w:date="2016-07-07T09:46:00Z">
        <w:del w:id="7720" w:author="哲均 宋" w:date="2019-08-16T15:39:00Z">
          <w:r w:rsidR="0087408C" w:rsidRPr="00ED175E" w:rsidDel="00D62BFC">
            <w:rPr>
              <w:rFonts w:hint="eastAsia"/>
            </w:rPr>
            <w:delText>名称</w:delText>
          </w:r>
        </w:del>
      </w:ins>
      <w:del w:id="7721" w:author="哲均 宋" w:date="2019-08-16T15:39:00Z">
        <w:r w:rsidRPr="00ED175E" w:rsidDel="00D62BFC">
          <w:rPr>
            <w:rFonts w:hint="eastAsia"/>
          </w:rPr>
          <w:delText>の商品を照会するために</w:delText>
        </w:r>
      </w:del>
      <w:ins w:id="7722" w:author="Seongeun Woo" w:date="2016-07-07T09:46:00Z">
        <w:del w:id="7723" w:author="哲均 宋" w:date="2019-08-16T15:39:00Z">
          <w:r w:rsidR="0087408C" w:rsidRPr="00ED175E" w:rsidDel="00D62BFC">
            <w:rPr>
              <w:rFonts w:hint="eastAsia"/>
            </w:rPr>
            <w:delText>場合、</w:delText>
          </w:r>
        </w:del>
      </w:ins>
      <w:del w:id="7724" w:author="哲均 宋" w:date="2019-08-16T15:39:00Z">
        <w:r w:rsidRPr="00ED175E" w:rsidDel="00D62BFC">
          <w:delText>OBJ_NAME</w:delText>
        </w:r>
      </w:del>
      <w:ins w:id="7725" w:author="Seongeun Woo" w:date="2016-07-07T09:46:00Z">
        <w:del w:id="7726" w:author="哲均 宋" w:date="2019-08-16T15:39:00Z">
          <w:r w:rsidR="0087408C" w:rsidRPr="00ED175E" w:rsidDel="00D62BFC">
            <w:rPr>
              <w:rFonts w:hint="eastAsia"/>
            </w:rPr>
            <w:delText>テーブルの</w:delText>
          </w:r>
        </w:del>
      </w:ins>
      <w:ins w:id="7727" w:author="Seongeun Woo" w:date="2016-07-07T09:47:00Z">
        <w:del w:id="7728" w:author="哲均 宋" w:date="2019-08-16T15:39:00Z">
          <w:r w:rsidR="0087408C" w:rsidRPr="00ED175E" w:rsidDel="00D62BFC">
            <w:delText>OBJ_NAME</w:delText>
          </w:r>
        </w:del>
      </w:ins>
      <w:del w:id="7729" w:author="哲均 宋" w:date="2019-08-16T15:39:00Z">
        <w:r w:rsidRPr="00ED175E" w:rsidDel="00D62BFC">
          <w:rPr>
            <w:rFonts w:hint="eastAsia"/>
          </w:rPr>
          <w:delText>に条件節を作成する必要がある。</w:delText>
        </w:r>
        <w:r w:rsidRPr="00ED175E" w:rsidDel="00D62BFC">
          <w:delText>LIKE</w:delText>
        </w:r>
        <w:r w:rsidRPr="00ED175E" w:rsidDel="00D62BFC">
          <w:rPr>
            <w:rFonts w:hint="eastAsia"/>
          </w:rPr>
          <w:delText>検索を通じて、</w:delText>
        </w:r>
      </w:del>
      <w:ins w:id="7730" w:author="Seongeun Woo" w:date="2016-07-07T15:58:00Z">
        <w:del w:id="7731" w:author="哲均 宋" w:date="2019-08-16T15:10:00Z">
          <w:r w:rsidR="005B1B59" w:rsidRPr="00ED175E" w:rsidDel="00BE59E9">
            <w:rPr>
              <w:rFonts w:cs="BatangChe" w:hint="eastAsia"/>
              <w:rPrChange w:id="7732" w:author="InnoRules" w:date="2016-08-30T14:14:00Z">
                <w:rPr>
                  <w:rFonts w:ascii="BatangChe" w:eastAsiaTheme="minorEastAsia" w:hAnsi="BatangChe" w:cs="BatangChe" w:hint="eastAsia"/>
                </w:rPr>
              </w:rPrChange>
            </w:rPr>
            <w:delText>条件節</w:delText>
          </w:r>
        </w:del>
        <w:del w:id="7733" w:author="哲均 宋" w:date="2019-08-16T15:39:00Z">
          <w:r w:rsidR="005B1B59" w:rsidRPr="00ED175E" w:rsidDel="00D62BFC">
            <w:rPr>
              <w:rFonts w:cs="BatangChe" w:hint="eastAsia"/>
              <w:rPrChange w:id="7734" w:author="InnoRules" w:date="2016-08-30T14:14:00Z">
                <w:rPr>
                  <w:rFonts w:ascii="BatangChe" w:eastAsiaTheme="minorEastAsia" w:hAnsi="BatangChe" w:cs="BatangChe" w:hint="eastAsia"/>
                </w:rPr>
              </w:rPrChange>
            </w:rPr>
            <w:delText>を作成する。</w:delText>
          </w:r>
        </w:del>
      </w:ins>
      <w:ins w:id="7735" w:author="哲均 宋" w:date="2019-08-16T15:39:00Z">
        <w:r w:rsidR="00D62BFC" w:rsidRPr="00D62BFC">
          <w:t>Specify a search keyword so that the value of OBJ_NAME in the OBJ_NAME table can be searched with the LIKE condition.</w:t>
        </w:r>
      </w:ins>
      <w:del w:id="7736" w:author="Seongeun Woo" w:date="2016-07-07T15:58:00Z">
        <w:r w:rsidRPr="00ED175E" w:rsidDel="005B1B59">
          <w:rPr>
            <w:rFonts w:hint="eastAsia"/>
          </w:rPr>
          <w:delText>「個人」で名前が始まる商品を照会する。</w:delText>
        </w:r>
      </w:del>
    </w:p>
    <w:p w14:paraId="6BA2C1F9" w14:textId="5DF85289" w:rsidR="00D62BFC" w:rsidRDefault="00D62BFC">
      <w:pPr>
        <w:pStyle w:val="a0"/>
        <w:numPr>
          <w:ilvl w:val="0"/>
          <w:numId w:val="0"/>
        </w:numPr>
        <w:wordWrap/>
        <w:ind w:left="714"/>
        <w:jc w:val="left"/>
        <w:rPr>
          <w:ins w:id="7737" w:author="哲均 宋" w:date="2019-08-16T15:39:00Z"/>
        </w:rPr>
      </w:pPr>
    </w:p>
    <w:p w14:paraId="1A832CF6" w14:textId="4E9CD706" w:rsidR="00D62BFC" w:rsidRDefault="00D62BFC">
      <w:pPr>
        <w:pStyle w:val="a0"/>
        <w:numPr>
          <w:ilvl w:val="0"/>
          <w:numId w:val="0"/>
        </w:numPr>
        <w:wordWrap/>
        <w:ind w:left="714"/>
        <w:jc w:val="left"/>
        <w:rPr>
          <w:ins w:id="7738" w:author="哲均 宋" w:date="2019-08-19T12:49:00Z"/>
        </w:rPr>
      </w:pPr>
    </w:p>
    <w:p w14:paraId="71F1EC2D" w14:textId="77777777" w:rsidR="00970135" w:rsidRDefault="00970135">
      <w:pPr>
        <w:pStyle w:val="a0"/>
        <w:numPr>
          <w:ilvl w:val="0"/>
          <w:numId w:val="0"/>
        </w:numPr>
        <w:wordWrap/>
        <w:ind w:left="714"/>
        <w:jc w:val="left"/>
        <w:rPr>
          <w:ins w:id="7739" w:author="哲均 宋" w:date="2019-08-16T15:40:00Z"/>
          <w:rFonts w:hint="eastAsia"/>
        </w:rPr>
      </w:pPr>
    </w:p>
    <w:p w14:paraId="570DFC81" w14:textId="226138AD" w:rsidR="00970135" w:rsidRPr="00ED175E" w:rsidRDefault="00970135" w:rsidP="00970135">
      <w:pPr>
        <w:pStyle w:val="20"/>
        <w:wordWrap/>
        <w:rPr>
          <w:ins w:id="7740" w:author="哲均 宋" w:date="2019-08-19T12:49:00Z"/>
        </w:rPr>
      </w:pPr>
      <w:bookmarkStart w:id="7741" w:name="_Toc17112127"/>
      <w:ins w:id="7742" w:author="哲均 宋" w:date="2019-08-19T12:49:00Z">
        <w:r>
          <w:t>Query</w:t>
        </w:r>
        <w:r w:rsidRPr="00D62BFC">
          <w:t xml:space="preserve"> entire product list</w:t>
        </w:r>
        <w:bookmarkEnd w:id="7741"/>
      </w:ins>
    </w:p>
    <w:p w14:paraId="35C2BB4F" w14:textId="46DFFE2A" w:rsidR="0096549F" w:rsidRPr="00BC1B41" w:rsidDel="00D62BFC" w:rsidRDefault="0096549F" w:rsidP="00EA1D3F">
      <w:pPr>
        <w:pStyle w:val="20"/>
        <w:rPr>
          <w:del w:id="7743" w:author="哲均 宋" w:date="2019-08-16T15:39:00Z"/>
          <w:rFonts w:eastAsia="Malgun Gothic"/>
          <w:rPrChange w:id="7744" w:author="哲均 宋" w:date="2019-08-19T12:42:00Z">
            <w:rPr>
              <w:del w:id="7745" w:author="哲均 宋" w:date="2019-08-16T15:39:00Z"/>
              <w:lang w:eastAsia="ja-JP"/>
            </w:rPr>
          </w:rPrChange>
        </w:rPr>
        <w:pPrChange w:id="7746" w:author="哲均 宋" w:date="2019-08-16T15:40:00Z">
          <w:pPr>
            <w:pStyle w:val="-00"/>
          </w:pPr>
        </w:pPrChange>
      </w:pPr>
      <w:del w:id="7747" w:author="哲均 宋" w:date="2019-08-16T15:39:00Z">
        <w:r w:rsidRPr="00ED175E" w:rsidDel="00D62BFC">
          <w:br w:type="page"/>
        </w:r>
      </w:del>
    </w:p>
    <w:p w14:paraId="0A988E9C" w14:textId="725014A7" w:rsidR="0096549F" w:rsidRPr="00ED175E" w:rsidDel="00970135" w:rsidRDefault="0096549F" w:rsidP="00D62BFC">
      <w:pPr>
        <w:pStyle w:val="20"/>
        <w:rPr>
          <w:del w:id="7748" w:author="哲均 宋" w:date="2019-08-19T12:49:00Z"/>
        </w:rPr>
        <w:pPrChange w:id="7749" w:author="哲均 宋" w:date="2019-08-16T15:40:00Z">
          <w:pPr>
            <w:pStyle w:val="20"/>
          </w:pPr>
        </w:pPrChange>
      </w:pPr>
      <w:bookmarkStart w:id="7750" w:name="_Toc434858371"/>
      <w:bookmarkStart w:id="7751" w:name="_Toc445716758"/>
      <w:del w:id="7752" w:author="哲均 宋" w:date="2019-08-16T15:41:00Z">
        <w:r w:rsidRPr="00ED175E" w:rsidDel="00D62BFC">
          <w:rPr>
            <w:rFonts w:hint="eastAsia"/>
          </w:rPr>
          <w:delText>全体</w:delText>
        </w:r>
      </w:del>
      <w:del w:id="7753" w:author="哲均 宋" w:date="2019-08-16T15:40:00Z">
        <w:r w:rsidRPr="00ED175E" w:rsidDel="00D62BFC">
          <w:rPr>
            <w:rFonts w:hint="eastAsia"/>
          </w:rPr>
          <w:delText>商品リスト照会</w:delText>
        </w:r>
      </w:del>
      <w:bookmarkEnd w:id="7750"/>
      <w:bookmarkEnd w:id="7751"/>
    </w:p>
    <w:p w14:paraId="19A3A009" w14:textId="0FF4CD32" w:rsidR="0096549F" w:rsidRPr="00ED175E" w:rsidRDefault="0096549F">
      <w:pPr>
        <w:pStyle w:val="50"/>
        <w:wordWrap/>
        <w:ind w:left="601"/>
        <w:jc w:val="left"/>
        <w:pPrChange w:id="7754" w:author="Seongeun Woo" w:date="2016-10-13T18:44:00Z">
          <w:pPr>
            <w:pStyle w:val="50"/>
            <w:ind w:left="601"/>
          </w:pPr>
        </w:pPrChange>
      </w:pPr>
      <w:del w:id="7755" w:author="哲均 宋" w:date="2019-08-16T15:42:00Z">
        <w:r w:rsidRPr="00ED175E" w:rsidDel="00D62BFC">
          <w:rPr>
            <w:rFonts w:hint="eastAsia"/>
          </w:rPr>
          <w:delText>商品類型の</w:delText>
        </w:r>
      </w:del>
      <w:ins w:id="7756" w:author="Seongeun Woo" w:date="2016-07-07T16:00:00Z">
        <w:del w:id="7757" w:author="哲均 宋" w:date="2019-08-16T15:42:00Z">
          <w:r w:rsidR="005B1B59" w:rsidRPr="00ED175E" w:rsidDel="00D62BFC">
            <w:rPr>
              <w:rFonts w:hint="eastAsia"/>
              <w:rPrChange w:id="7758" w:author="InnoRules" w:date="2016-08-30T14:14:00Z">
                <w:rPr>
                  <w:rFonts w:ascii="BatangChe" w:eastAsiaTheme="minorEastAsia" w:hAnsi="BatangChe" w:cs="BatangChe" w:hint="eastAsia"/>
                </w:rPr>
              </w:rPrChange>
            </w:rPr>
            <w:delText>すべての</w:delText>
          </w:r>
        </w:del>
      </w:ins>
      <w:del w:id="7759" w:author="哲均 宋" w:date="2019-08-16T15:42:00Z">
        <w:r w:rsidRPr="00ED175E" w:rsidDel="00D62BFC">
          <w:rPr>
            <w:rFonts w:hint="eastAsia"/>
          </w:rPr>
          <w:delText>エンティティ</w:delText>
        </w:r>
      </w:del>
      <w:ins w:id="7760" w:author="Seongeun Woo" w:date="2016-07-06T11:18:00Z">
        <w:del w:id="7761" w:author="哲均 宋" w:date="2019-08-16T15:42:00Z">
          <w:r w:rsidR="00036622" w:rsidRPr="00ED175E" w:rsidDel="00D62BFC">
            <w:rPr>
              <w:rFonts w:hint="eastAsia"/>
            </w:rPr>
            <w:delText>オブジェクト</w:delText>
          </w:r>
        </w:del>
      </w:ins>
      <w:del w:id="7762" w:author="哲均 宋" w:date="2019-08-16T15:42:00Z">
        <w:r w:rsidRPr="00ED175E" w:rsidDel="00D62BFC">
          <w:rPr>
            <w:rFonts w:hint="eastAsia"/>
          </w:rPr>
          <w:delText>をすべて照会する</w:delText>
        </w:r>
        <w:r w:rsidRPr="00ED175E" w:rsidDel="00D62BFC">
          <w:delText>SQL</w:delText>
        </w:r>
        <w:r w:rsidRPr="00ED175E" w:rsidDel="00D62BFC">
          <w:rPr>
            <w:rFonts w:hint="eastAsia"/>
          </w:rPr>
          <w:delText>である。</w:delText>
        </w:r>
      </w:del>
      <w:ins w:id="7763" w:author="哲均 宋" w:date="2019-08-16T15:42:00Z">
        <w:r w:rsidR="00D62BFC" w:rsidRPr="00D62BFC">
          <w:t xml:space="preserve">SQL to query all objects whose </w:t>
        </w:r>
        <w:r w:rsidR="00D62BFC">
          <w:t>T</w:t>
        </w:r>
        <w:r w:rsidR="00D62BFC" w:rsidRPr="00D62BFC">
          <w:t xml:space="preserve">ype is </w:t>
        </w:r>
        <w:r w:rsidR="00D62BFC">
          <w:t>“P</w:t>
        </w:r>
        <w:r w:rsidR="00D62BFC" w:rsidRPr="00D62BFC">
          <w:t>roduct</w:t>
        </w:r>
        <w:r w:rsidR="00D62BFC">
          <w:t>”</w:t>
        </w:r>
        <w:r w:rsidR="00D62BFC" w:rsidRPr="00D62BFC">
          <w:t>.</w:t>
        </w:r>
      </w:ins>
    </w:p>
    <w:p w14:paraId="353F36F0" w14:textId="3D70A9E4" w:rsidR="0096549F" w:rsidRPr="00ED175E" w:rsidDel="00D62BFC" w:rsidRDefault="0096549F">
      <w:pPr>
        <w:pStyle w:val="-00"/>
        <w:wordWrap/>
        <w:rPr>
          <w:del w:id="7764" w:author="哲均 宋" w:date="2019-08-16T15:42:00Z"/>
          <w:rFonts w:eastAsia="Malgun Gothic"/>
          <w:lang w:eastAsia="ja-JP"/>
          <w:rPrChange w:id="7765" w:author="InnoRules" w:date="2016-08-30T14:14:00Z">
            <w:rPr>
              <w:del w:id="7766" w:author="哲均 宋" w:date="2019-08-16T15:42:00Z"/>
              <w:lang w:eastAsia="ja-JP"/>
            </w:rPr>
          </w:rPrChange>
        </w:rPr>
        <w:pPrChange w:id="7767" w:author="Seongeun Woo" w:date="2016-10-13T18:44:00Z">
          <w:pPr>
            <w:pStyle w:val="-00"/>
          </w:pPr>
        </w:pPrChange>
      </w:pPr>
    </w:p>
    <w:p w14:paraId="08592C66" w14:textId="26406B89" w:rsidR="00181EA9" w:rsidRPr="00ED175E" w:rsidRDefault="00181EA9">
      <w:pPr>
        <w:pStyle w:val="af6"/>
        <w:keepNext/>
        <w:autoSpaceDE w:val="0"/>
        <w:autoSpaceDN w:val="0"/>
        <w:pPrChange w:id="7768" w:author="Seongeun Woo" w:date="2016-10-13T18:44:00Z">
          <w:pPr>
            <w:pStyle w:val="af6"/>
            <w:keepNext/>
          </w:pPr>
        </w:pPrChange>
      </w:pPr>
      <w:del w:id="7769" w:author="哲均 宋" w:date="2019-08-16T15:42:00Z">
        <w:r w:rsidRPr="00ED175E" w:rsidDel="00D62BFC">
          <w:delText xml:space="preserve"> </w:delText>
        </w:r>
      </w:del>
      <w:del w:id="7770" w:author="哲均 宋" w:date="2019-08-16T08:55:00Z">
        <w:r w:rsidRPr="00ED175E" w:rsidDel="003566B2">
          <w:delText>[</w:delText>
        </w:r>
        <w:r w:rsidRPr="00ED175E" w:rsidDel="003566B2">
          <w:rPr>
            <w:rFonts w:hint="eastAsia"/>
          </w:rPr>
          <w:delText>表</w:delText>
        </w:r>
      </w:del>
      <w:del w:id="7771" w:author="哲均 宋" w:date="2019-08-16T15:42:00Z">
        <w:r w:rsidRPr="00ED175E" w:rsidDel="00D62BFC">
          <w:delText xml:space="preserve"> </w:delText>
        </w:r>
        <w:r w:rsidRPr="0073721B" w:rsidDel="00D62BFC">
          <w:fldChar w:fldCharType="begin"/>
        </w:r>
        <w:r w:rsidRPr="00ED175E" w:rsidDel="00D62BFC">
          <w:delInstrText xml:space="preserve"> SEQ [</w:delInstrText>
        </w:r>
        <w:r w:rsidRPr="00ED175E" w:rsidDel="00D62BFC">
          <w:rPr>
            <w:rFonts w:hint="eastAsia"/>
          </w:rPr>
          <w:delInstrText>表</w:delInstrText>
        </w:r>
        <w:r w:rsidRPr="00ED175E" w:rsidDel="00D62BFC">
          <w:delInstrText xml:space="preserve"> \* ARABIC </w:delInstrText>
        </w:r>
        <w:r w:rsidRPr="0073721B" w:rsidDel="00D62BFC">
          <w:fldChar w:fldCharType="separate"/>
        </w:r>
        <w:r w:rsidR="00D76249" w:rsidDel="00D62BFC">
          <w:rPr>
            <w:noProof/>
          </w:rPr>
          <w:delText>31</w:delText>
        </w:r>
        <w:r w:rsidRPr="0073721B" w:rsidDel="00D62BFC">
          <w:fldChar w:fldCharType="end"/>
        </w:r>
        <w:r w:rsidRPr="00ED175E" w:rsidDel="00D62BFC">
          <w:delText xml:space="preserve"> </w:delText>
        </w:r>
        <w:r w:rsidRPr="00ED175E" w:rsidDel="00D62BFC">
          <w:rPr>
            <w:rFonts w:hint="eastAsia"/>
          </w:rPr>
          <w:delText>全体商品リスト照会の</w:delText>
        </w:r>
        <w:r w:rsidRPr="00ED175E" w:rsidDel="00D62BFC">
          <w:delText>SQL]</w:delText>
        </w:r>
      </w:del>
    </w:p>
    <w:tbl>
      <w:tblPr>
        <w:tblStyle w:val="af5"/>
        <w:tblW w:w="0" w:type="auto"/>
        <w:tblInd w:w="108" w:type="dxa"/>
        <w:tblLook w:val="04A0" w:firstRow="1" w:lastRow="0" w:firstColumn="1" w:lastColumn="0" w:noHBand="0" w:noVBand="1"/>
      </w:tblPr>
      <w:tblGrid>
        <w:gridCol w:w="9407"/>
      </w:tblGrid>
      <w:tr w:rsidR="0096549F" w:rsidRPr="00ED175E" w14:paraId="2E08A07C" w14:textId="77777777" w:rsidTr="00181EA9">
        <w:tc>
          <w:tcPr>
            <w:tcW w:w="9407" w:type="dxa"/>
          </w:tcPr>
          <w:p w14:paraId="65B9A311" w14:textId="77777777" w:rsidR="005B1B59" w:rsidRPr="00ED175E" w:rsidRDefault="005B1B59">
            <w:pPr>
              <w:pStyle w:val="25"/>
              <w:autoSpaceDE w:val="0"/>
              <w:autoSpaceDN w:val="0"/>
              <w:jc w:val="left"/>
              <w:rPr>
                <w:ins w:id="7772" w:author="Seongeun Woo" w:date="2016-07-07T16:00:00Z"/>
                <w:rPrChange w:id="7773" w:author="InnoRules" w:date="2016-08-30T14:14:00Z">
                  <w:rPr>
                    <w:ins w:id="7774" w:author="Seongeun Woo" w:date="2016-07-07T16:00:00Z"/>
                    <w:highlight w:val="white"/>
                  </w:rPr>
                </w:rPrChange>
              </w:rPr>
              <w:pPrChange w:id="7775" w:author="Seongeun Woo" w:date="2016-10-13T18:44:00Z">
                <w:pPr>
                  <w:pStyle w:val="-00"/>
                </w:pPr>
              </w:pPrChange>
            </w:pPr>
            <w:ins w:id="7776" w:author="Seongeun Woo" w:date="2016-07-07T16:00:00Z">
              <w:r w:rsidRPr="00ED175E">
                <w:rPr>
                  <w:rPrChange w:id="7777" w:author="InnoRules" w:date="2016-08-30T14:14:00Z">
                    <w:rPr>
                      <w:highlight w:val="white"/>
                    </w:rPr>
                  </w:rPrChange>
                </w:rPr>
                <w:t>SELECT OM.SID, OM.TYPEID,  OM.BIZCODE, OM.VF_DT, OM.VT_DT, OM.OBJ_NAME</w:t>
              </w:r>
            </w:ins>
          </w:p>
          <w:p w14:paraId="1DB1C03C" w14:textId="77777777" w:rsidR="005B1B59" w:rsidRPr="00ED175E" w:rsidRDefault="005B1B59">
            <w:pPr>
              <w:pStyle w:val="25"/>
              <w:autoSpaceDE w:val="0"/>
              <w:autoSpaceDN w:val="0"/>
              <w:jc w:val="left"/>
              <w:rPr>
                <w:ins w:id="7778" w:author="Seongeun Woo" w:date="2016-07-07T16:00:00Z"/>
                <w:rPrChange w:id="7779" w:author="InnoRules" w:date="2016-08-30T14:14:00Z">
                  <w:rPr>
                    <w:ins w:id="7780" w:author="Seongeun Woo" w:date="2016-07-07T16:00:00Z"/>
                    <w:highlight w:val="white"/>
                  </w:rPr>
                </w:rPrChange>
              </w:rPr>
              <w:pPrChange w:id="7781" w:author="Seongeun Woo" w:date="2016-10-13T18:44:00Z">
                <w:pPr>
                  <w:pStyle w:val="-00"/>
                </w:pPr>
              </w:pPrChange>
            </w:pPr>
            <w:ins w:id="7782" w:author="Seongeun Woo" w:date="2016-07-07T16:00:00Z">
              <w:r w:rsidRPr="00ED175E">
                <w:rPr>
                  <w:rPrChange w:id="7783" w:author="InnoRules" w:date="2016-08-30T14:14:00Z">
                    <w:rPr>
                      <w:highlight w:val="white"/>
                    </w:rPr>
                  </w:rPrChange>
                </w:rPr>
                <w:t xml:space="preserve">  FROM </w:t>
              </w:r>
              <w:bookmarkStart w:id="7784" w:name="OLE_LINK35"/>
              <w:bookmarkStart w:id="7785" w:name="OLE_LINK36"/>
              <w:r w:rsidRPr="00ED175E">
                <w:rPr>
                  <w:rPrChange w:id="7786" w:author="InnoRules" w:date="2016-08-30T14:14:00Z">
                    <w:rPr>
                      <w:highlight w:val="white"/>
                    </w:rPr>
                  </w:rPrChange>
                </w:rPr>
                <w:t xml:space="preserve">OBJ_MAIN </w:t>
              </w:r>
              <w:bookmarkEnd w:id="7784"/>
              <w:bookmarkEnd w:id="7785"/>
              <w:r w:rsidRPr="00ED175E">
                <w:rPr>
                  <w:rPrChange w:id="7787" w:author="InnoRules" w:date="2016-08-30T14:14:00Z">
                    <w:rPr>
                      <w:highlight w:val="white"/>
                    </w:rPr>
                  </w:rPrChange>
                </w:rPr>
                <w:t>OM, OBJ1000 O10</w:t>
              </w:r>
            </w:ins>
          </w:p>
          <w:p w14:paraId="47287757" w14:textId="77777777" w:rsidR="005B1B59" w:rsidRPr="00ED175E" w:rsidRDefault="005B1B59">
            <w:pPr>
              <w:pStyle w:val="25"/>
              <w:autoSpaceDE w:val="0"/>
              <w:autoSpaceDN w:val="0"/>
              <w:jc w:val="left"/>
              <w:rPr>
                <w:ins w:id="7788" w:author="Seongeun Woo" w:date="2016-07-07T16:00:00Z"/>
                <w:rPrChange w:id="7789" w:author="InnoRules" w:date="2016-08-30T14:14:00Z">
                  <w:rPr>
                    <w:ins w:id="7790" w:author="Seongeun Woo" w:date="2016-07-07T16:00:00Z"/>
                    <w:highlight w:val="white"/>
                  </w:rPr>
                </w:rPrChange>
              </w:rPr>
              <w:pPrChange w:id="7791" w:author="Seongeun Woo" w:date="2016-10-13T18:44:00Z">
                <w:pPr>
                  <w:pStyle w:val="-00"/>
                </w:pPr>
              </w:pPrChange>
            </w:pPr>
            <w:ins w:id="7792" w:author="Seongeun Woo" w:date="2016-07-07T16:00:00Z">
              <w:r w:rsidRPr="00ED175E">
                <w:rPr>
                  <w:rPrChange w:id="7793" w:author="InnoRules" w:date="2016-08-30T14:14:00Z">
                    <w:rPr>
                      <w:highlight w:val="white"/>
                    </w:rPr>
                  </w:rPrChange>
                </w:rPr>
                <w:t>WHERE OM.TYPEID = O10.TYPEID</w:t>
              </w:r>
            </w:ins>
          </w:p>
          <w:p w14:paraId="767731A0" w14:textId="77777777" w:rsidR="005B1B59" w:rsidRPr="00ED175E" w:rsidRDefault="005B1B59">
            <w:pPr>
              <w:pStyle w:val="25"/>
              <w:autoSpaceDE w:val="0"/>
              <w:autoSpaceDN w:val="0"/>
              <w:jc w:val="left"/>
              <w:rPr>
                <w:ins w:id="7794" w:author="Seongeun Woo" w:date="2016-07-07T16:00:00Z"/>
                <w:rPrChange w:id="7795" w:author="InnoRules" w:date="2016-08-30T14:14:00Z">
                  <w:rPr>
                    <w:ins w:id="7796" w:author="Seongeun Woo" w:date="2016-07-07T16:00:00Z"/>
                    <w:highlight w:val="white"/>
                  </w:rPr>
                </w:rPrChange>
              </w:rPr>
              <w:pPrChange w:id="7797" w:author="Seongeun Woo" w:date="2016-10-13T18:44:00Z">
                <w:pPr>
                  <w:pStyle w:val="-00"/>
                </w:pPr>
              </w:pPrChange>
            </w:pPr>
            <w:ins w:id="7798" w:author="Seongeun Woo" w:date="2016-07-07T16:00:00Z">
              <w:r w:rsidRPr="00ED175E">
                <w:rPr>
                  <w:rPrChange w:id="7799" w:author="InnoRules" w:date="2016-08-30T14:14:00Z">
                    <w:rPr>
                      <w:highlight w:val="white"/>
                    </w:rPr>
                  </w:rPrChange>
                </w:rPr>
                <w:t xml:space="preserve">    AND O10.PTYPEID = 10</w:t>
              </w:r>
            </w:ins>
          </w:p>
          <w:p w14:paraId="55B7ABFA" w14:textId="77777777" w:rsidR="005B1B59" w:rsidRPr="00ED175E" w:rsidRDefault="005B1B59">
            <w:pPr>
              <w:pStyle w:val="25"/>
              <w:autoSpaceDE w:val="0"/>
              <w:autoSpaceDN w:val="0"/>
              <w:jc w:val="left"/>
              <w:rPr>
                <w:ins w:id="7800" w:author="Seongeun Woo" w:date="2016-07-07T16:00:00Z"/>
                <w:rPrChange w:id="7801" w:author="InnoRules" w:date="2016-08-30T14:14:00Z">
                  <w:rPr>
                    <w:ins w:id="7802" w:author="Seongeun Woo" w:date="2016-07-07T16:00:00Z"/>
                    <w:highlight w:val="white"/>
                  </w:rPr>
                </w:rPrChange>
              </w:rPr>
              <w:pPrChange w:id="7803" w:author="Seongeun Woo" w:date="2016-10-13T18:44:00Z">
                <w:pPr>
                  <w:pStyle w:val="-00"/>
                </w:pPr>
              </w:pPrChange>
            </w:pPr>
            <w:ins w:id="7804" w:author="Seongeun Woo" w:date="2016-07-07T16:00:00Z">
              <w:r w:rsidRPr="00ED175E">
                <w:rPr>
                  <w:rPrChange w:id="7805" w:author="InnoRules" w:date="2016-08-30T14:14:00Z">
                    <w:rPr>
                      <w:highlight w:val="white"/>
                    </w:rPr>
                  </w:rPrChange>
                </w:rPr>
                <w:t xml:space="preserve">    AND OM.END_DT = '99991231'</w:t>
              </w:r>
            </w:ins>
          </w:p>
          <w:p w14:paraId="024D828C" w14:textId="77777777" w:rsidR="005B1B59" w:rsidRPr="00ED175E" w:rsidRDefault="005B1B59">
            <w:pPr>
              <w:pStyle w:val="25"/>
              <w:autoSpaceDE w:val="0"/>
              <w:autoSpaceDN w:val="0"/>
              <w:jc w:val="left"/>
              <w:rPr>
                <w:ins w:id="7806" w:author="Seongeun Woo" w:date="2016-07-07T16:00:00Z"/>
                <w:rPrChange w:id="7807" w:author="InnoRules" w:date="2016-08-30T14:14:00Z">
                  <w:rPr>
                    <w:ins w:id="7808" w:author="Seongeun Woo" w:date="2016-07-07T16:00:00Z"/>
                    <w:highlight w:val="white"/>
                  </w:rPr>
                </w:rPrChange>
              </w:rPr>
              <w:pPrChange w:id="7809" w:author="Seongeun Woo" w:date="2016-10-13T18:44:00Z">
                <w:pPr>
                  <w:pStyle w:val="-00"/>
                </w:pPr>
              </w:pPrChange>
            </w:pPr>
            <w:ins w:id="7810" w:author="Seongeun Woo" w:date="2016-07-07T16:00:00Z">
              <w:r w:rsidRPr="00ED175E">
                <w:rPr>
                  <w:rPrChange w:id="7811" w:author="InnoRules" w:date="2016-08-30T14:14:00Z">
                    <w:rPr>
                      <w:highlight w:val="white"/>
                    </w:rPr>
                  </w:rPrChange>
                </w:rPr>
                <w:t xml:space="preserve">    AND '20150225' </w:t>
              </w:r>
              <w:bookmarkStart w:id="7812" w:name="OLE_LINK33"/>
              <w:bookmarkStart w:id="7813" w:name="OLE_LINK34"/>
              <w:r w:rsidRPr="00ED175E">
                <w:rPr>
                  <w:rPrChange w:id="7814" w:author="InnoRules" w:date="2016-08-30T14:14:00Z">
                    <w:rPr>
                      <w:highlight w:val="white"/>
                    </w:rPr>
                  </w:rPrChange>
                </w:rPr>
                <w:t xml:space="preserve">BETWEEN </w:t>
              </w:r>
              <w:bookmarkEnd w:id="7812"/>
              <w:bookmarkEnd w:id="7813"/>
              <w:r w:rsidRPr="00ED175E">
                <w:rPr>
                  <w:rPrChange w:id="7815" w:author="InnoRules" w:date="2016-08-30T14:14:00Z">
                    <w:rPr>
                      <w:highlight w:val="white"/>
                    </w:rPr>
                  </w:rPrChange>
                </w:rPr>
                <w:t>OM.VF_DT AND OM.VT_DT</w:t>
              </w:r>
            </w:ins>
          </w:p>
          <w:p w14:paraId="7B60F2F7" w14:textId="7295D779" w:rsidR="0096549F" w:rsidRPr="0073721B" w:rsidDel="005B1B59" w:rsidRDefault="005B1B59">
            <w:pPr>
              <w:pStyle w:val="25"/>
              <w:autoSpaceDE w:val="0"/>
              <w:autoSpaceDN w:val="0"/>
              <w:jc w:val="left"/>
              <w:rPr>
                <w:del w:id="7816" w:author="Seongeun Woo" w:date="2016-07-07T16:00:00Z"/>
              </w:rPr>
              <w:pPrChange w:id="7817" w:author="Seongeun Woo" w:date="2016-10-13T18:44:00Z">
                <w:pPr>
                  <w:pStyle w:val="afb"/>
                </w:pPr>
              </w:pPrChange>
            </w:pPr>
            <w:ins w:id="7818" w:author="Seongeun Woo" w:date="2016-07-07T16:00:00Z">
              <w:r w:rsidRPr="00ED175E">
                <w:rPr>
                  <w:rPrChange w:id="7819" w:author="InnoRules" w:date="2016-08-30T14:14:00Z">
                    <w:rPr>
                      <w:highlight w:val="white"/>
                    </w:rPr>
                  </w:rPrChange>
                </w:rPr>
                <w:t>ORDER BY BIZCODE</w:t>
              </w:r>
            </w:ins>
            <w:del w:id="7820" w:author="Seongeun Woo" w:date="2016-07-07T16:00:00Z">
              <w:r w:rsidR="0096549F" w:rsidRPr="0073721B" w:rsidDel="005B1B59">
                <w:delText>SELECT OM.SID, OM.TYPEID,  OM.BIZCODE, OM.VF_DT, OM.VT_DT, OM.OBJ_NAME</w:delText>
              </w:r>
            </w:del>
          </w:p>
          <w:p w14:paraId="5155EEE8" w14:textId="733A3309" w:rsidR="0096549F" w:rsidRPr="00FC0EB8" w:rsidDel="005B1B59" w:rsidRDefault="0096549F">
            <w:pPr>
              <w:pStyle w:val="25"/>
              <w:autoSpaceDE w:val="0"/>
              <w:autoSpaceDN w:val="0"/>
              <w:jc w:val="left"/>
              <w:rPr>
                <w:del w:id="7821" w:author="Seongeun Woo" w:date="2016-07-07T16:00:00Z"/>
              </w:rPr>
              <w:pPrChange w:id="7822" w:author="Seongeun Woo" w:date="2016-10-13T18:44:00Z">
                <w:pPr>
                  <w:pStyle w:val="afb"/>
                </w:pPr>
              </w:pPrChange>
            </w:pPr>
            <w:del w:id="7823" w:author="Seongeun Woo" w:date="2016-07-07T16:00:00Z">
              <w:r w:rsidRPr="000244D6" w:rsidDel="005B1B59">
                <w:delText xml:space="preserve">  FROM OBJ_MAIN OM, OBJ1000 O10</w:delText>
              </w:r>
            </w:del>
          </w:p>
          <w:p w14:paraId="68BB19D0" w14:textId="41E96162" w:rsidR="0096549F" w:rsidRPr="00DE16D6" w:rsidDel="005B1B59" w:rsidRDefault="0096549F">
            <w:pPr>
              <w:pStyle w:val="25"/>
              <w:autoSpaceDE w:val="0"/>
              <w:autoSpaceDN w:val="0"/>
              <w:jc w:val="left"/>
              <w:rPr>
                <w:del w:id="7824" w:author="Seongeun Woo" w:date="2016-07-07T16:00:00Z"/>
              </w:rPr>
              <w:pPrChange w:id="7825" w:author="Seongeun Woo" w:date="2016-10-13T18:44:00Z">
                <w:pPr>
                  <w:pStyle w:val="afb"/>
                </w:pPr>
              </w:pPrChange>
            </w:pPr>
            <w:del w:id="7826" w:author="Seongeun Woo" w:date="2016-07-07T16:00:00Z">
              <w:r w:rsidRPr="00DE16D6" w:rsidDel="005B1B59">
                <w:delText>WHERE OM.TYPEID = O10.TYPEID</w:delText>
              </w:r>
            </w:del>
          </w:p>
          <w:p w14:paraId="6CDA311A" w14:textId="01C248C7" w:rsidR="0096549F" w:rsidRPr="00006CA7" w:rsidDel="005B1B59" w:rsidRDefault="0096549F">
            <w:pPr>
              <w:pStyle w:val="25"/>
              <w:autoSpaceDE w:val="0"/>
              <w:autoSpaceDN w:val="0"/>
              <w:jc w:val="left"/>
              <w:rPr>
                <w:del w:id="7827" w:author="Seongeun Woo" w:date="2016-07-07T16:00:00Z"/>
              </w:rPr>
              <w:pPrChange w:id="7828" w:author="Seongeun Woo" w:date="2016-10-13T18:44:00Z">
                <w:pPr>
                  <w:pStyle w:val="afb"/>
                </w:pPr>
              </w:pPrChange>
            </w:pPr>
            <w:del w:id="7829" w:author="Seongeun Woo" w:date="2016-07-07T16:00:00Z">
              <w:r w:rsidRPr="00B93C9D" w:rsidDel="005B1B59">
                <w:delText xml:space="preserve">    AND O10.PTYPEID = 10</w:delText>
              </w:r>
            </w:del>
          </w:p>
          <w:p w14:paraId="099AABE8" w14:textId="6CEC095D" w:rsidR="0096549F" w:rsidRPr="008707C4" w:rsidDel="005B1B59" w:rsidRDefault="0096549F">
            <w:pPr>
              <w:pStyle w:val="25"/>
              <w:autoSpaceDE w:val="0"/>
              <w:autoSpaceDN w:val="0"/>
              <w:jc w:val="left"/>
              <w:rPr>
                <w:del w:id="7830" w:author="Seongeun Woo" w:date="2016-07-07T16:00:00Z"/>
              </w:rPr>
              <w:pPrChange w:id="7831" w:author="Seongeun Woo" w:date="2016-10-13T18:44:00Z">
                <w:pPr>
                  <w:pStyle w:val="afb"/>
                </w:pPr>
              </w:pPrChange>
            </w:pPr>
            <w:del w:id="7832" w:author="Seongeun Woo" w:date="2016-07-07T16:00:00Z">
              <w:r w:rsidRPr="008707C4" w:rsidDel="005B1B59">
                <w:delText xml:space="preserve">    AND OM.END_DT = '99991231'</w:delText>
              </w:r>
            </w:del>
          </w:p>
          <w:p w14:paraId="0DC1A7B2" w14:textId="6EE13008" w:rsidR="0096549F" w:rsidRPr="008707C4" w:rsidDel="005B1B59" w:rsidRDefault="0096549F">
            <w:pPr>
              <w:pStyle w:val="25"/>
              <w:autoSpaceDE w:val="0"/>
              <w:autoSpaceDN w:val="0"/>
              <w:jc w:val="left"/>
              <w:rPr>
                <w:del w:id="7833" w:author="Seongeun Woo" w:date="2016-07-07T16:00:00Z"/>
              </w:rPr>
              <w:pPrChange w:id="7834" w:author="Seongeun Woo" w:date="2016-10-13T18:44:00Z">
                <w:pPr>
                  <w:pStyle w:val="afb"/>
                </w:pPr>
              </w:pPrChange>
            </w:pPr>
            <w:del w:id="7835" w:author="Seongeun Woo" w:date="2016-07-07T16:00:00Z">
              <w:r w:rsidRPr="008707C4" w:rsidDel="005B1B59">
                <w:delText xml:space="preserve">    AND '20150225' BETWEEN OM.VF_DT AND OM.VT_DT</w:delText>
              </w:r>
            </w:del>
          </w:p>
          <w:p w14:paraId="594B04EB" w14:textId="52E99302" w:rsidR="0096549F" w:rsidRPr="008707C4" w:rsidRDefault="0096549F">
            <w:pPr>
              <w:pStyle w:val="25"/>
              <w:autoSpaceDE w:val="0"/>
              <w:autoSpaceDN w:val="0"/>
              <w:jc w:val="left"/>
              <w:pPrChange w:id="7836" w:author="Seongeun Woo" w:date="2016-10-13T18:44:00Z">
                <w:pPr>
                  <w:pStyle w:val="afb"/>
                </w:pPr>
              </w:pPrChange>
            </w:pPr>
            <w:del w:id="7837" w:author="Seongeun Woo" w:date="2016-07-07T16:00:00Z">
              <w:r w:rsidRPr="008707C4" w:rsidDel="005B1B59">
                <w:delText>ORDER BY BIZCODE</w:delText>
              </w:r>
            </w:del>
          </w:p>
        </w:tc>
      </w:tr>
    </w:tbl>
    <w:p w14:paraId="1C018B38" w14:textId="77777777" w:rsidR="0096549F" w:rsidRPr="00ED175E" w:rsidRDefault="0096549F">
      <w:pPr>
        <w:pStyle w:val="-00"/>
        <w:wordWrap/>
        <w:pPrChange w:id="7838" w:author="Seongeun Woo" w:date="2016-10-13T18:44:00Z">
          <w:pPr>
            <w:pStyle w:val="-00"/>
          </w:pPr>
        </w:pPrChange>
      </w:pPr>
    </w:p>
    <w:p w14:paraId="0246927A" w14:textId="30457C8D" w:rsidR="0096549F" w:rsidRDefault="00D62BFC">
      <w:pPr>
        <w:pStyle w:val="50"/>
        <w:wordWrap/>
        <w:ind w:left="601"/>
        <w:rPr>
          <w:ins w:id="7839" w:author="InnoRules" w:date="2016-10-11T09:51:00Z"/>
        </w:rPr>
        <w:pPrChange w:id="7840" w:author="Seongeun Woo" w:date="2016-10-13T18:44:00Z">
          <w:pPr>
            <w:pStyle w:val="50"/>
            <w:ind w:left="601"/>
          </w:pPr>
        </w:pPrChange>
      </w:pPr>
      <w:ins w:id="7841" w:author="哲均 宋" w:date="2019-08-16T15:42:00Z">
        <w:r>
          <w:rPr>
            <w:rFonts w:hint="eastAsia"/>
          </w:rPr>
          <w:t>R</w:t>
        </w:r>
        <w:r>
          <w:t>esult</w:t>
        </w:r>
      </w:ins>
      <w:del w:id="7842" w:author="哲均 宋" w:date="2019-08-16T15:42:00Z">
        <w:r w:rsidR="0096549F" w:rsidRPr="00ED175E" w:rsidDel="00D62BFC">
          <w:rPr>
            <w:rFonts w:hint="eastAsia"/>
          </w:rPr>
          <w:delText>結果</w:delText>
        </w:r>
      </w:del>
    </w:p>
    <w:p w14:paraId="12659284" w14:textId="74C80B54" w:rsidR="00EE7C0C" w:rsidRPr="00ED175E" w:rsidDel="00D62BFC" w:rsidRDefault="00EE7C0C">
      <w:pPr>
        <w:pStyle w:val="50"/>
        <w:numPr>
          <w:ilvl w:val="0"/>
          <w:numId w:val="0"/>
        </w:numPr>
        <w:wordWrap/>
        <w:ind w:left="599"/>
        <w:rPr>
          <w:del w:id="7843" w:author="哲均 宋" w:date="2019-08-16T15:42:00Z"/>
        </w:rPr>
        <w:pPrChange w:id="7844" w:author="Seongeun Woo" w:date="2016-10-13T18:44:00Z">
          <w:pPr>
            <w:pStyle w:val="50"/>
            <w:ind w:left="601"/>
          </w:pPr>
        </w:pPrChange>
      </w:pPr>
    </w:p>
    <w:p w14:paraId="50A469FE" w14:textId="4CAFF29C" w:rsidR="00181EA9" w:rsidRPr="00ED175E" w:rsidRDefault="00181EA9">
      <w:pPr>
        <w:pStyle w:val="af6"/>
        <w:keepNext/>
        <w:autoSpaceDE w:val="0"/>
        <w:autoSpaceDN w:val="0"/>
        <w:pPrChange w:id="7845" w:author="Seongeun Woo" w:date="2016-10-13T18:44:00Z">
          <w:pPr>
            <w:pStyle w:val="af6"/>
            <w:keepNext/>
          </w:pPr>
        </w:pPrChange>
      </w:pPr>
      <w:del w:id="7846" w:author="哲均 宋" w:date="2019-08-16T15:43:00Z">
        <w:r w:rsidRPr="00ED175E" w:rsidDel="00D62BFC">
          <w:delText xml:space="preserve"> </w:delText>
        </w:r>
      </w:del>
      <w:del w:id="7847" w:author="哲均 宋" w:date="2019-08-16T08:55:00Z">
        <w:r w:rsidRPr="00ED175E" w:rsidDel="003566B2">
          <w:delText>[</w:delText>
        </w:r>
        <w:r w:rsidRPr="00ED175E" w:rsidDel="003566B2">
          <w:rPr>
            <w:rFonts w:hint="eastAsia"/>
          </w:rPr>
          <w:delText>表</w:delText>
        </w:r>
      </w:del>
      <w:del w:id="7848" w:author="哲均 宋" w:date="2019-08-16T15:43:00Z">
        <w:r w:rsidRPr="00ED175E" w:rsidDel="00D62BFC">
          <w:delText xml:space="preserve"> </w:delText>
        </w:r>
        <w:r w:rsidRPr="0073721B" w:rsidDel="00D62BFC">
          <w:fldChar w:fldCharType="begin"/>
        </w:r>
        <w:r w:rsidRPr="00ED175E" w:rsidDel="00D62BFC">
          <w:delInstrText xml:space="preserve"> SEQ [</w:delInstrText>
        </w:r>
        <w:r w:rsidRPr="00ED175E" w:rsidDel="00D62BFC">
          <w:rPr>
            <w:rFonts w:hint="eastAsia"/>
          </w:rPr>
          <w:delInstrText>表</w:delInstrText>
        </w:r>
        <w:r w:rsidRPr="00ED175E" w:rsidDel="00D62BFC">
          <w:delInstrText xml:space="preserve"> \* ARABIC </w:delInstrText>
        </w:r>
        <w:r w:rsidRPr="0073721B" w:rsidDel="00D62BFC">
          <w:fldChar w:fldCharType="separate"/>
        </w:r>
        <w:r w:rsidR="00D76249" w:rsidDel="00D62BFC">
          <w:rPr>
            <w:noProof/>
          </w:rPr>
          <w:delText>32</w:delText>
        </w:r>
        <w:r w:rsidRPr="0073721B" w:rsidDel="00D62BFC">
          <w:fldChar w:fldCharType="end"/>
        </w:r>
        <w:r w:rsidRPr="00ED175E" w:rsidDel="00D62BFC">
          <w:delText xml:space="preserve"> </w:delText>
        </w:r>
        <w:r w:rsidRPr="00ED175E" w:rsidDel="00D62BFC">
          <w:rPr>
            <w:rFonts w:hint="eastAsia"/>
          </w:rPr>
          <w:delText>全体商品リスト照会の結果</w:delText>
        </w:r>
        <w:r w:rsidRPr="00ED175E" w:rsidDel="00D62BFC">
          <w:delText>]</w:delText>
        </w:r>
      </w:del>
    </w:p>
    <w:tbl>
      <w:tblPr>
        <w:tblW w:w="9498" w:type="dxa"/>
        <w:tblInd w:w="99" w:type="dxa"/>
        <w:tblLayout w:type="fixed"/>
        <w:tblCellMar>
          <w:left w:w="99" w:type="dxa"/>
          <w:right w:w="99" w:type="dxa"/>
        </w:tblCellMar>
        <w:tblLook w:val="04A0" w:firstRow="1" w:lastRow="0" w:firstColumn="1" w:lastColumn="0" w:noHBand="0" w:noVBand="1"/>
        <w:tblPrChange w:id="7849" w:author="哲均 宋" w:date="2019-08-16T15:43:00Z">
          <w:tblPr>
            <w:tblW w:w="9498" w:type="dxa"/>
            <w:tblInd w:w="99" w:type="dxa"/>
            <w:tblLayout w:type="fixed"/>
            <w:tblCellMar>
              <w:left w:w="99" w:type="dxa"/>
              <w:right w:w="99" w:type="dxa"/>
            </w:tblCellMar>
            <w:tblLook w:val="04A0" w:firstRow="1" w:lastRow="0" w:firstColumn="1" w:lastColumn="0" w:noHBand="0" w:noVBand="1"/>
          </w:tblPr>
        </w:tblPrChange>
      </w:tblPr>
      <w:tblGrid>
        <w:gridCol w:w="1488"/>
        <w:gridCol w:w="1064"/>
        <w:gridCol w:w="992"/>
        <w:gridCol w:w="1134"/>
        <w:gridCol w:w="1134"/>
        <w:gridCol w:w="3686"/>
        <w:tblGridChange w:id="7850">
          <w:tblGrid>
            <w:gridCol w:w="1488"/>
            <w:gridCol w:w="1630"/>
            <w:gridCol w:w="1630"/>
            <w:gridCol w:w="1489"/>
            <w:gridCol w:w="1560"/>
            <w:gridCol w:w="1701"/>
          </w:tblGrid>
        </w:tblGridChange>
      </w:tblGrid>
      <w:tr w:rsidR="0096549F" w:rsidRPr="00ED175E" w14:paraId="164EBA3E" w14:textId="77777777" w:rsidTr="00D62BFC">
        <w:trPr>
          <w:trHeight w:val="255"/>
          <w:trPrChange w:id="7851" w:author="哲均 宋" w:date="2019-08-16T15:43:00Z">
            <w:trPr>
              <w:trHeight w:val="255"/>
            </w:trPr>
          </w:trPrChange>
        </w:trPr>
        <w:tc>
          <w:tcPr>
            <w:tcW w:w="1488"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7852" w:author="哲均 宋" w:date="2019-08-16T15:43:00Z">
              <w:tcPr>
                <w:tcW w:w="1488"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61540419" w14:textId="77777777" w:rsidR="0096549F" w:rsidRPr="00ED175E" w:rsidRDefault="0096549F">
            <w:pPr>
              <w:pStyle w:val="afc"/>
              <w:wordWrap/>
              <w:pPrChange w:id="7853" w:author="Seongeun Woo" w:date="2016-10-13T18:44:00Z">
                <w:pPr>
                  <w:pStyle w:val="afc"/>
                </w:pPr>
              </w:pPrChange>
            </w:pPr>
            <w:r w:rsidRPr="00ED175E">
              <w:t>SID</w:t>
            </w:r>
          </w:p>
        </w:tc>
        <w:tc>
          <w:tcPr>
            <w:tcW w:w="1064" w:type="dxa"/>
            <w:tcBorders>
              <w:top w:val="single" w:sz="4" w:space="0" w:color="auto"/>
              <w:left w:val="nil"/>
              <w:bottom w:val="single" w:sz="4" w:space="0" w:color="auto"/>
              <w:right w:val="single" w:sz="4" w:space="0" w:color="auto"/>
            </w:tcBorders>
            <w:shd w:val="clear" w:color="auto" w:fill="EEECE1"/>
            <w:noWrap/>
            <w:vAlign w:val="center"/>
            <w:hideMark/>
            <w:tcPrChange w:id="7854" w:author="哲均 宋" w:date="2019-08-16T15:43:00Z">
              <w:tcPr>
                <w:tcW w:w="163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F2E28F1" w14:textId="77777777" w:rsidR="0096549F" w:rsidRPr="00ED175E" w:rsidRDefault="0096549F">
            <w:pPr>
              <w:pStyle w:val="afc"/>
              <w:wordWrap/>
              <w:pPrChange w:id="7855" w:author="Seongeun Woo" w:date="2016-10-13T18:44:00Z">
                <w:pPr>
                  <w:pStyle w:val="afc"/>
                </w:pPr>
              </w:pPrChange>
            </w:pPr>
            <w:r w:rsidRPr="00ED175E">
              <w:t>TYPEID</w:t>
            </w:r>
          </w:p>
        </w:tc>
        <w:tc>
          <w:tcPr>
            <w:tcW w:w="992" w:type="dxa"/>
            <w:tcBorders>
              <w:top w:val="single" w:sz="4" w:space="0" w:color="auto"/>
              <w:left w:val="nil"/>
              <w:bottom w:val="single" w:sz="4" w:space="0" w:color="auto"/>
              <w:right w:val="single" w:sz="4" w:space="0" w:color="auto"/>
            </w:tcBorders>
            <w:shd w:val="clear" w:color="auto" w:fill="EEECE1"/>
            <w:noWrap/>
            <w:vAlign w:val="center"/>
            <w:hideMark/>
            <w:tcPrChange w:id="7856" w:author="哲均 宋" w:date="2019-08-16T15:43:00Z">
              <w:tcPr>
                <w:tcW w:w="163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58E59B0A" w14:textId="77777777" w:rsidR="0096549F" w:rsidRPr="00ED175E" w:rsidRDefault="0096549F">
            <w:pPr>
              <w:pStyle w:val="afc"/>
              <w:wordWrap/>
              <w:pPrChange w:id="7857" w:author="Seongeun Woo" w:date="2016-10-13T18:44:00Z">
                <w:pPr>
                  <w:pStyle w:val="afc"/>
                </w:pPr>
              </w:pPrChange>
            </w:pPr>
            <w:r w:rsidRPr="00ED175E">
              <w:t>BIZCODE</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Change w:id="7858" w:author="哲均 宋" w:date="2019-08-16T15:43:00Z">
              <w:tcPr>
                <w:tcW w:w="1489"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7B79A147" w14:textId="77777777" w:rsidR="0096549F" w:rsidRPr="00ED175E" w:rsidRDefault="0096549F">
            <w:pPr>
              <w:pStyle w:val="afc"/>
              <w:wordWrap/>
              <w:pPrChange w:id="7859" w:author="Seongeun Woo" w:date="2016-10-13T18:44:00Z">
                <w:pPr>
                  <w:pStyle w:val="afc"/>
                </w:pPr>
              </w:pPrChange>
            </w:pPr>
            <w:r w:rsidRPr="00ED175E">
              <w:t>VF_DT</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Change w:id="7860" w:author="哲均 宋" w:date="2019-08-16T15:43:00Z">
              <w:tcPr>
                <w:tcW w:w="156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42D080C" w14:textId="77777777" w:rsidR="0096549F" w:rsidRPr="00ED175E" w:rsidRDefault="0096549F">
            <w:pPr>
              <w:pStyle w:val="afc"/>
              <w:wordWrap/>
              <w:pPrChange w:id="7861" w:author="Seongeun Woo" w:date="2016-10-13T18:44:00Z">
                <w:pPr>
                  <w:pStyle w:val="afc"/>
                </w:pPr>
              </w:pPrChange>
            </w:pPr>
            <w:r w:rsidRPr="00ED175E">
              <w:t>VT_DT</w:t>
            </w:r>
          </w:p>
        </w:tc>
        <w:tc>
          <w:tcPr>
            <w:tcW w:w="3686" w:type="dxa"/>
            <w:tcBorders>
              <w:top w:val="single" w:sz="4" w:space="0" w:color="auto"/>
              <w:left w:val="nil"/>
              <w:bottom w:val="single" w:sz="4" w:space="0" w:color="auto"/>
              <w:right w:val="single" w:sz="4" w:space="0" w:color="auto"/>
            </w:tcBorders>
            <w:shd w:val="clear" w:color="auto" w:fill="EEECE1"/>
            <w:noWrap/>
            <w:vAlign w:val="center"/>
            <w:hideMark/>
            <w:tcPrChange w:id="7862" w:author="哲均 宋" w:date="2019-08-16T15:43:00Z">
              <w:tcPr>
                <w:tcW w:w="1701"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4E9A7386" w14:textId="77777777" w:rsidR="0096549F" w:rsidRPr="00ED175E" w:rsidRDefault="0096549F">
            <w:pPr>
              <w:pStyle w:val="afc"/>
              <w:wordWrap/>
              <w:pPrChange w:id="7863" w:author="Seongeun Woo" w:date="2016-10-13T18:44:00Z">
                <w:pPr>
                  <w:pStyle w:val="afc"/>
                </w:pPr>
              </w:pPrChange>
            </w:pPr>
            <w:r w:rsidRPr="00ED175E">
              <w:t>OBJ_NAME</w:t>
            </w:r>
          </w:p>
        </w:tc>
      </w:tr>
      <w:tr w:rsidR="0096549F" w:rsidRPr="00ED175E" w14:paraId="5D517E40" w14:textId="77777777" w:rsidTr="00D62BFC">
        <w:trPr>
          <w:trHeight w:val="255"/>
          <w:trPrChange w:id="7864" w:author="哲均 宋" w:date="2019-08-16T15:43:00Z">
            <w:trPr>
              <w:trHeight w:val="255"/>
            </w:trPr>
          </w:trPrChange>
        </w:trPr>
        <w:tc>
          <w:tcPr>
            <w:tcW w:w="1488" w:type="dxa"/>
            <w:tcBorders>
              <w:top w:val="nil"/>
              <w:left w:val="single" w:sz="4" w:space="0" w:color="auto"/>
              <w:bottom w:val="single" w:sz="4" w:space="0" w:color="auto"/>
              <w:right w:val="single" w:sz="4" w:space="0" w:color="auto"/>
            </w:tcBorders>
            <w:shd w:val="clear" w:color="auto" w:fill="auto"/>
            <w:noWrap/>
            <w:vAlign w:val="bottom"/>
            <w:hideMark/>
            <w:tcPrChange w:id="7865" w:author="哲均 宋" w:date="2019-08-16T15:43:00Z">
              <w:tcPr>
                <w:tcW w:w="148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54B98D7" w14:textId="77777777" w:rsidR="0096549F" w:rsidRPr="00ED175E" w:rsidRDefault="0096549F">
            <w:pPr>
              <w:pStyle w:val="afb"/>
              <w:autoSpaceDE w:val="0"/>
              <w:autoSpaceDN w:val="0"/>
              <w:pPrChange w:id="7866" w:author="Seongeun Woo" w:date="2016-10-13T18:44:00Z">
                <w:pPr>
                  <w:pStyle w:val="afb"/>
                </w:pPr>
              </w:pPrChange>
            </w:pPr>
            <w:r w:rsidRPr="00ED175E">
              <w:t>489</w:t>
            </w:r>
          </w:p>
        </w:tc>
        <w:tc>
          <w:tcPr>
            <w:tcW w:w="1064" w:type="dxa"/>
            <w:tcBorders>
              <w:top w:val="nil"/>
              <w:left w:val="nil"/>
              <w:bottom w:val="single" w:sz="4" w:space="0" w:color="auto"/>
              <w:right w:val="single" w:sz="4" w:space="0" w:color="auto"/>
            </w:tcBorders>
            <w:shd w:val="clear" w:color="auto" w:fill="auto"/>
            <w:noWrap/>
            <w:vAlign w:val="bottom"/>
            <w:hideMark/>
            <w:tcPrChange w:id="7867" w:author="哲均 宋" w:date="2019-08-16T15:43:00Z">
              <w:tcPr>
                <w:tcW w:w="1630" w:type="dxa"/>
                <w:tcBorders>
                  <w:top w:val="nil"/>
                  <w:left w:val="nil"/>
                  <w:bottom w:val="single" w:sz="4" w:space="0" w:color="auto"/>
                  <w:right w:val="single" w:sz="4" w:space="0" w:color="auto"/>
                </w:tcBorders>
                <w:shd w:val="clear" w:color="auto" w:fill="auto"/>
                <w:noWrap/>
                <w:vAlign w:val="bottom"/>
                <w:hideMark/>
              </w:tcPr>
            </w:tcPrChange>
          </w:tcPr>
          <w:p w14:paraId="2033526A" w14:textId="77777777" w:rsidR="0096549F" w:rsidRPr="00ED175E" w:rsidRDefault="0096549F">
            <w:pPr>
              <w:pStyle w:val="afb"/>
              <w:autoSpaceDE w:val="0"/>
              <w:autoSpaceDN w:val="0"/>
              <w:pPrChange w:id="7868" w:author="Seongeun Woo" w:date="2016-10-13T18:44:00Z">
                <w:pPr>
                  <w:pStyle w:val="afb"/>
                </w:pPr>
              </w:pPrChange>
            </w:pPr>
            <w:r w:rsidRPr="00ED175E">
              <w:t>901</w:t>
            </w:r>
          </w:p>
        </w:tc>
        <w:tc>
          <w:tcPr>
            <w:tcW w:w="992" w:type="dxa"/>
            <w:tcBorders>
              <w:top w:val="nil"/>
              <w:left w:val="nil"/>
              <w:bottom w:val="single" w:sz="4" w:space="0" w:color="auto"/>
              <w:right w:val="single" w:sz="4" w:space="0" w:color="auto"/>
            </w:tcBorders>
            <w:shd w:val="clear" w:color="auto" w:fill="auto"/>
            <w:noWrap/>
            <w:vAlign w:val="bottom"/>
            <w:hideMark/>
            <w:tcPrChange w:id="7869" w:author="哲均 宋" w:date="2019-08-16T15:43:00Z">
              <w:tcPr>
                <w:tcW w:w="1630" w:type="dxa"/>
                <w:tcBorders>
                  <w:top w:val="nil"/>
                  <w:left w:val="nil"/>
                  <w:bottom w:val="single" w:sz="4" w:space="0" w:color="auto"/>
                  <w:right w:val="single" w:sz="4" w:space="0" w:color="auto"/>
                </w:tcBorders>
                <w:shd w:val="clear" w:color="auto" w:fill="auto"/>
                <w:noWrap/>
                <w:vAlign w:val="bottom"/>
                <w:hideMark/>
              </w:tcPr>
            </w:tcPrChange>
          </w:tcPr>
          <w:p w14:paraId="6BED6BF8" w14:textId="77777777" w:rsidR="0096549F" w:rsidRPr="00ED175E" w:rsidRDefault="0096549F">
            <w:pPr>
              <w:pStyle w:val="afb"/>
              <w:autoSpaceDE w:val="0"/>
              <w:autoSpaceDN w:val="0"/>
              <w:pPrChange w:id="7870" w:author="Seongeun Woo" w:date="2016-10-13T18:44:00Z">
                <w:pPr>
                  <w:pStyle w:val="afb"/>
                </w:pPr>
              </w:pPrChange>
            </w:pPr>
            <w:r w:rsidRPr="00ED175E">
              <w:t>P1001</w:t>
            </w:r>
          </w:p>
        </w:tc>
        <w:tc>
          <w:tcPr>
            <w:tcW w:w="1134" w:type="dxa"/>
            <w:tcBorders>
              <w:top w:val="nil"/>
              <w:left w:val="nil"/>
              <w:bottom w:val="single" w:sz="4" w:space="0" w:color="auto"/>
              <w:right w:val="single" w:sz="4" w:space="0" w:color="auto"/>
            </w:tcBorders>
            <w:shd w:val="clear" w:color="auto" w:fill="auto"/>
            <w:noWrap/>
            <w:vAlign w:val="bottom"/>
            <w:hideMark/>
            <w:tcPrChange w:id="7871" w:author="哲均 宋" w:date="2019-08-16T15:43:00Z">
              <w:tcPr>
                <w:tcW w:w="1489" w:type="dxa"/>
                <w:tcBorders>
                  <w:top w:val="nil"/>
                  <w:left w:val="nil"/>
                  <w:bottom w:val="single" w:sz="4" w:space="0" w:color="auto"/>
                  <w:right w:val="single" w:sz="4" w:space="0" w:color="auto"/>
                </w:tcBorders>
                <w:shd w:val="clear" w:color="auto" w:fill="auto"/>
                <w:noWrap/>
                <w:vAlign w:val="bottom"/>
                <w:hideMark/>
              </w:tcPr>
            </w:tcPrChange>
          </w:tcPr>
          <w:p w14:paraId="0E540388" w14:textId="77777777" w:rsidR="0096549F" w:rsidRPr="00ED175E" w:rsidRDefault="0096549F">
            <w:pPr>
              <w:pStyle w:val="afb"/>
              <w:autoSpaceDE w:val="0"/>
              <w:autoSpaceDN w:val="0"/>
              <w:pPrChange w:id="7872" w:author="Seongeun Woo" w:date="2016-10-13T18:44:00Z">
                <w:pPr>
                  <w:pStyle w:val="afb"/>
                </w:pPr>
              </w:pPrChange>
            </w:pPr>
            <w:r w:rsidRPr="00ED175E">
              <w:t>20150214</w:t>
            </w:r>
          </w:p>
        </w:tc>
        <w:tc>
          <w:tcPr>
            <w:tcW w:w="1134" w:type="dxa"/>
            <w:tcBorders>
              <w:top w:val="nil"/>
              <w:left w:val="nil"/>
              <w:bottom w:val="single" w:sz="4" w:space="0" w:color="auto"/>
              <w:right w:val="single" w:sz="4" w:space="0" w:color="auto"/>
            </w:tcBorders>
            <w:shd w:val="clear" w:color="auto" w:fill="auto"/>
            <w:noWrap/>
            <w:vAlign w:val="bottom"/>
            <w:hideMark/>
            <w:tcPrChange w:id="7873" w:author="哲均 宋" w:date="2019-08-16T15:43:00Z">
              <w:tcPr>
                <w:tcW w:w="1560" w:type="dxa"/>
                <w:tcBorders>
                  <w:top w:val="nil"/>
                  <w:left w:val="nil"/>
                  <w:bottom w:val="single" w:sz="4" w:space="0" w:color="auto"/>
                  <w:right w:val="single" w:sz="4" w:space="0" w:color="auto"/>
                </w:tcBorders>
                <w:shd w:val="clear" w:color="auto" w:fill="auto"/>
                <w:noWrap/>
                <w:vAlign w:val="bottom"/>
                <w:hideMark/>
              </w:tcPr>
            </w:tcPrChange>
          </w:tcPr>
          <w:p w14:paraId="48182464" w14:textId="77777777" w:rsidR="0096549F" w:rsidRPr="00ED175E" w:rsidRDefault="0096549F">
            <w:pPr>
              <w:pStyle w:val="afb"/>
              <w:autoSpaceDE w:val="0"/>
              <w:autoSpaceDN w:val="0"/>
              <w:pPrChange w:id="7874" w:author="Seongeun Woo" w:date="2016-10-13T18:44:00Z">
                <w:pPr>
                  <w:pStyle w:val="afb"/>
                </w:pPr>
              </w:pPrChange>
            </w:pPr>
            <w:r w:rsidRPr="00ED175E">
              <w:t>99991231</w:t>
            </w:r>
          </w:p>
        </w:tc>
        <w:tc>
          <w:tcPr>
            <w:tcW w:w="3686" w:type="dxa"/>
            <w:tcBorders>
              <w:top w:val="nil"/>
              <w:left w:val="nil"/>
              <w:bottom w:val="single" w:sz="4" w:space="0" w:color="auto"/>
              <w:right w:val="single" w:sz="4" w:space="0" w:color="auto"/>
            </w:tcBorders>
            <w:shd w:val="clear" w:color="auto" w:fill="auto"/>
            <w:noWrap/>
            <w:vAlign w:val="bottom"/>
            <w:hideMark/>
            <w:tcPrChange w:id="7875" w:author="哲均 宋" w:date="2019-08-16T15:43:00Z">
              <w:tcPr>
                <w:tcW w:w="1701" w:type="dxa"/>
                <w:tcBorders>
                  <w:top w:val="nil"/>
                  <w:left w:val="nil"/>
                  <w:bottom w:val="single" w:sz="4" w:space="0" w:color="auto"/>
                  <w:right w:val="single" w:sz="4" w:space="0" w:color="auto"/>
                </w:tcBorders>
                <w:shd w:val="clear" w:color="auto" w:fill="auto"/>
                <w:noWrap/>
                <w:vAlign w:val="bottom"/>
                <w:hideMark/>
              </w:tcPr>
            </w:tcPrChange>
          </w:tcPr>
          <w:p w14:paraId="6138DBB4" w14:textId="7DCA1F0A" w:rsidR="0096549F" w:rsidRPr="00ED175E" w:rsidRDefault="00D62BFC">
            <w:pPr>
              <w:pStyle w:val="afb"/>
              <w:autoSpaceDE w:val="0"/>
              <w:autoSpaceDN w:val="0"/>
              <w:pPrChange w:id="7876" w:author="Seongeun Woo" w:date="2016-10-13T18:44:00Z">
                <w:pPr>
                  <w:pStyle w:val="afb"/>
                </w:pPr>
              </w:pPrChange>
            </w:pPr>
            <w:ins w:id="7877" w:author="哲均 宋" w:date="2019-08-16T15:43:00Z">
              <w:r>
                <w:rPr>
                  <w:rFonts w:hint="eastAsia"/>
                </w:rPr>
                <w:t>F</w:t>
              </w:r>
              <w:r>
                <w:t>amily Health Insurance</w:t>
              </w:r>
            </w:ins>
            <w:del w:id="7878" w:author="哲均 宋" w:date="2019-08-16T15:43:00Z">
              <w:r w:rsidR="0096549F" w:rsidRPr="00ED175E" w:rsidDel="00D62BFC">
                <w:rPr>
                  <w:rFonts w:hint="eastAsia"/>
                </w:rPr>
                <w:delText>家族愛健康保険</w:delText>
              </w:r>
            </w:del>
          </w:p>
        </w:tc>
      </w:tr>
      <w:tr w:rsidR="0096549F" w:rsidRPr="00ED175E" w14:paraId="5854127C" w14:textId="77777777" w:rsidTr="00D62BFC">
        <w:trPr>
          <w:trHeight w:val="255"/>
          <w:trPrChange w:id="7879" w:author="哲均 宋" w:date="2019-08-16T15:43:00Z">
            <w:trPr>
              <w:trHeight w:val="255"/>
            </w:trPr>
          </w:trPrChange>
        </w:trPr>
        <w:tc>
          <w:tcPr>
            <w:tcW w:w="1488" w:type="dxa"/>
            <w:tcBorders>
              <w:top w:val="nil"/>
              <w:left w:val="single" w:sz="4" w:space="0" w:color="auto"/>
              <w:bottom w:val="single" w:sz="4" w:space="0" w:color="auto"/>
              <w:right w:val="single" w:sz="4" w:space="0" w:color="auto"/>
            </w:tcBorders>
            <w:shd w:val="clear" w:color="auto" w:fill="auto"/>
            <w:noWrap/>
            <w:vAlign w:val="bottom"/>
            <w:hideMark/>
            <w:tcPrChange w:id="7880" w:author="哲均 宋" w:date="2019-08-16T15:43:00Z">
              <w:tcPr>
                <w:tcW w:w="148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6552BD" w14:textId="77777777" w:rsidR="0096549F" w:rsidRPr="00ED175E" w:rsidRDefault="0096549F">
            <w:pPr>
              <w:pStyle w:val="afb"/>
              <w:autoSpaceDE w:val="0"/>
              <w:autoSpaceDN w:val="0"/>
              <w:pPrChange w:id="7881" w:author="Seongeun Woo" w:date="2016-10-13T18:44:00Z">
                <w:pPr>
                  <w:pStyle w:val="afb"/>
                </w:pPr>
              </w:pPrChange>
            </w:pPr>
            <w:r w:rsidRPr="00ED175E">
              <w:t>261</w:t>
            </w:r>
          </w:p>
        </w:tc>
        <w:tc>
          <w:tcPr>
            <w:tcW w:w="1064" w:type="dxa"/>
            <w:tcBorders>
              <w:top w:val="nil"/>
              <w:left w:val="nil"/>
              <w:bottom w:val="single" w:sz="4" w:space="0" w:color="auto"/>
              <w:right w:val="single" w:sz="4" w:space="0" w:color="auto"/>
            </w:tcBorders>
            <w:shd w:val="clear" w:color="auto" w:fill="auto"/>
            <w:noWrap/>
            <w:vAlign w:val="bottom"/>
            <w:hideMark/>
            <w:tcPrChange w:id="7882" w:author="哲均 宋" w:date="2019-08-16T15:43:00Z">
              <w:tcPr>
                <w:tcW w:w="1630" w:type="dxa"/>
                <w:tcBorders>
                  <w:top w:val="nil"/>
                  <w:left w:val="nil"/>
                  <w:bottom w:val="single" w:sz="4" w:space="0" w:color="auto"/>
                  <w:right w:val="single" w:sz="4" w:space="0" w:color="auto"/>
                </w:tcBorders>
                <w:shd w:val="clear" w:color="auto" w:fill="auto"/>
                <w:noWrap/>
                <w:vAlign w:val="bottom"/>
                <w:hideMark/>
              </w:tcPr>
            </w:tcPrChange>
          </w:tcPr>
          <w:p w14:paraId="3C23EF4E" w14:textId="77777777" w:rsidR="0096549F" w:rsidRPr="00ED175E" w:rsidRDefault="0096549F">
            <w:pPr>
              <w:pStyle w:val="afb"/>
              <w:autoSpaceDE w:val="0"/>
              <w:autoSpaceDN w:val="0"/>
              <w:pPrChange w:id="7883" w:author="Seongeun Woo" w:date="2016-10-13T18:44:00Z">
                <w:pPr>
                  <w:pStyle w:val="afb"/>
                </w:pPr>
              </w:pPrChange>
            </w:pPr>
            <w:r w:rsidRPr="00ED175E">
              <w:t>902</w:t>
            </w:r>
          </w:p>
        </w:tc>
        <w:tc>
          <w:tcPr>
            <w:tcW w:w="992" w:type="dxa"/>
            <w:tcBorders>
              <w:top w:val="nil"/>
              <w:left w:val="nil"/>
              <w:bottom w:val="single" w:sz="4" w:space="0" w:color="auto"/>
              <w:right w:val="single" w:sz="4" w:space="0" w:color="auto"/>
            </w:tcBorders>
            <w:shd w:val="clear" w:color="auto" w:fill="auto"/>
            <w:noWrap/>
            <w:vAlign w:val="bottom"/>
            <w:hideMark/>
            <w:tcPrChange w:id="7884" w:author="哲均 宋" w:date="2019-08-16T15:43:00Z">
              <w:tcPr>
                <w:tcW w:w="1630" w:type="dxa"/>
                <w:tcBorders>
                  <w:top w:val="nil"/>
                  <w:left w:val="nil"/>
                  <w:bottom w:val="single" w:sz="4" w:space="0" w:color="auto"/>
                  <w:right w:val="single" w:sz="4" w:space="0" w:color="auto"/>
                </w:tcBorders>
                <w:shd w:val="clear" w:color="auto" w:fill="auto"/>
                <w:noWrap/>
                <w:vAlign w:val="bottom"/>
                <w:hideMark/>
              </w:tcPr>
            </w:tcPrChange>
          </w:tcPr>
          <w:p w14:paraId="49A06A96" w14:textId="77777777" w:rsidR="0096549F" w:rsidRPr="00ED175E" w:rsidRDefault="0096549F">
            <w:pPr>
              <w:pStyle w:val="afb"/>
              <w:autoSpaceDE w:val="0"/>
              <w:autoSpaceDN w:val="0"/>
              <w:pPrChange w:id="7885" w:author="Seongeun Woo" w:date="2016-10-13T18:44:00Z">
                <w:pPr>
                  <w:pStyle w:val="afb"/>
                </w:pPr>
              </w:pPrChange>
            </w:pPr>
            <w:r w:rsidRPr="00ED175E">
              <w:t>P2001</w:t>
            </w:r>
          </w:p>
        </w:tc>
        <w:tc>
          <w:tcPr>
            <w:tcW w:w="1134" w:type="dxa"/>
            <w:tcBorders>
              <w:top w:val="nil"/>
              <w:left w:val="nil"/>
              <w:bottom w:val="single" w:sz="4" w:space="0" w:color="auto"/>
              <w:right w:val="single" w:sz="4" w:space="0" w:color="auto"/>
            </w:tcBorders>
            <w:shd w:val="clear" w:color="auto" w:fill="auto"/>
            <w:noWrap/>
            <w:vAlign w:val="bottom"/>
            <w:hideMark/>
            <w:tcPrChange w:id="7886" w:author="哲均 宋" w:date="2019-08-16T15:43:00Z">
              <w:tcPr>
                <w:tcW w:w="1489" w:type="dxa"/>
                <w:tcBorders>
                  <w:top w:val="nil"/>
                  <w:left w:val="nil"/>
                  <w:bottom w:val="single" w:sz="4" w:space="0" w:color="auto"/>
                  <w:right w:val="single" w:sz="4" w:space="0" w:color="auto"/>
                </w:tcBorders>
                <w:shd w:val="clear" w:color="auto" w:fill="auto"/>
                <w:noWrap/>
                <w:vAlign w:val="bottom"/>
                <w:hideMark/>
              </w:tcPr>
            </w:tcPrChange>
          </w:tcPr>
          <w:p w14:paraId="2A25E1DF" w14:textId="77777777" w:rsidR="0096549F" w:rsidRPr="00ED175E" w:rsidRDefault="0096549F">
            <w:pPr>
              <w:pStyle w:val="afb"/>
              <w:autoSpaceDE w:val="0"/>
              <w:autoSpaceDN w:val="0"/>
              <w:pPrChange w:id="7887" w:author="Seongeun Woo" w:date="2016-10-13T18:44:00Z">
                <w:pPr>
                  <w:pStyle w:val="afb"/>
                </w:pPr>
              </w:pPrChange>
            </w:pPr>
            <w:r w:rsidRPr="00ED175E">
              <w:t>20150214</w:t>
            </w:r>
          </w:p>
        </w:tc>
        <w:tc>
          <w:tcPr>
            <w:tcW w:w="1134" w:type="dxa"/>
            <w:tcBorders>
              <w:top w:val="nil"/>
              <w:left w:val="nil"/>
              <w:bottom w:val="single" w:sz="4" w:space="0" w:color="auto"/>
              <w:right w:val="single" w:sz="4" w:space="0" w:color="auto"/>
            </w:tcBorders>
            <w:shd w:val="clear" w:color="auto" w:fill="auto"/>
            <w:noWrap/>
            <w:vAlign w:val="bottom"/>
            <w:hideMark/>
            <w:tcPrChange w:id="7888" w:author="哲均 宋" w:date="2019-08-16T15:43:00Z">
              <w:tcPr>
                <w:tcW w:w="1560" w:type="dxa"/>
                <w:tcBorders>
                  <w:top w:val="nil"/>
                  <w:left w:val="nil"/>
                  <w:bottom w:val="single" w:sz="4" w:space="0" w:color="auto"/>
                  <w:right w:val="single" w:sz="4" w:space="0" w:color="auto"/>
                </w:tcBorders>
                <w:shd w:val="clear" w:color="auto" w:fill="auto"/>
                <w:noWrap/>
                <w:vAlign w:val="bottom"/>
                <w:hideMark/>
              </w:tcPr>
            </w:tcPrChange>
          </w:tcPr>
          <w:p w14:paraId="0A56F8A3" w14:textId="77777777" w:rsidR="0096549F" w:rsidRPr="00ED175E" w:rsidRDefault="0096549F">
            <w:pPr>
              <w:pStyle w:val="afb"/>
              <w:autoSpaceDE w:val="0"/>
              <w:autoSpaceDN w:val="0"/>
              <w:pPrChange w:id="7889" w:author="Seongeun Woo" w:date="2016-10-13T18:44:00Z">
                <w:pPr>
                  <w:pStyle w:val="afb"/>
                </w:pPr>
              </w:pPrChange>
            </w:pPr>
            <w:r w:rsidRPr="00ED175E">
              <w:t>99991231</w:t>
            </w:r>
          </w:p>
        </w:tc>
        <w:tc>
          <w:tcPr>
            <w:tcW w:w="3686" w:type="dxa"/>
            <w:tcBorders>
              <w:top w:val="nil"/>
              <w:left w:val="nil"/>
              <w:bottom w:val="single" w:sz="4" w:space="0" w:color="auto"/>
              <w:right w:val="single" w:sz="4" w:space="0" w:color="auto"/>
            </w:tcBorders>
            <w:shd w:val="clear" w:color="auto" w:fill="auto"/>
            <w:noWrap/>
            <w:vAlign w:val="bottom"/>
            <w:hideMark/>
            <w:tcPrChange w:id="7890" w:author="哲均 宋" w:date="2019-08-16T15:43:00Z">
              <w:tcPr>
                <w:tcW w:w="1701" w:type="dxa"/>
                <w:tcBorders>
                  <w:top w:val="nil"/>
                  <w:left w:val="nil"/>
                  <w:bottom w:val="single" w:sz="4" w:space="0" w:color="auto"/>
                  <w:right w:val="single" w:sz="4" w:space="0" w:color="auto"/>
                </w:tcBorders>
                <w:shd w:val="clear" w:color="auto" w:fill="auto"/>
                <w:noWrap/>
                <w:vAlign w:val="bottom"/>
                <w:hideMark/>
              </w:tcPr>
            </w:tcPrChange>
          </w:tcPr>
          <w:p w14:paraId="458D49C6" w14:textId="41623E3D" w:rsidR="0096549F" w:rsidRPr="00ED175E" w:rsidRDefault="0096549F">
            <w:pPr>
              <w:pStyle w:val="afb"/>
              <w:autoSpaceDE w:val="0"/>
              <w:autoSpaceDN w:val="0"/>
              <w:pPrChange w:id="7891" w:author="Seongeun Woo" w:date="2016-10-13T18:44:00Z">
                <w:pPr>
                  <w:pStyle w:val="afb"/>
                </w:pPr>
              </w:pPrChange>
            </w:pPr>
            <w:del w:id="7892" w:author="哲均 宋" w:date="2019-08-16T15:43:00Z">
              <w:r w:rsidRPr="00ED175E" w:rsidDel="00D62BFC">
                <w:rPr>
                  <w:rFonts w:hint="eastAsia"/>
                </w:rPr>
                <w:delText>個人用自動車保険</w:delText>
              </w:r>
            </w:del>
            <w:ins w:id="7893" w:author="哲均 宋" w:date="2019-08-16T15:43:00Z">
              <w:r w:rsidR="00D62BFC">
                <w:rPr>
                  <w:rFonts w:hint="eastAsia"/>
                </w:rPr>
                <w:t>P</w:t>
              </w:r>
              <w:r w:rsidR="00D62BFC">
                <w:t>ersonal Car Insurance</w:t>
              </w:r>
            </w:ins>
          </w:p>
        </w:tc>
      </w:tr>
      <w:tr w:rsidR="0096549F" w:rsidRPr="00ED175E" w14:paraId="2E487D97" w14:textId="77777777" w:rsidTr="00D62BFC">
        <w:trPr>
          <w:trHeight w:val="255"/>
          <w:trPrChange w:id="7894" w:author="哲均 宋" w:date="2019-08-16T15:43:00Z">
            <w:trPr>
              <w:trHeight w:val="255"/>
            </w:trPr>
          </w:trPrChange>
        </w:trPr>
        <w:tc>
          <w:tcPr>
            <w:tcW w:w="1488" w:type="dxa"/>
            <w:tcBorders>
              <w:top w:val="nil"/>
              <w:left w:val="single" w:sz="4" w:space="0" w:color="auto"/>
              <w:bottom w:val="single" w:sz="4" w:space="0" w:color="auto"/>
              <w:right w:val="single" w:sz="4" w:space="0" w:color="auto"/>
            </w:tcBorders>
            <w:shd w:val="clear" w:color="auto" w:fill="auto"/>
            <w:noWrap/>
            <w:vAlign w:val="bottom"/>
            <w:hideMark/>
            <w:tcPrChange w:id="7895" w:author="哲均 宋" w:date="2019-08-16T15:43:00Z">
              <w:tcPr>
                <w:tcW w:w="148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C560BEB" w14:textId="77777777" w:rsidR="0096549F" w:rsidRPr="00ED175E" w:rsidRDefault="0096549F">
            <w:pPr>
              <w:pStyle w:val="afb"/>
              <w:autoSpaceDE w:val="0"/>
              <w:autoSpaceDN w:val="0"/>
              <w:pPrChange w:id="7896" w:author="Seongeun Woo" w:date="2016-10-13T18:44:00Z">
                <w:pPr>
                  <w:pStyle w:val="afb"/>
                </w:pPr>
              </w:pPrChange>
            </w:pPr>
            <w:r w:rsidRPr="00ED175E">
              <w:t>509</w:t>
            </w:r>
          </w:p>
        </w:tc>
        <w:tc>
          <w:tcPr>
            <w:tcW w:w="1064" w:type="dxa"/>
            <w:tcBorders>
              <w:top w:val="nil"/>
              <w:left w:val="nil"/>
              <w:bottom w:val="single" w:sz="4" w:space="0" w:color="auto"/>
              <w:right w:val="single" w:sz="4" w:space="0" w:color="auto"/>
            </w:tcBorders>
            <w:shd w:val="clear" w:color="auto" w:fill="auto"/>
            <w:noWrap/>
            <w:vAlign w:val="bottom"/>
            <w:hideMark/>
            <w:tcPrChange w:id="7897" w:author="哲均 宋" w:date="2019-08-16T15:43:00Z">
              <w:tcPr>
                <w:tcW w:w="1630" w:type="dxa"/>
                <w:tcBorders>
                  <w:top w:val="nil"/>
                  <w:left w:val="nil"/>
                  <w:bottom w:val="single" w:sz="4" w:space="0" w:color="auto"/>
                  <w:right w:val="single" w:sz="4" w:space="0" w:color="auto"/>
                </w:tcBorders>
                <w:shd w:val="clear" w:color="auto" w:fill="auto"/>
                <w:noWrap/>
                <w:vAlign w:val="bottom"/>
                <w:hideMark/>
              </w:tcPr>
            </w:tcPrChange>
          </w:tcPr>
          <w:p w14:paraId="7C140D49" w14:textId="77777777" w:rsidR="0096549F" w:rsidRPr="00ED175E" w:rsidRDefault="0096549F">
            <w:pPr>
              <w:pStyle w:val="afb"/>
              <w:autoSpaceDE w:val="0"/>
              <w:autoSpaceDN w:val="0"/>
              <w:pPrChange w:id="7898" w:author="Seongeun Woo" w:date="2016-10-13T18:44:00Z">
                <w:pPr>
                  <w:pStyle w:val="afb"/>
                </w:pPr>
              </w:pPrChange>
            </w:pPr>
            <w:r w:rsidRPr="00ED175E">
              <w:t>902</w:t>
            </w:r>
          </w:p>
        </w:tc>
        <w:tc>
          <w:tcPr>
            <w:tcW w:w="992" w:type="dxa"/>
            <w:tcBorders>
              <w:top w:val="nil"/>
              <w:left w:val="nil"/>
              <w:bottom w:val="single" w:sz="4" w:space="0" w:color="auto"/>
              <w:right w:val="single" w:sz="4" w:space="0" w:color="auto"/>
            </w:tcBorders>
            <w:shd w:val="clear" w:color="auto" w:fill="auto"/>
            <w:noWrap/>
            <w:vAlign w:val="bottom"/>
            <w:hideMark/>
            <w:tcPrChange w:id="7899" w:author="哲均 宋" w:date="2019-08-16T15:43:00Z">
              <w:tcPr>
                <w:tcW w:w="1630" w:type="dxa"/>
                <w:tcBorders>
                  <w:top w:val="nil"/>
                  <w:left w:val="nil"/>
                  <w:bottom w:val="single" w:sz="4" w:space="0" w:color="auto"/>
                  <w:right w:val="single" w:sz="4" w:space="0" w:color="auto"/>
                </w:tcBorders>
                <w:shd w:val="clear" w:color="auto" w:fill="auto"/>
                <w:noWrap/>
                <w:vAlign w:val="bottom"/>
                <w:hideMark/>
              </w:tcPr>
            </w:tcPrChange>
          </w:tcPr>
          <w:p w14:paraId="284E9E56" w14:textId="77777777" w:rsidR="0096549F" w:rsidRPr="00ED175E" w:rsidRDefault="0096549F">
            <w:pPr>
              <w:pStyle w:val="afb"/>
              <w:autoSpaceDE w:val="0"/>
              <w:autoSpaceDN w:val="0"/>
              <w:pPrChange w:id="7900" w:author="Seongeun Woo" w:date="2016-10-13T18:44:00Z">
                <w:pPr>
                  <w:pStyle w:val="afb"/>
                </w:pPr>
              </w:pPrChange>
            </w:pPr>
            <w:r w:rsidRPr="00ED175E">
              <w:t>P2002</w:t>
            </w:r>
          </w:p>
        </w:tc>
        <w:tc>
          <w:tcPr>
            <w:tcW w:w="1134" w:type="dxa"/>
            <w:tcBorders>
              <w:top w:val="nil"/>
              <w:left w:val="nil"/>
              <w:bottom w:val="single" w:sz="4" w:space="0" w:color="auto"/>
              <w:right w:val="single" w:sz="4" w:space="0" w:color="auto"/>
            </w:tcBorders>
            <w:shd w:val="clear" w:color="auto" w:fill="auto"/>
            <w:noWrap/>
            <w:vAlign w:val="bottom"/>
            <w:hideMark/>
            <w:tcPrChange w:id="7901" w:author="哲均 宋" w:date="2019-08-16T15:43:00Z">
              <w:tcPr>
                <w:tcW w:w="1489" w:type="dxa"/>
                <w:tcBorders>
                  <w:top w:val="nil"/>
                  <w:left w:val="nil"/>
                  <w:bottom w:val="single" w:sz="4" w:space="0" w:color="auto"/>
                  <w:right w:val="single" w:sz="4" w:space="0" w:color="auto"/>
                </w:tcBorders>
                <w:shd w:val="clear" w:color="auto" w:fill="auto"/>
                <w:noWrap/>
                <w:vAlign w:val="bottom"/>
                <w:hideMark/>
              </w:tcPr>
            </w:tcPrChange>
          </w:tcPr>
          <w:p w14:paraId="6B1D039C" w14:textId="77777777" w:rsidR="0096549F" w:rsidRPr="00ED175E" w:rsidRDefault="0096549F">
            <w:pPr>
              <w:pStyle w:val="afb"/>
              <w:autoSpaceDE w:val="0"/>
              <w:autoSpaceDN w:val="0"/>
              <w:pPrChange w:id="7902" w:author="Seongeun Woo" w:date="2016-10-13T18:44:00Z">
                <w:pPr>
                  <w:pStyle w:val="afb"/>
                </w:pPr>
              </w:pPrChange>
            </w:pPr>
            <w:r w:rsidRPr="00ED175E">
              <w:t>20150214</w:t>
            </w:r>
          </w:p>
        </w:tc>
        <w:tc>
          <w:tcPr>
            <w:tcW w:w="1134" w:type="dxa"/>
            <w:tcBorders>
              <w:top w:val="nil"/>
              <w:left w:val="nil"/>
              <w:bottom w:val="single" w:sz="4" w:space="0" w:color="auto"/>
              <w:right w:val="single" w:sz="4" w:space="0" w:color="auto"/>
            </w:tcBorders>
            <w:shd w:val="clear" w:color="auto" w:fill="auto"/>
            <w:noWrap/>
            <w:vAlign w:val="bottom"/>
            <w:hideMark/>
            <w:tcPrChange w:id="7903" w:author="哲均 宋" w:date="2019-08-16T15:43:00Z">
              <w:tcPr>
                <w:tcW w:w="1560" w:type="dxa"/>
                <w:tcBorders>
                  <w:top w:val="nil"/>
                  <w:left w:val="nil"/>
                  <w:bottom w:val="single" w:sz="4" w:space="0" w:color="auto"/>
                  <w:right w:val="single" w:sz="4" w:space="0" w:color="auto"/>
                </w:tcBorders>
                <w:shd w:val="clear" w:color="auto" w:fill="auto"/>
                <w:noWrap/>
                <w:vAlign w:val="bottom"/>
                <w:hideMark/>
              </w:tcPr>
            </w:tcPrChange>
          </w:tcPr>
          <w:p w14:paraId="5320649E" w14:textId="77777777" w:rsidR="0096549F" w:rsidRPr="00ED175E" w:rsidRDefault="0096549F">
            <w:pPr>
              <w:pStyle w:val="afb"/>
              <w:autoSpaceDE w:val="0"/>
              <w:autoSpaceDN w:val="0"/>
              <w:pPrChange w:id="7904" w:author="Seongeun Woo" w:date="2016-10-13T18:44:00Z">
                <w:pPr>
                  <w:pStyle w:val="afb"/>
                </w:pPr>
              </w:pPrChange>
            </w:pPr>
            <w:r w:rsidRPr="00ED175E">
              <w:t>99991231</w:t>
            </w:r>
          </w:p>
        </w:tc>
        <w:tc>
          <w:tcPr>
            <w:tcW w:w="3686" w:type="dxa"/>
            <w:tcBorders>
              <w:top w:val="nil"/>
              <w:left w:val="nil"/>
              <w:bottom w:val="single" w:sz="4" w:space="0" w:color="auto"/>
              <w:right w:val="single" w:sz="4" w:space="0" w:color="auto"/>
            </w:tcBorders>
            <w:shd w:val="clear" w:color="auto" w:fill="auto"/>
            <w:noWrap/>
            <w:vAlign w:val="bottom"/>
            <w:hideMark/>
            <w:tcPrChange w:id="7905" w:author="哲均 宋" w:date="2019-08-16T15:43:00Z">
              <w:tcPr>
                <w:tcW w:w="1701" w:type="dxa"/>
                <w:tcBorders>
                  <w:top w:val="nil"/>
                  <w:left w:val="nil"/>
                  <w:bottom w:val="single" w:sz="4" w:space="0" w:color="auto"/>
                  <w:right w:val="single" w:sz="4" w:space="0" w:color="auto"/>
                </w:tcBorders>
                <w:shd w:val="clear" w:color="auto" w:fill="auto"/>
                <w:noWrap/>
                <w:vAlign w:val="bottom"/>
                <w:hideMark/>
              </w:tcPr>
            </w:tcPrChange>
          </w:tcPr>
          <w:p w14:paraId="1CC0DF70" w14:textId="21E2A66B" w:rsidR="0096549F" w:rsidRPr="00ED175E" w:rsidRDefault="0096549F">
            <w:pPr>
              <w:pStyle w:val="afb"/>
              <w:autoSpaceDE w:val="0"/>
              <w:autoSpaceDN w:val="0"/>
              <w:pPrChange w:id="7906" w:author="Seongeun Woo" w:date="2016-10-13T18:44:00Z">
                <w:pPr>
                  <w:pStyle w:val="afb"/>
                </w:pPr>
              </w:pPrChange>
            </w:pPr>
            <w:del w:id="7907" w:author="哲均 宋" w:date="2019-08-16T15:44:00Z">
              <w:r w:rsidRPr="00ED175E" w:rsidDel="00D62BFC">
                <w:rPr>
                  <w:rFonts w:hint="eastAsia"/>
                </w:rPr>
                <w:delText>営業用自動車保険</w:delText>
              </w:r>
            </w:del>
            <w:ins w:id="7908" w:author="哲均 宋" w:date="2019-08-16T15:43:00Z">
              <w:r w:rsidR="00D62BFC">
                <w:rPr>
                  <w:rFonts w:hint="eastAsia"/>
                </w:rPr>
                <w:t>C</w:t>
              </w:r>
              <w:r w:rsidR="00D62BFC">
                <w:t>ommercial</w:t>
              </w:r>
            </w:ins>
            <w:ins w:id="7909" w:author="哲均 宋" w:date="2019-08-16T15:44:00Z">
              <w:r w:rsidR="00D62BFC">
                <w:t xml:space="preserve"> Car Insurance</w:t>
              </w:r>
            </w:ins>
          </w:p>
        </w:tc>
      </w:tr>
    </w:tbl>
    <w:p w14:paraId="2E06E2A6" w14:textId="77777777" w:rsidR="0096549F" w:rsidRPr="00ED175E" w:rsidRDefault="0096549F">
      <w:pPr>
        <w:pStyle w:val="-00"/>
        <w:wordWrap/>
        <w:pPrChange w:id="7910" w:author="Seongeun Woo" w:date="2016-10-13T18:44:00Z">
          <w:pPr>
            <w:pStyle w:val="-00"/>
          </w:pPr>
        </w:pPrChange>
      </w:pPr>
    </w:p>
    <w:p w14:paraId="5931B725" w14:textId="16A50CCF" w:rsidR="0096549F" w:rsidRPr="00ED175E" w:rsidRDefault="0096549F">
      <w:pPr>
        <w:pStyle w:val="50"/>
        <w:wordWrap/>
        <w:ind w:left="601"/>
        <w:pPrChange w:id="7911" w:author="Seongeun Woo" w:date="2016-10-13T18:44:00Z">
          <w:pPr>
            <w:pStyle w:val="50"/>
            <w:ind w:left="601"/>
          </w:pPr>
        </w:pPrChange>
      </w:pPr>
      <w:del w:id="7912" w:author="哲均 宋" w:date="2019-08-16T15:10:00Z">
        <w:r w:rsidRPr="00ED175E" w:rsidDel="00BE59E9">
          <w:rPr>
            <w:rFonts w:hint="eastAsia"/>
          </w:rPr>
          <w:delText>条件節</w:delText>
        </w:r>
      </w:del>
      <w:ins w:id="7913" w:author="哲均 宋" w:date="2019-08-16T15:34:00Z">
        <w:r w:rsidR="00FF1293">
          <w:rPr>
            <w:rFonts w:hint="eastAsia"/>
          </w:rPr>
          <w:t>WHERE CLAUSE</w:t>
        </w:r>
      </w:ins>
    </w:p>
    <w:p w14:paraId="634BF329" w14:textId="77777777" w:rsidR="0096549F" w:rsidRPr="00ED175E" w:rsidRDefault="0096549F">
      <w:pPr>
        <w:pStyle w:val="a0"/>
        <w:wordWrap/>
        <w:ind w:left="717"/>
        <w:jc w:val="left"/>
        <w:pPrChange w:id="7914" w:author="Seongeun Woo" w:date="2016-10-13T18:44:00Z">
          <w:pPr>
            <w:pStyle w:val="a0"/>
            <w:ind w:left="717"/>
          </w:pPr>
        </w:pPrChange>
      </w:pPr>
      <w:r w:rsidRPr="00ED175E">
        <w:t>WHERE OM.TYPEID = O12.TYPEID</w:t>
      </w:r>
    </w:p>
    <w:p w14:paraId="73BC5B3C" w14:textId="77777777" w:rsidR="0096549F" w:rsidRPr="0073721B" w:rsidRDefault="0096549F">
      <w:pPr>
        <w:pStyle w:val="a0"/>
        <w:numPr>
          <w:ilvl w:val="0"/>
          <w:numId w:val="0"/>
        </w:numPr>
        <w:wordWrap/>
        <w:ind w:left="714"/>
        <w:jc w:val="left"/>
        <w:pPrChange w:id="7915" w:author="Seongeun Woo" w:date="2016-10-13T18:44:00Z">
          <w:pPr>
            <w:pStyle w:val="-22"/>
          </w:pPr>
        </w:pPrChange>
      </w:pPr>
      <w:r w:rsidRPr="0073721B">
        <w:t>AND   O12.PTYPEID = 10</w:t>
      </w:r>
    </w:p>
    <w:p w14:paraId="1C0509DB" w14:textId="466C841B" w:rsidR="0096549F" w:rsidRPr="00ED175E" w:rsidRDefault="00A91AE7">
      <w:pPr>
        <w:pStyle w:val="a0"/>
        <w:numPr>
          <w:ilvl w:val="0"/>
          <w:numId w:val="0"/>
        </w:numPr>
        <w:wordWrap/>
        <w:ind w:left="714"/>
        <w:jc w:val="left"/>
        <w:rPr>
          <w:rFonts w:eastAsiaTheme="minorEastAsia"/>
          <w:rPrChange w:id="7916" w:author="InnoRules" w:date="2016-08-30T14:14:00Z">
            <w:rPr/>
          </w:rPrChange>
        </w:rPr>
        <w:pPrChange w:id="7917" w:author="Seongeun Woo" w:date="2016-10-13T18:44:00Z">
          <w:pPr>
            <w:pStyle w:val="a0"/>
            <w:numPr>
              <w:numId w:val="0"/>
            </w:numPr>
            <w:ind w:leftChars="0" w:left="812" w:firstLine="0"/>
          </w:pPr>
        </w:pPrChange>
      </w:pPr>
      <w:ins w:id="7918" w:author="Seongeun Woo" w:date="2016-07-07T16:03:00Z">
        <w:del w:id="7919" w:author="哲均 宋" w:date="2019-08-16T15:51:00Z">
          <w:r w:rsidRPr="00ED175E" w:rsidDel="005642B9">
            <w:rPr>
              <w:rFonts w:hint="eastAsia"/>
              <w:rPrChange w:id="7920" w:author="InnoRules" w:date="2016-08-30T14:14:00Z">
                <w:rPr>
                  <w:rFonts w:ascii="BatangChe" w:eastAsiaTheme="minorEastAsia" w:hAnsi="BatangChe" w:cs="BatangChe" w:hint="eastAsia"/>
                </w:rPr>
              </w:rPrChange>
            </w:rPr>
            <w:delText>全体</w:delText>
          </w:r>
        </w:del>
      </w:ins>
      <w:del w:id="7921" w:author="哲均 宋" w:date="2019-08-16T15:51:00Z">
        <w:r w:rsidR="0096549F" w:rsidRPr="00ED175E" w:rsidDel="005642B9">
          <w:rPr>
            <w:rFonts w:hint="eastAsia"/>
          </w:rPr>
          <w:delText>商品</w:delText>
        </w:r>
      </w:del>
      <w:ins w:id="7922" w:author="Seongeun Woo" w:date="2016-07-07T16:03:00Z">
        <w:del w:id="7923" w:author="哲均 宋" w:date="2019-08-16T15:51:00Z">
          <w:r w:rsidRPr="00ED175E" w:rsidDel="005642B9">
            <w:rPr>
              <w:rFonts w:hint="eastAsia"/>
            </w:rPr>
            <w:delText>を照</w:delText>
          </w:r>
          <w:r w:rsidRPr="008707C4" w:rsidDel="005642B9">
            <w:rPr>
              <w:rFonts w:hint="eastAsia"/>
            </w:rPr>
            <w:delText>会するため</w:delText>
          </w:r>
        </w:del>
      </w:ins>
      <w:ins w:id="7924" w:author="InnoRules" w:date="2016-09-30T13:16:00Z">
        <w:del w:id="7925" w:author="哲均 宋" w:date="2019-08-16T15:51:00Z">
          <w:r w:rsidR="008707C4" w:rsidRPr="008707C4" w:rsidDel="005642B9">
            <w:rPr>
              <w:rFonts w:hint="eastAsia"/>
              <w:rPrChange w:id="7926" w:author="InnoRules" w:date="2016-09-30T13:16:00Z">
                <w:rPr>
                  <w:rFonts w:eastAsiaTheme="minorEastAsia" w:hint="eastAsia"/>
                </w:rPr>
              </w:rPrChange>
            </w:rPr>
            <w:delText>、</w:delText>
          </w:r>
        </w:del>
      </w:ins>
      <w:ins w:id="7927" w:author="류종우" w:date="2016-08-12T13:45:00Z">
        <w:del w:id="7928" w:author="哲均 宋" w:date="2019-08-16T15:51:00Z">
          <w:r w:rsidR="005F0242" w:rsidRPr="008707C4" w:rsidDel="005642B9">
            <w:rPr>
              <w:rFonts w:hint="eastAsia"/>
              <w:rPrChange w:id="7929" w:author="InnoRules" w:date="2016-09-30T13:16:00Z">
                <w:rPr>
                  <w:rFonts w:eastAsiaTheme="minorEastAsia" w:hint="eastAsia"/>
                </w:rPr>
              </w:rPrChange>
            </w:rPr>
            <w:delText>、</w:delText>
          </w:r>
        </w:del>
      </w:ins>
      <w:ins w:id="7930" w:author="Seongeun Woo" w:date="2016-07-07T16:03:00Z">
        <w:del w:id="7931" w:author="哲均 宋" w:date="2019-08-16T15:51:00Z">
          <w:r w:rsidRPr="008707C4" w:rsidDel="005642B9">
            <w:rPr>
              <w:rFonts w:hint="eastAsia"/>
            </w:rPr>
            <w:delText>の</w:delText>
          </w:r>
        </w:del>
      </w:ins>
      <w:del w:id="7932" w:author="哲均 宋" w:date="2019-08-16T15:51:00Z">
        <w:r w:rsidR="0096549F" w:rsidRPr="008707C4" w:rsidDel="005642B9">
          <w:rPr>
            <w:rFonts w:hint="eastAsia"/>
          </w:rPr>
          <w:delText>の詳細類型であ</w:delText>
        </w:r>
        <w:r w:rsidR="0096549F" w:rsidRPr="008707C4" w:rsidDel="005642B9">
          <w:rPr>
            <w:rFonts w:hint="eastAsia"/>
            <w:rPrChange w:id="7933" w:author="InnoRules" w:date="2016-09-30T13:16:00Z">
              <w:rPr>
                <w:rStyle w:val="-1Char"/>
                <w:rFonts w:ascii="Arial" w:eastAsia="ＭＳ Ｐゴシック" w:hAnsi="Arial" w:cstheme="minorBidi" w:hint="eastAsia"/>
                <w:kern w:val="2"/>
                <w:sz w:val="20"/>
              </w:rPr>
            </w:rPrChange>
          </w:rPr>
          <w:delText>る一般と自動車をすべて照会する</w:delText>
        </w:r>
        <w:r w:rsidR="0096549F" w:rsidRPr="008707C4" w:rsidDel="005642B9">
          <w:rPr>
            <w:rPrChange w:id="7934" w:author="InnoRules" w:date="2016-09-30T13:16:00Z">
              <w:rPr>
                <w:rStyle w:val="-1Char"/>
                <w:rFonts w:ascii="Arial" w:eastAsia="ＭＳ Ｐゴシック" w:hAnsi="Arial" w:cstheme="minorBidi"/>
                <w:kern w:val="2"/>
                <w:sz w:val="20"/>
              </w:rPr>
            </w:rPrChange>
          </w:rPr>
          <w:delText>SQL</w:delText>
        </w:r>
        <w:r w:rsidR="0096549F" w:rsidRPr="008707C4" w:rsidDel="005642B9">
          <w:rPr>
            <w:rFonts w:hint="eastAsia"/>
            <w:rPrChange w:id="7935" w:author="InnoRules" w:date="2016-09-30T13:16:00Z">
              <w:rPr>
                <w:rStyle w:val="-1Char"/>
                <w:rFonts w:ascii="Arial" w:eastAsia="ＭＳ Ｐゴシック" w:hAnsi="Arial" w:cstheme="minorBidi" w:hint="eastAsia"/>
                <w:kern w:val="2"/>
                <w:sz w:val="20"/>
              </w:rPr>
            </w:rPrChange>
          </w:rPr>
          <w:delText>であるため、</w:delText>
        </w:r>
        <w:r w:rsidR="0096549F" w:rsidRPr="008707C4" w:rsidDel="005642B9">
          <w:rPr>
            <w:rPrChange w:id="7936" w:author="InnoRules" w:date="2016-09-30T13:16:00Z">
              <w:rPr>
                <w:rStyle w:val="-1Char"/>
                <w:rFonts w:ascii="Arial" w:eastAsia="ＭＳ Ｐゴシック" w:hAnsi="Arial" w:cstheme="minorBidi"/>
                <w:kern w:val="2"/>
                <w:sz w:val="20"/>
              </w:rPr>
            </w:rPrChange>
          </w:rPr>
          <w:delText>OBJ1000</w:delText>
        </w:r>
      </w:del>
      <w:ins w:id="7937" w:author="Seongeun Woo" w:date="2016-07-07T16:03:00Z">
        <w:del w:id="7938" w:author="哲均 宋" w:date="2019-08-16T15:51:00Z">
          <w:r w:rsidRPr="008707C4" w:rsidDel="005642B9">
            <w:rPr>
              <w:rFonts w:hint="eastAsia"/>
              <w:rPrChange w:id="7939" w:author="InnoRules" w:date="2016-09-30T13:16:00Z">
                <w:rPr>
                  <w:rStyle w:val="-1Char"/>
                  <w:rFonts w:ascii="Arial" w:eastAsia="ＭＳ Ｐゴシック" w:hAnsi="Arial" w:cstheme="minorBidi" w:hint="eastAsia"/>
                  <w:kern w:val="2"/>
                  <w:sz w:val="20"/>
                </w:rPr>
              </w:rPrChange>
            </w:rPr>
            <w:delText>テーブ</w:delText>
          </w:r>
          <w:r w:rsidRPr="00ED175E" w:rsidDel="005642B9">
            <w:rPr>
              <w:rStyle w:val="-1Char"/>
              <w:rFonts w:ascii="Arial" w:eastAsia="ＭＳ Ｐゴシック" w:hAnsi="Arial" w:cstheme="minorBidi" w:hint="eastAsia"/>
              <w:kern w:val="2"/>
              <w:sz w:val="20"/>
            </w:rPr>
            <w:delText>ルの</w:delText>
          </w:r>
        </w:del>
      </w:ins>
      <w:del w:id="7940" w:author="哲均 宋" w:date="2019-08-16T15:51:00Z">
        <w:r w:rsidR="0096549F" w:rsidRPr="00ED175E" w:rsidDel="005642B9">
          <w:rPr>
            <w:rStyle w:val="-1Char"/>
            <w:rFonts w:ascii="Arial" w:eastAsia="ＭＳ Ｐゴシック" w:hAnsi="Arial" w:cstheme="minorBidi" w:hint="eastAsia"/>
            <w:kern w:val="2"/>
            <w:sz w:val="20"/>
          </w:rPr>
          <w:delText>の</w:delText>
        </w:r>
        <w:r w:rsidR="0096549F" w:rsidRPr="00ED175E" w:rsidDel="005642B9">
          <w:rPr>
            <w:rStyle w:val="-1Char"/>
            <w:rFonts w:ascii="Arial" w:eastAsia="ＭＳ Ｐゴシック" w:hAnsi="Arial" w:cstheme="minorBidi"/>
            <w:kern w:val="2"/>
            <w:sz w:val="20"/>
          </w:rPr>
          <w:delText>PTYPEID</w:delText>
        </w:r>
      </w:del>
      <w:ins w:id="7941" w:author="Seongeun Woo" w:date="2016-07-07T16:04:00Z">
        <w:del w:id="7942" w:author="哲均 宋" w:date="2019-08-16T15:51:00Z">
          <w:r w:rsidRPr="00ED175E" w:rsidDel="005642B9">
            <w:rPr>
              <w:rStyle w:val="-1Char"/>
              <w:rFonts w:ascii="Arial" w:eastAsia="ＭＳ Ｐゴシック" w:hAnsi="Arial" w:cstheme="minorBidi" w:hint="eastAsia"/>
              <w:kern w:val="2"/>
              <w:sz w:val="20"/>
            </w:rPr>
            <w:delText>が</w:delText>
          </w:r>
        </w:del>
      </w:ins>
      <w:del w:id="7943" w:author="哲均 宋" w:date="2019-08-16T15:51:00Z">
        <w:r w:rsidR="0096549F" w:rsidRPr="00ED175E" w:rsidDel="005642B9">
          <w:rPr>
            <w:rStyle w:val="-1Char"/>
            <w:rFonts w:ascii="Arial" w:eastAsia="ＭＳ Ｐゴシック" w:hAnsi="Arial" w:cstheme="minorBidi" w:hint="eastAsia"/>
            <w:kern w:val="2"/>
            <w:sz w:val="20"/>
          </w:rPr>
          <w:delText>を条件にして照会する。商品類型の照会</w:delText>
        </w:r>
        <w:r w:rsidR="0096549F" w:rsidRPr="00ED175E" w:rsidDel="005642B9">
          <w:rPr>
            <w:rFonts w:hint="eastAsia"/>
          </w:rPr>
          <w:delText>であるため商品類型の</w:delText>
        </w:r>
        <w:r w:rsidR="0096549F" w:rsidRPr="00ED175E" w:rsidDel="005642B9">
          <w:delText>ID</w:delText>
        </w:r>
        <w:r w:rsidR="0096549F" w:rsidRPr="00ED175E" w:rsidDel="005642B9">
          <w:rPr>
            <w:rFonts w:hint="eastAsia"/>
          </w:rPr>
          <w:delText>である</w:delText>
        </w:r>
        <w:r w:rsidR="0096549F" w:rsidRPr="00ED175E" w:rsidDel="005642B9">
          <w:delText>10</w:delText>
        </w:r>
      </w:del>
      <w:ins w:id="7944" w:author="Seongeun Woo" w:date="2016-07-07T16:04:00Z">
        <w:del w:id="7945" w:author="哲均 宋" w:date="2019-08-16T15:51:00Z">
          <w:r w:rsidRPr="00ED175E" w:rsidDel="005642B9">
            <w:delText>(</w:delText>
          </w:r>
          <w:r w:rsidRPr="00ED175E" w:rsidDel="005642B9">
            <w:rPr>
              <w:rFonts w:hint="eastAsia"/>
            </w:rPr>
            <w:delText>商品の類型</w:delText>
          </w:r>
          <w:r w:rsidRPr="00ED175E" w:rsidDel="005642B9">
            <w:delText>ID)</w:delText>
          </w:r>
          <w:r w:rsidRPr="00ED175E" w:rsidDel="005642B9">
            <w:rPr>
              <w:rFonts w:hint="eastAsia"/>
            </w:rPr>
            <w:delText>であるオブジェクトを照会する。</w:delText>
          </w:r>
        </w:del>
      </w:ins>
      <w:ins w:id="7946" w:author="哲均 宋" w:date="2019-08-16T15:50:00Z">
        <w:r w:rsidR="00D62BFC" w:rsidRPr="00D62BFC">
          <w:t>In order to query the entire product, query the object whose PTYPEID in the OBJ1000 table is 10 (</w:t>
        </w:r>
      </w:ins>
      <w:ins w:id="7947" w:author="哲均 宋" w:date="2019-08-16T15:51:00Z">
        <w:r w:rsidR="005642B9">
          <w:t>“P</w:t>
        </w:r>
      </w:ins>
      <w:ins w:id="7948" w:author="哲均 宋" w:date="2019-08-16T15:50:00Z">
        <w:r w:rsidR="00D62BFC" w:rsidRPr="00D62BFC">
          <w:t>roduct</w:t>
        </w:r>
      </w:ins>
      <w:ins w:id="7949" w:author="哲均 宋" w:date="2019-08-16T15:51:00Z">
        <w:r w:rsidR="005642B9">
          <w:t>”</w:t>
        </w:r>
      </w:ins>
      <w:ins w:id="7950" w:author="哲均 宋" w:date="2019-08-16T15:50:00Z">
        <w:r w:rsidR="00D62BFC" w:rsidRPr="00D62BFC">
          <w:t xml:space="preserve"> </w:t>
        </w:r>
      </w:ins>
      <w:ins w:id="7951" w:author="哲均 宋" w:date="2019-08-16T15:51:00Z">
        <w:r w:rsidR="005642B9">
          <w:t>T</w:t>
        </w:r>
      </w:ins>
      <w:ins w:id="7952" w:author="哲均 宋" w:date="2019-08-16T15:50:00Z">
        <w:r w:rsidR="00D62BFC" w:rsidRPr="00D62BFC">
          <w:t>ype ID).</w:t>
        </w:r>
      </w:ins>
      <w:del w:id="7953" w:author="Seongeun Woo" w:date="2016-07-07T16:05:00Z">
        <w:r w:rsidR="0096549F" w:rsidRPr="00ED175E" w:rsidDel="00A91AE7">
          <w:rPr>
            <w:rFonts w:hint="eastAsia"/>
          </w:rPr>
          <w:delText>を入力し、担保を照会する場合は</w:delText>
        </w:r>
        <w:r w:rsidR="0096549F" w:rsidRPr="00ED175E" w:rsidDel="00A91AE7">
          <w:delText>PTYPEID</w:delText>
        </w:r>
        <w:r w:rsidR="0096549F" w:rsidRPr="00ED175E" w:rsidDel="00A91AE7">
          <w:rPr>
            <w:rFonts w:hint="eastAsia"/>
          </w:rPr>
          <w:delText>を担保類型の</w:delText>
        </w:r>
        <w:r w:rsidR="0096549F" w:rsidRPr="00ED175E" w:rsidDel="00A91AE7">
          <w:delText>ID20</w:delText>
        </w:r>
        <w:r w:rsidR="0096549F" w:rsidRPr="00ED175E" w:rsidDel="00A91AE7">
          <w:rPr>
            <w:rFonts w:hint="eastAsia"/>
          </w:rPr>
          <w:delText>で照会する。</w:delText>
        </w:r>
      </w:del>
    </w:p>
    <w:p w14:paraId="0857D02F" w14:textId="77777777" w:rsidR="0096549F" w:rsidRPr="00ED175E" w:rsidDel="00A91AE7" w:rsidRDefault="0096549F">
      <w:pPr>
        <w:autoSpaceDE w:val="0"/>
        <w:autoSpaceDN w:val="0"/>
        <w:rPr>
          <w:del w:id="7954" w:author="Seongeun Woo" w:date="2016-07-07T16:05:00Z"/>
        </w:rPr>
        <w:pPrChange w:id="7955" w:author="Seongeun Woo" w:date="2016-10-13T18:44:00Z">
          <w:pPr/>
        </w:pPrChange>
      </w:pPr>
    </w:p>
    <w:p w14:paraId="2BDA4257" w14:textId="5F676D13" w:rsidR="0096549F" w:rsidRPr="00ED175E" w:rsidDel="00A91AE7" w:rsidRDefault="0096549F">
      <w:pPr>
        <w:pStyle w:val="a0"/>
        <w:wordWrap/>
        <w:ind w:left="717"/>
        <w:rPr>
          <w:del w:id="7956" w:author="Seongeun Woo" w:date="2016-07-07T16:05:00Z"/>
        </w:rPr>
        <w:pPrChange w:id="7957" w:author="Seongeun Woo" w:date="2016-10-13T18:44:00Z">
          <w:pPr>
            <w:pStyle w:val="a0"/>
            <w:ind w:left="717"/>
          </w:pPr>
        </w:pPrChange>
      </w:pPr>
      <w:del w:id="7958" w:author="Seongeun Woo" w:date="2016-07-07T16:05:00Z">
        <w:r w:rsidRPr="00ED175E" w:rsidDel="00A91AE7">
          <w:delText>‘20150225’ BETWEEN OM.VF_DT AND OM.VT_DT</w:delText>
        </w:r>
      </w:del>
    </w:p>
    <w:p w14:paraId="6F2FBDF9" w14:textId="28F8C9C4" w:rsidR="0096549F" w:rsidRPr="00ED175E" w:rsidDel="00A91AE7" w:rsidRDefault="0096549F">
      <w:pPr>
        <w:pStyle w:val="a0"/>
        <w:numPr>
          <w:ilvl w:val="0"/>
          <w:numId w:val="0"/>
        </w:numPr>
        <w:wordWrap/>
        <w:ind w:left="812"/>
        <w:rPr>
          <w:del w:id="7959" w:author="Seongeun Woo" w:date="2016-07-07T16:05:00Z"/>
        </w:rPr>
        <w:pPrChange w:id="7960" w:author="Seongeun Woo" w:date="2016-10-13T18:44:00Z">
          <w:pPr>
            <w:pStyle w:val="a0"/>
            <w:numPr>
              <w:numId w:val="0"/>
            </w:numPr>
            <w:ind w:leftChars="0" w:left="812" w:firstLine="0"/>
          </w:pPr>
        </w:pPrChange>
      </w:pPr>
      <w:del w:id="7961" w:author="Seongeun Woo" w:date="2016-07-07T16:05:00Z">
        <w:r w:rsidRPr="00ED175E" w:rsidDel="00A91AE7">
          <w:rPr>
            <w:rFonts w:hint="eastAsia"/>
          </w:rPr>
          <w:delText>照会する商品</w:delText>
        </w:r>
      </w:del>
      <w:del w:id="7962" w:author="Seongeun Woo" w:date="2016-07-06T11:18:00Z">
        <w:r w:rsidRPr="00ED175E" w:rsidDel="00036622">
          <w:rPr>
            <w:rFonts w:hint="eastAsia"/>
          </w:rPr>
          <w:delText>エンティティ</w:delText>
        </w:r>
      </w:del>
      <w:del w:id="7963" w:author="Seongeun Woo" w:date="2016-07-07T16:05:00Z">
        <w:r w:rsidRPr="00ED175E" w:rsidDel="00A91AE7">
          <w:rPr>
            <w:rFonts w:hint="eastAsia"/>
          </w:rPr>
          <w:delText>の開始日と終了日の条件である。</w:delText>
        </w:r>
        <w:r w:rsidRPr="00ED175E" w:rsidDel="00A91AE7">
          <w:delText>20150225</w:delText>
        </w:r>
        <w:r w:rsidRPr="00ED175E" w:rsidDel="00A91AE7">
          <w:rPr>
            <w:rFonts w:hint="eastAsia"/>
          </w:rPr>
          <w:delText>の日付を基準に販売している商品を照会する。</w:delText>
        </w:r>
      </w:del>
    </w:p>
    <w:p w14:paraId="1597E668" w14:textId="6B613AAC" w:rsidR="0096549F" w:rsidRPr="00ED175E" w:rsidDel="00A91AE7" w:rsidRDefault="0096549F">
      <w:pPr>
        <w:widowControl/>
        <w:autoSpaceDE w:val="0"/>
        <w:autoSpaceDN w:val="0"/>
        <w:jc w:val="left"/>
        <w:rPr>
          <w:del w:id="7964" w:author="Seongeun Woo" w:date="2016-07-07T16:05:00Z"/>
          <w:rFonts w:cs="Arial"/>
          <w:b/>
          <w:sz w:val="28"/>
        </w:rPr>
        <w:pPrChange w:id="7965" w:author="Seongeun Woo" w:date="2016-10-13T18:44:00Z">
          <w:pPr>
            <w:widowControl/>
            <w:jc w:val="left"/>
          </w:pPr>
        </w:pPrChange>
      </w:pPr>
    </w:p>
    <w:p w14:paraId="7F6EDB73" w14:textId="77777777" w:rsidR="0096549F" w:rsidRPr="00ED175E" w:rsidRDefault="0096549F">
      <w:pPr>
        <w:widowControl/>
        <w:autoSpaceDE w:val="0"/>
        <w:autoSpaceDN w:val="0"/>
        <w:jc w:val="left"/>
        <w:rPr>
          <w:rFonts w:cs="Arial"/>
          <w:b/>
          <w:sz w:val="28"/>
        </w:rPr>
        <w:pPrChange w:id="7966" w:author="Seongeun Woo" w:date="2016-10-13T18:44:00Z">
          <w:pPr>
            <w:widowControl/>
            <w:jc w:val="left"/>
          </w:pPr>
        </w:pPrChange>
      </w:pPr>
      <w:r w:rsidRPr="00ED175E">
        <w:rPr>
          <w:rFonts w:cs="Arial"/>
          <w:b/>
          <w:sz w:val="28"/>
        </w:rPr>
        <w:br w:type="page"/>
      </w:r>
    </w:p>
    <w:p w14:paraId="4F607B79" w14:textId="4FDBBB3B" w:rsidR="0096549F" w:rsidRPr="00ED175E" w:rsidRDefault="005642B9">
      <w:pPr>
        <w:pStyle w:val="11"/>
      </w:pPr>
      <w:bookmarkStart w:id="7967" w:name="_Toc414631971"/>
      <w:bookmarkStart w:id="7968" w:name="_Toc434858372"/>
      <w:bookmarkStart w:id="7969" w:name="_Toc445716759"/>
      <w:bookmarkStart w:id="7970" w:name="_Toc17112128"/>
      <w:ins w:id="7971" w:author="哲均 宋" w:date="2019-08-16T15:51:00Z">
        <w:r>
          <w:rPr>
            <w:rFonts w:hint="eastAsia"/>
            <w:lang w:eastAsia="ja-JP"/>
          </w:rPr>
          <w:t>R</w:t>
        </w:r>
        <w:r>
          <w:rPr>
            <w:lang w:eastAsia="ja-JP"/>
          </w:rPr>
          <w:t>elation</w:t>
        </w:r>
      </w:ins>
      <w:bookmarkEnd w:id="7970"/>
      <w:del w:id="7972" w:author="哲均 宋" w:date="2019-08-16T15:51:00Z">
        <w:r w:rsidR="0096549F" w:rsidRPr="00ED175E" w:rsidDel="005642B9">
          <w:rPr>
            <w:rFonts w:hint="eastAsia"/>
          </w:rPr>
          <w:delText>関係</w:delText>
        </w:r>
      </w:del>
      <w:bookmarkEnd w:id="7967"/>
      <w:bookmarkEnd w:id="7968"/>
      <w:bookmarkEnd w:id="7969"/>
    </w:p>
    <w:p w14:paraId="436DA853" w14:textId="0EB24C83" w:rsidR="0096549F" w:rsidRPr="00ED175E" w:rsidRDefault="0096549F">
      <w:pPr>
        <w:autoSpaceDE w:val="0"/>
        <w:autoSpaceDN w:val="0"/>
        <w:jc w:val="left"/>
        <w:pPrChange w:id="7973" w:author="Seongeun Woo" w:date="2016-10-13T18:44:00Z">
          <w:pPr/>
        </w:pPrChange>
      </w:pPr>
      <w:del w:id="7974" w:author="哲均 宋" w:date="2019-08-16T15:52:00Z">
        <w:r w:rsidRPr="00ED175E" w:rsidDel="005642B9">
          <w:rPr>
            <w:rFonts w:hint="eastAsia"/>
          </w:rPr>
          <w:delText>特定の商品の下位にある</w:delText>
        </w:r>
      </w:del>
      <w:ins w:id="7975" w:author="Seongeun Woo" w:date="2016-07-07T16:06:00Z">
        <w:del w:id="7976" w:author="哲均 宋" w:date="2019-08-16T15:52:00Z">
          <w:r w:rsidR="00A91AE7" w:rsidRPr="00ED175E" w:rsidDel="005642B9">
            <w:rPr>
              <w:rFonts w:hint="eastAsia"/>
            </w:rPr>
            <w:delText>の</w:delText>
          </w:r>
        </w:del>
      </w:ins>
      <w:del w:id="7977" w:author="哲均 宋" w:date="2019-08-16T15:52:00Z">
        <w:r w:rsidRPr="00ED175E" w:rsidDel="005642B9">
          <w:rPr>
            <w:rFonts w:hint="eastAsia"/>
          </w:rPr>
          <w:delText>担保リストを照会する方法である。</w:delText>
        </w:r>
      </w:del>
      <w:ins w:id="7978" w:author="哲均 宋" w:date="2019-08-16T15:52:00Z">
        <w:r w:rsidR="005642B9">
          <w:t>Query</w:t>
        </w:r>
        <w:r w:rsidR="005642B9" w:rsidRPr="005642B9">
          <w:t xml:space="preserve"> a list of </w:t>
        </w:r>
        <w:r w:rsidR="005642B9">
          <w:t>coverage</w:t>
        </w:r>
        <w:r w:rsidR="005642B9" w:rsidRPr="005642B9">
          <w:t xml:space="preserve"> below a specific product.</w:t>
        </w:r>
      </w:ins>
    </w:p>
    <w:p w14:paraId="60DF4A0C" w14:textId="77777777" w:rsidR="0096549F" w:rsidRPr="00ED175E" w:rsidRDefault="0096549F">
      <w:pPr>
        <w:pStyle w:val="-00"/>
        <w:wordWrap/>
        <w:rPr>
          <w:lang w:eastAsia="ja-JP"/>
        </w:rPr>
        <w:pPrChange w:id="7979" w:author="Seongeun Woo" w:date="2016-10-13T18:44:00Z">
          <w:pPr>
            <w:pStyle w:val="-00"/>
          </w:pPr>
        </w:pPrChange>
      </w:pPr>
    </w:p>
    <w:p w14:paraId="71289CA7" w14:textId="6A9E4F31" w:rsidR="0096549F" w:rsidRPr="00ED175E" w:rsidRDefault="0096549F">
      <w:pPr>
        <w:pStyle w:val="50"/>
        <w:wordWrap/>
        <w:ind w:left="601"/>
        <w:jc w:val="left"/>
        <w:pPrChange w:id="7980" w:author="Seongeun Woo" w:date="2016-10-13T18:44:00Z">
          <w:pPr>
            <w:pStyle w:val="50"/>
            <w:ind w:left="601"/>
          </w:pPr>
        </w:pPrChange>
      </w:pPr>
      <w:del w:id="7981" w:author="哲均 宋" w:date="2019-08-16T15:53:00Z">
        <w:r w:rsidRPr="00ED175E" w:rsidDel="005642B9">
          <w:delText>P2001</w:delText>
        </w:r>
        <w:r w:rsidRPr="00ED175E" w:rsidDel="005642B9">
          <w:rPr>
            <w:rFonts w:hint="eastAsia"/>
          </w:rPr>
          <w:delText>商品の下位にある担保を照会する</w:delText>
        </w:r>
        <w:r w:rsidRPr="00ED175E" w:rsidDel="005642B9">
          <w:delText>SQL</w:delText>
        </w:r>
        <w:r w:rsidRPr="00ED175E" w:rsidDel="005642B9">
          <w:rPr>
            <w:rFonts w:hint="eastAsia"/>
          </w:rPr>
          <w:delText>である。</w:delText>
        </w:r>
      </w:del>
      <w:ins w:id="7982" w:author="哲均 宋" w:date="2019-08-16T15:53:00Z">
        <w:r w:rsidR="005642B9" w:rsidRPr="005642B9">
          <w:t xml:space="preserve">SQL to query the </w:t>
        </w:r>
        <w:r w:rsidR="005642B9">
          <w:t>coverage</w:t>
        </w:r>
        <w:r w:rsidR="005642B9" w:rsidRPr="005642B9">
          <w:t xml:space="preserve"> </w:t>
        </w:r>
        <w:r w:rsidR="005642B9">
          <w:t>below</w:t>
        </w:r>
        <w:r w:rsidR="005642B9" w:rsidRPr="005642B9">
          <w:t xml:space="preserve"> the P2001 product.</w:t>
        </w:r>
      </w:ins>
    </w:p>
    <w:p w14:paraId="3E0E9AE5" w14:textId="56510382" w:rsidR="0096549F" w:rsidRPr="005642B9" w:rsidDel="005642B9" w:rsidRDefault="0096549F">
      <w:pPr>
        <w:pStyle w:val="-8"/>
        <w:wordWrap/>
        <w:ind w:left="812"/>
        <w:rPr>
          <w:del w:id="7983" w:author="哲均 宋" w:date="2019-08-16T15:54:00Z"/>
          <w:lang w:eastAsia="ja-JP"/>
          <w:rPrChange w:id="7984" w:author="哲均 宋" w:date="2019-08-16T15:54:00Z">
            <w:rPr>
              <w:del w:id="7985" w:author="哲均 宋" w:date="2019-08-16T15:54:00Z"/>
              <w:lang w:eastAsia="ja-JP"/>
            </w:rPr>
          </w:rPrChange>
        </w:rPr>
        <w:pPrChange w:id="7986" w:author="Seongeun Woo" w:date="2016-10-13T18:44:00Z">
          <w:pPr>
            <w:pStyle w:val="-8"/>
            <w:ind w:left="812"/>
          </w:pPr>
        </w:pPrChange>
      </w:pPr>
    </w:p>
    <w:p w14:paraId="33B8ACA6" w14:textId="77D4E7FC" w:rsidR="00496CF0" w:rsidRPr="00ED175E" w:rsidRDefault="00496CF0">
      <w:pPr>
        <w:pStyle w:val="af6"/>
        <w:keepNext/>
        <w:autoSpaceDE w:val="0"/>
        <w:autoSpaceDN w:val="0"/>
        <w:pPrChange w:id="7987" w:author="Seongeun Woo" w:date="2016-10-13T18:44:00Z">
          <w:pPr>
            <w:pStyle w:val="af6"/>
            <w:keepNext/>
          </w:pPr>
        </w:pPrChange>
      </w:pPr>
      <w:del w:id="7988" w:author="哲均 宋" w:date="2019-08-16T15:54:00Z">
        <w:r w:rsidRPr="00ED175E" w:rsidDel="005642B9">
          <w:delText xml:space="preserve"> </w:delText>
        </w:r>
      </w:del>
      <w:del w:id="7989" w:author="哲均 宋" w:date="2019-08-16T08:55:00Z">
        <w:r w:rsidRPr="00ED175E" w:rsidDel="003566B2">
          <w:delText>[</w:delText>
        </w:r>
        <w:r w:rsidRPr="00ED175E" w:rsidDel="003566B2">
          <w:rPr>
            <w:rFonts w:hint="eastAsia"/>
          </w:rPr>
          <w:delText>表</w:delText>
        </w:r>
      </w:del>
      <w:del w:id="7990" w:author="哲均 宋" w:date="2019-08-16T15:54:00Z">
        <w:r w:rsidRPr="00ED175E" w:rsidDel="005642B9">
          <w:delText xml:space="preserve"> </w:delText>
        </w:r>
        <w:r w:rsidRPr="0073721B" w:rsidDel="005642B9">
          <w:fldChar w:fldCharType="begin"/>
        </w:r>
        <w:r w:rsidRPr="00ED175E" w:rsidDel="005642B9">
          <w:delInstrText xml:space="preserve"> SEQ [</w:delInstrText>
        </w:r>
        <w:r w:rsidRPr="00ED175E" w:rsidDel="005642B9">
          <w:rPr>
            <w:rFonts w:hint="eastAsia"/>
          </w:rPr>
          <w:delInstrText>表</w:delInstrText>
        </w:r>
        <w:r w:rsidRPr="00ED175E" w:rsidDel="005642B9">
          <w:delInstrText xml:space="preserve"> \* ARABIC </w:delInstrText>
        </w:r>
        <w:r w:rsidRPr="0073721B" w:rsidDel="005642B9">
          <w:fldChar w:fldCharType="separate"/>
        </w:r>
        <w:r w:rsidR="00D76249" w:rsidDel="005642B9">
          <w:rPr>
            <w:noProof/>
          </w:rPr>
          <w:delText>33</w:delText>
        </w:r>
        <w:r w:rsidRPr="0073721B" w:rsidDel="005642B9">
          <w:fldChar w:fldCharType="end"/>
        </w:r>
        <w:r w:rsidRPr="00ED175E" w:rsidDel="005642B9">
          <w:delText xml:space="preserve"> </w:delText>
        </w:r>
        <w:r w:rsidRPr="00ED175E" w:rsidDel="005642B9">
          <w:rPr>
            <w:rFonts w:hint="eastAsia"/>
          </w:rPr>
          <w:delText>特定商品の担保リスト照会</w:delText>
        </w:r>
        <w:r w:rsidRPr="00ED175E" w:rsidDel="005642B9">
          <w:delText>SQL]</w:delText>
        </w:r>
      </w:del>
    </w:p>
    <w:tbl>
      <w:tblPr>
        <w:tblStyle w:val="af5"/>
        <w:tblW w:w="0" w:type="auto"/>
        <w:tblInd w:w="108" w:type="dxa"/>
        <w:tblLook w:val="04A0" w:firstRow="1" w:lastRow="0" w:firstColumn="1" w:lastColumn="0" w:noHBand="0" w:noVBand="1"/>
      </w:tblPr>
      <w:tblGrid>
        <w:gridCol w:w="9407"/>
      </w:tblGrid>
      <w:tr w:rsidR="0096549F" w:rsidRPr="00ED175E" w14:paraId="401901C7" w14:textId="77777777" w:rsidTr="00496CF0">
        <w:tc>
          <w:tcPr>
            <w:tcW w:w="9407" w:type="dxa"/>
          </w:tcPr>
          <w:p w14:paraId="15E580B8" w14:textId="77777777" w:rsidR="00A91AE7" w:rsidRPr="00ED175E" w:rsidRDefault="00A91AE7">
            <w:pPr>
              <w:pStyle w:val="-1"/>
              <w:wordWrap/>
              <w:jc w:val="left"/>
              <w:rPr>
                <w:ins w:id="7991" w:author="Seongeun Woo" w:date="2016-07-07T16:07:00Z"/>
                <w:rFonts w:ascii="Courier New" w:eastAsia="ＭＳ Ｐゴシック" w:hAnsi="Courier New" w:cstheme="minorBidi"/>
                <w:rPrChange w:id="7992" w:author="InnoRules" w:date="2016-08-30T14:14:00Z">
                  <w:rPr>
                    <w:ins w:id="7993" w:author="Seongeun Woo" w:date="2016-07-07T16:07:00Z"/>
                    <w:highlight w:val="white"/>
                  </w:rPr>
                </w:rPrChange>
              </w:rPr>
              <w:pPrChange w:id="7994" w:author="Seongeun Woo" w:date="2016-10-13T18:44:00Z">
                <w:pPr>
                  <w:pStyle w:val="-00"/>
                </w:pPr>
              </w:pPrChange>
            </w:pPr>
            <w:ins w:id="7995" w:author="Seongeun Woo" w:date="2016-07-07T16:07:00Z">
              <w:r w:rsidRPr="00ED175E">
                <w:rPr>
                  <w:rFonts w:ascii="Courier New" w:eastAsia="ＭＳ Ｐゴシック" w:hAnsi="Courier New" w:cstheme="minorBidi"/>
                  <w:b w:val="0"/>
                  <w:szCs w:val="20"/>
                  <w:rPrChange w:id="7996" w:author="InnoRules" w:date="2016-08-30T14:14:00Z">
                    <w:rPr>
                      <w:highlight w:val="white"/>
                    </w:rPr>
                  </w:rPrChange>
                </w:rPr>
                <w:t xml:space="preserve">SELECT OM1.BIZCODE AS PBIZCODE, OM1.OBJ_NAME AS PNAME, </w:t>
              </w:r>
            </w:ins>
          </w:p>
          <w:p w14:paraId="2087CC77" w14:textId="77777777" w:rsidR="00A91AE7" w:rsidRPr="00ED175E" w:rsidRDefault="00A91AE7">
            <w:pPr>
              <w:pStyle w:val="-1"/>
              <w:wordWrap/>
              <w:ind w:leftChars="393" w:left="778"/>
              <w:jc w:val="left"/>
              <w:rPr>
                <w:ins w:id="7997" w:author="Seongeun Woo" w:date="2016-07-07T16:07:00Z"/>
                <w:rFonts w:ascii="Courier New" w:eastAsia="ＭＳ Ｐゴシック" w:hAnsi="Courier New" w:cstheme="minorBidi"/>
                <w:rPrChange w:id="7998" w:author="InnoRules" w:date="2016-08-30T14:14:00Z">
                  <w:rPr>
                    <w:ins w:id="7999" w:author="Seongeun Woo" w:date="2016-07-07T16:07:00Z"/>
                    <w:highlight w:val="white"/>
                  </w:rPr>
                </w:rPrChange>
              </w:rPr>
              <w:pPrChange w:id="8000" w:author="Seongeun Woo" w:date="2016-10-13T18:44:00Z">
                <w:pPr>
                  <w:pStyle w:val="-22"/>
                </w:pPr>
              </w:pPrChange>
            </w:pPr>
            <w:ins w:id="8001" w:author="Seongeun Woo" w:date="2016-07-07T16:07:00Z">
              <w:r w:rsidRPr="00ED175E">
                <w:rPr>
                  <w:rFonts w:ascii="Courier New" w:eastAsia="ＭＳ Ｐゴシック" w:hAnsi="Courier New" w:cstheme="minorBidi"/>
                  <w:b w:val="0"/>
                  <w:szCs w:val="20"/>
                  <w:rPrChange w:id="8002" w:author="InnoRules" w:date="2016-08-30T14:14:00Z">
                    <w:rPr>
                      <w:highlight w:val="white"/>
                    </w:rPr>
                  </w:rPrChange>
                </w:rPr>
                <w:t>OM2.BIZCODE AS IBIZCODE, OM2.OBJ_NAME AS INAME</w:t>
              </w:r>
            </w:ins>
          </w:p>
          <w:p w14:paraId="14BBBEDC" w14:textId="77777777" w:rsidR="00A91AE7" w:rsidRPr="00ED175E" w:rsidRDefault="00A91AE7">
            <w:pPr>
              <w:pStyle w:val="-1"/>
              <w:wordWrap/>
              <w:jc w:val="left"/>
              <w:rPr>
                <w:ins w:id="8003" w:author="Seongeun Woo" w:date="2016-07-07T16:07:00Z"/>
                <w:rFonts w:ascii="Courier New" w:eastAsia="ＭＳ Ｐゴシック" w:hAnsi="Courier New" w:cstheme="minorBidi"/>
                <w:rPrChange w:id="8004" w:author="InnoRules" w:date="2016-08-30T14:14:00Z">
                  <w:rPr>
                    <w:ins w:id="8005" w:author="Seongeun Woo" w:date="2016-07-07T16:07:00Z"/>
                    <w:highlight w:val="white"/>
                  </w:rPr>
                </w:rPrChange>
              </w:rPr>
              <w:pPrChange w:id="8006" w:author="Seongeun Woo" w:date="2016-10-13T18:44:00Z">
                <w:pPr>
                  <w:pStyle w:val="-00"/>
                </w:pPr>
              </w:pPrChange>
            </w:pPr>
            <w:ins w:id="8007" w:author="Seongeun Woo" w:date="2016-07-07T16:07:00Z">
              <w:r w:rsidRPr="00ED175E">
                <w:rPr>
                  <w:rFonts w:ascii="Courier New" w:eastAsia="ＭＳ Ｐゴシック" w:hAnsi="Courier New" w:cstheme="minorBidi"/>
                  <w:b w:val="0"/>
                  <w:szCs w:val="20"/>
                  <w:rPrChange w:id="8008" w:author="InnoRules" w:date="2016-08-30T14:14:00Z">
                    <w:rPr>
                      <w:highlight w:val="white"/>
                    </w:rPr>
                  </w:rPrChange>
                </w:rPr>
                <w:t xml:space="preserve">  FROM OBJ_MAIN OM1, OBJ_INV OI, OBJ_MAIN OM2</w:t>
              </w:r>
            </w:ins>
          </w:p>
          <w:p w14:paraId="0195B84C" w14:textId="77777777" w:rsidR="00A91AE7" w:rsidRPr="00ED175E" w:rsidRDefault="00A91AE7">
            <w:pPr>
              <w:pStyle w:val="-1"/>
              <w:wordWrap/>
              <w:jc w:val="left"/>
              <w:rPr>
                <w:ins w:id="8009" w:author="Seongeun Woo" w:date="2016-07-07T16:07:00Z"/>
                <w:rFonts w:ascii="Courier New" w:eastAsia="ＭＳ Ｐゴシック" w:hAnsi="Courier New" w:cstheme="minorBidi"/>
                <w:rPrChange w:id="8010" w:author="InnoRules" w:date="2016-08-30T14:14:00Z">
                  <w:rPr>
                    <w:ins w:id="8011" w:author="Seongeun Woo" w:date="2016-07-07T16:07:00Z"/>
                    <w:highlight w:val="white"/>
                  </w:rPr>
                </w:rPrChange>
              </w:rPr>
              <w:pPrChange w:id="8012" w:author="Seongeun Woo" w:date="2016-10-13T18:44:00Z">
                <w:pPr>
                  <w:pStyle w:val="-00"/>
                </w:pPr>
              </w:pPrChange>
            </w:pPr>
            <w:ins w:id="8013" w:author="Seongeun Woo" w:date="2016-07-07T16:07:00Z">
              <w:r w:rsidRPr="00ED175E">
                <w:rPr>
                  <w:rFonts w:ascii="Courier New" w:eastAsia="ＭＳ Ｐゴシック" w:hAnsi="Courier New" w:cstheme="minorBidi"/>
                  <w:b w:val="0"/>
                  <w:szCs w:val="20"/>
                  <w:rPrChange w:id="8014" w:author="InnoRules" w:date="2016-08-30T14:14:00Z">
                    <w:rPr>
                      <w:highlight w:val="white"/>
                    </w:rPr>
                  </w:rPrChange>
                </w:rPr>
                <w:t>WHERE OM1.SID = OI.SID</w:t>
              </w:r>
            </w:ins>
          </w:p>
          <w:p w14:paraId="67CBDBD4" w14:textId="77777777" w:rsidR="00A91AE7" w:rsidRPr="00ED175E" w:rsidRDefault="00A91AE7">
            <w:pPr>
              <w:pStyle w:val="-1"/>
              <w:wordWrap/>
              <w:jc w:val="left"/>
              <w:rPr>
                <w:ins w:id="8015" w:author="Seongeun Woo" w:date="2016-07-07T16:07:00Z"/>
                <w:rFonts w:ascii="Courier New" w:eastAsia="ＭＳ Ｐゴシック" w:hAnsi="Courier New" w:cstheme="minorBidi"/>
                <w:rPrChange w:id="8016" w:author="InnoRules" w:date="2016-08-30T14:14:00Z">
                  <w:rPr>
                    <w:ins w:id="8017" w:author="Seongeun Woo" w:date="2016-07-07T16:07:00Z"/>
                    <w:highlight w:val="white"/>
                  </w:rPr>
                </w:rPrChange>
              </w:rPr>
              <w:pPrChange w:id="8018" w:author="Seongeun Woo" w:date="2016-10-13T18:44:00Z">
                <w:pPr>
                  <w:pStyle w:val="-00"/>
                </w:pPr>
              </w:pPrChange>
            </w:pPr>
            <w:ins w:id="8019" w:author="Seongeun Woo" w:date="2016-07-07T16:07:00Z">
              <w:r w:rsidRPr="00ED175E">
                <w:rPr>
                  <w:rFonts w:ascii="Courier New" w:eastAsia="ＭＳ Ｐゴシック" w:hAnsi="Courier New" w:cstheme="minorBidi"/>
                  <w:b w:val="0"/>
                  <w:szCs w:val="20"/>
                  <w:rPrChange w:id="8020" w:author="InnoRules" w:date="2016-08-30T14:14:00Z">
                    <w:rPr>
                      <w:highlight w:val="white"/>
                    </w:rPr>
                  </w:rPrChange>
                </w:rPr>
                <w:t xml:space="preserve">    AND OI.SUBSID = OM2.SID</w:t>
              </w:r>
            </w:ins>
          </w:p>
          <w:p w14:paraId="12BD31E8" w14:textId="77777777" w:rsidR="00A91AE7" w:rsidRPr="00ED175E" w:rsidRDefault="00A91AE7">
            <w:pPr>
              <w:pStyle w:val="-1"/>
              <w:wordWrap/>
              <w:jc w:val="left"/>
              <w:rPr>
                <w:ins w:id="8021" w:author="Seongeun Woo" w:date="2016-07-07T16:07:00Z"/>
                <w:rFonts w:ascii="Courier New" w:eastAsia="ＭＳ Ｐゴシック" w:hAnsi="Courier New" w:cstheme="minorBidi"/>
                <w:rPrChange w:id="8022" w:author="InnoRules" w:date="2016-08-30T14:14:00Z">
                  <w:rPr>
                    <w:ins w:id="8023" w:author="Seongeun Woo" w:date="2016-07-07T16:07:00Z"/>
                    <w:highlight w:val="white"/>
                  </w:rPr>
                </w:rPrChange>
              </w:rPr>
              <w:pPrChange w:id="8024" w:author="Seongeun Woo" w:date="2016-10-13T18:44:00Z">
                <w:pPr>
                  <w:pStyle w:val="-00"/>
                </w:pPr>
              </w:pPrChange>
            </w:pPr>
            <w:ins w:id="8025" w:author="Seongeun Woo" w:date="2016-07-07T16:07:00Z">
              <w:r w:rsidRPr="00ED175E">
                <w:rPr>
                  <w:rFonts w:ascii="Courier New" w:eastAsia="ＭＳ Ｐゴシック" w:hAnsi="Courier New" w:cstheme="minorBidi"/>
                  <w:b w:val="0"/>
                  <w:szCs w:val="20"/>
                  <w:rPrChange w:id="8026" w:author="InnoRules" w:date="2016-08-30T14:14:00Z">
                    <w:rPr>
                      <w:highlight w:val="white"/>
                    </w:rPr>
                  </w:rPrChange>
                </w:rPr>
                <w:t xml:space="preserve">    AND OI.INV_TYPE = 1</w:t>
              </w:r>
            </w:ins>
          </w:p>
          <w:p w14:paraId="7F3040B5" w14:textId="77777777" w:rsidR="00A91AE7" w:rsidRPr="00ED175E" w:rsidRDefault="00A91AE7">
            <w:pPr>
              <w:pStyle w:val="-1"/>
              <w:wordWrap/>
              <w:jc w:val="left"/>
              <w:rPr>
                <w:ins w:id="8027" w:author="Seongeun Woo" w:date="2016-07-07T16:07:00Z"/>
                <w:rFonts w:ascii="Courier New" w:eastAsia="ＭＳ Ｐゴシック" w:hAnsi="Courier New" w:cstheme="minorBidi"/>
                <w:rPrChange w:id="8028" w:author="InnoRules" w:date="2016-08-30T14:14:00Z">
                  <w:rPr>
                    <w:ins w:id="8029" w:author="Seongeun Woo" w:date="2016-07-07T16:07:00Z"/>
                    <w:highlight w:val="white"/>
                  </w:rPr>
                </w:rPrChange>
              </w:rPr>
              <w:pPrChange w:id="8030" w:author="Seongeun Woo" w:date="2016-10-13T18:44:00Z">
                <w:pPr>
                  <w:pStyle w:val="-00"/>
                </w:pPr>
              </w:pPrChange>
            </w:pPr>
            <w:ins w:id="8031" w:author="Seongeun Woo" w:date="2016-07-07T16:07:00Z">
              <w:r w:rsidRPr="00ED175E">
                <w:rPr>
                  <w:rFonts w:ascii="Courier New" w:eastAsia="ＭＳ Ｐゴシック" w:hAnsi="Courier New" w:cstheme="minorBidi"/>
                  <w:b w:val="0"/>
                  <w:szCs w:val="20"/>
                  <w:rPrChange w:id="8032" w:author="InnoRules" w:date="2016-08-30T14:14:00Z">
                    <w:rPr>
                      <w:highlight w:val="white"/>
                    </w:rPr>
                  </w:rPrChange>
                </w:rPr>
                <w:t xml:space="preserve">    AND OM1.END_DT = '99991231'</w:t>
              </w:r>
            </w:ins>
          </w:p>
          <w:p w14:paraId="792F5F21" w14:textId="77777777" w:rsidR="00A91AE7" w:rsidRPr="00ED175E" w:rsidRDefault="00A91AE7">
            <w:pPr>
              <w:pStyle w:val="-1"/>
              <w:wordWrap/>
              <w:jc w:val="left"/>
              <w:rPr>
                <w:ins w:id="8033" w:author="Seongeun Woo" w:date="2016-07-07T16:07:00Z"/>
                <w:rFonts w:ascii="Courier New" w:eastAsia="ＭＳ Ｐゴシック" w:hAnsi="Courier New" w:cstheme="minorBidi"/>
                <w:rPrChange w:id="8034" w:author="InnoRules" w:date="2016-08-30T14:14:00Z">
                  <w:rPr>
                    <w:ins w:id="8035" w:author="Seongeun Woo" w:date="2016-07-07T16:07:00Z"/>
                    <w:highlight w:val="white"/>
                  </w:rPr>
                </w:rPrChange>
              </w:rPr>
              <w:pPrChange w:id="8036" w:author="Seongeun Woo" w:date="2016-10-13T18:44:00Z">
                <w:pPr>
                  <w:pStyle w:val="-00"/>
                </w:pPr>
              </w:pPrChange>
            </w:pPr>
            <w:ins w:id="8037" w:author="Seongeun Woo" w:date="2016-07-07T16:07:00Z">
              <w:r w:rsidRPr="00ED175E">
                <w:rPr>
                  <w:rFonts w:ascii="Courier New" w:eastAsia="ＭＳ Ｐゴシック" w:hAnsi="Courier New" w:cstheme="minorBidi"/>
                  <w:b w:val="0"/>
                  <w:szCs w:val="20"/>
                  <w:rPrChange w:id="8038" w:author="InnoRules" w:date="2016-08-30T14:14:00Z">
                    <w:rPr>
                      <w:highlight w:val="white"/>
                    </w:rPr>
                  </w:rPrChange>
                </w:rPr>
                <w:t xml:space="preserve">    AND OI.END_DT = '99991231'</w:t>
              </w:r>
            </w:ins>
          </w:p>
          <w:p w14:paraId="29616D1A" w14:textId="77777777" w:rsidR="00A91AE7" w:rsidRPr="00ED175E" w:rsidRDefault="00A91AE7">
            <w:pPr>
              <w:pStyle w:val="-1"/>
              <w:wordWrap/>
              <w:jc w:val="left"/>
              <w:rPr>
                <w:ins w:id="8039" w:author="Seongeun Woo" w:date="2016-07-07T16:07:00Z"/>
                <w:rFonts w:ascii="Courier New" w:eastAsia="ＭＳ Ｐゴシック" w:hAnsi="Courier New" w:cstheme="minorBidi"/>
                <w:rPrChange w:id="8040" w:author="InnoRules" w:date="2016-08-30T14:14:00Z">
                  <w:rPr>
                    <w:ins w:id="8041" w:author="Seongeun Woo" w:date="2016-07-07T16:07:00Z"/>
                    <w:highlight w:val="white"/>
                  </w:rPr>
                </w:rPrChange>
              </w:rPr>
              <w:pPrChange w:id="8042" w:author="Seongeun Woo" w:date="2016-10-13T18:44:00Z">
                <w:pPr>
                  <w:pStyle w:val="-00"/>
                </w:pPr>
              </w:pPrChange>
            </w:pPr>
            <w:ins w:id="8043" w:author="Seongeun Woo" w:date="2016-07-07T16:07:00Z">
              <w:r w:rsidRPr="00ED175E">
                <w:rPr>
                  <w:rFonts w:ascii="Courier New" w:eastAsia="ＭＳ Ｐゴシック" w:hAnsi="Courier New" w:cstheme="minorBidi"/>
                  <w:b w:val="0"/>
                  <w:szCs w:val="20"/>
                  <w:rPrChange w:id="8044" w:author="InnoRules" w:date="2016-08-30T14:14:00Z">
                    <w:rPr>
                      <w:highlight w:val="white"/>
                    </w:rPr>
                  </w:rPrChange>
                </w:rPr>
                <w:t xml:space="preserve">    AND OM2.END_DT = '99991231'</w:t>
              </w:r>
            </w:ins>
          </w:p>
          <w:p w14:paraId="19A33884" w14:textId="77777777" w:rsidR="00A91AE7" w:rsidRPr="00ED175E" w:rsidRDefault="00A91AE7">
            <w:pPr>
              <w:pStyle w:val="-1"/>
              <w:wordWrap/>
              <w:jc w:val="left"/>
              <w:rPr>
                <w:ins w:id="8045" w:author="Seongeun Woo" w:date="2016-07-07T16:07:00Z"/>
                <w:rFonts w:ascii="Courier New" w:eastAsia="ＭＳ Ｐゴシック" w:hAnsi="Courier New" w:cstheme="minorBidi"/>
                <w:rPrChange w:id="8046" w:author="InnoRules" w:date="2016-08-30T14:14:00Z">
                  <w:rPr>
                    <w:ins w:id="8047" w:author="Seongeun Woo" w:date="2016-07-07T16:07:00Z"/>
                    <w:highlight w:val="white"/>
                  </w:rPr>
                </w:rPrChange>
              </w:rPr>
              <w:pPrChange w:id="8048" w:author="Seongeun Woo" w:date="2016-10-13T18:44:00Z">
                <w:pPr>
                  <w:pStyle w:val="-00"/>
                </w:pPr>
              </w:pPrChange>
            </w:pPr>
            <w:ins w:id="8049" w:author="Seongeun Woo" w:date="2016-07-07T16:07:00Z">
              <w:r w:rsidRPr="00ED175E">
                <w:rPr>
                  <w:rFonts w:ascii="Courier New" w:eastAsia="ＭＳ Ｐゴシック" w:hAnsi="Courier New" w:cstheme="minorBidi"/>
                  <w:b w:val="0"/>
                  <w:szCs w:val="20"/>
                  <w:rPrChange w:id="8050" w:author="InnoRules" w:date="2016-08-30T14:14:00Z">
                    <w:rPr>
                      <w:highlight w:val="white"/>
                    </w:rPr>
                  </w:rPrChange>
                </w:rPr>
                <w:t xml:space="preserve">    AND OM1.SID = 261  </w:t>
              </w:r>
            </w:ins>
          </w:p>
          <w:p w14:paraId="25BBF107" w14:textId="77777777" w:rsidR="00A91AE7" w:rsidRPr="00ED175E" w:rsidRDefault="00A91AE7">
            <w:pPr>
              <w:pStyle w:val="-1"/>
              <w:wordWrap/>
              <w:jc w:val="left"/>
              <w:rPr>
                <w:ins w:id="8051" w:author="Seongeun Woo" w:date="2016-07-07T16:07:00Z"/>
                <w:rPrChange w:id="8052" w:author="InnoRules" w:date="2016-08-30T14:14:00Z">
                  <w:rPr>
                    <w:ins w:id="8053" w:author="Seongeun Woo" w:date="2016-07-07T16:07:00Z"/>
                    <w:highlight w:val="white"/>
                  </w:rPr>
                </w:rPrChange>
              </w:rPr>
              <w:pPrChange w:id="8054" w:author="Seongeun Woo" w:date="2016-10-13T18:44:00Z">
                <w:pPr>
                  <w:pStyle w:val="-00"/>
                </w:pPr>
              </w:pPrChange>
            </w:pPr>
            <w:ins w:id="8055" w:author="Seongeun Woo" w:date="2016-07-07T16:07:00Z">
              <w:r w:rsidRPr="00ED175E">
                <w:rPr>
                  <w:rFonts w:ascii="Courier New" w:eastAsia="ＭＳ Ｐゴシック" w:hAnsi="Courier New" w:cstheme="minorBidi"/>
                  <w:b w:val="0"/>
                  <w:szCs w:val="20"/>
                  <w:rPrChange w:id="8056" w:author="InnoRules" w:date="2016-08-30T14:14:00Z">
                    <w:rPr>
                      <w:highlight w:val="white"/>
                    </w:rPr>
                  </w:rPrChange>
                </w:rPr>
                <w:t xml:space="preserve">    AND '20150225' BETWEEN OM2.VF_DT AND OM2.VT_DT</w:t>
              </w:r>
            </w:ins>
          </w:p>
          <w:p w14:paraId="60CD23D2" w14:textId="361A618D" w:rsidR="0096549F" w:rsidRPr="00ED175E" w:rsidDel="00A91AE7" w:rsidRDefault="00A91AE7">
            <w:pPr>
              <w:pStyle w:val="afb"/>
              <w:autoSpaceDE w:val="0"/>
              <w:autoSpaceDN w:val="0"/>
              <w:rPr>
                <w:del w:id="8057" w:author="Seongeun Woo" w:date="2016-07-07T16:07:00Z"/>
              </w:rPr>
              <w:pPrChange w:id="8058" w:author="Seongeun Woo" w:date="2016-10-13T18:44:00Z">
                <w:pPr>
                  <w:pStyle w:val="afb"/>
                </w:pPr>
              </w:pPrChange>
            </w:pPr>
            <w:ins w:id="8059" w:author="Seongeun Woo" w:date="2016-07-07T16:07:00Z">
              <w:r w:rsidRPr="00ED175E">
                <w:rPr>
                  <w:rPrChange w:id="8060" w:author="InnoRules" w:date="2016-08-30T14:14:00Z">
                    <w:rPr>
                      <w:rFonts w:ascii="Noto Sans Japanese Regular" w:eastAsia="Noto Sans Japanese Regular" w:hAnsi="Malgun Gothic" w:cs="Times New Roman"/>
                      <w:spacing w:val="0"/>
                      <w:kern w:val="0"/>
                      <w:sz w:val="19"/>
                      <w:highlight w:val="white"/>
                      <w:lang w:eastAsia="ko-KR"/>
                    </w:rPr>
                  </w:rPrChange>
                </w:rPr>
                <w:t>ORDER BY OM2.BIZCODE</w:t>
              </w:r>
            </w:ins>
            <w:del w:id="8061" w:author="Seongeun Woo" w:date="2016-07-07T16:07:00Z">
              <w:r w:rsidR="0096549F" w:rsidRPr="00ED175E" w:rsidDel="00A91AE7">
                <w:delText xml:space="preserve">SELECT OM1.BIZCODE AS PBIZCODE, OM1.OBJ_NAME AS PNAME, </w:delText>
              </w:r>
            </w:del>
          </w:p>
          <w:p w14:paraId="38E41AF6" w14:textId="007A2A6B" w:rsidR="0096549F" w:rsidRPr="00ED175E" w:rsidDel="00A91AE7" w:rsidRDefault="0096549F">
            <w:pPr>
              <w:pStyle w:val="afb"/>
              <w:autoSpaceDE w:val="0"/>
              <w:autoSpaceDN w:val="0"/>
              <w:rPr>
                <w:del w:id="8062" w:author="Seongeun Woo" w:date="2016-07-07T16:07:00Z"/>
              </w:rPr>
              <w:pPrChange w:id="8063" w:author="Seongeun Woo" w:date="2016-10-13T18:44:00Z">
                <w:pPr>
                  <w:pStyle w:val="afb"/>
                </w:pPr>
              </w:pPrChange>
            </w:pPr>
            <w:del w:id="8064" w:author="Seongeun Woo" w:date="2016-07-07T16:07:00Z">
              <w:r w:rsidRPr="00ED175E" w:rsidDel="00A91AE7">
                <w:delText>OM2.BIZCODE AS IBIZCODE, OM2.OBJ_NAME AS INAME</w:delText>
              </w:r>
            </w:del>
          </w:p>
          <w:p w14:paraId="21EB29E2" w14:textId="0F1A71AF" w:rsidR="0096549F" w:rsidRPr="00ED175E" w:rsidDel="00A91AE7" w:rsidRDefault="0096549F">
            <w:pPr>
              <w:pStyle w:val="afb"/>
              <w:autoSpaceDE w:val="0"/>
              <w:autoSpaceDN w:val="0"/>
              <w:rPr>
                <w:del w:id="8065" w:author="Seongeun Woo" w:date="2016-07-07T16:07:00Z"/>
              </w:rPr>
              <w:pPrChange w:id="8066" w:author="Seongeun Woo" w:date="2016-10-13T18:44:00Z">
                <w:pPr>
                  <w:pStyle w:val="afb"/>
                </w:pPr>
              </w:pPrChange>
            </w:pPr>
            <w:del w:id="8067" w:author="Seongeun Woo" w:date="2016-07-07T16:07:00Z">
              <w:r w:rsidRPr="00ED175E" w:rsidDel="00A91AE7">
                <w:delText xml:space="preserve">  FROM OBJ_MAIN OM1, OBJ_INV OI, OBJ_MAIN OM2</w:delText>
              </w:r>
            </w:del>
          </w:p>
          <w:p w14:paraId="55B286C3" w14:textId="70A8757D" w:rsidR="0096549F" w:rsidRPr="00ED175E" w:rsidDel="00A91AE7" w:rsidRDefault="0096549F">
            <w:pPr>
              <w:pStyle w:val="afb"/>
              <w:autoSpaceDE w:val="0"/>
              <w:autoSpaceDN w:val="0"/>
              <w:rPr>
                <w:del w:id="8068" w:author="Seongeun Woo" w:date="2016-07-07T16:07:00Z"/>
              </w:rPr>
              <w:pPrChange w:id="8069" w:author="Seongeun Woo" w:date="2016-10-13T18:44:00Z">
                <w:pPr>
                  <w:pStyle w:val="afb"/>
                </w:pPr>
              </w:pPrChange>
            </w:pPr>
            <w:del w:id="8070" w:author="Seongeun Woo" w:date="2016-07-07T16:07:00Z">
              <w:r w:rsidRPr="00ED175E" w:rsidDel="00A91AE7">
                <w:delText>WHERE OM1.SID = OI.SID</w:delText>
              </w:r>
            </w:del>
          </w:p>
          <w:p w14:paraId="3CE8C181" w14:textId="520DDE93" w:rsidR="0096549F" w:rsidRPr="00ED175E" w:rsidDel="00A91AE7" w:rsidRDefault="0096549F">
            <w:pPr>
              <w:pStyle w:val="afb"/>
              <w:autoSpaceDE w:val="0"/>
              <w:autoSpaceDN w:val="0"/>
              <w:rPr>
                <w:del w:id="8071" w:author="Seongeun Woo" w:date="2016-07-07T16:07:00Z"/>
              </w:rPr>
              <w:pPrChange w:id="8072" w:author="Seongeun Woo" w:date="2016-10-13T18:44:00Z">
                <w:pPr>
                  <w:pStyle w:val="afb"/>
                </w:pPr>
              </w:pPrChange>
            </w:pPr>
            <w:del w:id="8073" w:author="Seongeun Woo" w:date="2016-07-07T16:07:00Z">
              <w:r w:rsidRPr="00ED175E" w:rsidDel="00A91AE7">
                <w:delText xml:space="preserve">    AND OI.SUBSID = OM2.SID</w:delText>
              </w:r>
            </w:del>
          </w:p>
          <w:p w14:paraId="48544376" w14:textId="3F54BC72" w:rsidR="0096549F" w:rsidRPr="00ED175E" w:rsidDel="00A91AE7" w:rsidRDefault="0096549F">
            <w:pPr>
              <w:pStyle w:val="afb"/>
              <w:autoSpaceDE w:val="0"/>
              <w:autoSpaceDN w:val="0"/>
              <w:rPr>
                <w:del w:id="8074" w:author="Seongeun Woo" w:date="2016-07-07T16:07:00Z"/>
              </w:rPr>
              <w:pPrChange w:id="8075" w:author="Seongeun Woo" w:date="2016-10-13T18:44:00Z">
                <w:pPr>
                  <w:pStyle w:val="afb"/>
                </w:pPr>
              </w:pPrChange>
            </w:pPr>
            <w:del w:id="8076" w:author="Seongeun Woo" w:date="2016-07-07T16:07:00Z">
              <w:r w:rsidRPr="00ED175E" w:rsidDel="00A91AE7">
                <w:delText xml:space="preserve">    AND OI.INV_TYPE = 1</w:delText>
              </w:r>
            </w:del>
          </w:p>
          <w:p w14:paraId="63ACD849" w14:textId="0AA41B13" w:rsidR="0096549F" w:rsidRPr="00ED175E" w:rsidDel="00A91AE7" w:rsidRDefault="0096549F">
            <w:pPr>
              <w:pStyle w:val="afb"/>
              <w:autoSpaceDE w:val="0"/>
              <w:autoSpaceDN w:val="0"/>
              <w:rPr>
                <w:del w:id="8077" w:author="Seongeun Woo" w:date="2016-07-07T16:07:00Z"/>
              </w:rPr>
              <w:pPrChange w:id="8078" w:author="Seongeun Woo" w:date="2016-10-13T18:44:00Z">
                <w:pPr>
                  <w:pStyle w:val="afb"/>
                </w:pPr>
              </w:pPrChange>
            </w:pPr>
            <w:del w:id="8079" w:author="Seongeun Woo" w:date="2016-07-07T16:07:00Z">
              <w:r w:rsidRPr="00ED175E" w:rsidDel="00A91AE7">
                <w:delText xml:space="preserve">    AND OM1.END_DT = '99991231'</w:delText>
              </w:r>
            </w:del>
          </w:p>
          <w:p w14:paraId="78F2613A" w14:textId="4BB2B3C6" w:rsidR="0096549F" w:rsidRPr="00ED175E" w:rsidDel="00A91AE7" w:rsidRDefault="0096549F">
            <w:pPr>
              <w:pStyle w:val="afb"/>
              <w:autoSpaceDE w:val="0"/>
              <w:autoSpaceDN w:val="0"/>
              <w:rPr>
                <w:del w:id="8080" w:author="Seongeun Woo" w:date="2016-07-07T16:07:00Z"/>
              </w:rPr>
              <w:pPrChange w:id="8081" w:author="Seongeun Woo" w:date="2016-10-13T18:44:00Z">
                <w:pPr>
                  <w:pStyle w:val="afb"/>
                </w:pPr>
              </w:pPrChange>
            </w:pPr>
            <w:del w:id="8082" w:author="Seongeun Woo" w:date="2016-07-07T16:07:00Z">
              <w:r w:rsidRPr="00ED175E" w:rsidDel="00A91AE7">
                <w:delText xml:space="preserve">    AND OI.END_DT = '99991231'</w:delText>
              </w:r>
            </w:del>
          </w:p>
          <w:p w14:paraId="0588DFD1" w14:textId="3B869093" w:rsidR="0096549F" w:rsidRPr="00ED175E" w:rsidDel="00A91AE7" w:rsidRDefault="0096549F">
            <w:pPr>
              <w:pStyle w:val="afb"/>
              <w:autoSpaceDE w:val="0"/>
              <w:autoSpaceDN w:val="0"/>
              <w:rPr>
                <w:del w:id="8083" w:author="Seongeun Woo" w:date="2016-07-07T16:07:00Z"/>
              </w:rPr>
              <w:pPrChange w:id="8084" w:author="Seongeun Woo" w:date="2016-10-13T18:44:00Z">
                <w:pPr>
                  <w:pStyle w:val="afb"/>
                </w:pPr>
              </w:pPrChange>
            </w:pPr>
            <w:del w:id="8085" w:author="Seongeun Woo" w:date="2016-07-07T16:07:00Z">
              <w:r w:rsidRPr="00ED175E" w:rsidDel="00A91AE7">
                <w:delText xml:space="preserve">    AND OM2.END_DT = '99991231'</w:delText>
              </w:r>
            </w:del>
          </w:p>
          <w:p w14:paraId="6EFEFE35" w14:textId="7E3010DC" w:rsidR="0096549F" w:rsidRPr="00ED175E" w:rsidDel="00A91AE7" w:rsidRDefault="0096549F">
            <w:pPr>
              <w:pStyle w:val="afb"/>
              <w:autoSpaceDE w:val="0"/>
              <w:autoSpaceDN w:val="0"/>
              <w:rPr>
                <w:del w:id="8086" w:author="Seongeun Woo" w:date="2016-07-07T16:07:00Z"/>
              </w:rPr>
              <w:pPrChange w:id="8087" w:author="Seongeun Woo" w:date="2016-10-13T18:44:00Z">
                <w:pPr>
                  <w:pStyle w:val="afb"/>
                </w:pPr>
              </w:pPrChange>
            </w:pPr>
            <w:del w:id="8088" w:author="Seongeun Woo" w:date="2016-07-07T16:07:00Z">
              <w:r w:rsidRPr="00ED175E" w:rsidDel="00A91AE7">
                <w:delText xml:space="preserve">    AND OM1.SID = 261  </w:delText>
              </w:r>
            </w:del>
          </w:p>
          <w:p w14:paraId="476B3AAE" w14:textId="7CF1DEAC" w:rsidR="0096549F" w:rsidRPr="00ED175E" w:rsidDel="00A91AE7" w:rsidRDefault="0096549F">
            <w:pPr>
              <w:pStyle w:val="afb"/>
              <w:autoSpaceDE w:val="0"/>
              <w:autoSpaceDN w:val="0"/>
              <w:rPr>
                <w:del w:id="8089" w:author="Seongeun Woo" w:date="2016-07-07T16:07:00Z"/>
              </w:rPr>
              <w:pPrChange w:id="8090" w:author="Seongeun Woo" w:date="2016-10-13T18:44:00Z">
                <w:pPr>
                  <w:pStyle w:val="afb"/>
                </w:pPr>
              </w:pPrChange>
            </w:pPr>
            <w:del w:id="8091" w:author="Seongeun Woo" w:date="2016-07-07T16:07:00Z">
              <w:r w:rsidRPr="00ED175E" w:rsidDel="00A91AE7">
                <w:delText xml:space="preserve">    AND '20150225' BETWEEN OM2.VF_DT AND OM2.VT_DT</w:delText>
              </w:r>
            </w:del>
          </w:p>
          <w:p w14:paraId="77B6EFC3" w14:textId="2091D6AD" w:rsidR="0096549F" w:rsidRPr="00ED175E" w:rsidRDefault="0096549F">
            <w:pPr>
              <w:pStyle w:val="afb"/>
              <w:autoSpaceDE w:val="0"/>
              <w:autoSpaceDN w:val="0"/>
              <w:pPrChange w:id="8092" w:author="Seongeun Woo" w:date="2016-10-13T18:44:00Z">
                <w:pPr>
                  <w:pStyle w:val="afb"/>
                </w:pPr>
              </w:pPrChange>
            </w:pPr>
            <w:del w:id="8093" w:author="Seongeun Woo" w:date="2016-07-07T16:07:00Z">
              <w:r w:rsidRPr="00ED175E" w:rsidDel="00A91AE7">
                <w:delText>ORDER BY OM2.BIZCODE</w:delText>
              </w:r>
            </w:del>
          </w:p>
        </w:tc>
      </w:tr>
    </w:tbl>
    <w:p w14:paraId="1A66058A" w14:textId="77777777" w:rsidR="0096549F" w:rsidRPr="00ED175E" w:rsidRDefault="0096549F">
      <w:pPr>
        <w:pStyle w:val="-00"/>
        <w:wordWrap/>
        <w:pPrChange w:id="8094" w:author="Seongeun Woo" w:date="2016-10-13T18:44:00Z">
          <w:pPr>
            <w:pStyle w:val="-00"/>
          </w:pPr>
        </w:pPrChange>
      </w:pPr>
    </w:p>
    <w:p w14:paraId="56EF353B" w14:textId="0E2AD5DD" w:rsidR="0096549F" w:rsidRPr="00ED175E" w:rsidRDefault="0096549F">
      <w:pPr>
        <w:pStyle w:val="50"/>
        <w:wordWrap/>
        <w:ind w:left="601"/>
        <w:rPr>
          <w:ins w:id="8095" w:author="Seongeun Woo" w:date="2016-07-07T16:10:00Z"/>
        </w:rPr>
        <w:pPrChange w:id="8096" w:author="Seongeun Woo" w:date="2016-10-13T18:44:00Z">
          <w:pPr>
            <w:pStyle w:val="50"/>
            <w:ind w:left="601"/>
          </w:pPr>
        </w:pPrChange>
      </w:pPr>
      <w:del w:id="8097" w:author="哲均 宋" w:date="2019-08-16T15:54:00Z">
        <w:r w:rsidRPr="00ED175E" w:rsidDel="005642B9">
          <w:rPr>
            <w:rFonts w:hint="eastAsia"/>
          </w:rPr>
          <w:delText>結果</w:delText>
        </w:r>
      </w:del>
      <w:ins w:id="8098" w:author="哲均 宋" w:date="2019-08-16T15:54:00Z">
        <w:r w:rsidR="005642B9">
          <w:rPr>
            <w:rFonts w:hint="eastAsia"/>
          </w:rPr>
          <w:t>R</w:t>
        </w:r>
        <w:r w:rsidR="005642B9">
          <w:t xml:space="preserve">esult </w:t>
        </w:r>
      </w:ins>
      <w:r w:rsidRPr="00ED175E">
        <w:t>(</w:t>
      </w:r>
      <w:ins w:id="8099" w:author="哲均 宋" w:date="2019-08-16T15:54:00Z">
        <w:r w:rsidR="005642B9" w:rsidRPr="005642B9">
          <w:t>Partially omitted</w:t>
        </w:r>
      </w:ins>
      <w:del w:id="8100" w:author="哲均 宋" w:date="2019-08-16T15:54:00Z">
        <w:r w:rsidRPr="00ED175E" w:rsidDel="005642B9">
          <w:rPr>
            <w:rFonts w:hint="eastAsia"/>
          </w:rPr>
          <w:delText>一部省略</w:delText>
        </w:r>
      </w:del>
      <w:r w:rsidRPr="00ED175E">
        <w:t>)</w:t>
      </w:r>
    </w:p>
    <w:p w14:paraId="70EB4600" w14:textId="700F1799" w:rsidR="00A91AE7" w:rsidRPr="00ED175E" w:rsidDel="005642B9" w:rsidRDefault="00A91AE7">
      <w:pPr>
        <w:pStyle w:val="50"/>
        <w:numPr>
          <w:ilvl w:val="0"/>
          <w:numId w:val="0"/>
        </w:numPr>
        <w:wordWrap/>
        <w:ind w:left="599"/>
        <w:rPr>
          <w:del w:id="8101" w:author="哲均 宋" w:date="2019-08-16T15:54:00Z"/>
        </w:rPr>
        <w:pPrChange w:id="8102" w:author="Seongeun Woo" w:date="2016-10-13T18:44:00Z">
          <w:pPr>
            <w:pStyle w:val="50"/>
            <w:ind w:left="601"/>
          </w:pPr>
        </w:pPrChange>
      </w:pPr>
    </w:p>
    <w:p w14:paraId="4FC27641" w14:textId="51FDBC3A" w:rsidR="00777B26" w:rsidRPr="00ED175E" w:rsidRDefault="00777B26">
      <w:pPr>
        <w:pStyle w:val="af6"/>
        <w:keepNext/>
        <w:autoSpaceDE w:val="0"/>
        <w:autoSpaceDN w:val="0"/>
        <w:pPrChange w:id="8103" w:author="Seongeun Woo" w:date="2016-10-13T18:44:00Z">
          <w:pPr>
            <w:pStyle w:val="af6"/>
            <w:keepNext/>
          </w:pPr>
        </w:pPrChange>
      </w:pPr>
      <w:del w:id="8104" w:author="哲均 宋" w:date="2019-08-16T15:54:00Z">
        <w:r w:rsidRPr="00ED175E" w:rsidDel="005642B9">
          <w:delText xml:space="preserve"> </w:delText>
        </w:r>
      </w:del>
      <w:del w:id="8105" w:author="哲均 宋" w:date="2019-08-16T08:55:00Z">
        <w:r w:rsidRPr="00ED175E" w:rsidDel="003566B2">
          <w:delText>[</w:delText>
        </w:r>
        <w:r w:rsidRPr="00ED175E" w:rsidDel="003566B2">
          <w:rPr>
            <w:rFonts w:hint="eastAsia"/>
          </w:rPr>
          <w:delText>表</w:delText>
        </w:r>
      </w:del>
      <w:del w:id="8106" w:author="哲均 宋" w:date="2019-08-16T15:54:00Z">
        <w:r w:rsidRPr="00ED175E" w:rsidDel="005642B9">
          <w:delText xml:space="preserve"> </w:delText>
        </w:r>
        <w:r w:rsidRPr="0073721B" w:rsidDel="005642B9">
          <w:fldChar w:fldCharType="begin"/>
        </w:r>
        <w:r w:rsidRPr="00ED175E" w:rsidDel="005642B9">
          <w:delInstrText xml:space="preserve"> SEQ [</w:delInstrText>
        </w:r>
        <w:r w:rsidRPr="00ED175E" w:rsidDel="005642B9">
          <w:rPr>
            <w:rFonts w:hint="eastAsia"/>
          </w:rPr>
          <w:delInstrText>表</w:delInstrText>
        </w:r>
        <w:r w:rsidRPr="00ED175E" w:rsidDel="005642B9">
          <w:delInstrText xml:space="preserve"> \* ARABIC </w:delInstrText>
        </w:r>
        <w:r w:rsidRPr="0073721B" w:rsidDel="005642B9">
          <w:fldChar w:fldCharType="separate"/>
        </w:r>
        <w:r w:rsidR="00D76249" w:rsidDel="005642B9">
          <w:rPr>
            <w:noProof/>
          </w:rPr>
          <w:delText>34</w:delText>
        </w:r>
        <w:r w:rsidRPr="0073721B" w:rsidDel="005642B9">
          <w:fldChar w:fldCharType="end"/>
        </w:r>
        <w:r w:rsidRPr="00ED175E" w:rsidDel="005642B9">
          <w:delText xml:space="preserve"> </w:delText>
        </w:r>
        <w:r w:rsidRPr="00ED175E" w:rsidDel="005642B9">
          <w:rPr>
            <w:rFonts w:hint="eastAsia"/>
          </w:rPr>
          <w:delText>特定商品の担保リスト照会の結果</w:delText>
        </w:r>
        <w:r w:rsidRPr="00ED175E" w:rsidDel="005642B9">
          <w:delText>]</w:delText>
        </w:r>
      </w:del>
    </w:p>
    <w:tbl>
      <w:tblPr>
        <w:tblW w:w="10434" w:type="dxa"/>
        <w:tblInd w:w="-43" w:type="dxa"/>
        <w:tblCellMar>
          <w:left w:w="99" w:type="dxa"/>
          <w:right w:w="99" w:type="dxa"/>
        </w:tblCellMar>
        <w:tblLook w:val="04A0" w:firstRow="1" w:lastRow="0" w:firstColumn="1" w:lastColumn="0" w:noHBand="0" w:noVBand="1"/>
        <w:tblPrChange w:id="8107" w:author="InnoRules" w:date="2016-08-11T15:00:00Z">
          <w:tblPr>
            <w:tblW w:w="9498" w:type="dxa"/>
            <w:tblInd w:w="99" w:type="dxa"/>
            <w:tblCellMar>
              <w:left w:w="99" w:type="dxa"/>
              <w:right w:w="99" w:type="dxa"/>
            </w:tblCellMar>
            <w:tblLook w:val="04A0" w:firstRow="1" w:lastRow="0" w:firstColumn="1" w:lastColumn="0" w:noHBand="0" w:noVBand="1"/>
          </w:tblPr>
        </w:tblPrChange>
      </w:tblPr>
      <w:tblGrid>
        <w:gridCol w:w="1240"/>
        <w:gridCol w:w="2738"/>
        <w:gridCol w:w="1131"/>
        <w:gridCol w:w="3680"/>
        <w:gridCol w:w="1645"/>
        <w:tblGridChange w:id="8108">
          <w:tblGrid>
            <w:gridCol w:w="1240"/>
            <w:gridCol w:w="2315"/>
            <w:gridCol w:w="20"/>
            <w:gridCol w:w="142"/>
            <w:gridCol w:w="261"/>
            <w:gridCol w:w="817"/>
            <w:gridCol w:w="20"/>
            <w:gridCol w:w="11"/>
            <w:gridCol w:w="283"/>
            <w:gridCol w:w="1639"/>
            <w:gridCol w:w="11"/>
            <w:gridCol w:w="774"/>
            <w:gridCol w:w="314"/>
            <w:gridCol w:w="32"/>
            <w:gridCol w:w="11"/>
            <w:gridCol w:w="774"/>
            <w:gridCol w:w="1770"/>
            <w:gridCol w:w="183"/>
            <w:gridCol w:w="785"/>
            <w:gridCol w:w="1813"/>
            <w:gridCol w:w="141"/>
            <w:gridCol w:w="633"/>
          </w:tblGrid>
        </w:tblGridChange>
      </w:tblGrid>
      <w:tr w:rsidR="0096549F" w:rsidRPr="00ED175E" w:rsidDel="00A91AE7" w14:paraId="712FFEE2" w14:textId="5F5BCFF3" w:rsidTr="00856E16">
        <w:trPr>
          <w:trHeight w:val="255"/>
          <w:del w:id="8109" w:author="Seongeun Woo" w:date="2016-07-07T16:10:00Z"/>
          <w:trPrChange w:id="8110" w:author="InnoRules" w:date="2016-08-11T15:00:00Z">
            <w:trPr>
              <w:gridBefore w:val="4"/>
              <w:gridAfter w:val="0"/>
              <w:trHeight w:val="255"/>
            </w:trPr>
          </w:trPrChange>
        </w:trPr>
        <w:tc>
          <w:tcPr>
            <w:tcW w:w="1240" w:type="dxa"/>
            <w:tcBorders>
              <w:top w:val="single" w:sz="4" w:space="0" w:color="auto"/>
              <w:left w:val="single" w:sz="4" w:space="0" w:color="auto"/>
              <w:bottom w:val="single" w:sz="4" w:space="0" w:color="auto"/>
              <w:right w:val="single" w:sz="4" w:space="0" w:color="auto"/>
            </w:tcBorders>
            <w:shd w:val="clear" w:color="auto" w:fill="EEECE1"/>
            <w:noWrap/>
            <w:vAlign w:val="bottom"/>
            <w:tcPrChange w:id="8111" w:author="InnoRules" w:date="2016-08-11T15:00:00Z">
              <w:tcPr>
                <w:tcW w:w="1109" w:type="dxa"/>
                <w:gridSpan w:val="4"/>
                <w:tcBorders>
                  <w:top w:val="single" w:sz="4" w:space="0" w:color="auto"/>
                  <w:left w:val="single" w:sz="4" w:space="0" w:color="auto"/>
                  <w:bottom w:val="single" w:sz="4" w:space="0" w:color="auto"/>
                  <w:right w:val="single" w:sz="4" w:space="0" w:color="auto"/>
                </w:tcBorders>
                <w:shd w:val="clear" w:color="auto" w:fill="EEECE1"/>
                <w:noWrap/>
                <w:vAlign w:val="bottom"/>
              </w:tcPr>
            </w:tcPrChange>
          </w:tcPr>
          <w:p w14:paraId="1204EF89" w14:textId="663CAC6F" w:rsidR="0096549F" w:rsidRPr="00ED175E" w:rsidDel="00A91AE7" w:rsidRDefault="0096549F">
            <w:pPr>
              <w:pStyle w:val="afc"/>
              <w:wordWrap/>
              <w:rPr>
                <w:del w:id="8112" w:author="Seongeun Woo" w:date="2016-07-07T16:10:00Z"/>
              </w:rPr>
              <w:pPrChange w:id="8113" w:author="Seongeun Woo" w:date="2016-10-13T18:44:00Z">
                <w:pPr>
                  <w:pStyle w:val="afc"/>
                </w:pPr>
              </w:pPrChange>
            </w:pPr>
            <w:del w:id="8114" w:author="Seongeun Woo" w:date="2016-07-07T16:09:00Z">
              <w:r w:rsidRPr="00ED175E" w:rsidDel="00A91AE7">
                <w:rPr>
                  <w:b w:val="0"/>
                </w:rPr>
                <w:delText>PBIZCODE</w:delText>
              </w:r>
            </w:del>
          </w:p>
        </w:tc>
        <w:tc>
          <w:tcPr>
            <w:tcW w:w="2738" w:type="dxa"/>
            <w:tcBorders>
              <w:top w:val="single" w:sz="4" w:space="0" w:color="auto"/>
              <w:left w:val="nil"/>
              <w:bottom w:val="single" w:sz="4" w:space="0" w:color="auto"/>
              <w:right w:val="single" w:sz="4" w:space="0" w:color="auto"/>
            </w:tcBorders>
            <w:shd w:val="clear" w:color="auto" w:fill="EEECE1"/>
            <w:noWrap/>
            <w:vAlign w:val="bottom"/>
            <w:tcPrChange w:id="8115" w:author="InnoRules" w:date="2016-08-11T15:00:00Z">
              <w:tcPr>
                <w:tcW w:w="1933" w:type="dxa"/>
                <w:gridSpan w:val="3"/>
                <w:tcBorders>
                  <w:top w:val="single" w:sz="4" w:space="0" w:color="auto"/>
                  <w:left w:val="nil"/>
                  <w:bottom w:val="single" w:sz="4" w:space="0" w:color="auto"/>
                  <w:right w:val="single" w:sz="4" w:space="0" w:color="auto"/>
                </w:tcBorders>
                <w:shd w:val="clear" w:color="auto" w:fill="EEECE1"/>
                <w:noWrap/>
                <w:vAlign w:val="bottom"/>
              </w:tcPr>
            </w:tcPrChange>
          </w:tcPr>
          <w:p w14:paraId="62660FBE" w14:textId="40B01B4F" w:rsidR="0096549F" w:rsidRPr="00ED175E" w:rsidDel="00A91AE7" w:rsidRDefault="0096549F">
            <w:pPr>
              <w:pStyle w:val="afc"/>
              <w:wordWrap/>
              <w:rPr>
                <w:del w:id="8116" w:author="Seongeun Woo" w:date="2016-07-07T16:10:00Z"/>
              </w:rPr>
              <w:pPrChange w:id="8117" w:author="Seongeun Woo" w:date="2016-10-13T18:44:00Z">
                <w:pPr>
                  <w:pStyle w:val="afc"/>
                </w:pPr>
              </w:pPrChange>
            </w:pPr>
            <w:del w:id="8118" w:author="Seongeun Woo" w:date="2016-07-07T16:09:00Z">
              <w:r w:rsidRPr="00ED175E" w:rsidDel="00A91AE7">
                <w:rPr>
                  <w:b w:val="0"/>
                </w:rPr>
                <w:delText>PNAME</w:delText>
              </w:r>
            </w:del>
          </w:p>
        </w:tc>
        <w:tc>
          <w:tcPr>
            <w:tcW w:w="1131" w:type="dxa"/>
            <w:tcBorders>
              <w:top w:val="single" w:sz="4" w:space="0" w:color="auto"/>
              <w:left w:val="nil"/>
              <w:bottom w:val="single" w:sz="4" w:space="0" w:color="auto"/>
              <w:right w:val="single" w:sz="4" w:space="0" w:color="auto"/>
            </w:tcBorders>
            <w:shd w:val="clear" w:color="auto" w:fill="EEECE1"/>
            <w:noWrap/>
            <w:vAlign w:val="bottom"/>
            <w:tcPrChange w:id="8119" w:author="InnoRules" w:date="2016-08-11T15:00:00Z">
              <w:tcPr>
                <w:tcW w:w="1131" w:type="dxa"/>
                <w:gridSpan w:val="4"/>
                <w:tcBorders>
                  <w:top w:val="single" w:sz="4" w:space="0" w:color="auto"/>
                  <w:left w:val="nil"/>
                  <w:bottom w:val="single" w:sz="4" w:space="0" w:color="auto"/>
                  <w:right w:val="single" w:sz="4" w:space="0" w:color="auto"/>
                </w:tcBorders>
                <w:shd w:val="clear" w:color="auto" w:fill="EEECE1"/>
                <w:noWrap/>
                <w:vAlign w:val="bottom"/>
              </w:tcPr>
            </w:tcPrChange>
          </w:tcPr>
          <w:p w14:paraId="0076D5FA" w14:textId="3F146F47" w:rsidR="0096549F" w:rsidRPr="00ED175E" w:rsidDel="00A91AE7" w:rsidRDefault="0096549F">
            <w:pPr>
              <w:pStyle w:val="afc"/>
              <w:wordWrap/>
              <w:rPr>
                <w:del w:id="8120" w:author="Seongeun Woo" w:date="2016-07-07T16:10:00Z"/>
              </w:rPr>
              <w:pPrChange w:id="8121" w:author="Seongeun Woo" w:date="2016-10-13T18:44:00Z">
                <w:pPr>
                  <w:pStyle w:val="afc"/>
                </w:pPr>
              </w:pPrChange>
            </w:pPr>
            <w:del w:id="8122" w:author="Seongeun Woo" w:date="2016-07-07T16:09:00Z">
              <w:r w:rsidRPr="00ED175E" w:rsidDel="00A91AE7">
                <w:rPr>
                  <w:b w:val="0"/>
                </w:rPr>
                <w:delText>IBIZCODE</w:delText>
              </w:r>
            </w:del>
          </w:p>
        </w:tc>
        <w:tc>
          <w:tcPr>
            <w:tcW w:w="5325" w:type="dxa"/>
            <w:gridSpan w:val="2"/>
            <w:tcBorders>
              <w:top w:val="single" w:sz="4" w:space="0" w:color="auto"/>
              <w:left w:val="nil"/>
              <w:bottom w:val="single" w:sz="4" w:space="0" w:color="auto"/>
              <w:right w:val="single" w:sz="4" w:space="0" w:color="auto"/>
            </w:tcBorders>
            <w:shd w:val="clear" w:color="auto" w:fill="EEECE1"/>
            <w:noWrap/>
            <w:vAlign w:val="bottom"/>
            <w:tcPrChange w:id="8123" w:author="InnoRules" w:date="2016-08-11T15:00:00Z">
              <w:tcPr>
                <w:tcW w:w="5325" w:type="dxa"/>
                <w:gridSpan w:val="5"/>
                <w:tcBorders>
                  <w:top w:val="single" w:sz="4" w:space="0" w:color="auto"/>
                  <w:left w:val="nil"/>
                  <w:bottom w:val="single" w:sz="4" w:space="0" w:color="auto"/>
                  <w:right w:val="single" w:sz="4" w:space="0" w:color="auto"/>
                </w:tcBorders>
                <w:shd w:val="clear" w:color="auto" w:fill="EEECE1"/>
                <w:noWrap/>
                <w:vAlign w:val="bottom"/>
              </w:tcPr>
            </w:tcPrChange>
          </w:tcPr>
          <w:p w14:paraId="69FB8526" w14:textId="0DFDDEDF" w:rsidR="0096549F" w:rsidRPr="00ED175E" w:rsidDel="00A91AE7" w:rsidRDefault="0096549F">
            <w:pPr>
              <w:pStyle w:val="afc"/>
              <w:wordWrap/>
              <w:rPr>
                <w:del w:id="8124" w:author="Seongeun Woo" w:date="2016-07-07T16:10:00Z"/>
              </w:rPr>
              <w:pPrChange w:id="8125" w:author="Seongeun Woo" w:date="2016-10-13T18:44:00Z">
                <w:pPr>
                  <w:pStyle w:val="afc"/>
                </w:pPr>
              </w:pPrChange>
            </w:pPr>
            <w:del w:id="8126" w:author="Seongeun Woo" w:date="2016-07-07T16:09:00Z">
              <w:r w:rsidRPr="00ED175E" w:rsidDel="00A91AE7">
                <w:rPr>
                  <w:b w:val="0"/>
                </w:rPr>
                <w:delText>INAME</w:delText>
              </w:r>
            </w:del>
          </w:p>
        </w:tc>
      </w:tr>
      <w:tr w:rsidR="0096549F" w:rsidRPr="00ED175E" w:rsidDel="00A91AE7" w14:paraId="5E888D75" w14:textId="18B0A56A" w:rsidTr="00856E16">
        <w:trPr>
          <w:trHeight w:val="255"/>
          <w:del w:id="8127" w:author="Seongeun Woo" w:date="2016-07-07T16:10:00Z"/>
          <w:trPrChange w:id="8128" w:author="InnoRules" w:date="2016-08-11T15:00:00Z">
            <w:trPr>
              <w:gridBefore w:val="4"/>
              <w:gridAfter w:val="0"/>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tcPrChange w:id="8129" w:author="InnoRules" w:date="2016-08-11T15:00:00Z">
              <w:tcPr>
                <w:tcW w:w="1109" w:type="dxa"/>
                <w:gridSpan w:val="4"/>
                <w:tcBorders>
                  <w:top w:val="nil"/>
                  <w:left w:val="single" w:sz="4" w:space="0" w:color="auto"/>
                  <w:bottom w:val="single" w:sz="4" w:space="0" w:color="auto"/>
                  <w:right w:val="single" w:sz="4" w:space="0" w:color="auto"/>
                </w:tcBorders>
                <w:shd w:val="clear" w:color="auto" w:fill="auto"/>
                <w:noWrap/>
                <w:vAlign w:val="bottom"/>
              </w:tcPr>
            </w:tcPrChange>
          </w:tcPr>
          <w:p w14:paraId="595227F9" w14:textId="60458D4B" w:rsidR="0096549F" w:rsidRPr="00ED175E" w:rsidDel="00A91AE7" w:rsidRDefault="0096549F">
            <w:pPr>
              <w:pStyle w:val="25"/>
              <w:autoSpaceDE w:val="0"/>
              <w:autoSpaceDN w:val="0"/>
              <w:rPr>
                <w:del w:id="8130" w:author="Seongeun Woo" w:date="2016-07-07T16:10:00Z"/>
              </w:rPr>
              <w:pPrChange w:id="8131" w:author="Seongeun Woo" w:date="2016-10-13T18:44:00Z">
                <w:pPr>
                  <w:pStyle w:val="25"/>
                </w:pPr>
              </w:pPrChange>
            </w:pPr>
            <w:del w:id="8132" w:author="Seongeun Woo" w:date="2016-07-07T16:09:00Z">
              <w:r w:rsidRPr="00ED175E" w:rsidDel="00A91AE7">
                <w:delText>P2001</w:delText>
              </w:r>
            </w:del>
          </w:p>
        </w:tc>
        <w:tc>
          <w:tcPr>
            <w:tcW w:w="2738" w:type="dxa"/>
            <w:tcBorders>
              <w:top w:val="nil"/>
              <w:left w:val="nil"/>
              <w:bottom w:val="single" w:sz="4" w:space="0" w:color="auto"/>
              <w:right w:val="single" w:sz="4" w:space="0" w:color="auto"/>
            </w:tcBorders>
            <w:shd w:val="clear" w:color="auto" w:fill="auto"/>
            <w:noWrap/>
            <w:vAlign w:val="bottom"/>
            <w:tcPrChange w:id="8133" w:author="InnoRules" w:date="2016-08-11T15:00:00Z">
              <w:tcPr>
                <w:tcW w:w="1933" w:type="dxa"/>
                <w:gridSpan w:val="3"/>
                <w:tcBorders>
                  <w:top w:val="nil"/>
                  <w:left w:val="nil"/>
                  <w:bottom w:val="single" w:sz="4" w:space="0" w:color="auto"/>
                  <w:right w:val="single" w:sz="4" w:space="0" w:color="auto"/>
                </w:tcBorders>
                <w:shd w:val="clear" w:color="auto" w:fill="auto"/>
                <w:noWrap/>
                <w:vAlign w:val="bottom"/>
              </w:tcPr>
            </w:tcPrChange>
          </w:tcPr>
          <w:p w14:paraId="3FD46FAC" w14:textId="674A654A" w:rsidR="0096549F" w:rsidRPr="00ED175E" w:rsidDel="00A91AE7" w:rsidRDefault="0096549F">
            <w:pPr>
              <w:pStyle w:val="afb"/>
              <w:autoSpaceDE w:val="0"/>
              <w:autoSpaceDN w:val="0"/>
              <w:rPr>
                <w:del w:id="8134" w:author="Seongeun Woo" w:date="2016-07-07T16:10:00Z"/>
              </w:rPr>
              <w:pPrChange w:id="8135" w:author="Seongeun Woo" w:date="2016-10-13T18:44:00Z">
                <w:pPr>
                  <w:pStyle w:val="afb"/>
                </w:pPr>
              </w:pPrChange>
            </w:pPr>
            <w:del w:id="8136" w:author="Seongeun Woo" w:date="2016-07-07T16:09:00Z">
              <w:r w:rsidRPr="00ED175E" w:rsidDel="00A91AE7">
                <w:rPr>
                  <w:rFonts w:hint="eastAsia"/>
                </w:rPr>
                <w:delText>個人用自動車保険</w:delText>
              </w:r>
            </w:del>
          </w:p>
        </w:tc>
        <w:tc>
          <w:tcPr>
            <w:tcW w:w="1131" w:type="dxa"/>
            <w:tcBorders>
              <w:top w:val="nil"/>
              <w:left w:val="nil"/>
              <w:bottom w:val="single" w:sz="4" w:space="0" w:color="auto"/>
              <w:right w:val="single" w:sz="4" w:space="0" w:color="auto"/>
            </w:tcBorders>
            <w:shd w:val="clear" w:color="auto" w:fill="auto"/>
            <w:noWrap/>
            <w:vAlign w:val="bottom"/>
            <w:tcPrChange w:id="8137" w:author="InnoRules" w:date="2016-08-11T15:00:00Z">
              <w:tcPr>
                <w:tcW w:w="1131" w:type="dxa"/>
                <w:gridSpan w:val="4"/>
                <w:tcBorders>
                  <w:top w:val="nil"/>
                  <w:left w:val="nil"/>
                  <w:bottom w:val="single" w:sz="4" w:space="0" w:color="auto"/>
                  <w:right w:val="single" w:sz="4" w:space="0" w:color="auto"/>
                </w:tcBorders>
                <w:shd w:val="clear" w:color="auto" w:fill="auto"/>
                <w:noWrap/>
                <w:vAlign w:val="bottom"/>
              </w:tcPr>
            </w:tcPrChange>
          </w:tcPr>
          <w:p w14:paraId="53CCE8C2" w14:textId="2C1CA911" w:rsidR="0096549F" w:rsidRPr="00ED175E" w:rsidDel="00A91AE7" w:rsidRDefault="0096549F">
            <w:pPr>
              <w:pStyle w:val="25"/>
              <w:autoSpaceDE w:val="0"/>
              <w:autoSpaceDN w:val="0"/>
              <w:rPr>
                <w:del w:id="8138" w:author="Seongeun Woo" w:date="2016-07-07T16:10:00Z"/>
              </w:rPr>
              <w:pPrChange w:id="8139" w:author="Seongeun Woo" w:date="2016-10-13T18:44:00Z">
                <w:pPr>
                  <w:pStyle w:val="25"/>
                </w:pPr>
              </w:pPrChange>
            </w:pPr>
            <w:del w:id="8140" w:author="Seongeun Woo" w:date="2016-07-07T16:09:00Z">
              <w:r w:rsidRPr="00ED175E" w:rsidDel="00A91AE7">
                <w:delText>I2001</w:delText>
              </w:r>
            </w:del>
          </w:p>
        </w:tc>
        <w:tc>
          <w:tcPr>
            <w:tcW w:w="5325" w:type="dxa"/>
            <w:gridSpan w:val="2"/>
            <w:tcBorders>
              <w:top w:val="nil"/>
              <w:left w:val="nil"/>
              <w:bottom w:val="single" w:sz="4" w:space="0" w:color="auto"/>
              <w:right w:val="single" w:sz="4" w:space="0" w:color="auto"/>
            </w:tcBorders>
            <w:shd w:val="clear" w:color="auto" w:fill="auto"/>
            <w:noWrap/>
            <w:vAlign w:val="bottom"/>
            <w:tcPrChange w:id="8141" w:author="InnoRules" w:date="2016-08-11T15:00:00Z">
              <w:tcPr>
                <w:tcW w:w="5325" w:type="dxa"/>
                <w:gridSpan w:val="5"/>
                <w:tcBorders>
                  <w:top w:val="nil"/>
                  <w:left w:val="nil"/>
                  <w:bottom w:val="single" w:sz="4" w:space="0" w:color="auto"/>
                  <w:right w:val="single" w:sz="4" w:space="0" w:color="auto"/>
                </w:tcBorders>
                <w:shd w:val="clear" w:color="auto" w:fill="auto"/>
                <w:noWrap/>
                <w:vAlign w:val="bottom"/>
              </w:tcPr>
            </w:tcPrChange>
          </w:tcPr>
          <w:p w14:paraId="770A3B0E" w14:textId="628EBB34" w:rsidR="0096549F" w:rsidRPr="00ED175E" w:rsidDel="00A91AE7" w:rsidRDefault="0096549F">
            <w:pPr>
              <w:pStyle w:val="afb"/>
              <w:autoSpaceDE w:val="0"/>
              <w:autoSpaceDN w:val="0"/>
              <w:rPr>
                <w:del w:id="8142" w:author="Seongeun Woo" w:date="2016-07-07T16:10:00Z"/>
              </w:rPr>
              <w:pPrChange w:id="8143" w:author="Seongeun Woo" w:date="2016-10-13T18:44:00Z">
                <w:pPr>
                  <w:pStyle w:val="afb"/>
                </w:pPr>
              </w:pPrChange>
            </w:pPr>
            <w:del w:id="8144" w:author="Seongeun Woo" w:date="2016-07-07T16:09:00Z">
              <w:r w:rsidRPr="00ED175E" w:rsidDel="00A91AE7">
                <w:rPr>
                  <w:rFonts w:hint="eastAsia"/>
                </w:rPr>
                <w:delText>刑事合意支援金担保特約</w:delText>
              </w:r>
            </w:del>
          </w:p>
        </w:tc>
      </w:tr>
      <w:tr w:rsidR="0096549F" w:rsidRPr="00ED175E" w:rsidDel="00A91AE7" w14:paraId="15B4820F" w14:textId="07B1BB0D" w:rsidTr="00856E16">
        <w:trPr>
          <w:trHeight w:val="255"/>
          <w:del w:id="8145" w:author="Seongeun Woo" w:date="2016-07-07T16:10:00Z"/>
          <w:trPrChange w:id="8146" w:author="InnoRules" w:date="2016-08-11T15:00:00Z">
            <w:trPr>
              <w:gridBefore w:val="4"/>
              <w:gridAfter w:val="0"/>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tcPrChange w:id="8147" w:author="InnoRules" w:date="2016-08-11T15:00:00Z">
              <w:tcPr>
                <w:tcW w:w="1109" w:type="dxa"/>
                <w:gridSpan w:val="4"/>
                <w:tcBorders>
                  <w:top w:val="nil"/>
                  <w:left w:val="single" w:sz="4" w:space="0" w:color="auto"/>
                  <w:bottom w:val="single" w:sz="4" w:space="0" w:color="auto"/>
                  <w:right w:val="single" w:sz="4" w:space="0" w:color="auto"/>
                </w:tcBorders>
                <w:shd w:val="clear" w:color="auto" w:fill="auto"/>
                <w:noWrap/>
                <w:vAlign w:val="bottom"/>
              </w:tcPr>
            </w:tcPrChange>
          </w:tcPr>
          <w:p w14:paraId="37A7A7A2" w14:textId="4BC6A016" w:rsidR="0096549F" w:rsidRPr="00ED175E" w:rsidDel="00A91AE7" w:rsidRDefault="0096549F">
            <w:pPr>
              <w:pStyle w:val="25"/>
              <w:autoSpaceDE w:val="0"/>
              <w:autoSpaceDN w:val="0"/>
              <w:rPr>
                <w:del w:id="8148" w:author="Seongeun Woo" w:date="2016-07-07T16:10:00Z"/>
              </w:rPr>
              <w:pPrChange w:id="8149" w:author="Seongeun Woo" w:date="2016-10-13T18:44:00Z">
                <w:pPr>
                  <w:pStyle w:val="25"/>
                </w:pPr>
              </w:pPrChange>
            </w:pPr>
            <w:del w:id="8150" w:author="Seongeun Woo" w:date="2016-07-07T16:09:00Z">
              <w:r w:rsidRPr="00ED175E" w:rsidDel="00A91AE7">
                <w:delText>P2001</w:delText>
              </w:r>
            </w:del>
          </w:p>
        </w:tc>
        <w:tc>
          <w:tcPr>
            <w:tcW w:w="2738" w:type="dxa"/>
            <w:tcBorders>
              <w:top w:val="nil"/>
              <w:left w:val="nil"/>
              <w:bottom w:val="single" w:sz="4" w:space="0" w:color="auto"/>
              <w:right w:val="single" w:sz="4" w:space="0" w:color="auto"/>
            </w:tcBorders>
            <w:shd w:val="clear" w:color="auto" w:fill="auto"/>
            <w:noWrap/>
            <w:vAlign w:val="bottom"/>
            <w:tcPrChange w:id="8151" w:author="InnoRules" w:date="2016-08-11T15:00:00Z">
              <w:tcPr>
                <w:tcW w:w="1933" w:type="dxa"/>
                <w:gridSpan w:val="3"/>
                <w:tcBorders>
                  <w:top w:val="nil"/>
                  <w:left w:val="nil"/>
                  <w:bottom w:val="single" w:sz="4" w:space="0" w:color="auto"/>
                  <w:right w:val="single" w:sz="4" w:space="0" w:color="auto"/>
                </w:tcBorders>
                <w:shd w:val="clear" w:color="auto" w:fill="auto"/>
                <w:noWrap/>
                <w:vAlign w:val="bottom"/>
              </w:tcPr>
            </w:tcPrChange>
          </w:tcPr>
          <w:p w14:paraId="35D6BB6F" w14:textId="1DF837E6" w:rsidR="0096549F" w:rsidRPr="00ED175E" w:rsidDel="00A91AE7" w:rsidRDefault="0096549F">
            <w:pPr>
              <w:pStyle w:val="afb"/>
              <w:autoSpaceDE w:val="0"/>
              <w:autoSpaceDN w:val="0"/>
              <w:rPr>
                <w:del w:id="8152" w:author="Seongeun Woo" w:date="2016-07-07T16:10:00Z"/>
              </w:rPr>
              <w:pPrChange w:id="8153" w:author="Seongeun Woo" w:date="2016-10-13T18:44:00Z">
                <w:pPr>
                  <w:pStyle w:val="afb"/>
                </w:pPr>
              </w:pPrChange>
            </w:pPr>
            <w:del w:id="8154" w:author="Seongeun Woo" w:date="2016-07-07T16:09:00Z">
              <w:r w:rsidRPr="00ED175E" w:rsidDel="00A91AE7">
                <w:rPr>
                  <w:rFonts w:hint="eastAsia"/>
                </w:rPr>
                <w:delText>個人用自動車保険</w:delText>
              </w:r>
            </w:del>
          </w:p>
        </w:tc>
        <w:tc>
          <w:tcPr>
            <w:tcW w:w="1131" w:type="dxa"/>
            <w:tcBorders>
              <w:top w:val="nil"/>
              <w:left w:val="nil"/>
              <w:bottom w:val="single" w:sz="4" w:space="0" w:color="auto"/>
              <w:right w:val="single" w:sz="4" w:space="0" w:color="auto"/>
            </w:tcBorders>
            <w:shd w:val="clear" w:color="auto" w:fill="auto"/>
            <w:noWrap/>
            <w:vAlign w:val="bottom"/>
            <w:tcPrChange w:id="8155" w:author="InnoRules" w:date="2016-08-11T15:00:00Z">
              <w:tcPr>
                <w:tcW w:w="1131" w:type="dxa"/>
                <w:gridSpan w:val="4"/>
                <w:tcBorders>
                  <w:top w:val="nil"/>
                  <w:left w:val="nil"/>
                  <w:bottom w:val="single" w:sz="4" w:space="0" w:color="auto"/>
                  <w:right w:val="single" w:sz="4" w:space="0" w:color="auto"/>
                </w:tcBorders>
                <w:shd w:val="clear" w:color="auto" w:fill="auto"/>
                <w:noWrap/>
                <w:vAlign w:val="bottom"/>
              </w:tcPr>
            </w:tcPrChange>
          </w:tcPr>
          <w:p w14:paraId="09E1530A" w14:textId="5685261B" w:rsidR="0096549F" w:rsidRPr="00ED175E" w:rsidDel="00A91AE7" w:rsidRDefault="0096549F">
            <w:pPr>
              <w:pStyle w:val="25"/>
              <w:autoSpaceDE w:val="0"/>
              <w:autoSpaceDN w:val="0"/>
              <w:rPr>
                <w:del w:id="8156" w:author="Seongeun Woo" w:date="2016-07-07T16:10:00Z"/>
              </w:rPr>
              <w:pPrChange w:id="8157" w:author="Seongeun Woo" w:date="2016-10-13T18:44:00Z">
                <w:pPr>
                  <w:pStyle w:val="25"/>
                </w:pPr>
              </w:pPrChange>
            </w:pPr>
            <w:del w:id="8158" w:author="Seongeun Woo" w:date="2016-07-07T16:09:00Z">
              <w:r w:rsidRPr="00ED175E" w:rsidDel="00A91AE7">
                <w:delText>I2002</w:delText>
              </w:r>
            </w:del>
          </w:p>
        </w:tc>
        <w:tc>
          <w:tcPr>
            <w:tcW w:w="5325" w:type="dxa"/>
            <w:gridSpan w:val="2"/>
            <w:tcBorders>
              <w:top w:val="nil"/>
              <w:left w:val="nil"/>
              <w:bottom w:val="single" w:sz="4" w:space="0" w:color="auto"/>
              <w:right w:val="single" w:sz="4" w:space="0" w:color="auto"/>
            </w:tcBorders>
            <w:shd w:val="clear" w:color="auto" w:fill="auto"/>
            <w:noWrap/>
            <w:vAlign w:val="bottom"/>
            <w:tcPrChange w:id="8159" w:author="InnoRules" w:date="2016-08-11T15:00:00Z">
              <w:tcPr>
                <w:tcW w:w="5325" w:type="dxa"/>
                <w:gridSpan w:val="5"/>
                <w:tcBorders>
                  <w:top w:val="nil"/>
                  <w:left w:val="nil"/>
                  <w:bottom w:val="single" w:sz="4" w:space="0" w:color="auto"/>
                  <w:right w:val="single" w:sz="4" w:space="0" w:color="auto"/>
                </w:tcBorders>
                <w:shd w:val="clear" w:color="auto" w:fill="auto"/>
                <w:noWrap/>
                <w:vAlign w:val="bottom"/>
              </w:tcPr>
            </w:tcPrChange>
          </w:tcPr>
          <w:p w14:paraId="243B6593" w14:textId="4D13B273" w:rsidR="0096549F" w:rsidRPr="00ED175E" w:rsidDel="00A91AE7" w:rsidRDefault="0096549F">
            <w:pPr>
              <w:pStyle w:val="afb"/>
              <w:autoSpaceDE w:val="0"/>
              <w:autoSpaceDN w:val="0"/>
              <w:rPr>
                <w:del w:id="8160" w:author="Seongeun Woo" w:date="2016-07-07T16:10:00Z"/>
              </w:rPr>
              <w:pPrChange w:id="8161" w:author="Seongeun Woo" w:date="2016-10-13T18:44:00Z">
                <w:pPr>
                  <w:pStyle w:val="afb"/>
                </w:pPr>
              </w:pPrChange>
            </w:pPr>
            <w:del w:id="8162" w:author="Seongeun Woo" w:date="2016-07-07T16:09:00Z">
              <w:r w:rsidRPr="00ED175E" w:rsidDel="00A91AE7">
                <w:rPr>
                  <w:rFonts w:hint="eastAsia"/>
                </w:rPr>
                <w:delText>弁護士選任費用担保特約</w:delText>
              </w:r>
            </w:del>
          </w:p>
        </w:tc>
      </w:tr>
      <w:tr w:rsidR="0096549F" w:rsidRPr="00ED175E" w:rsidDel="00A91AE7" w14:paraId="1EC86CB0" w14:textId="20A870FD" w:rsidTr="00856E16">
        <w:trPr>
          <w:trHeight w:val="255"/>
          <w:del w:id="8163" w:author="Seongeun Woo" w:date="2016-07-07T16:10:00Z"/>
          <w:trPrChange w:id="8164" w:author="InnoRules" w:date="2016-08-11T15:00:00Z">
            <w:trPr>
              <w:gridBefore w:val="4"/>
              <w:gridAfter w:val="0"/>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tcPrChange w:id="8165" w:author="InnoRules" w:date="2016-08-11T15:00:00Z">
              <w:tcPr>
                <w:tcW w:w="1109" w:type="dxa"/>
                <w:gridSpan w:val="4"/>
                <w:tcBorders>
                  <w:top w:val="nil"/>
                  <w:left w:val="single" w:sz="4" w:space="0" w:color="auto"/>
                  <w:bottom w:val="single" w:sz="4" w:space="0" w:color="auto"/>
                  <w:right w:val="single" w:sz="4" w:space="0" w:color="auto"/>
                </w:tcBorders>
                <w:shd w:val="clear" w:color="auto" w:fill="auto"/>
                <w:noWrap/>
                <w:vAlign w:val="bottom"/>
              </w:tcPr>
            </w:tcPrChange>
          </w:tcPr>
          <w:p w14:paraId="48EE4221" w14:textId="486189F5" w:rsidR="0096549F" w:rsidRPr="00ED175E" w:rsidDel="00A91AE7" w:rsidRDefault="0096549F">
            <w:pPr>
              <w:pStyle w:val="25"/>
              <w:autoSpaceDE w:val="0"/>
              <w:autoSpaceDN w:val="0"/>
              <w:rPr>
                <w:del w:id="8166" w:author="Seongeun Woo" w:date="2016-07-07T16:10:00Z"/>
              </w:rPr>
              <w:pPrChange w:id="8167" w:author="Seongeun Woo" w:date="2016-10-13T18:44:00Z">
                <w:pPr>
                  <w:pStyle w:val="25"/>
                </w:pPr>
              </w:pPrChange>
            </w:pPr>
            <w:del w:id="8168" w:author="Seongeun Woo" w:date="2016-07-07T16:09:00Z">
              <w:r w:rsidRPr="00ED175E" w:rsidDel="00A91AE7">
                <w:delText>P2001</w:delText>
              </w:r>
            </w:del>
          </w:p>
        </w:tc>
        <w:tc>
          <w:tcPr>
            <w:tcW w:w="2738" w:type="dxa"/>
            <w:tcBorders>
              <w:top w:val="nil"/>
              <w:left w:val="nil"/>
              <w:bottom w:val="single" w:sz="4" w:space="0" w:color="auto"/>
              <w:right w:val="single" w:sz="4" w:space="0" w:color="auto"/>
            </w:tcBorders>
            <w:shd w:val="clear" w:color="auto" w:fill="auto"/>
            <w:noWrap/>
            <w:vAlign w:val="bottom"/>
            <w:tcPrChange w:id="8169" w:author="InnoRules" w:date="2016-08-11T15:00:00Z">
              <w:tcPr>
                <w:tcW w:w="1933" w:type="dxa"/>
                <w:gridSpan w:val="3"/>
                <w:tcBorders>
                  <w:top w:val="nil"/>
                  <w:left w:val="nil"/>
                  <w:bottom w:val="single" w:sz="4" w:space="0" w:color="auto"/>
                  <w:right w:val="single" w:sz="4" w:space="0" w:color="auto"/>
                </w:tcBorders>
                <w:shd w:val="clear" w:color="auto" w:fill="auto"/>
                <w:noWrap/>
                <w:vAlign w:val="bottom"/>
              </w:tcPr>
            </w:tcPrChange>
          </w:tcPr>
          <w:p w14:paraId="776BCD2B" w14:textId="60F66A99" w:rsidR="0096549F" w:rsidRPr="00ED175E" w:rsidDel="00A91AE7" w:rsidRDefault="0096549F">
            <w:pPr>
              <w:pStyle w:val="afb"/>
              <w:autoSpaceDE w:val="0"/>
              <w:autoSpaceDN w:val="0"/>
              <w:rPr>
                <w:del w:id="8170" w:author="Seongeun Woo" w:date="2016-07-07T16:10:00Z"/>
              </w:rPr>
              <w:pPrChange w:id="8171" w:author="Seongeun Woo" w:date="2016-10-13T18:44:00Z">
                <w:pPr>
                  <w:pStyle w:val="afb"/>
                </w:pPr>
              </w:pPrChange>
            </w:pPr>
            <w:del w:id="8172" w:author="Seongeun Woo" w:date="2016-07-07T16:09:00Z">
              <w:r w:rsidRPr="00ED175E" w:rsidDel="00A91AE7">
                <w:rPr>
                  <w:rFonts w:hint="eastAsia"/>
                </w:rPr>
                <w:delText>個人用自動車保険</w:delText>
              </w:r>
            </w:del>
          </w:p>
        </w:tc>
        <w:tc>
          <w:tcPr>
            <w:tcW w:w="1131" w:type="dxa"/>
            <w:tcBorders>
              <w:top w:val="nil"/>
              <w:left w:val="nil"/>
              <w:bottom w:val="single" w:sz="4" w:space="0" w:color="auto"/>
              <w:right w:val="single" w:sz="4" w:space="0" w:color="auto"/>
            </w:tcBorders>
            <w:shd w:val="clear" w:color="auto" w:fill="auto"/>
            <w:noWrap/>
            <w:vAlign w:val="bottom"/>
            <w:tcPrChange w:id="8173" w:author="InnoRules" w:date="2016-08-11T15:00:00Z">
              <w:tcPr>
                <w:tcW w:w="1131" w:type="dxa"/>
                <w:gridSpan w:val="4"/>
                <w:tcBorders>
                  <w:top w:val="nil"/>
                  <w:left w:val="nil"/>
                  <w:bottom w:val="single" w:sz="4" w:space="0" w:color="auto"/>
                  <w:right w:val="single" w:sz="4" w:space="0" w:color="auto"/>
                </w:tcBorders>
                <w:shd w:val="clear" w:color="auto" w:fill="auto"/>
                <w:noWrap/>
                <w:vAlign w:val="bottom"/>
              </w:tcPr>
            </w:tcPrChange>
          </w:tcPr>
          <w:p w14:paraId="7DAADB03" w14:textId="68644D51" w:rsidR="0096549F" w:rsidRPr="00ED175E" w:rsidDel="00A91AE7" w:rsidRDefault="0096549F">
            <w:pPr>
              <w:pStyle w:val="25"/>
              <w:autoSpaceDE w:val="0"/>
              <w:autoSpaceDN w:val="0"/>
              <w:rPr>
                <w:del w:id="8174" w:author="Seongeun Woo" w:date="2016-07-07T16:10:00Z"/>
              </w:rPr>
              <w:pPrChange w:id="8175" w:author="Seongeun Woo" w:date="2016-10-13T18:44:00Z">
                <w:pPr>
                  <w:pStyle w:val="25"/>
                </w:pPr>
              </w:pPrChange>
            </w:pPr>
            <w:del w:id="8176" w:author="Seongeun Woo" w:date="2016-07-07T16:09:00Z">
              <w:r w:rsidRPr="00ED175E" w:rsidDel="00A91AE7">
                <w:delText>I2003</w:delText>
              </w:r>
            </w:del>
          </w:p>
        </w:tc>
        <w:tc>
          <w:tcPr>
            <w:tcW w:w="5325" w:type="dxa"/>
            <w:gridSpan w:val="2"/>
            <w:tcBorders>
              <w:top w:val="nil"/>
              <w:left w:val="nil"/>
              <w:bottom w:val="single" w:sz="4" w:space="0" w:color="auto"/>
              <w:right w:val="single" w:sz="4" w:space="0" w:color="auto"/>
            </w:tcBorders>
            <w:shd w:val="clear" w:color="auto" w:fill="auto"/>
            <w:noWrap/>
            <w:vAlign w:val="bottom"/>
            <w:tcPrChange w:id="8177" w:author="InnoRules" w:date="2016-08-11T15:00:00Z">
              <w:tcPr>
                <w:tcW w:w="5325" w:type="dxa"/>
                <w:gridSpan w:val="5"/>
                <w:tcBorders>
                  <w:top w:val="nil"/>
                  <w:left w:val="nil"/>
                  <w:bottom w:val="single" w:sz="4" w:space="0" w:color="auto"/>
                  <w:right w:val="single" w:sz="4" w:space="0" w:color="auto"/>
                </w:tcBorders>
                <w:shd w:val="clear" w:color="auto" w:fill="auto"/>
                <w:noWrap/>
                <w:vAlign w:val="bottom"/>
              </w:tcPr>
            </w:tcPrChange>
          </w:tcPr>
          <w:p w14:paraId="1EA0ED9D" w14:textId="6AF6FF2E" w:rsidR="0096549F" w:rsidRPr="00ED175E" w:rsidDel="00A91AE7" w:rsidRDefault="0096549F">
            <w:pPr>
              <w:pStyle w:val="afb"/>
              <w:autoSpaceDE w:val="0"/>
              <w:autoSpaceDN w:val="0"/>
              <w:rPr>
                <w:del w:id="8178" w:author="Seongeun Woo" w:date="2016-07-07T16:10:00Z"/>
              </w:rPr>
              <w:pPrChange w:id="8179" w:author="Seongeun Woo" w:date="2016-10-13T18:44:00Z">
                <w:pPr>
                  <w:pStyle w:val="afb"/>
                </w:pPr>
              </w:pPrChange>
            </w:pPr>
            <w:del w:id="8180" w:author="Seongeun Woo" w:date="2016-07-07T16:09:00Z">
              <w:r w:rsidRPr="00ED175E" w:rsidDel="00A91AE7">
                <w:rPr>
                  <w:rFonts w:hint="eastAsia"/>
                </w:rPr>
                <w:delText>罰金費用担保特約</w:delText>
              </w:r>
            </w:del>
          </w:p>
        </w:tc>
      </w:tr>
      <w:tr w:rsidR="00A91AE7" w:rsidRPr="00ED175E" w14:paraId="78BCE40C" w14:textId="77777777" w:rsidTr="00F31884">
        <w:tblPrEx>
          <w:tblPrExChange w:id="8181" w:author="哲均 宋" w:date="2019-08-16T15:56:00Z">
            <w:tblPrEx>
              <w:tblW w:w="9781" w:type="dxa"/>
              <w:tblInd w:w="-43" w:type="dxa"/>
            </w:tblPrEx>
          </w:tblPrExChange>
        </w:tblPrEx>
        <w:trPr>
          <w:trHeight w:val="255"/>
          <w:ins w:id="8182" w:author="Seongeun Woo" w:date="2016-07-07T16:10:00Z"/>
          <w:trPrChange w:id="8183" w:author="哲均 宋" w:date="2019-08-16T15:56:00Z">
            <w:trPr>
              <w:gridBefore w:val="3"/>
              <w:gridAfter w:val="0"/>
              <w:trHeight w:val="255"/>
            </w:trPr>
          </w:trPrChange>
        </w:trPr>
        <w:tc>
          <w:tcPr>
            <w:tcW w:w="1240"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8184" w:author="哲均 宋" w:date="2019-08-16T15:56:00Z">
              <w:tcPr>
                <w:tcW w:w="1240" w:type="dxa"/>
                <w:gridSpan w:val="4"/>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tcPrChange>
          </w:tcPr>
          <w:p w14:paraId="73C045AD" w14:textId="77777777" w:rsidR="00A91AE7" w:rsidRPr="0073721B" w:rsidRDefault="00A91AE7">
            <w:pPr>
              <w:pStyle w:val="afc"/>
              <w:wordWrap/>
              <w:rPr>
                <w:ins w:id="8185" w:author="Seongeun Woo" w:date="2016-07-07T16:10:00Z"/>
              </w:rPr>
              <w:pPrChange w:id="8186" w:author="Seongeun Woo" w:date="2016-10-13T18:44:00Z">
                <w:pPr>
                  <w:pStyle w:val="-00"/>
                </w:pPr>
              </w:pPrChange>
            </w:pPr>
            <w:ins w:id="8187" w:author="Seongeun Woo" w:date="2016-07-07T16:10:00Z">
              <w:r w:rsidRPr="0073721B">
                <w:t>PBIZCODE</w:t>
              </w:r>
            </w:ins>
          </w:p>
        </w:tc>
        <w:tc>
          <w:tcPr>
            <w:tcW w:w="2738" w:type="dxa"/>
            <w:tcBorders>
              <w:top w:val="single" w:sz="4" w:space="0" w:color="auto"/>
              <w:left w:val="nil"/>
              <w:bottom w:val="single" w:sz="4" w:space="0" w:color="auto"/>
              <w:right w:val="single" w:sz="4" w:space="0" w:color="auto"/>
            </w:tcBorders>
            <w:shd w:val="clear" w:color="auto" w:fill="EEECE1"/>
            <w:noWrap/>
            <w:vAlign w:val="bottom"/>
            <w:hideMark/>
            <w:tcPrChange w:id="8188" w:author="哲均 宋" w:date="2019-08-16T15:56:00Z">
              <w:tcPr>
                <w:tcW w:w="1933" w:type="dxa"/>
                <w:gridSpan w:val="3"/>
                <w:tcBorders>
                  <w:top w:val="single" w:sz="4" w:space="0" w:color="auto"/>
                  <w:left w:val="nil"/>
                  <w:bottom w:val="single" w:sz="4" w:space="0" w:color="auto"/>
                  <w:right w:val="single" w:sz="4" w:space="0" w:color="auto"/>
                </w:tcBorders>
                <w:shd w:val="clear" w:color="auto" w:fill="E7E6E6" w:themeFill="background2"/>
                <w:noWrap/>
                <w:vAlign w:val="bottom"/>
                <w:hideMark/>
              </w:tcPr>
            </w:tcPrChange>
          </w:tcPr>
          <w:p w14:paraId="323DEADF" w14:textId="77777777" w:rsidR="00A91AE7" w:rsidRPr="00FC0EB8" w:rsidRDefault="00A91AE7">
            <w:pPr>
              <w:pStyle w:val="afc"/>
              <w:wordWrap/>
              <w:rPr>
                <w:ins w:id="8189" w:author="Seongeun Woo" w:date="2016-07-07T16:10:00Z"/>
              </w:rPr>
              <w:pPrChange w:id="8190" w:author="Seongeun Woo" w:date="2016-10-13T18:44:00Z">
                <w:pPr>
                  <w:pStyle w:val="-00"/>
                </w:pPr>
              </w:pPrChange>
            </w:pPr>
            <w:ins w:id="8191" w:author="Seongeun Woo" w:date="2016-07-07T16:10:00Z">
              <w:r w:rsidRPr="000244D6">
                <w:t>PNAME</w:t>
              </w:r>
            </w:ins>
          </w:p>
        </w:tc>
        <w:tc>
          <w:tcPr>
            <w:tcW w:w="1131" w:type="dxa"/>
            <w:tcBorders>
              <w:top w:val="single" w:sz="4" w:space="0" w:color="auto"/>
              <w:left w:val="nil"/>
              <w:bottom w:val="single" w:sz="4" w:space="0" w:color="auto"/>
              <w:right w:val="single" w:sz="4" w:space="0" w:color="auto"/>
            </w:tcBorders>
            <w:shd w:val="clear" w:color="auto" w:fill="EEECE1"/>
            <w:noWrap/>
            <w:vAlign w:val="bottom"/>
            <w:hideMark/>
            <w:tcPrChange w:id="8192" w:author="哲均 宋" w:date="2019-08-16T15:56:00Z">
              <w:tcPr>
                <w:tcW w:w="1131" w:type="dxa"/>
                <w:gridSpan w:val="4"/>
                <w:tcBorders>
                  <w:top w:val="single" w:sz="4" w:space="0" w:color="auto"/>
                  <w:left w:val="nil"/>
                  <w:bottom w:val="single" w:sz="4" w:space="0" w:color="auto"/>
                  <w:right w:val="single" w:sz="4" w:space="0" w:color="auto"/>
                </w:tcBorders>
                <w:shd w:val="clear" w:color="auto" w:fill="E7E6E6" w:themeFill="background2"/>
                <w:noWrap/>
                <w:vAlign w:val="bottom"/>
                <w:hideMark/>
              </w:tcPr>
            </w:tcPrChange>
          </w:tcPr>
          <w:p w14:paraId="0C682B95" w14:textId="77777777" w:rsidR="00A91AE7" w:rsidRPr="00DE16D6" w:rsidRDefault="00A91AE7">
            <w:pPr>
              <w:pStyle w:val="afc"/>
              <w:wordWrap/>
              <w:rPr>
                <w:ins w:id="8193" w:author="Seongeun Woo" w:date="2016-07-07T16:10:00Z"/>
              </w:rPr>
              <w:pPrChange w:id="8194" w:author="Seongeun Woo" w:date="2016-10-13T18:44:00Z">
                <w:pPr>
                  <w:pStyle w:val="-00"/>
                </w:pPr>
              </w:pPrChange>
            </w:pPr>
            <w:ins w:id="8195" w:author="Seongeun Woo" w:date="2016-07-07T16:10:00Z">
              <w:r w:rsidRPr="00DE16D6">
                <w:t>IBIZCODE</w:t>
              </w:r>
            </w:ins>
          </w:p>
        </w:tc>
        <w:tc>
          <w:tcPr>
            <w:tcW w:w="3680" w:type="dxa"/>
            <w:tcBorders>
              <w:top w:val="single" w:sz="4" w:space="0" w:color="auto"/>
              <w:left w:val="nil"/>
              <w:bottom w:val="single" w:sz="4" w:space="0" w:color="auto"/>
              <w:right w:val="single" w:sz="4" w:space="0" w:color="auto"/>
            </w:tcBorders>
            <w:shd w:val="clear" w:color="auto" w:fill="EEECE1"/>
            <w:noWrap/>
            <w:vAlign w:val="bottom"/>
            <w:hideMark/>
            <w:tcPrChange w:id="8196" w:author="哲均 宋" w:date="2019-08-16T15:56:00Z">
              <w:tcPr>
                <w:tcW w:w="2738" w:type="dxa"/>
                <w:gridSpan w:val="4"/>
                <w:tcBorders>
                  <w:top w:val="single" w:sz="4" w:space="0" w:color="auto"/>
                  <w:left w:val="nil"/>
                  <w:bottom w:val="single" w:sz="4" w:space="0" w:color="auto"/>
                  <w:right w:val="single" w:sz="4" w:space="0" w:color="auto"/>
                </w:tcBorders>
                <w:shd w:val="clear" w:color="auto" w:fill="E7E6E6" w:themeFill="background2"/>
                <w:noWrap/>
                <w:vAlign w:val="bottom"/>
                <w:hideMark/>
              </w:tcPr>
            </w:tcPrChange>
          </w:tcPr>
          <w:p w14:paraId="135C99F2" w14:textId="77777777" w:rsidR="00A91AE7" w:rsidRPr="00006CA7" w:rsidRDefault="00A91AE7">
            <w:pPr>
              <w:pStyle w:val="afc"/>
              <w:wordWrap/>
              <w:rPr>
                <w:ins w:id="8197" w:author="Seongeun Woo" w:date="2016-07-07T16:10:00Z"/>
              </w:rPr>
              <w:pPrChange w:id="8198" w:author="Seongeun Woo" w:date="2016-10-13T18:44:00Z">
                <w:pPr>
                  <w:pStyle w:val="-00"/>
                </w:pPr>
              </w:pPrChange>
            </w:pPr>
            <w:ins w:id="8199" w:author="Seongeun Woo" w:date="2016-07-07T16:10:00Z">
              <w:r w:rsidRPr="00B93C9D">
                <w:t>INAME</w:t>
              </w:r>
            </w:ins>
          </w:p>
        </w:tc>
        <w:tc>
          <w:tcPr>
            <w:tcW w:w="1645" w:type="dxa"/>
            <w:tcBorders>
              <w:top w:val="single" w:sz="4" w:space="0" w:color="auto"/>
              <w:left w:val="nil"/>
              <w:bottom w:val="single" w:sz="4" w:space="0" w:color="auto"/>
              <w:right w:val="single" w:sz="4" w:space="0" w:color="auto"/>
            </w:tcBorders>
            <w:shd w:val="clear" w:color="auto" w:fill="EEECE1"/>
            <w:vAlign w:val="bottom"/>
            <w:tcPrChange w:id="8200" w:author="哲均 宋" w:date="2019-08-16T15:56:00Z">
              <w:tcPr>
                <w:tcW w:w="2739" w:type="dxa"/>
                <w:gridSpan w:val="3"/>
                <w:tcBorders>
                  <w:top w:val="single" w:sz="4" w:space="0" w:color="auto"/>
                  <w:left w:val="nil"/>
                  <w:bottom w:val="single" w:sz="4" w:space="0" w:color="auto"/>
                  <w:right w:val="single" w:sz="4" w:space="0" w:color="auto"/>
                </w:tcBorders>
                <w:shd w:val="clear" w:color="auto" w:fill="E7E6E6" w:themeFill="background2"/>
                <w:vAlign w:val="bottom"/>
              </w:tcPr>
            </w:tcPrChange>
          </w:tcPr>
          <w:p w14:paraId="628A8FD6" w14:textId="33EAB44E" w:rsidR="00A91AE7" w:rsidRPr="008707C4" w:rsidRDefault="00856E16">
            <w:pPr>
              <w:pStyle w:val="afc"/>
              <w:wordWrap/>
              <w:rPr>
                <w:ins w:id="8201" w:author="Seongeun Woo" w:date="2016-07-07T16:10:00Z"/>
              </w:rPr>
              <w:pPrChange w:id="8202" w:author="Seongeun Woo" w:date="2016-10-13T18:44:00Z">
                <w:pPr>
                  <w:pStyle w:val="-00"/>
                </w:pPr>
              </w:pPrChange>
            </w:pPr>
            <w:ins w:id="8203" w:author="InnoRules" w:date="2016-08-11T15:01:00Z">
              <w:r w:rsidRPr="008707C4">
                <w:t>…</w:t>
              </w:r>
            </w:ins>
            <w:ins w:id="8204" w:author="Seongeun Woo" w:date="2016-07-07T16:10:00Z">
              <w:del w:id="8205" w:author="InnoRules" w:date="2016-08-11T15:01:00Z">
                <w:r w:rsidR="00A91AE7" w:rsidRPr="008707C4" w:rsidDel="00856E16">
                  <w:delText>…NA</w:delText>
                </w:r>
              </w:del>
            </w:ins>
          </w:p>
        </w:tc>
      </w:tr>
      <w:tr w:rsidR="00F31884" w:rsidRPr="00ED175E" w14:paraId="406E2A9A" w14:textId="77777777" w:rsidTr="00F31884">
        <w:tblPrEx>
          <w:tblPrExChange w:id="8206" w:author="哲均 宋" w:date="2019-08-16T15:56:00Z">
            <w:tblPrEx>
              <w:tblW w:w="9781" w:type="dxa"/>
              <w:tblInd w:w="-43" w:type="dxa"/>
            </w:tblPrEx>
          </w:tblPrExChange>
        </w:tblPrEx>
        <w:trPr>
          <w:trHeight w:val="255"/>
          <w:ins w:id="8207" w:author="Seongeun Woo" w:date="2016-07-07T16:10:00Z"/>
          <w:trPrChange w:id="8208" w:author="哲均 宋" w:date="2019-08-16T15:56:00Z">
            <w:trPr>
              <w:gridBefore w:val="2"/>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hideMark/>
            <w:tcPrChange w:id="8209" w:author="哲均 宋" w:date="2019-08-16T15:56:00Z">
              <w:tcPr>
                <w:tcW w:w="1240" w:type="dxa"/>
                <w:gridSpan w:val="4"/>
                <w:tcBorders>
                  <w:top w:val="nil"/>
                  <w:left w:val="single" w:sz="4" w:space="0" w:color="auto"/>
                  <w:bottom w:val="single" w:sz="4" w:space="0" w:color="auto"/>
                  <w:right w:val="single" w:sz="4" w:space="0" w:color="auto"/>
                </w:tcBorders>
                <w:shd w:val="clear" w:color="auto" w:fill="auto"/>
                <w:noWrap/>
                <w:vAlign w:val="bottom"/>
                <w:hideMark/>
              </w:tcPr>
            </w:tcPrChange>
          </w:tcPr>
          <w:p w14:paraId="0185A25D" w14:textId="77777777" w:rsidR="00F31884" w:rsidRPr="0073721B" w:rsidRDefault="00F31884" w:rsidP="00F31884">
            <w:pPr>
              <w:pStyle w:val="afb"/>
              <w:autoSpaceDE w:val="0"/>
              <w:autoSpaceDN w:val="0"/>
              <w:rPr>
                <w:ins w:id="8210" w:author="Seongeun Woo" w:date="2016-07-07T16:10:00Z"/>
              </w:rPr>
              <w:pPrChange w:id="8211" w:author="Seongeun Woo" w:date="2016-10-13T18:44:00Z">
                <w:pPr>
                  <w:pStyle w:val="-00"/>
                </w:pPr>
              </w:pPrChange>
            </w:pPr>
            <w:ins w:id="8212" w:author="Seongeun Woo" w:date="2016-07-07T16:10:00Z">
              <w:r w:rsidRPr="0073721B">
                <w:t>P2001</w:t>
              </w:r>
            </w:ins>
          </w:p>
        </w:tc>
        <w:tc>
          <w:tcPr>
            <w:tcW w:w="2738" w:type="dxa"/>
            <w:tcBorders>
              <w:top w:val="nil"/>
              <w:left w:val="nil"/>
              <w:bottom w:val="single" w:sz="4" w:space="0" w:color="auto"/>
              <w:right w:val="single" w:sz="4" w:space="0" w:color="auto"/>
            </w:tcBorders>
            <w:shd w:val="clear" w:color="auto" w:fill="auto"/>
            <w:noWrap/>
            <w:hideMark/>
            <w:tcPrChange w:id="8213" w:author="哲均 宋" w:date="2019-08-16T15:56:00Z">
              <w:tcPr>
                <w:tcW w:w="1933" w:type="dxa"/>
                <w:gridSpan w:val="6"/>
                <w:tcBorders>
                  <w:top w:val="nil"/>
                  <w:left w:val="nil"/>
                  <w:bottom w:val="single" w:sz="4" w:space="0" w:color="auto"/>
                  <w:right w:val="single" w:sz="4" w:space="0" w:color="auto"/>
                </w:tcBorders>
                <w:shd w:val="clear" w:color="auto" w:fill="auto"/>
                <w:noWrap/>
                <w:vAlign w:val="bottom"/>
                <w:hideMark/>
              </w:tcPr>
            </w:tcPrChange>
          </w:tcPr>
          <w:p w14:paraId="7EB282F4" w14:textId="1AB2EC7C" w:rsidR="00F31884" w:rsidRPr="00FC0EB8" w:rsidRDefault="00F31884" w:rsidP="00F31884">
            <w:pPr>
              <w:pStyle w:val="afb"/>
              <w:autoSpaceDE w:val="0"/>
              <w:autoSpaceDN w:val="0"/>
              <w:rPr>
                <w:ins w:id="8214" w:author="Seongeun Woo" w:date="2016-07-07T16:10:00Z"/>
              </w:rPr>
              <w:pPrChange w:id="8215" w:author="Seongeun Woo" w:date="2016-10-13T18:44:00Z">
                <w:pPr>
                  <w:pStyle w:val="-00"/>
                </w:pPr>
              </w:pPrChange>
            </w:pPr>
            <w:ins w:id="8216" w:author="哲均 宋" w:date="2019-08-16T15:55:00Z">
              <w:r w:rsidRPr="00A35118">
                <w:rPr>
                  <w:rFonts w:hint="eastAsia"/>
                </w:rPr>
                <w:t>P</w:t>
              </w:r>
              <w:r w:rsidRPr="00A35118">
                <w:t>ersonal Car Insurance</w:t>
              </w:r>
            </w:ins>
            <w:ins w:id="8217" w:author="Seongeun Woo" w:date="2016-07-07T16:10:00Z">
              <w:del w:id="8218" w:author="哲均 宋" w:date="2019-08-16T15:55:00Z">
                <w:r w:rsidRPr="000244D6" w:rsidDel="004B22DE">
                  <w:rPr>
                    <w:rFonts w:hint="eastAsia"/>
                  </w:rPr>
                  <w:delText>個人用自動車保険</w:delText>
                </w:r>
              </w:del>
            </w:ins>
          </w:p>
        </w:tc>
        <w:tc>
          <w:tcPr>
            <w:tcW w:w="1131" w:type="dxa"/>
            <w:tcBorders>
              <w:top w:val="nil"/>
              <w:left w:val="nil"/>
              <w:bottom w:val="single" w:sz="4" w:space="0" w:color="auto"/>
              <w:right w:val="single" w:sz="4" w:space="0" w:color="auto"/>
            </w:tcBorders>
            <w:shd w:val="clear" w:color="auto" w:fill="auto"/>
            <w:noWrap/>
            <w:vAlign w:val="bottom"/>
            <w:hideMark/>
            <w:tcPrChange w:id="8219" w:author="哲均 宋" w:date="2019-08-16T15:56:00Z">
              <w:tcPr>
                <w:tcW w:w="1131" w:type="dxa"/>
                <w:gridSpan w:val="4"/>
                <w:tcBorders>
                  <w:top w:val="nil"/>
                  <w:left w:val="nil"/>
                  <w:bottom w:val="single" w:sz="4" w:space="0" w:color="auto"/>
                  <w:right w:val="single" w:sz="4" w:space="0" w:color="auto"/>
                </w:tcBorders>
                <w:shd w:val="clear" w:color="auto" w:fill="auto"/>
                <w:noWrap/>
                <w:vAlign w:val="bottom"/>
                <w:hideMark/>
              </w:tcPr>
            </w:tcPrChange>
          </w:tcPr>
          <w:p w14:paraId="2156BB30" w14:textId="77777777" w:rsidR="00F31884" w:rsidRPr="00DE16D6" w:rsidRDefault="00F31884" w:rsidP="00F31884">
            <w:pPr>
              <w:pStyle w:val="afb"/>
              <w:autoSpaceDE w:val="0"/>
              <w:autoSpaceDN w:val="0"/>
              <w:rPr>
                <w:ins w:id="8220" w:author="Seongeun Woo" w:date="2016-07-07T16:10:00Z"/>
              </w:rPr>
              <w:pPrChange w:id="8221" w:author="Seongeun Woo" w:date="2016-10-13T18:44:00Z">
                <w:pPr>
                  <w:pStyle w:val="-00"/>
                </w:pPr>
              </w:pPrChange>
            </w:pPr>
            <w:ins w:id="8222" w:author="Seongeun Woo" w:date="2016-07-07T16:10:00Z">
              <w:r w:rsidRPr="00DE16D6">
                <w:t>I2001</w:t>
              </w:r>
            </w:ins>
          </w:p>
        </w:tc>
        <w:tc>
          <w:tcPr>
            <w:tcW w:w="3680" w:type="dxa"/>
            <w:tcBorders>
              <w:top w:val="nil"/>
              <w:left w:val="nil"/>
              <w:bottom w:val="single" w:sz="4" w:space="0" w:color="auto"/>
              <w:right w:val="single" w:sz="4" w:space="0" w:color="auto"/>
            </w:tcBorders>
            <w:shd w:val="clear" w:color="auto" w:fill="auto"/>
            <w:noWrap/>
            <w:vAlign w:val="bottom"/>
            <w:hideMark/>
            <w:tcPrChange w:id="8223" w:author="哲均 宋" w:date="2019-08-16T15:56:00Z">
              <w:tcPr>
                <w:tcW w:w="2738" w:type="dxa"/>
                <w:gridSpan w:val="3"/>
                <w:tcBorders>
                  <w:top w:val="nil"/>
                  <w:left w:val="nil"/>
                  <w:bottom w:val="single" w:sz="4" w:space="0" w:color="auto"/>
                  <w:right w:val="single" w:sz="4" w:space="0" w:color="auto"/>
                </w:tcBorders>
                <w:shd w:val="clear" w:color="auto" w:fill="auto"/>
                <w:noWrap/>
                <w:vAlign w:val="bottom"/>
                <w:hideMark/>
              </w:tcPr>
            </w:tcPrChange>
          </w:tcPr>
          <w:p w14:paraId="1757D8B6" w14:textId="2377F083" w:rsidR="00F31884" w:rsidRPr="00006CA7" w:rsidRDefault="00F31884" w:rsidP="00F31884">
            <w:pPr>
              <w:pStyle w:val="afb"/>
              <w:autoSpaceDE w:val="0"/>
              <w:autoSpaceDN w:val="0"/>
              <w:rPr>
                <w:ins w:id="8224" w:author="Seongeun Woo" w:date="2016-07-07T16:10:00Z"/>
                <w:lang w:eastAsia="zh-CN"/>
              </w:rPr>
              <w:pPrChange w:id="8225" w:author="Seongeun Woo" w:date="2016-10-13T18:44:00Z">
                <w:pPr>
                  <w:pStyle w:val="-00"/>
                </w:pPr>
              </w:pPrChange>
            </w:pPr>
            <w:ins w:id="8226" w:author="哲均 宋" w:date="2019-08-16T15:56:00Z">
              <w:r w:rsidRPr="00DA5991">
                <w:rPr>
                  <w:lang w:eastAsia="zh-CN"/>
                </w:rPr>
                <w:t xml:space="preserve">Criminal agreement support </w:t>
              </w:r>
              <w:r>
                <w:rPr>
                  <w:lang w:eastAsia="zh-CN"/>
                </w:rPr>
                <w:t>costs</w:t>
              </w:r>
              <w:r w:rsidRPr="00DA5991">
                <w:rPr>
                  <w:lang w:eastAsia="zh-CN"/>
                </w:rPr>
                <w:t xml:space="preserve"> guarantee</w:t>
              </w:r>
            </w:ins>
            <w:ins w:id="8227" w:author="Seongeun Woo" w:date="2016-07-07T16:10:00Z">
              <w:del w:id="8228" w:author="哲均 宋" w:date="2019-08-16T15:56:00Z">
                <w:r w:rsidRPr="00B93C9D" w:rsidDel="004411A2">
                  <w:rPr>
                    <w:rFonts w:hint="eastAsia"/>
                    <w:lang w:eastAsia="zh-CN"/>
                  </w:rPr>
                  <w:delText>刑事合意支援金担保特約</w:delText>
                </w:r>
              </w:del>
            </w:ins>
          </w:p>
        </w:tc>
        <w:tc>
          <w:tcPr>
            <w:tcW w:w="1645" w:type="dxa"/>
            <w:tcBorders>
              <w:top w:val="nil"/>
              <w:left w:val="nil"/>
              <w:bottom w:val="single" w:sz="4" w:space="0" w:color="auto"/>
              <w:right w:val="single" w:sz="4" w:space="0" w:color="auto"/>
            </w:tcBorders>
            <w:shd w:val="clear" w:color="auto" w:fill="auto"/>
            <w:vAlign w:val="bottom"/>
            <w:tcPrChange w:id="8229" w:author="哲均 宋" w:date="2019-08-16T15:56:00Z">
              <w:tcPr>
                <w:tcW w:w="2739" w:type="dxa"/>
                <w:gridSpan w:val="3"/>
                <w:tcBorders>
                  <w:top w:val="nil"/>
                  <w:left w:val="nil"/>
                  <w:bottom w:val="single" w:sz="4" w:space="0" w:color="auto"/>
                  <w:right w:val="single" w:sz="4" w:space="0" w:color="auto"/>
                </w:tcBorders>
                <w:shd w:val="clear" w:color="auto" w:fill="auto"/>
                <w:vAlign w:val="bottom"/>
              </w:tcPr>
            </w:tcPrChange>
          </w:tcPr>
          <w:p w14:paraId="20218168" w14:textId="2FC64D9F" w:rsidR="00F31884" w:rsidRPr="008707C4" w:rsidRDefault="00F31884" w:rsidP="00F31884">
            <w:pPr>
              <w:pStyle w:val="afb"/>
              <w:autoSpaceDE w:val="0"/>
              <w:autoSpaceDN w:val="0"/>
              <w:rPr>
                <w:ins w:id="8230" w:author="Seongeun Woo" w:date="2016-07-07T16:10:00Z"/>
              </w:rPr>
              <w:pPrChange w:id="8231" w:author="Seongeun Woo" w:date="2016-10-13T18:44:00Z">
                <w:pPr>
                  <w:pStyle w:val="-00"/>
                </w:pPr>
              </w:pPrChange>
            </w:pPr>
            <w:ins w:id="8232" w:author="InnoRules" w:date="2016-08-11T15:01:00Z">
              <w:r w:rsidRPr="008707C4">
                <w:t>…</w:t>
              </w:r>
            </w:ins>
            <w:ins w:id="8233" w:author="Seongeun Woo" w:date="2016-07-07T16:10:00Z">
              <w:del w:id="8234" w:author="InnoRules" w:date="2016-08-11T15:01:00Z">
                <w:r w:rsidRPr="008707C4" w:rsidDel="00856E16">
                  <w:delText>…</w:delText>
                </w:r>
                <w:r w:rsidRPr="008707C4" w:rsidDel="00856E16">
                  <w:delText>事</w:delText>
                </w:r>
              </w:del>
            </w:ins>
          </w:p>
        </w:tc>
      </w:tr>
      <w:tr w:rsidR="00F31884" w:rsidRPr="00ED175E" w14:paraId="50A7EDA6" w14:textId="77777777" w:rsidTr="00F31884">
        <w:tblPrEx>
          <w:tblPrExChange w:id="8235" w:author="哲均 宋" w:date="2019-08-16T15:56:00Z">
            <w:tblPrEx>
              <w:tblW w:w="9781" w:type="dxa"/>
              <w:tblInd w:w="-43" w:type="dxa"/>
            </w:tblPrEx>
          </w:tblPrExChange>
        </w:tblPrEx>
        <w:trPr>
          <w:trHeight w:val="255"/>
          <w:ins w:id="8236" w:author="Seongeun Woo" w:date="2016-07-07T16:10:00Z"/>
          <w:trPrChange w:id="8237" w:author="哲均 宋" w:date="2019-08-16T15:56:00Z">
            <w:trPr>
              <w:gridBefore w:val="2"/>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hideMark/>
            <w:tcPrChange w:id="8238" w:author="哲均 宋" w:date="2019-08-16T15:56:00Z">
              <w:tcPr>
                <w:tcW w:w="1240" w:type="dxa"/>
                <w:gridSpan w:val="4"/>
                <w:tcBorders>
                  <w:top w:val="nil"/>
                  <w:left w:val="single" w:sz="4" w:space="0" w:color="auto"/>
                  <w:bottom w:val="single" w:sz="4" w:space="0" w:color="auto"/>
                  <w:right w:val="single" w:sz="4" w:space="0" w:color="auto"/>
                </w:tcBorders>
                <w:shd w:val="clear" w:color="auto" w:fill="auto"/>
                <w:noWrap/>
                <w:vAlign w:val="bottom"/>
                <w:hideMark/>
              </w:tcPr>
            </w:tcPrChange>
          </w:tcPr>
          <w:p w14:paraId="5D653C25" w14:textId="77777777" w:rsidR="00F31884" w:rsidRPr="0073721B" w:rsidRDefault="00F31884" w:rsidP="00F31884">
            <w:pPr>
              <w:pStyle w:val="afb"/>
              <w:autoSpaceDE w:val="0"/>
              <w:autoSpaceDN w:val="0"/>
              <w:rPr>
                <w:ins w:id="8239" w:author="Seongeun Woo" w:date="2016-07-07T16:10:00Z"/>
              </w:rPr>
              <w:pPrChange w:id="8240" w:author="Seongeun Woo" w:date="2016-10-13T18:44:00Z">
                <w:pPr>
                  <w:pStyle w:val="-00"/>
                </w:pPr>
              </w:pPrChange>
            </w:pPr>
            <w:ins w:id="8241" w:author="Seongeun Woo" w:date="2016-07-07T16:10:00Z">
              <w:r w:rsidRPr="0073721B">
                <w:t>P2001</w:t>
              </w:r>
            </w:ins>
          </w:p>
        </w:tc>
        <w:tc>
          <w:tcPr>
            <w:tcW w:w="2738" w:type="dxa"/>
            <w:tcBorders>
              <w:top w:val="nil"/>
              <w:left w:val="nil"/>
              <w:bottom w:val="single" w:sz="4" w:space="0" w:color="auto"/>
              <w:right w:val="single" w:sz="4" w:space="0" w:color="auto"/>
            </w:tcBorders>
            <w:shd w:val="clear" w:color="auto" w:fill="auto"/>
            <w:noWrap/>
            <w:hideMark/>
            <w:tcPrChange w:id="8242" w:author="哲均 宋" w:date="2019-08-16T15:56:00Z">
              <w:tcPr>
                <w:tcW w:w="1933" w:type="dxa"/>
                <w:gridSpan w:val="6"/>
                <w:tcBorders>
                  <w:top w:val="nil"/>
                  <w:left w:val="nil"/>
                  <w:bottom w:val="single" w:sz="4" w:space="0" w:color="auto"/>
                  <w:right w:val="single" w:sz="4" w:space="0" w:color="auto"/>
                </w:tcBorders>
                <w:shd w:val="clear" w:color="auto" w:fill="auto"/>
                <w:noWrap/>
                <w:vAlign w:val="bottom"/>
                <w:hideMark/>
              </w:tcPr>
            </w:tcPrChange>
          </w:tcPr>
          <w:p w14:paraId="0FC14E5B" w14:textId="3D163827" w:rsidR="00F31884" w:rsidRPr="00FC0EB8" w:rsidRDefault="00F31884" w:rsidP="00F31884">
            <w:pPr>
              <w:pStyle w:val="afb"/>
              <w:autoSpaceDE w:val="0"/>
              <w:autoSpaceDN w:val="0"/>
              <w:rPr>
                <w:ins w:id="8243" w:author="Seongeun Woo" w:date="2016-07-07T16:10:00Z"/>
              </w:rPr>
              <w:pPrChange w:id="8244" w:author="Seongeun Woo" w:date="2016-10-13T18:44:00Z">
                <w:pPr>
                  <w:pStyle w:val="-00"/>
                </w:pPr>
              </w:pPrChange>
            </w:pPr>
            <w:ins w:id="8245" w:author="哲均 宋" w:date="2019-08-16T15:55:00Z">
              <w:r w:rsidRPr="00A35118">
                <w:rPr>
                  <w:rFonts w:hint="eastAsia"/>
                </w:rPr>
                <w:t>P</w:t>
              </w:r>
              <w:r w:rsidRPr="00A35118">
                <w:t>ersonal Car Insurance</w:t>
              </w:r>
            </w:ins>
            <w:ins w:id="8246" w:author="Seongeun Woo" w:date="2016-07-07T16:10:00Z">
              <w:del w:id="8247" w:author="哲均 宋" w:date="2019-08-16T15:55:00Z">
                <w:r w:rsidRPr="000244D6" w:rsidDel="004B22DE">
                  <w:rPr>
                    <w:rFonts w:hint="eastAsia"/>
                  </w:rPr>
                  <w:delText>個人用自動車保険</w:delText>
                </w:r>
              </w:del>
            </w:ins>
          </w:p>
        </w:tc>
        <w:tc>
          <w:tcPr>
            <w:tcW w:w="1131" w:type="dxa"/>
            <w:tcBorders>
              <w:top w:val="nil"/>
              <w:left w:val="nil"/>
              <w:bottom w:val="single" w:sz="4" w:space="0" w:color="auto"/>
              <w:right w:val="single" w:sz="4" w:space="0" w:color="auto"/>
            </w:tcBorders>
            <w:shd w:val="clear" w:color="auto" w:fill="auto"/>
            <w:noWrap/>
            <w:vAlign w:val="bottom"/>
            <w:hideMark/>
            <w:tcPrChange w:id="8248" w:author="哲均 宋" w:date="2019-08-16T15:56:00Z">
              <w:tcPr>
                <w:tcW w:w="1131" w:type="dxa"/>
                <w:gridSpan w:val="4"/>
                <w:tcBorders>
                  <w:top w:val="nil"/>
                  <w:left w:val="nil"/>
                  <w:bottom w:val="single" w:sz="4" w:space="0" w:color="auto"/>
                  <w:right w:val="single" w:sz="4" w:space="0" w:color="auto"/>
                </w:tcBorders>
                <w:shd w:val="clear" w:color="auto" w:fill="auto"/>
                <w:noWrap/>
                <w:vAlign w:val="bottom"/>
                <w:hideMark/>
              </w:tcPr>
            </w:tcPrChange>
          </w:tcPr>
          <w:p w14:paraId="05E7B6A7" w14:textId="77777777" w:rsidR="00F31884" w:rsidRPr="00DE16D6" w:rsidRDefault="00F31884" w:rsidP="00F31884">
            <w:pPr>
              <w:pStyle w:val="afb"/>
              <w:autoSpaceDE w:val="0"/>
              <w:autoSpaceDN w:val="0"/>
              <w:rPr>
                <w:ins w:id="8249" w:author="Seongeun Woo" w:date="2016-07-07T16:10:00Z"/>
              </w:rPr>
              <w:pPrChange w:id="8250" w:author="Seongeun Woo" w:date="2016-10-13T18:44:00Z">
                <w:pPr>
                  <w:pStyle w:val="-00"/>
                </w:pPr>
              </w:pPrChange>
            </w:pPr>
            <w:ins w:id="8251" w:author="Seongeun Woo" w:date="2016-07-07T16:10:00Z">
              <w:r w:rsidRPr="00DE16D6">
                <w:t>I2002</w:t>
              </w:r>
            </w:ins>
          </w:p>
        </w:tc>
        <w:tc>
          <w:tcPr>
            <w:tcW w:w="3680" w:type="dxa"/>
            <w:tcBorders>
              <w:top w:val="nil"/>
              <w:left w:val="nil"/>
              <w:bottom w:val="single" w:sz="4" w:space="0" w:color="auto"/>
              <w:right w:val="single" w:sz="4" w:space="0" w:color="auto"/>
            </w:tcBorders>
            <w:shd w:val="clear" w:color="auto" w:fill="auto"/>
            <w:noWrap/>
            <w:vAlign w:val="bottom"/>
            <w:hideMark/>
            <w:tcPrChange w:id="8252" w:author="哲均 宋" w:date="2019-08-16T15:56:00Z">
              <w:tcPr>
                <w:tcW w:w="2738" w:type="dxa"/>
                <w:gridSpan w:val="3"/>
                <w:tcBorders>
                  <w:top w:val="nil"/>
                  <w:left w:val="nil"/>
                  <w:bottom w:val="single" w:sz="4" w:space="0" w:color="auto"/>
                  <w:right w:val="single" w:sz="4" w:space="0" w:color="auto"/>
                </w:tcBorders>
                <w:shd w:val="clear" w:color="auto" w:fill="auto"/>
                <w:noWrap/>
                <w:vAlign w:val="bottom"/>
                <w:hideMark/>
              </w:tcPr>
            </w:tcPrChange>
          </w:tcPr>
          <w:p w14:paraId="2556E3FC" w14:textId="395CFC9D" w:rsidR="00F31884" w:rsidRPr="00006CA7" w:rsidRDefault="00F31884" w:rsidP="00F31884">
            <w:pPr>
              <w:pStyle w:val="afb"/>
              <w:autoSpaceDE w:val="0"/>
              <w:autoSpaceDN w:val="0"/>
              <w:rPr>
                <w:ins w:id="8253" w:author="Seongeun Woo" w:date="2016-07-07T16:10:00Z"/>
                <w:lang w:eastAsia="zh-CN"/>
              </w:rPr>
              <w:pPrChange w:id="8254" w:author="Seongeun Woo" w:date="2016-10-13T18:44:00Z">
                <w:pPr>
                  <w:pStyle w:val="-00"/>
                </w:pPr>
              </w:pPrChange>
            </w:pPr>
            <w:ins w:id="8255" w:author="哲均 宋" w:date="2019-08-16T15:56:00Z">
              <w:r w:rsidRPr="00DA5991">
                <w:rPr>
                  <w:lang w:eastAsia="zh-CN"/>
                </w:rPr>
                <w:t>Lawyer appointment costs guarantee</w:t>
              </w:r>
            </w:ins>
            <w:ins w:id="8256" w:author="Seongeun Woo" w:date="2016-07-07T16:10:00Z">
              <w:del w:id="8257" w:author="哲均 宋" w:date="2019-08-16T15:56:00Z">
                <w:r w:rsidRPr="00B93C9D" w:rsidDel="004411A2">
                  <w:rPr>
                    <w:rFonts w:hint="eastAsia"/>
                    <w:lang w:eastAsia="zh-CN"/>
                  </w:rPr>
                  <w:delText>弁護士選任費用担保特約</w:delText>
                </w:r>
              </w:del>
            </w:ins>
          </w:p>
        </w:tc>
        <w:tc>
          <w:tcPr>
            <w:tcW w:w="1645" w:type="dxa"/>
            <w:tcBorders>
              <w:top w:val="nil"/>
              <w:left w:val="nil"/>
              <w:bottom w:val="single" w:sz="4" w:space="0" w:color="auto"/>
              <w:right w:val="single" w:sz="4" w:space="0" w:color="auto"/>
            </w:tcBorders>
            <w:shd w:val="clear" w:color="auto" w:fill="auto"/>
            <w:vAlign w:val="bottom"/>
            <w:tcPrChange w:id="8258" w:author="哲均 宋" w:date="2019-08-16T15:56:00Z">
              <w:tcPr>
                <w:tcW w:w="2739" w:type="dxa"/>
                <w:gridSpan w:val="3"/>
                <w:tcBorders>
                  <w:top w:val="nil"/>
                  <w:left w:val="nil"/>
                  <w:bottom w:val="single" w:sz="4" w:space="0" w:color="auto"/>
                  <w:right w:val="single" w:sz="4" w:space="0" w:color="auto"/>
                </w:tcBorders>
                <w:shd w:val="clear" w:color="auto" w:fill="auto"/>
                <w:vAlign w:val="bottom"/>
              </w:tcPr>
            </w:tcPrChange>
          </w:tcPr>
          <w:p w14:paraId="117500AF" w14:textId="071D1CC7" w:rsidR="00F31884" w:rsidRPr="008707C4" w:rsidRDefault="00F31884" w:rsidP="00F31884">
            <w:pPr>
              <w:pStyle w:val="afb"/>
              <w:autoSpaceDE w:val="0"/>
              <w:autoSpaceDN w:val="0"/>
              <w:rPr>
                <w:ins w:id="8259" w:author="Seongeun Woo" w:date="2016-07-07T16:10:00Z"/>
              </w:rPr>
              <w:pPrChange w:id="8260" w:author="Seongeun Woo" w:date="2016-10-13T18:44:00Z">
                <w:pPr>
                  <w:pStyle w:val="-00"/>
                </w:pPr>
              </w:pPrChange>
            </w:pPr>
            <w:ins w:id="8261" w:author="InnoRules" w:date="2016-08-11T15:01:00Z">
              <w:r w:rsidRPr="008707C4">
                <w:t>…</w:t>
              </w:r>
            </w:ins>
            <w:ins w:id="8262" w:author="Seongeun Woo" w:date="2016-07-07T16:10:00Z">
              <w:del w:id="8263" w:author="InnoRules" w:date="2016-08-11T15:01:00Z">
                <w:r w:rsidRPr="008707C4" w:rsidDel="00856E16">
                  <w:delText>…</w:delText>
                </w:r>
                <w:r w:rsidRPr="008707C4" w:rsidDel="00856E16">
                  <w:delText>護</w:delText>
                </w:r>
              </w:del>
            </w:ins>
          </w:p>
        </w:tc>
      </w:tr>
      <w:tr w:rsidR="00F31884" w:rsidRPr="00ED175E" w14:paraId="593ABFC0" w14:textId="77777777" w:rsidTr="00F31884">
        <w:tblPrEx>
          <w:tblPrExChange w:id="8264" w:author="哲均 宋" w:date="2019-08-16T15:56:00Z">
            <w:tblPrEx>
              <w:tblW w:w="9781" w:type="dxa"/>
              <w:tblInd w:w="-43" w:type="dxa"/>
            </w:tblPrEx>
          </w:tblPrExChange>
        </w:tblPrEx>
        <w:trPr>
          <w:trHeight w:val="255"/>
          <w:ins w:id="8265" w:author="Seongeun Woo" w:date="2016-07-07T16:10:00Z"/>
          <w:trPrChange w:id="8266" w:author="哲均 宋" w:date="2019-08-16T15:56:00Z">
            <w:trPr>
              <w:gridBefore w:val="2"/>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hideMark/>
            <w:tcPrChange w:id="8267" w:author="哲均 宋" w:date="2019-08-16T15:56:00Z">
              <w:tcPr>
                <w:tcW w:w="1240" w:type="dxa"/>
                <w:gridSpan w:val="4"/>
                <w:tcBorders>
                  <w:top w:val="nil"/>
                  <w:left w:val="single" w:sz="4" w:space="0" w:color="auto"/>
                  <w:bottom w:val="single" w:sz="4" w:space="0" w:color="auto"/>
                  <w:right w:val="single" w:sz="4" w:space="0" w:color="auto"/>
                </w:tcBorders>
                <w:shd w:val="clear" w:color="auto" w:fill="auto"/>
                <w:noWrap/>
                <w:vAlign w:val="bottom"/>
                <w:hideMark/>
              </w:tcPr>
            </w:tcPrChange>
          </w:tcPr>
          <w:p w14:paraId="5554DC5C" w14:textId="77777777" w:rsidR="00F31884" w:rsidRPr="0073721B" w:rsidRDefault="00F31884" w:rsidP="00F31884">
            <w:pPr>
              <w:pStyle w:val="afb"/>
              <w:autoSpaceDE w:val="0"/>
              <w:autoSpaceDN w:val="0"/>
              <w:rPr>
                <w:ins w:id="8268" w:author="Seongeun Woo" w:date="2016-07-07T16:10:00Z"/>
              </w:rPr>
              <w:pPrChange w:id="8269" w:author="Seongeun Woo" w:date="2016-10-13T18:44:00Z">
                <w:pPr>
                  <w:pStyle w:val="-00"/>
                </w:pPr>
              </w:pPrChange>
            </w:pPr>
            <w:ins w:id="8270" w:author="Seongeun Woo" w:date="2016-07-07T16:10:00Z">
              <w:r w:rsidRPr="0073721B">
                <w:t>P2001</w:t>
              </w:r>
            </w:ins>
          </w:p>
        </w:tc>
        <w:tc>
          <w:tcPr>
            <w:tcW w:w="2738" w:type="dxa"/>
            <w:tcBorders>
              <w:top w:val="nil"/>
              <w:left w:val="nil"/>
              <w:bottom w:val="single" w:sz="4" w:space="0" w:color="auto"/>
              <w:right w:val="single" w:sz="4" w:space="0" w:color="auto"/>
            </w:tcBorders>
            <w:shd w:val="clear" w:color="auto" w:fill="auto"/>
            <w:noWrap/>
            <w:hideMark/>
            <w:tcPrChange w:id="8271" w:author="哲均 宋" w:date="2019-08-16T15:56:00Z">
              <w:tcPr>
                <w:tcW w:w="1933" w:type="dxa"/>
                <w:gridSpan w:val="6"/>
                <w:tcBorders>
                  <w:top w:val="nil"/>
                  <w:left w:val="nil"/>
                  <w:bottom w:val="single" w:sz="4" w:space="0" w:color="auto"/>
                  <w:right w:val="single" w:sz="4" w:space="0" w:color="auto"/>
                </w:tcBorders>
                <w:shd w:val="clear" w:color="auto" w:fill="auto"/>
                <w:noWrap/>
                <w:vAlign w:val="bottom"/>
                <w:hideMark/>
              </w:tcPr>
            </w:tcPrChange>
          </w:tcPr>
          <w:p w14:paraId="33969435" w14:textId="5DFC55AA" w:rsidR="00F31884" w:rsidRPr="00FC0EB8" w:rsidRDefault="00F31884" w:rsidP="00F31884">
            <w:pPr>
              <w:pStyle w:val="afb"/>
              <w:autoSpaceDE w:val="0"/>
              <w:autoSpaceDN w:val="0"/>
              <w:rPr>
                <w:ins w:id="8272" w:author="Seongeun Woo" w:date="2016-07-07T16:10:00Z"/>
              </w:rPr>
              <w:pPrChange w:id="8273" w:author="Seongeun Woo" w:date="2016-10-13T18:44:00Z">
                <w:pPr>
                  <w:pStyle w:val="-00"/>
                </w:pPr>
              </w:pPrChange>
            </w:pPr>
            <w:ins w:id="8274" w:author="哲均 宋" w:date="2019-08-16T15:55:00Z">
              <w:r w:rsidRPr="00A35118">
                <w:rPr>
                  <w:rFonts w:hint="eastAsia"/>
                </w:rPr>
                <w:t>P</w:t>
              </w:r>
              <w:r w:rsidRPr="00A35118">
                <w:t>ersonal Car Insurance</w:t>
              </w:r>
            </w:ins>
            <w:ins w:id="8275" w:author="Seongeun Woo" w:date="2016-07-07T16:10:00Z">
              <w:del w:id="8276" w:author="哲均 宋" w:date="2019-08-16T15:55:00Z">
                <w:r w:rsidRPr="000244D6" w:rsidDel="004B22DE">
                  <w:rPr>
                    <w:rFonts w:hint="eastAsia"/>
                  </w:rPr>
                  <w:delText>個人用自動車保険</w:delText>
                </w:r>
              </w:del>
            </w:ins>
          </w:p>
        </w:tc>
        <w:tc>
          <w:tcPr>
            <w:tcW w:w="1131" w:type="dxa"/>
            <w:tcBorders>
              <w:top w:val="nil"/>
              <w:left w:val="nil"/>
              <w:bottom w:val="single" w:sz="4" w:space="0" w:color="auto"/>
              <w:right w:val="single" w:sz="4" w:space="0" w:color="auto"/>
            </w:tcBorders>
            <w:shd w:val="clear" w:color="auto" w:fill="auto"/>
            <w:noWrap/>
            <w:vAlign w:val="bottom"/>
            <w:hideMark/>
            <w:tcPrChange w:id="8277" w:author="哲均 宋" w:date="2019-08-16T15:56:00Z">
              <w:tcPr>
                <w:tcW w:w="1131" w:type="dxa"/>
                <w:gridSpan w:val="4"/>
                <w:tcBorders>
                  <w:top w:val="nil"/>
                  <w:left w:val="nil"/>
                  <w:bottom w:val="single" w:sz="4" w:space="0" w:color="auto"/>
                  <w:right w:val="single" w:sz="4" w:space="0" w:color="auto"/>
                </w:tcBorders>
                <w:shd w:val="clear" w:color="auto" w:fill="auto"/>
                <w:noWrap/>
                <w:vAlign w:val="bottom"/>
                <w:hideMark/>
              </w:tcPr>
            </w:tcPrChange>
          </w:tcPr>
          <w:p w14:paraId="32C0867A" w14:textId="77777777" w:rsidR="00F31884" w:rsidRPr="00DE16D6" w:rsidRDefault="00F31884" w:rsidP="00F31884">
            <w:pPr>
              <w:pStyle w:val="afb"/>
              <w:autoSpaceDE w:val="0"/>
              <w:autoSpaceDN w:val="0"/>
              <w:rPr>
                <w:ins w:id="8278" w:author="Seongeun Woo" w:date="2016-07-07T16:10:00Z"/>
              </w:rPr>
              <w:pPrChange w:id="8279" w:author="Seongeun Woo" w:date="2016-10-13T18:44:00Z">
                <w:pPr>
                  <w:pStyle w:val="-00"/>
                </w:pPr>
              </w:pPrChange>
            </w:pPr>
            <w:ins w:id="8280" w:author="Seongeun Woo" w:date="2016-07-07T16:10:00Z">
              <w:r w:rsidRPr="00DE16D6">
                <w:t>I2003</w:t>
              </w:r>
            </w:ins>
          </w:p>
        </w:tc>
        <w:tc>
          <w:tcPr>
            <w:tcW w:w="3680" w:type="dxa"/>
            <w:tcBorders>
              <w:top w:val="nil"/>
              <w:left w:val="nil"/>
              <w:bottom w:val="single" w:sz="4" w:space="0" w:color="auto"/>
              <w:right w:val="single" w:sz="4" w:space="0" w:color="auto"/>
            </w:tcBorders>
            <w:shd w:val="clear" w:color="auto" w:fill="auto"/>
            <w:noWrap/>
            <w:vAlign w:val="bottom"/>
            <w:hideMark/>
            <w:tcPrChange w:id="8281" w:author="哲均 宋" w:date="2019-08-16T15:56:00Z">
              <w:tcPr>
                <w:tcW w:w="2738" w:type="dxa"/>
                <w:gridSpan w:val="3"/>
                <w:tcBorders>
                  <w:top w:val="nil"/>
                  <w:left w:val="nil"/>
                  <w:bottom w:val="single" w:sz="4" w:space="0" w:color="auto"/>
                  <w:right w:val="single" w:sz="4" w:space="0" w:color="auto"/>
                </w:tcBorders>
                <w:shd w:val="clear" w:color="auto" w:fill="auto"/>
                <w:noWrap/>
                <w:vAlign w:val="bottom"/>
                <w:hideMark/>
              </w:tcPr>
            </w:tcPrChange>
          </w:tcPr>
          <w:p w14:paraId="1EF3CC44" w14:textId="310968F4" w:rsidR="00F31884" w:rsidRPr="00006CA7" w:rsidRDefault="00F31884" w:rsidP="00F31884">
            <w:pPr>
              <w:pStyle w:val="afb"/>
              <w:autoSpaceDE w:val="0"/>
              <w:autoSpaceDN w:val="0"/>
              <w:rPr>
                <w:ins w:id="8282" w:author="Seongeun Woo" w:date="2016-07-07T16:10:00Z"/>
              </w:rPr>
              <w:pPrChange w:id="8283" w:author="Seongeun Woo" w:date="2016-10-13T18:44:00Z">
                <w:pPr>
                  <w:pStyle w:val="-00"/>
                </w:pPr>
              </w:pPrChange>
            </w:pPr>
            <w:ins w:id="8284" w:author="哲均 宋" w:date="2019-08-16T15:56:00Z">
              <w:r>
                <w:rPr>
                  <w:rFonts w:hint="eastAsia"/>
                </w:rPr>
                <w:t>F</w:t>
              </w:r>
              <w:r>
                <w:t>ine</w:t>
              </w:r>
            </w:ins>
            <w:ins w:id="8285" w:author="哲均 宋" w:date="2019-08-16T15:57:00Z">
              <w:r>
                <w:t xml:space="preserve"> fee </w:t>
              </w:r>
              <w:r w:rsidRPr="00DA5991">
                <w:rPr>
                  <w:lang w:eastAsia="zh-CN"/>
                </w:rPr>
                <w:t>guarantee</w:t>
              </w:r>
            </w:ins>
            <w:ins w:id="8286" w:author="Seongeun Woo" w:date="2016-07-07T16:10:00Z">
              <w:del w:id="8287" w:author="哲均 宋" w:date="2019-08-16T15:57:00Z">
                <w:r w:rsidRPr="00B93C9D" w:rsidDel="00F31884">
                  <w:rPr>
                    <w:rFonts w:hint="eastAsia"/>
                  </w:rPr>
                  <w:delText>罰金費用担保特約</w:delText>
                </w:r>
              </w:del>
            </w:ins>
          </w:p>
        </w:tc>
        <w:tc>
          <w:tcPr>
            <w:tcW w:w="1645" w:type="dxa"/>
            <w:tcBorders>
              <w:top w:val="nil"/>
              <w:left w:val="nil"/>
              <w:bottom w:val="single" w:sz="4" w:space="0" w:color="auto"/>
              <w:right w:val="single" w:sz="4" w:space="0" w:color="auto"/>
            </w:tcBorders>
            <w:shd w:val="clear" w:color="auto" w:fill="auto"/>
            <w:vAlign w:val="bottom"/>
            <w:tcPrChange w:id="8288" w:author="哲均 宋" w:date="2019-08-16T15:56:00Z">
              <w:tcPr>
                <w:tcW w:w="2739" w:type="dxa"/>
                <w:gridSpan w:val="3"/>
                <w:tcBorders>
                  <w:top w:val="nil"/>
                  <w:left w:val="nil"/>
                  <w:bottom w:val="single" w:sz="4" w:space="0" w:color="auto"/>
                  <w:right w:val="single" w:sz="4" w:space="0" w:color="auto"/>
                </w:tcBorders>
                <w:shd w:val="clear" w:color="auto" w:fill="auto"/>
                <w:vAlign w:val="bottom"/>
              </w:tcPr>
            </w:tcPrChange>
          </w:tcPr>
          <w:p w14:paraId="09F00D4C" w14:textId="09A7CF2E" w:rsidR="00F31884" w:rsidRPr="008707C4" w:rsidRDefault="00F31884" w:rsidP="00F31884">
            <w:pPr>
              <w:pStyle w:val="afb"/>
              <w:autoSpaceDE w:val="0"/>
              <w:autoSpaceDN w:val="0"/>
              <w:rPr>
                <w:ins w:id="8289" w:author="Seongeun Woo" w:date="2016-07-07T16:10:00Z"/>
              </w:rPr>
              <w:pPrChange w:id="8290" w:author="Seongeun Woo" w:date="2016-10-13T18:44:00Z">
                <w:pPr>
                  <w:pStyle w:val="-00"/>
                </w:pPr>
              </w:pPrChange>
            </w:pPr>
            <w:ins w:id="8291" w:author="InnoRules" w:date="2016-08-11T15:01:00Z">
              <w:r w:rsidRPr="008707C4">
                <w:t>…</w:t>
              </w:r>
            </w:ins>
            <w:ins w:id="8292" w:author="Seongeun Woo" w:date="2016-07-07T16:10:00Z">
              <w:del w:id="8293" w:author="InnoRules" w:date="2016-08-11T15:01:00Z">
                <w:r w:rsidRPr="008707C4" w:rsidDel="00856E16">
                  <w:delText>…</w:delText>
                </w:r>
                <w:r w:rsidRPr="008707C4" w:rsidDel="00856E16">
                  <w:delText>金</w:delText>
                </w:r>
              </w:del>
            </w:ins>
          </w:p>
        </w:tc>
      </w:tr>
      <w:tr w:rsidR="00F31884" w:rsidRPr="00ED175E" w14:paraId="2A701C98" w14:textId="77777777" w:rsidTr="00F31884">
        <w:tblPrEx>
          <w:tblPrExChange w:id="8294" w:author="哲均 宋" w:date="2019-08-16T15:56:00Z">
            <w:tblPrEx>
              <w:tblW w:w="10434" w:type="dxa"/>
              <w:tblInd w:w="-43" w:type="dxa"/>
            </w:tblPrEx>
          </w:tblPrExChange>
        </w:tblPrEx>
        <w:trPr>
          <w:trHeight w:val="255"/>
          <w:ins w:id="8295" w:author="InnoRules" w:date="2016-08-11T15:00:00Z"/>
          <w:trPrChange w:id="8296" w:author="哲均 宋" w:date="2019-08-16T15:56:00Z">
            <w:trPr>
              <w:gridAfter w:val="0"/>
              <w:trHeight w:val="255"/>
            </w:trPr>
          </w:trPrChange>
        </w:trPr>
        <w:tc>
          <w:tcPr>
            <w:tcW w:w="1240" w:type="dxa"/>
            <w:tcBorders>
              <w:top w:val="nil"/>
              <w:left w:val="single" w:sz="4" w:space="0" w:color="auto"/>
              <w:bottom w:val="single" w:sz="4" w:space="0" w:color="auto"/>
              <w:right w:val="single" w:sz="4" w:space="0" w:color="auto"/>
            </w:tcBorders>
            <w:shd w:val="clear" w:color="auto" w:fill="auto"/>
            <w:noWrap/>
            <w:vAlign w:val="bottom"/>
            <w:tcPrChange w:id="8297" w:author="哲均 宋" w:date="2019-08-16T15:56:00Z">
              <w:tcPr>
                <w:tcW w:w="1240" w:type="dxa"/>
                <w:tcBorders>
                  <w:top w:val="nil"/>
                  <w:left w:val="single" w:sz="4" w:space="0" w:color="auto"/>
                  <w:bottom w:val="single" w:sz="4" w:space="0" w:color="auto"/>
                  <w:right w:val="single" w:sz="4" w:space="0" w:color="auto"/>
                </w:tcBorders>
                <w:shd w:val="clear" w:color="auto" w:fill="auto"/>
                <w:noWrap/>
                <w:vAlign w:val="bottom"/>
              </w:tcPr>
            </w:tcPrChange>
          </w:tcPr>
          <w:p w14:paraId="48BA9992" w14:textId="240C4FE9" w:rsidR="00F31884" w:rsidRPr="00ED175E" w:rsidRDefault="00F31884" w:rsidP="00F31884">
            <w:pPr>
              <w:pStyle w:val="afb"/>
              <w:autoSpaceDE w:val="0"/>
              <w:autoSpaceDN w:val="0"/>
              <w:rPr>
                <w:ins w:id="8298" w:author="InnoRules" w:date="2016-08-11T15:00:00Z"/>
              </w:rPr>
              <w:pPrChange w:id="8299" w:author="Seongeun Woo" w:date="2016-10-13T18:44:00Z">
                <w:pPr>
                  <w:pStyle w:val="afb"/>
                </w:pPr>
              </w:pPrChange>
            </w:pPr>
            <w:ins w:id="8300" w:author="InnoRules" w:date="2016-08-11T15:01:00Z">
              <w:r w:rsidRPr="00ED175E">
                <w:t>…</w:t>
              </w:r>
            </w:ins>
          </w:p>
        </w:tc>
        <w:tc>
          <w:tcPr>
            <w:tcW w:w="2738" w:type="dxa"/>
            <w:tcBorders>
              <w:top w:val="nil"/>
              <w:left w:val="nil"/>
              <w:bottom w:val="single" w:sz="4" w:space="0" w:color="auto"/>
              <w:right w:val="single" w:sz="4" w:space="0" w:color="auto"/>
            </w:tcBorders>
            <w:shd w:val="clear" w:color="auto" w:fill="auto"/>
            <w:noWrap/>
            <w:vAlign w:val="bottom"/>
            <w:tcPrChange w:id="8301" w:author="哲均 宋" w:date="2019-08-16T15:56:00Z">
              <w:tcPr>
                <w:tcW w:w="2738" w:type="dxa"/>
                <w:gridSpan w:val="4"/>
                <w:tcBorders>
                  <w:top w:val="nil"/>
                  <w:left w:val="nil"/>
                  <w:bottom w:val="single" w:sz="4" w:space="0" w:color="auto"/>
                  <w:right w:val="single" w:sz="4" w:space="0" w:color="auto"/>
                </w:tcBorders>
                <w:shd w:val="clear" w:color="auto" w:fill="auto"/>
                <w:noWrap/>
                <w:vAlign w:val="bottom"/>
              </w:tcPr>
            </w:tcPrChange>
          </w:tcPr>
          <w:p w14:paraId="39A24EE8" w14:textId="57144281" w:rsidR="00F31884" w:rsidRPr="00ED175E" w:rsidRDefault="00F31884" w:rsidP="00F31884">
            <w:pPr>
              <w:pStyle w:val="afb"/>
              <w:autoSpaceDE w:val="0"/>
              <w:autoSpaceDN w:val="0"/>
              <w:rPr>
                <w:ins w:id="8302" w:author="InnoRules" w:date="2016-08-11T15:00:00Z"/>
              </w:rPr>
              <w:pPrChange w:id="8303" w:author="Seongeun Woo" w:date="2016-10-13T18:44:00Z">
                <w:pPr>
                  <w:pStyle w:val="afb"/>
                </w:pPr>
              </w:pPrChange>
            </w:pPr>
            <w:ins w:id="8304" w:author="InnoRules" w:date="2016-08-11T15:01:00Z">
              <w:r w:rsidRPr="00ED175E">
                <w:t>…</w:t>
              </w:r>
            </w:ins>
          </w:p>
        </w:tc>
        <w:tc>
          <w:tcPr>
            <w:tcW w:w="1131" w:type="dxa"/>
            <w:tcBorders>
              <w:top w:val="nil"/>
              <w:left w:val="nil"/>
              <w:bottom w:val="single" w:sz="4" w:space="0" w:color="auto"/>
              <w:right w:val="single" w:sz="4" w:space="0" w:color="auto"/>
            </w:tcBorders>
            <w:shd w:val="clear" w:color="auto" w:fill="auto"/>
            <w:noWrap/>
            <w:vAlign w:val="bottom"/>
            <w:tcPrChange w:id="8305" w:author="哲均 宋" w:date="2019-08-16T15:56:00Z">
              <w:tcPr>
                <w:tcW w:w="1131" w:type="dxa"/>
                <w:gridSpan w:val="4"/>
                <w:tcBorders>
                  <w:top w:val="nil"/>
                  <w:left w:val="nil"/>
                  <w:bottom w:val="single" w:sz="4" w:space="0" w:color="auto"/>
                  <w:right w:val="single" w:sz="4" w:space="0" w:color="auto"/>
                </w:tcBorders>
                <w:shd w:val="clear" w:color="auto" w:fill="auto"/>
                <w:noWrap/>
                <w:vAlign w:val="bottom"/>
              </w:tcPr>
            </w:tcPrChange>
          </w:tcPr>
          <w:p w14:paraId="22B9DE18" w14:textId="275CFED5" w:rsidR="00F31884" w:rsidRPr="00ED175E" w:rsidRDefault="00F31884" w:rsidP="00F31884">
            <w:pPr>
              <w:pStyle w:val="afb"/>
              <w:autoSpaceDE w:val="0"/>
              <w:autoSpaceDN w:val="0"/>
              <w:rPr>
                <w:ins w:id="8306" w:author="InnoRules" w:date="2016-08-11T15:00:00Z"/>
              </w:rPr>
              <w:pPrChange w:id="8307" w:author="Seongeun Woo" w:date="2016-10-13T18:44:00Z">
                <w:pPr>
                  <w:pStyle w:val="afb"/>
                </w:pPr>
              </w:pPrChange>
            </w:pPr>
            <w:ins w:id="8308" w:author="InnoRules" w:date="2016-08-11T15:01:00Z">
              <w:r w:rsidRPr="00ED175E">
                <w:t>…</w:t>
              </w:r>
            </w:ins>
          </w:p>
        </w:tc>
        <w:tc>
          <w:tcPr>
            <w:tcW w:w="3680" w:type="dxa"/>
            <w:tcBorders>
              <w:top w:val="nil"/>
              <w:left w:val="nil"/>
              <w:bottom w:val="single" w:sz="4" w:space="0" w:color="auto"/>
              <w:right w:val="single" w:sz="4" w:space="0" w:color="auto"/>
            </w:tcBorders>
            <w:shd w:val="clear" w:color="auto" w:fill="auto"/>
            <w:noWrap/>
            <w:vAlign w:val="bottom"/>
            <w:tcPrChange w:id="8309" w:author="哲均 宋" w:date="2019-08-16T15:56:00Z">
              <w:tcPr>
                <w:tcW w:w="2738" w:type="dxa"/>
                <w:gridSpan w:val="4"/>
                <w:tcBorders>
                  <w:top w:val="nil"/>
                  <w:left w:val="nil"/>
                  <w:bottom w:val="single" w:sz="4" w:space="0" w:color="auto"/>
                  <w:right w:val="single" w:sz="4" w:space="0" w:color="auto"/>
                </w:tcBorders>
                <w:shd w:val="clear" w:color="auto" w:fill="auto"/>
                <w:noWrap/>
                <w:vAlign w:val="bottom"/>
              </w:tcPr>
            </w:tcPrChange>
          </w:tcPr>
          <w:p w14:paraId="4F8A00F4" w14:textId="2A9FF953" w:rsidR="00F31884" w:rsidRPr="00ED175E" w:rsidRDefault="00F31884" w:rsidP="00F31884">
            <w:pPr>
              <w:pStyle w:val="afb"/>
              <w:autoSpaceDE w:val="0"/>
              <w:autoSpaceDN w:val="0"/>
              <w:rPr>
                <w:ins w:id="8310" w:author="InnoRules" w:date="2016-08-11T15:00:00Z"/>
              </w:rPr>
              <w:pPrChange w:id="8311" w:author="Seongeun Woo" w:date="2016-10-13T18:44:00Z">
                <w:pPr>
                  <w:pStyle w:val="afb"/>
                </w:pPr>
              </w:pPrChange>
            </w:pPr>
            <w:ins w:id="8312" w:author="InnoRules" w:date="2016-08-11T15:01:00Z">
              <w:r w:rsidRPr="00ED175E">
                <w:t>…</w:t>
              </w:r>
            </w:ins>
          </w:p>
        </w:tc>
        <w:tc>
          <w:tcPr>
            <w:tcW w:w="1645" w:type="dxa"/>
            <w:tcBorders>
              <w:top w:val="nil"/>
              <w:left w:val="nil"/>
              <w:bottom w:val="single" w:sz="4" w:space="0" w:color="auto"/>
              <w:right w:val="single" w:sz="4" w:space="0" w:color="auto"/>
            </w:tcBorders>
            <w:shd w:val="clear" w:color="auto" w:fill="auto"/>
            <w:vAlign w:val="bottom"/>
            <w:tcPrChange w:id="8313" w:author="哲均 宋" w:date="2019-08-16T15:56:00Z">
              <w:tcPr>
                <w:tcW w:w="2587" w:type="dxa"/>
                <w:gridSpan w:val="4"/>
                <w:tcBorders>
                  <w:top w:val="nil"/>
                  <w:left w:val="nil"/>
                  <w:bottom w:val="single" w:sz="4" w:space="0" w:color="auto"/>
                  <w:right w:val="single" w:sz="4" w:space="0" w:color="auto"/>
                </w:tcBorders>
                <w:shd w:val="clear" w:color="auto" w:fill="auto"/>
                <w:vAlign w:val="bottom"/>
              </w:tcPr>
            </w:tcPrChange>
          </w:tcPr>
          <w:p w14:paraId="7C53805B" w14:textId="16E4C792" w:rsidR="00F31884" w:rsidRPr="00ED175E" w:rsidRDefault="00F31884" w:rsidP="00F31884">
            <w:pPr>
              <w:pStyle w:val="afb"/>
              <w:autoSpaceDE w:val="0"/>
              <w:autoSpaceDN w:val="0"/>
              <w:rPr>
                <w:ins w:id="8314" w:author="InnoRules" w:date="2016-08-11T15:00:00Z"/>
              </w:rPr>
              <w:pPrChange w:id="8315" w:author="Seongeun Woo" w:date="2016-10-13T18:44:00Z">
                <w:pPr>
                  <w:pStyle w:val="afb"/>
                </w:pPr>
              </w:pPrChange>
            </w:pPr>
            <w:ins w:id="8316" w:author="InnoRules" w:date="2016-08-11T15:01:00Z">
              <w:r w:rsidRPr="00ED175E">
                <w:t>…</w:t>
              </w:r>
            </w:ins>
          </w:p>
        </w:tc>
      </w:tr>
      <w:tr w:rsidR="00F31884" w:rsidRPr="00ED175E" w:rsidDel="00856E16" w14:paraId="7F6598B8" w14:textId="46930AEC" w:rsidTr="00856E16">
        <w:tblPrEx>
          <w:tblPrExChange w:id="8317" w:author="InnoRules" w:date="2016-08-11T15:00:00Z">
            <w:tblPrEx>
              <w:tblW w:w="9781" w:type="dxa"/>
              <w:tblInd w:w="-43" w:type="dxa"/>
            </w:tblPrEx>
          </w:tblPrExChange>
        </w:tblPrEx>
        <w:trPr>
          <w:gridAfter w:val="3"/>
          <w:trHeight w:val="303"/>
          <w:ins w:id="8318" w:author="Seongeun Woo" w:date="2016-07-07T16:10:00Z"/>
          <w:del w:id="8319" w:author="InnoRules" w:date="2016-08-11T15:01:00Z"/>
          <w:trPrChange w:id="8320" w:author="InnoRules" w:date="2016-08-11T15:00:00Z">
            <w:trPr>
              <w:gridBefore w:val="2"/>
              <w:gridAfter w:val="3"/>
              <w:wAfter w:w="6608" w:type="dxa"/>
              <w:trHeight w:val="303"/>
            </w:trPr>
          </w:trPrChange>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tcPrChange w:id="8321" w:author="InnoRules" w:date="2016-08-11T15:00:00Z">
              <w:tcPr>
                <w:tcW w:w="12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tcPrChange>
          </w:tcPr>
          <w:p w14:paraId="3DDB09DC" w14:textId="4557D82C" w:rsidR="00F31884" w:rsidRPr="00DE16D6" w:rsidDel="00856E16" w:rsidRDefault="00F31884" w:rsidP="00F31884">
            <w:pPr>
              <w:pStyle w:val="afb"/>
              <w:autoSpaceDE w:val="0"/>
              <w:autoSpaceDN w:val="0"/>
              <w:rPr>
                <w:ins w:id="8322" w:author="Seongeun Woo" w:date="2016-07-07T16:10:00Z"/>
                <w:del w:id="8323" w:author="InnoRules" w:date="2016-08-11T15:01:00Z"/>
              </w:rPr>
              <w:pPrChange w:id="8324" w:author="Seongeun Woo" w:date="2016-10-13T18:44:00Z">
                <w:pPr>
                  <w:pStyle w:val="-00"/>
                </w:pPr>
              </w:pPrChange>
            </w:pPr>
            <w:ins w:id="8325" w:author="Seongeun Woo" w:date="2016-07-07T16:10:00Z">
              <w:del w:id="8326" w:author="InnoRules" w:date="2016-08-11T15:00:00Z">
                <w:r w:rsidRPr="0073721B" w:rsidDel="00E42356">
                  <w:delText>…</w:delText>
                </w:r>
                <w:r w:rsidRPr="0073721B" w:rsidDel="00E42356">
                  <w:delText>金</w:delText>
                </w:r>
                <w:r w:rsidRPr="0073721B" w:rsidDel="00E42356">
                  <w:delText>…</w:delText>
                </w:r>
                <w:r w:rsidRPr="000244D6" w:rsidDel="00E42356">
                  <w:delText>金</w:delText>
                </w:r>
                <w:r w:rsidRPr="00FC0EB8" w:rsidDel="00E42356">
                  <w:delText>...</w:delText>
                </w:r>
              </w:del>
            </w:ins>
          </w:p>
        </w:tc>
        <w:tc>
          <w:tcPr>
            <w:tcW w:w="2738" w:type="dxa"/>
            <w:tcBorders>
              <w:top w:val="single" w:sz="4" w:space="0" w:color="auto"/>
              <w:left w:val="nil"/>
              <w:bottom w:val="single" w:sz="4" w:space="0" w:color="auto"/>
              <w:right w:val="single" w:sz="4" w:space="0" w:color="auto"/>
            </w:tcBorders>
            <w:shd w:val="clear" w:color="auto" w:fill="auto"/>
            <w:noWrap/>
            <w:vAlign w:val="bottom"/>
            <w:tcPrChange w:id="8327" w:author="InnoRules" w:date="2016-08-11T15:00:00Z">
              <w:tcPr>
                <w:tcW w:w="2738" w:type="dxa"/>
                <w:gridSpan w:val="6"/>
                <w:tcBorders>
                  <w:top w:val="single" w:sz="4" w:space="0" w:color="auto"/>
                  <w:left w:val="nil"/>
                  <w:bottom w:val="single" w:sz="4" w:space="0" w:color="auto"/>
                  <w:right w:val="single" w:sz="4" w:space="0" w:color="auto"/>
                </w:tcBorders>
                <w:shd w:val="clear" w:color="auto" w:fill="auto"/>
                <w:noWrap/>
                <w:vAlign w:val="bottom"/>
              </w:tcPr>
            </w:tcPrChange>
          </w:tcPr>
          <w:p w14:paraId="1BD9A438" w14:textId="560CDD4F" w:rsidR="00F31884" w:rsidRPr="008707C4" w:rsidDel="00856E16" w:rsidRDefault="00F31884" w:rsidP="00F31884">
            <w:pPr>
              <w:pStyle w:val="afb"/>
              <w:autoSpaceDE w:val="0"/>
              <w:autoSpaceDN w:val="0"/>
              <w:rPr>
                <w:ins w:id="8328" w:author="Seongeun Woo" w:date="2016-07-07T16:10:00Z"/>
                <w:del w:id="8329" w:author="InnoRules" w:date="2016-08-11T15:01:00Z"/>
              </w:rPr>
              <w:pPrChange w:id="8330" w:author="Seongeun Woo" w:date="2016-10-13T18:44:00Z">
                <w:pPr>
                  <w:pStyle w:val="-00"/>
                </w:pPr>
              </w:pPrChange>
            </w:pPr>
            <w:ins w:id="8331" w:author="Seongeun Woo" w:date="2016-07-07T16:10:00Z">
              <w:del w:id="8332" w:author="InnoRules" w:date="2016-08-11T15:00:00Z">
                <w:r w:rsidRPr="00DE16D6" w:rsidDel="00E42356">
                  <w:delText>…..</w:delText>
                </w:r>
                <w:r w:rsidRPr="00B93C9D" w:rsidDel="00E42356">
                  <w:rPr>
                    <w:rFonts w:hint="eastAsia"/>
                  </w:rPr>
                  <w:delText>用担</w:delText>
                </w:r>
              </w:del>
            </w:ins>
          </w:p>
        </w:tc>
      </w:tr>
    </w:tbl>
    <w:p w14:paraId="09FE6ED0" w14:textId="77777777" w:rsidR="0096549F" w:rsidRPr="00ED175E" w:rsidRDefault="0096549F">
      <w:pPr>
        <w:pStyle w:val="-00"/>
        <w:wordWrap/>
        <w:pPrChange w:id="8333" w:author="Seongeun Woo" w:date="2016-10-13T18:44:00Z">
          <w:pPr>
            <w:pStyle w:val="-00"/>
          </w:pPr>
        </w:pPrChange>
      </w:pPr>
    </w:p>
    <w:p w14:paraId="00EDD0FF" w14:textId="10605C76" w:rsidR="0096549F" w:rsidRPr="00ED175E" w:rsidRDefault="0096549F">
      <w:pPr>
        <w:pStyle w:val="50"/>
        <w:wordWrap/>
        <w:ind w:left="601"/>
        <w:jc w:val="left"/>
        <w:pPrChange w:id="8334" w:author="Seongeun Woo" w:date="2016-10-13T18:44:00Z">
          <w:pPr>
            <w:pStyle w:val="50"/>
            <w:ind w:left="601"/>
          </w:pPr>
        </w:pPrChange>
      </w:pPr>
      <w:del w:id="8335" w:author="哲均 宋" w:date="2019-08-16T15:10:00Z">
        <w:r w:rsidRPr="00ED175E" w:rsidDel="00BE59E9">
          <w:rPr>
            <w:rFonts w:hint="eastAsia"/>
          </w:rPr>
          <w:delText>条件節</w:delText>
        </w:r>
      </w:del>
      <w:ins w:id="8336" w:author="哲均 宋" w:date="2019-08-16T15:34:00Z">
        <w:r w:rsidR="00FF1293">
          <w:rPr>
            <w:rFonts w:hint="eastAsia"/>
          </w:rPr>
          <w:t>WHERE CLAUSE</w:t>
        </w:r>
      </w:ins>
    </w:p>
    <w:p w14:paraId="3E77794A" w14:textId="77777777" w:rsidR="0096549F" w:rsidRPr="00ED175E" w:rsidRDefault="0096549F">
      <w:pPr>
        <w:pStyle w:val="a0"/>
        <w:wordWrap/>
        <w:ind w:left="717"/>
        <w:jc w:val="left"/>
        <w:pPrChange w:id="8337" w:author="Seongeun Woo" w:date="2016-10-13T18:44:00Z">
          <w:pPr>
            <w:pStyle w:val="a0"/>
            <w:ind w:left="717"/>
          </w:pPr>
        </w:pPrChange>
      </w:pPr>
      <w:r w:rsidRPr="00ED175E">
        <w:t>WHERE OM1.SID = OI.SID</w:t>
      </w:r>
    </w:p>
    <w:p w14:paraId="0874DDA2" w14:textId="77777777" w:rsidR="0096549F" w:rsidRPr="00ED175E" w:rsidRDefault="0096549F">
      <w:pPr>
        <w:pStyle w:val="a0"/>
        <w:numPr>
          <w:ilvl w:val="0"/>
          <w:numId w:val="0"/>
        </w:numPr>
        <w:wordWrap/>
        <w:ind w:left="714"/>
        <w:jc w:val="left"/>
        <w:pPrChange w:id="8338" w:author="Seongeun Woo" w:date="2016-10-13T18:44:00Z">
          <w:pPr>
            <w:pStyle w:val="a0"/>
            <w:numPr>
              <w:numId w:val="0"/>
            </w:numPr>
            <w:ind w:leftChars="0" w:left="812" w:firstLine="0"/>
          </w:pPr>
        </w:pPrChange>
      </w:pPr>
      <w:r w:rsidRPr="00ED175E">
        <w:t>AND OI.SUBSID = OM2.SID</w:t>
      </w:r>
    </w:p>
    <w:p w14:paraId="1E3AD176" w14:textId="7B62C5F4" w:rsidR="00F31884" w:rsidRDefault="0096549F">
      <w:pPr>
        <w:pStyle w:val="a0"/>
        <w:numPr>
          <w:ilvl w:val="0"/>
          <w:numId w:val="0"/>
        </w:numPr>
        <w:wordWrap/>
        <w:ind w:left="714"/>
        <w:jc w:val="left"/>
        <w:rPr>
          <w:ins w:id="8339" w:author="InnoRules" w:date="2016-10-11T10:15:00Z"/>
          <w:rFonts w:hint="eastAsia"/>
        </w:rPr>
        <w:pPrChange w:id="8340" w:author="Seongeun Woo" w:date="2016-10-13T18:44:00Z">
          <w:pPr>
            <w:pStyle w:val="a0"/>
            <w:numPr>
              <w:numId w:val="0"/>
            </w:numPr>
            <w:ind w:leftChars="0" w:left="812" w:firstLine="0"/>
          </w:pPr>
        </w:pPrChange>
      </w:pPr>
      <w:del w:id="8341" w:author="哲均 宋" w:date="2019-08-16T16:01:00Z">
        <w:r w:rsidRPr="00ED175E" w:rsidDel="00B44F86">
          <w:delText>OBJ_INV</w:delText>
        </w:r>
        <w:r w:rsidRPr="00ED175E" w:rsidDel="00B44F86">
          <w:rPr>
            <w:rFonts w:hint="eastAsia"/>
          </w:rPr>
          <w:delText>テーブルの</w:delText>
        </w:r>
        <w:r w:rsidRPr="00ED175E" w:rsidDel="00B44F86">
          <w:delText>SID</w:delText>
        </w:r>
        <w:r w:rsidRPr="00ED175E" w:rsidDel="00B44F86">
          <w:rPr>
            <w:rFonts w:hint="eastAsia"/>
          </w:rPr>
          <w:delText>には商品エンティティ</w:delText>
        </w:r>
      </w:del>
      <w:ins w:id="8342" w:author="Seongeun Woo" w:date="2016-07-06T11:18:00Z">
        <w:del w:id="8343" w:author="哲均 宋" w:date="2019-08-16T16:01:00Z">
          <w:r w:rsidR="00036622" w:rsidRPr="00ED175E" w:rsidDel="00B44F86">
            <w:rPr>
              <w:rFonts w:hint="eastAsia"/>
            </w:rPr>
            <w:delText>オブジェクト</w:delText>
          </w:r>
        </w:del>
      </w:ins>
      <w:ins w:id="8344" w:author="Seongeun Woo" w:date="2016-07-07T16:30:00Z">
        <w:del w:id="8345" w:author="哲均 宋" w:date="2019-08-16T16:01:00Z">
          <w:r w:rsidR="00AE0B3E" w:rsidRPr="00ED175E" w:rsidDel="00B44F86">
            <w:rPr>
              <w:rPrChange w:id="8346" w:author="InnoRules" w:date="2016-08-30T14:14:00Z">
                <w:rPr>
                  <w:rFonts w:eastAsiaTheme="minorEastAsia"/>
                </w:rPr>
              </w:rPrChange>
            </w:rPr>
            <w:delText>ID</w:delText>
          </w:r>
          <w:r w:rsidR="00AE0B3E" w:rsidRPr="00ED175E" w:rsidDel="00B44F86">
            <w:rPr>
              <w:rFonts w:hint="eastAsia"/>
              <w:rPrChange w:id="8347" w:author="InnoRules" w:date="2016-08-30T14:14:00Z">
                <w:rPr>
                  <w:rFonts w:eastAsiaTheme="minorEastAsia" w:hint="eastAsia"/>
                </w:rPr>
              </w:rPrChange>
            </w:rPr>
            <w:delText>であり、</w:delText>
          </w:r>
        </w:del>
      </w:ins>
      <w:del w:id="8348" w:author="哲均 宋" w:date="2019-08-16T16:01:00Z">
        <w:r w:rsidRPr="00ED175E" w:rsidDel="00B44F86">
          <w:rPr>
            <w:rFonts w:hint="eastAsia"/>
          </w:rPr>
          <w:delText>が、</w:delText>
        </w:r>
        <w:r w:rsidRPr="00ED175E" w:rsidDel="00B44F86">
          <w:delText>SUBSID</w:delText>
        </w:r>
        <w:r w:rsidRPr="00ED175E" w:rsidDel="00B44F86">
          <w:rPr>
            <w:rFonts w:hint="eastAsia"/>
          </w:rPr>
          <w:delText>には商品</w:delText>
        </w:r>
      </w:del>
      <w:ins w:id="8349" w:author="Seongeun Woo" w:date="2016-07-07T16:32:00Z">
        <w:del w:id="8350" w:author="哲均 宋" w:date="2019-08-16T16:01:00Z">
          <w:r w:rsidR="00AE0B3E" w:rsidRPr="00ED175E" w:rsidDel="00B44F86">
            <w:rPr>
              <w:rFonts w:hint="eastAsia"/>
            </w:rPr>
            <w:delText>の</w:delText>
          </w:r>
        </w:del>
      </w:ins>
      <w:del w:id="8351" w:author="哲均 宋" w:date="2019-08-16T16:01:00Z">
        <w:r w:rsidRPr="00ED175E" w:rsidDel="00B44F86">
          <w:rPr>
            <w:rFonts w:hint="eastAsia"/>
          </w:rPr>
          <w:delText>下位の保険</w:delText>
        </w:r>
      </w:del>
      <w:ins w:id="8352" w:author="Seongeun Woo" w:date="2016-07-07T16:31:00Z">
        <w:del w:id="8353" w:author="哲均 宋" w:date="2019-08-16T16:01:00Z">
          <w:r w:rsidR="00AE0B3E" w:rsidRPr="00ED175E" w:rsidDel="00B44F86">
            <w:rPr>
              <w:rFonts w:hint="eastAsia"/>
            </w:rPr>
            <w:delText>担保</w:delText>
          </w:r>
        </w:del>
      </w:ins>
      <w:ins w:id="8354" w:author="Seongeun Woo" w:date="2016-07-07T16:32:00Z">
        <w:del w:id="8355" w:author="哲均 宋" w:date="2019-08-16T16:01:00Z">
          <w:r w:rsidR="00AE0B3E" w:rsidRPr="00ED175E" w:rsidDel="00B44F86">
            <w:rPr>
              <w:rFonts w:hint="eastAsia"/>
            </w:rPr>
            <w:delText>の</w:delText>
          </w:r>
        </w:del>
      </w:ins>
      <w:del w:id="8356" w:author="哲均 宋" w:date="2019-08-16T16:01:00Z">
        <w:r w:rsidRPr="00ED175E" w:rsidDel="00B44F86">
          <w:rPr>
            <w:rFonts w:hint="eastAsia"/>
          </w:rPr>
          <w:delText>エンティティ</w:delText>
        </w:r>
      </w:del>
      <w:ins w:id="8357" w:author="Seongeun Woo" w:date="2016-07-06T11:18:00Z">
        <w:del w:id="8358" w:author="哲均 宋" w:date="2019-08-16T16:01:00Z">
          <w:r w:rsidR="00036622" w:rsidRPr="00ED175E" w:rsidDel="00B44F86">
            <w:rPr>
              <w:rFonts w:hint="eastAsia"/>
            </w:rPr>
            <w:delText>オブジェクト</w:delText>
          </w:r>
        </w:del>
      </w:ins>
      <w:del w:id="8359" w:author="哲均 宋" w:date="2019-08-16T16:01:00Z">
        <w:r w:rsidRPr="00ED175E" w:rsidDel="00B44F86">
          <w:rPr>
            <w:rFonts w:hint="eastAsia"/>
          </w:rPr>
          <w:delText>の</w:delText>
        </w:r>
        <w:r w:rsidRPr="00ED175E" w:rsidDel="00B44F86">
          <w:delText>ID</w:delText>
        </w:r>
        <w:r w:rsidRPr="00ED175E" w:rsidDel="00B44F86">
          <w:rPr>
            <w:rFonts w:hint="eastAsia"/>
          </w:rPr>
          <w:delText>が保存</w:delText>
        </w:r>
      </w:del>
      <w:ins w:id="8360" w:author="in01" w:date="2016-03-22T17:33:00Z">
        <w:del w:id="8361" w:author="哲均 宋" w:date="2019-08-16T16:01:00Z">
          <w:r w:rsidR="003A0788" w:rsidRPr="00ED175E" w:rsidDel="00B44F86">
            <w:rPr>
              <w:rFonts w:hint="eastAsia"/>
              <w:rPrChange w:id="8362" w:author="InnoRules" w:date="2016-08-30T14:14:00Z">
                <w:rPr>
                  <w:rFonts w:eastAsiaTheme="minorEastAsia" w:hint="eastAsia"/>
                </w:rPr>
              </w:rPrChange>
            </w:rPr>
            <w:delText>され</w:delText>
          </w:r>
        </w:del>
      </w:ins>
      <w:ins w:id="8363" w:author="Seongeun Woo" w:date="2016-07-07T16:32:00Z">
        <w:del w:id="8364" w:author="哲均 宋" w:date="2019-08-16T16:01:00Z">
          <w:r w:rsidR="00AE0B3E" w:rsidRPr="00ED175E" w:rsidDel="00B44F86">
            <w:rPr>
              <w:rFonts w:hint="eastAsia"/>
            </w:rPr>
            <w:delText>であ</w:delText>
          </w:r>
        </w:del>
      </w:ins>
      <w:del w:id="8365" w:author="哲均 宋" w:date="2019-08-16T16:01:00Z">
        <w:r w:rsidRPr="00ED175E" w:rsidDel="00B44F86">
          <w:rPr>
            <w:rFonts w:hint="eastAsia"/>
          </w:rPr>
          <w:delText>する。商品と</w:delText>
        </w:r>
      </w:del>
      <w:ins w:id="8366" w:author="Seongeun Woo" w:date="2016-07-07T16:37:00Z">
        <w:del w:id="8367" w:author="哲均 宋" w:date="2019-08-16T16:01:00Z">
          <w:r w:rsidR="00AE0B3E" w:rsidRPr="00ED175E" w:rsidDel="00B44F86">
            <w:rPr>
              <w:rFonts w:hint="eastAsia"/>
            </w:rPr>
            <w:delText>担保</w:delText>
          </w:r>
        </w:del>
      </w:ins>
      <w:del w:id="8368" w:author="哲均 宋" w:date="2019-08-16T16:01:00Z">
        <w:r w:rsidRPr="00ED175E" w:rsidDel="00B44F86">
          <w:rPr>
            <w:rFonts w:hint="eastAsia"/>
          </w:rPr>
          <w:delText>保険の情報を一緒に照会するためのクエリである。</w:delText>
        </w:r>
      </w:del>
      <w:ins w:id="8369" w:author="哲均 宋" w:date="2019-08-16T16:00:00Z">
        <w:r w:rsidR="00F31884" w:rsidRPr="00F31884">
          <w:t xml:space="preserve">The SID of the product object is matched with the SID of the OBJ_INV table, and the </w:t>
        </w:r>
        <w:r w:rsidR="00B44F86">
          <w:t>coverage</w:t>
        </w:r>
        <w:r w:rsidR="00F31884" w:rsidRPr="00F31884">
          <w:t xml:space="preserve"> object ID, which is the subordinate of the product, is matched with the SUBSID. This is a query that </w:t>
        </w:r>
        <w:proofErr w:type="spellStart"/>
        <w:r w:rsidR="00F31884" w:rsidRPr="00F31884">
          <w:t>inquires</w:t>
        </w:r>
        <w:proofErr w:type="spellEnd"/>
        <w:r w:rsidR="00F31884" w:rsidRPr="00F31884">
          <w:t xml:space="preserve"> about </w:t>
        </w:r>
      </w:ins>
      <w:ins w:id="8370" w:author="哲均 宋" w:date="2019-08-16T16:01:00Z">
        <w:r w:rsidR="00B44F86">
          <w:t>products</w:t>
        </w:r>
      </w:ins>
      <w:ins w:id="8371" w:author="哲均 宋" w:date="2019-08-16T16:00:00Z">
        <w:r w:rsidR="00F31884" w:rsidRPr="00F31884">
          <w:t xml:space="preserve"> and </w:t>
        </w:r>
      </w:ins>
      <w:ins w:id="8372" w:author="哲均 宋" w:date="2019-08-16T16:01:00Z">
        <w:r w:rsidR="00B44F86">
          <w:t>coverages</w:t>
        </w:r>
      </w:ins>
      <w:ins w:id="8373" w:author="哲均 宋" w:date="2019-08-16T16:00:00Z">
        <w:r w:rsidR="00F31884" w:rsidRPr="00F31884">
          <w:t xml:space="preserve"> together.</w:t>
        </w:r>
      </w:ins>
    </w:p>
    <w:p w14:paraId="6F9E08A1" w14:textId="2FCC5FE5" w:rsidR="004C1976" w:rsidRPr="00ED175E" w:rsidDel="004C1976" w:rsidRDefault="004C1976">
      <w:pPr>
        <w:pStyle w:val="a0"/>
        <w:numPr>
          <w:ilvl w:val="0"/>
          <w:numId w:val="0"/>
        </w:numPr>
        <w:wordWrap/>
        <w:ind w:left="714"/>
        <w:jc w:val="left"/>
        <w:rPr>
          <w:del w:id="8374" w:author="InnoRules" w:date="2016-10-11T10:15:00Z"/>
        </w:rPr>
        <w:pPrChange w:id="8375" w:author="Seongeun Woo" w:date="2016-10-13T18:44:00Z">
          <w:pPr>
            <w:pStyle w:val="a0"/>
            <w:numPr>
              <w:numId w:val="0"/>
            </w:numPr>
            <w:ind w:leftChars="0" w:left="812" w:firstLine="0"/>
          </w:pPr>
        </w:pPrChange>
      </w:pPr>
    </w:p>
    <w:p w14:paraId="4540A026" w14:textId="5DB29F34" w:rsidR="0096549F" w:rsidRPr="00ED175E" w:rsidDel="00EE7C0C" w:rsidRDefault="0096549F">
      <w:pPr>
        <w:pStyle w:val="a0"/>
        <w:numPr>
          <w:ilvl w:val="0"/>
          <w:numId w:val="0"/>
        </w:numPr>
        <w:wordWrap/>
        <w:ind w:left="812"/>
        <w:jc w:val="left"/>
        <w:rPr>
          <w:del w:id="8376" w:author="InnoRules" w:date="2016-10-11T09:51:00Z"/>
          <w:rFonts w:eastAsia="Malgun Gothic"/>
          <w:rPrChange w:id="8377" w:author="InnoRules" w:date="2016-08-30T14:14:00Z">
            <w:rPr>
              <w:del w:id="8378" w:author="InnoRules" w:date="2016-10-11T09:51:00Z"/>
            </w:rPr>
          </w:rPrChange>
        </w:rPr>
        <w:pPrChange w:id="8379" w:author="Seongeun Woo" w:date="2016-10-13T18:44:00Z">
          <w:pPr>
            <w:pStyle w:val="a0"/>
            <w:numPr>
              <w:numId w:val="0"/>
            </w:numPr>
            <w:ind w:leftChars="0" w:left="812" w:firstLine="0"/>
          </w:pPr>
        </w:pPrChange>
      </w:pPr>
    </w:p>
    <w:p w14:paraId="5B4CB396" w14:textId="77777777" w:rsidR="0096549F" w:rsidRPr="00ED175E" w:rsidRDefault="0096549F">
      <w:pPr>
        <w:pStyle w:val="a0"/>
        <w:wordWrap/>
        <w:ind w:left="717"/>
        <w:jc w:val="left"/>
        <w:pPrChange w:id="8380" w:author="Seongeun Woo" w:date="2016-10-13T18:44:00Z">
          <w:pPr>
            <w:pStyle w:val="a0"/>
            <w:ind w:left="717"/>
          </w:pPr>
        </w:pPrChange>
      </w:pPr>
      <w:r w:rsidRPr="00ED175E">
        <w:t>OI.INV_TYPE = 1</w:t>
      </w:r>
    </w:p>
    <w:p w14:paraId="72F003E5" w14:textId="5CC4812E" w:rsidR="004C1976" w:rsidRDefault="0096549F">
      <w:pPr>
        <w:pStyle w:val="a0"/>
        <w:numPr>
          <w:ilvl w:val="0"/>
          <w:numId w:val="0"/>
        </w:numPr>
        <w:wordWrap/>
        <w:ind w:left="714"/>
        <w:jc w:val="left"/>
        <w:rPr>
          <w:ins w:id="8381" w:author="InnoRules" w:date="2016-10-11T10:15:00Z"/>
        </w:rPr>
        <w:pPrChange w:id="8382" w:author="Seongeun Woo" w:date="2016-10-13T18:44:00Z">
          <w:pPr>
            <w:pStyle w:val="a0"/>
            <w:numPr>
              <w:numId w:val="0"/>
            </w:numPr>
            <w:ind w:leftChars="0" w:left="812" w:firstLine="0"/>
          </w:pPr>
        </w:pPrChange>
      </w:pPr>
      <w:del w:id="8383" w:author="Seongeun Woo" w:date="2016-07-07T16:15:00Z">
        <w:r w:rsidRPr="00ED175E" w:rsidDel="00BC2F1F">
          <w:rPr>
            <w:rFonts w:hint="eastAsia"/>
          </w:rPr>
          <w:delText>商品と保険の関係情報を照会するために、</w:delText>
        </w:r>
      </w:del>
      <w:del w:id="8384" w:author="哲均 宋" w:date="2019-08-16T16:02:00Z">
        <w:r w:rsidRPr="00ED175E" w:rsidDel="00B44F86">
          <w:delText>OBJIJV_TYPE</w:delText>
        </w:r>
        <w:r w:rsidRPr="00ED175E" w:rsidDel="00B44F86">
          <w:rPr>
            <w:rFonts w:hint="eastAsia"/>
          </w:rPr>
          <w:delText>テーブルで基本関係として保存された</w:delText>
        </w:r>
      </w:del>
      <w:ins w:id="8385" w:author="Seongeun Woo" w:date="2016-07-07T16:16:00Z">
        <w:del w:id="8386" w:author="哲均 宋" w:date="2019-08-16T16:02:00Z">
          <w:r w:rsidR="00BC2F1F" w:rsidRPr="00ED175E" w:rsidDel="00B44F86">
            <w:rPr>
              <w:rFonts w:hint="eastAsia"/>
            </w:rPr>
            <w:delText>の</w:delText>
          </w:r>
        </w:del>
      </w:ins>
      <w:del w:id="8387" w:author="哲均 宋" w:date="2019-08-16T16:02:00Z">
        <w:r w:rsidRPr="00ED175E" w:rsidDel="00B44F86">
          <w:delText>INV_TYPE</w:delText>
        </w:r>
      </w:del>
      <w:ins w:id="8388" w:author="Seongeun Woo" w:date="2016-07-07T16:25:00Z">
        <w:del w:id="8389" w:author="哲均 宋" w:date="2019-08-16T16:02:00Z">
          <w:r w:rsidR="00BC2F1F" w:rsidRPr="00ED175E" w:rsidDel="00B44F86">
            <w:rPr>
              <w:rFonts w:hint="eastAsia"/>
              <w:rPrChange w:id="8390" w:author="InnoRules" w:date="2016-08-30T14:14:00Z">
                <w:rPr>
                  <w:rFonts w:eastAsiaTheme="minorEastAsia" w:hint="eastAsia"/>
                </w:rPr>
              </w:rPrChange>
            </w:rPr>
            <w:delText>値を基本関係</w:delText>
          </w:r>
        </w:del>
      </w:ins>
      <w:del w:id="8391" w:author="哲均 宋" w:date="2019-08-16T16:02:00Z">
        <w:r w:rsidRPr="00ED175E" w:rsidDel="00B44F86">
          <w:rPr>
            <w:rFonts w:hint="eastAsia"/>
            <w:rPrChange w:id="8392" w:author="InnoRules" w:date="2016-08-30T14:14:00Z">
              <w:rPr>
                <w:rFonts w:asciiTheme="minorEastAsia" w:eastAsiaTheme="minorEastAsia" w:hAnsiTheme="minorEastAsia" w:hint="eastAsia"/>
              </w:rPr>
            </w:rPrChange>
          </w:rPr>
          <w:delText>の</w:delText>
        </w:r>
        <w:r w:rsidR="00BC2F1F" w:rsidRPr="00ED175E" w:rsidDel="00B44F86">
          <w:delText>ID</w:delText>
        </w:r>
        <w:r w:rsidR="00BC2F1F" w:rsidRPr="00ED175E" w:rsidDel="00B44F86">
          <w:rPr>
            <w:rFonts w:hint="eastAsia"/>
          </w:rPr>
          <w:delText>を条件として</w:delText>
        </w:r>
      </w:del>
      <w:ins w:id="8393" w:author="Seongeun Woo" w:date="2016-07-07T16:28:00Z">
        <w:del w:id="8394" w:author="哲均 宋" w:date="2019-08-16T16:02:00Z">
          <w:r w:rsidR="00AE0B3E" w:rsidRPr="00ED175E" w:rsidDel="00B44F86">
            <w:rPr>
              <w:rFonts w:hint="eastAsia"/>
            </w:rPr>
            <w:delText>で</w:delText>
          </w:r>
        </w:del>
      </w:ins>
      <w:del w:id="8395" w:author="哲均 宋" w:date="2019-08-16T16:02:00Z">
        <w:r w:rsidRPr="00ED175E" w:rsidDel="00B44F86">
          <w:rPr>
            <w:rFonts w:hint="eastAsia"/>
          </w:rPr>
          <w:delText>入力</w:delText>
        </w:r>
      </w:del>
      <w:ins w:id="8396" w:author="Seongeun Woo" w:date="2016-07-07T16:26:00Z">
        <w:del w:id="8397" w:author="哲均 宋" w:date="2019-08-16T16:02:00Z">
          <w:r w:rsidR="00BC2F1F" w:rsidRPr="00ED175E" w:rsidDel="00B44F86">
            <w:rPr>
              <w:rFonts w:hint="eastAsia"/>
            </w:rPr>
            <w:delText>照会する。</w:delText>
          </w:r>
        </w:del>
      </w:ins>
      <w:ins w:id="8398" w:author="哲均 宋" w:date="2019-08-16T16:02:00Z">
        <w:r w:rsidR="00B44F86" w:rsidRPr="00B44F86">
          <w:t>INV_TYPE in the OBJIJV_TYPE table is “Basic”</w:t>
        </w:r>
        <w:r w:rsidR="00B44F86">
          <w:t>.</w:t>
        </w:r>
      </w:ins>
    </w:p>
    <w:p w14:paraId="28925CE8" w14:textId="4E879D3F" w:rsidR="0096549F" w:rsidRPr="00ED175E" w:rsidDel="004C1976" w:rsidRDefault="0096549F">
      <w:pPr>
        <w:pStyle w:val="a0"/>
        <w:numPr>
          <w:ilvl w:val="0"/>
          <w:numId w:val="0"/>
        </w:numPr>
        <w:wordWrap/>
        <w:ind w:left="714"/>
        <w:jc w:val="left"/>
        <w:rPr>
          <w:del w:id="8399" w:author="InnoRules" w:date="2016-10-11T10:15:00Z"/>
        </w:rPr>
        <w:pPrChange w:id="8400" w:author="Seongeun Woo" w:date="2016-10-13T18:44:00Z">
          <w:pPr>
            <w:pStyle w:val="a0"/>
            <w:numPr>
              <w:numId w:val="0"/>
            </w:numPr>
            <w:ind w:leftChars="0" w:left="812" w:firstLine="0"/>
          </w:pPr>
        </w:pPrChange>
      </w:pPr>
      <w:del w:id="8401" w:author="Seongeun Woo" w:date="2016-07-07T16:26:00Z">
        <w:r w:rsidRPr="00ED175E" w:rsidDel="00BC2F1F">
          <w:rPr>
            <w:rFonts w:hint="eastAsia"/>
          </w:rPr>
          <w:delText>する。</w:delText>
        </w:r>
      </w:del>
    </w:p>
    <w:p w14:paraId="1202FAD7" w14:textId="28927225" w:rsidR="0096549F" w:rsidRPr="00ED175E" w:rsidDel="00EE7C0C" w:rsidRDefault="0096549F">
      <w:pPr>
        <w:pStyle w:val="a0"/>
        <w:numPr>
          <w:ilvl w:val="0"/>
          <w:numId w:val="0"/>
        </w:numPr>
        <w:wordWrap/>
        <w:ind w:left="714"/>
        <w:jc w:val="left"/>
        <w:rPr>
          <w:del w:id="8402" w:author="InnoRules" w:date="2016-10-11T09:51:00Z"/>
        </w:rPr>
        <w:pPrChange w:id="8403" w:author="Seongeun Woo" w:date="2016-10-13T18:44:00Z">
          <w:pPr>
            <w:pStyle w:val="a0"/>
            <w:numPr>
              <w:numId w:val="0"/>
            </w:numPr>
            <w:ind w:leftChars="0" w:left="812" w:firstLine="0"/>
          </w:pPr>
        </w:pPrChange>
      </w:pPr>
    </w:p>
    <w:p w14:paraId="175DB352" w14:textId="77777777" w:rsidR="0096549F" w:rsidRPr="00ED175E" w:rsidRDefault="0096549F">
      <w:pPr>
        <w:pStyle w:val="a0"/>
        <w:wordWrap/>
        <w:ind w:left="717"/>
        <w:jc w:val="left"/>
        <w:pPrChange w:id="8404" w:author="Seongeun Woo" w:date="2016-10-13T18:44:00Z">
          <w:pPr>
            <w:pStyle w:val="a0"/>
            <w:ind w:left="717"/>
          </w:pPr>
        </w:pPrChange>
      </w:pPr>
      <w:r w:rsidRPr="00ED175E">
        <w:t>OM1.SID = 261</w:t>
      </w:r>
    </w:p>
    <w:p w14:paraId="00B50086" w14:textId="5E2287A8" w:rsidR="0096549F" w:rsidRPr="00ED175E" w:rsidRDefault="0096549F">
      <w:pPr>
        <w:pStyle w:val="a0"/>
        <w:numPr>
          <w:ilvl w:val="0"/>
          <w:numId w:val="0"/>
        </w:numPr>
        <w:wordWrap/>
        <w:ind w:left="714"/>
        <w:jc w:val="left"/>
        <w:pPrChange w:id="8405" w:author="Seongeun Woo" w:date="2016-10-13T18:44:00Z">
          <w:pPr>
            <w:pStyle w:val="a0"/>
            <w:numPr>
              <w:numId w:val="0"/>
            </w:numPr>
            <w:ind w:leftChars="0" w:left="812" w:firstLine="0"/>
          </w:pPr>
        </w:pPrChange>
      </w:pPr>
      <w:del w:id="8406" w:author="Seongeun Woo" w:date="2016-07-07T16:11:00Z">
        <w:r w:rsidRPr="00ED175E" w:rsidDel="00A91AE7">
          <w:rPr>
            <w:rFonts w:hint="eastAsia"/>
          </w:rPr>
          <w:delText>関係を</w:delText>
        </w:r>
      </w:del>
      <w:del w:id="8407" w:author="哲均 宋" w:date="2019-08-16T16:03:00Z">
        <w:r w:rsidRPr="00ED175E" w:rsidDel="00B44F86">
          <w:rPr>
            <w:rFonts w:hint="eastAsia"/>
          </w:rPr>
          <w:delText>照会する商品エンティティ</w:delText>
        </w:r>
      </w:del>
      <w:ins w:id="8408" w:author="Seongeun Woo" w:date="2016-07-06T11:18:00Z">
        <w:del w:id="8409" w:author="哲均 宋" w:date="2019-08-16T16:03:00Z">
          <w:r w:rsidR="00036622" w:rsidRPr="00ED175E" w:rsidDel="00B44F86">
            <w:rPr>
              <w:rFonts w:hint="eastAsia"/>
            </w:rPr>
            <w:delText>オブジェクト</w:delText>
          </w:r>
        </w:del>
      </w:ins>
      <w:del w:id="8410" w:author="哲均 宋" w:date="2019-08-16T16:03:00Z">
        <w:r w:rsidRPr="00ED175E" w:rsidDel="00B44F86">
          <w:rPr>
            <w:rFonts w:hint="eastAsia"/>
          </w:rPr>
          <w:delText>の</w:delText>
        </w:r>
        <w:r w:rsidRPr="00ED175E" w:rsidDel="00B44F86">
          <w:delText>ID</w:delText>
        </w:r>
        <w:r w:rsidRPr="00ED175E" w:rsidDel="00B44F86">
          <w:rPr>
            <w:rFonts w:hint="eastAsia"/>
          </w:rPr>
          <w:delText>である。</w:delText>
        </w:r>
      </w:del>
      <w:ins w:id="8411" w:author="哲均 宋" w:date="2019-08-16T16:03:00Z">
        <w:r w:rsidR="00B44F86" w:rsidRPr="00B44F86">
          <w:t>This is the ID of the product object to be queried.</w:t>
        </w:r>
      </w:ins>
      <w:del w:id="8412" w:author="user" w:date="2016-10-14T13:48:00Z">
        <w:r w:rsidRPr="00ED175E" w:rsidDel="0042089F">
          <w:delText xml:space="preserve"> </w:delText>
        </w:r>
      </w:del>
    </w:p>
    <w:p w14:paraId="3AE1BCD8" w14:textId="380C20B2" w:rsidR="0096549F" w:rsidRDefault="0096549F">
      <w:pPr>
        <w:pStyle w:val="-00"/>
        <w:wordWrap/>
        <w:rPr>
          <w:ins w:id="8413" w:author="哲均 宋" w:date="2019-08-19T12:36:00Z"/>
          <w:lang w:eastAsia="ja-JP"/>
        </w:rPr>
      </w:pPr>
    </w:p>
    <w:p w14:paraId="444F1D10" w14:textId="4BB774DF" w:rsidR="00082EC3" w:rsidRDefault="00082EC3">
      <w:pPr>
        <w:pStyle w:val="-00"/>
        <w:wordWrap/>
        <w:rPr>
          <w:ins w:id="8414" w:author="哲均 宋" w:date="2019-08-19T12:37:00Z"/>
          <w:lang w:eastAsia="ja-JP"/>
        </w:rPr>
      </w:pPr>
    </w:p>
    <w:p w14:paraId="580B6ED8" w14:textId="77777777" w:rsidR="00082EC3" w:rsidRDefault="00082EC3">
      <w:pPr>
        <w:pStyle w:val="-00"/>
        <w:wordWrap/>
        <w:rPr>
          <w:ins w:id="8415" w:author="InnoRules" w:date="2016-10-11T09:51:00Z"/>
          <w:rFonts w:hint="eastAsia"/>
          <w:lang w:eastAsia="ja-JP"/>
        </w:rPr>
        <w:pPrChange w:id="8416" w:author="Seongeun Woo" w:date="2016-10-13T18:44:00Z">
          <w:pPr>
            <w:pStyle w:val="-00"/>
          </w:pPr>
        </w:pPrChange>
      </w:pPr>
    </w:p>
    <w:p w14:paraId="6AF0EEF5" w14:textId="05426839" w:rsidR="00082EC3" w:rsidRPr="00ED175E" w:rsidRDefault="00082EC3" w:rsidP="00082EC3">
      <w:pPr>
        <w:pStyle w:val="11"/>
        <w:rPr>
          <w:ins w:id="8417" w:author="哲均 宋" w:date="2019-08-19T12:36:00Z"/>
        </w:rPr>
      </w:pPr>
      <w:bookmarkStart w:id="8418" w:name="_Toc17112129"/>
      <w:ins w:id="8419" w:author="哲均 宋" w:date="2019-08-19T12:36:00Z">
        <w:r>
          <w:rPr>
            <w:rFonts w:hint="eastAsia"/>
            <w:lang w:eastAsia="ja-JP"/>
          </w:rPr>
          <w:t>R</w:t>
        </w:r>
        <w:r>
          <w:rPr>
            <w:lang w:eastAsia="ja-JP"/>
          </w:rPr>
          <w:t xml:space="preserve">elation </w:t>
        </w:r>
        <w:r>
          <w:rPr>
            <w:rFonts w:hint="eastAsia"/>
            <w:lang w:eastAsia="ja-JP"/>
          </w:rPr>
          <w:t>R</w:t>
        </w:r>
        <w:r>
          <w:rPr>
            <w:lang w:eastAsia="ja-JP"/>
          </w:rPr>
          <w:t>ule</w:t>
        </w:r>
        <w:bookmarkEnd w:id="8418"/>
      </w:ins>
    </w:p>
    <w:p w14:paraId="1531D0A2" w14:textId="7451E114" w:rsidR="00EE7C0C" w:rsidDel="00082EC3" w:rsidRDefault="00EE7C0C">
      <w:pPr>
        <w:pStyle w:val="-00"/>
        <w:wordWrap/>
        <w:rPr>
          <w:ins w:id="8420" w:author="InnoRules" w:date="2016-10-11T10:16:00Z"/>
          <w:del w:id="8421" w:author="哲均 宋" w:date="2019-08-19T12:36:00Z"/>
          <w:lang w:eastAsia="ja-JP"/>
        </w:rPr>
        <w:pPrChange w:id="8422" w:author="Seongeun Woo" w:date="2016-10-13T18:44:00Z">
          <w:pPr>
            <w:pStyle w:val="-00"/>
          </w:pPr>
        </w:pPrChange>
      </w:pPr>
    </w:p>
    <w:p w14:paraId="43A8578C" w14:textId="68007F22" w:rsidR="004C1976" w:rsidDel="00082EC3" w:rsidRDefault="004C1976">
      <w:pPr>
        <w:pStyle w:val="-00"/>
        <w:wordWrap/>
        <w:rPr>
          <w:ins w:id="8423" w:author="InnoRules" w:date="2016-10-11T09:51:00Z"/>
          <w:del w:id="8424" w:author="哲均 宋" w:date="2019-08-19T12:35:00Z"/>
          <w:lang w:eastAsia="ja-JP"/>
        </w:rPr>
        <w:pPrChange w:id="8425" w:author="Seongeun Woo" w:date="2016-10-13T18:44:00Z">
          <w:pPr>
            <w:pStyle w:val="-00"/>
          </w:pPr>
        </w:pPrChange>
      </w:pPr>
    </w:p>
    <w:p w14:paraId="331D8C80" w14:textId="43036105" w:rsidR="00EE7C0C" w:rsidRPr="00ED175E" w:rsidDel="00082EC3" w:rsidRDefault="00EE7C0C" w:rsidP="00082EC3">
      <w:pPr>
        <w:pStyle w:val="11"/>
        <w:numPr>
          <w:ilvl w:val="0"/>
          <w:numId w:val="0"/>
        </w:numPr>
        <w:rPr>
          <w:del w:id="8426" w:author="哲均 宋" w:date="2019-08-19T12:36:00Z"/>
        </w:rPr>
        <w:pPrChange w:id="8427" w:author="哲均 宋" w:date="2019-08-19T12:36:00Z">
          <w:pPr>
            <w:pStyle w:val="-00"/>
          </w:pPr>
        </w:pPrChange>
      </w:pPr>
      <w:bookmarkStart w:id="8428" w:name="_Toc463944401"/>
      <w:bookmarkStart w:id="8429" w:name="_Toc464215040"/>
      <w:bookmarkStart w:id="8430" w:name="_Toc464215530"/>
      <w:bookmarkStart w:id="8431" w:name="_Toc464221773"/>
      <w:bookmarkStart w:id="8432" w:name="_Toc464227491"/>
      <w:bookmarkStart w:id="8433" w:name="_Toc464747725"/>
      <w:bookmarkStart w:id="8434" w:name="_Toc465010248"/>
      <w:bookmarkStart w:id="8435" w:name="_Toc465024652"/>
      <w:bookmarkEnd w:id="8428"/>
      <w:bookmarkEnd w:id="8429"/>
      <w:bookmarkEnd w:id="8430"/>
      <w:bookmarkEnd w:id="8431"/>
      <w:bookmarkEnd w:id="8432"/>
      <w:bookmarkEnd w:id="8433"/>
      <w:bookmarkEnd w:id="8434"/>
      <w:bookmarkEnd w:id="8435"/>
    </w:p>
    <w:p w14:paraId="542FD241" w14:textId="2B1B2717" w:rsidR="0096549F" w:rsidRPr="00ED175E" w:rsidDel="00082EC3" w:rsidRDefault="0096549F" w:rsidP="00082EC3">
      <w:pPr>
        <w:pStyle w:val="11"/>
        <w:numPr>
          <w:ilvl w:val="0"/>
          <w:numId w:val="0"/>
        </w:numPr>
        <w:rPr>
          <w:del w:id="8436" w:author="哲均 宋" w:date="2019-08-19T12:37:00Z"/>
        </w:rPr>
        <w:pPrChange w:id="8437" w:author="哲均 宋" w:date="2019-08-19T12:36:00Z">
          <w:pPr>
            <w:pStyle w:val="11"/>
          </w:pPr>
        </w:pPrChange>
      </w:pPr>
      <w:bookmarkStart w:id="8438" w:name="_Toc414631972"/>
      <w:bookmarkStart w:id="8439" w:name="_Toc434858373"/>
      <w:bookmarkStart w:id="8440" w:name="_Toc445716760"/>
      <w:del w:id="8441" w:author="哲均 宋" w:date="2019-08-16T16:04:00Z">
        <w:r w:rsidRPr="00ED175E" w:rsidDel="00B44F86">
          <w:rPr>
            <w:rFonts w:hint="eastAsia"/>
          </w:rPr>
          <w:delText>関係</w:delText>
        </w:r>
      </w:del>
      <w:ins w:id="8442" w:author="InnoRules" w:date="2016-08-19T10:30:00Z">
        <w:del w:id="8443" w:author="哲均 宋" w:date="2019-08-16T16:04:00Z">
          <w:r w:rsidR="002138EE" w:rsidRPr="00ED175E" w:rsidDel="00B44F86">
            <w:rPr>
              <w:rFonts w:hint="eastAsia"/>
            </w:rPr>
            <w:delText>ルール</w:delText>
          </w:r>
        </w:del>
      </w:ins>
      <w:del w:id="8444" w:author="哲均 宋" w:date="2019-08-19T12:37:00Z">
        <w:r w:rsidRPr="00ED175E" w:rsidDel="00082EC3">
          <w:rPr>
            <w:rFonts w:hint="eastAsia"/>
          </w:rPr>
          <w:delText>ルール</w:delText>
        </w:r>
      </w:del>
      <w:bookmarkEnd w:id="8438"/>
      <w:bookmarkEnd w:id="8439"/>
      <w:bookmarkEnd w:id="8440"/>
      <w:ins w:id="8445" w:author="Seongeun Woo" w:date="2016-07-07T16:38:00Z">
        <w:del w:id="8446" w:author="哲均 宋" w:date="2019-08-19T12:37:00Z">
          <w:r w:rsidR="00F11938" w:rsidRPr="00ED175E" w:rsidDel="00082EC3">
            <w:rPr>
              <w:rFonts w:hint="eastAsia"/>
            </w:rPr>
            <w:delText>規則</w:delText>
          </w:r>
        </w:del>
      </w:ins>
    </w:p>
    <w:p w14:paraId="49A1E1FA" w14:textId="6F3E0665" w:rsidR="0096549F" w:rsidRPr="00ED175E" w:rsidRDefault="00AE0B3E">
      <w:pPr>
        <w:autoSpaceDE w:val="0"/>
        <w:autoSpaceDN w:val="0"/>
        <w:jc w:val="left"/>
        <w:pPrChange w:id="8447" w:author="Seongeun Woo" w:date="2016-10-13T18:44:00Z">
          <w:pPr/>
        </w:pPrChange>
      </w:pPr>
      <w:ins w:id="8448" w:author="Seongeun Woo" w:date="2016-07-07T16:37:00Z">
        <w:del w:id="8449" w:author="哲均 宋" w:date="2019-08-16T16:05:00Z">
          <w:r w:rsidRPr="00ED175E" w:rsidDel="00B44F86">
            <w:rPr>
              <w:rFonts w:hint="eastAsia"/>
            </w:rPr>
            <w:delText>下位</w:delText>
          </w:r>
        </w:del>
      </w:ins>
      <w:ins w:id="8450" w:author="Seongeun Woo" w:date="2016-07-07T16:38:00Z">
        <w:del w:id="8451" w:author="哲均 宋" w:date="2019-08-16T16:05:00Z">
          <w:r w:rsidRPr="00ED175E" w:rsidDel="00B44F86">
            <w:rPr>
              <w:rFonts w:hint="eastAsia"/>
            </w:rPr>
            <w:delText>オブジェクト</w:delText>
          </w:r>
          <w:r w:rsidR="00F11938" w:rsidRPr="00ED175E" w:rsidDel="00B44F86">
            <w:rPr>
              <w:rFonts w:hint="eastAsia"/>
            </w:rPr>
            <w:delText>間に</w:delText>
          </w:r>
        </w:del>
      </w:ins>
      <w:del w:id="8452" w:author="哲均 宋" w:date="2019-08-16T16:05:00Z">
        <w:r w:rsidR="0096549F" w:rsidRPr="00ED175E" w:rsidDel="00B44F86">
          <w:rPr>
            <w:rFonts w:hint="eastAsia"/>
          </w:rPr>
          <w:delText>特定の商品に定義された関係</w:delText>
        </w:r>
      </w:del>
      <w:ins w:id="8453" w:author="InnoRules" w:date="2016-08-19T10:30:00Z">
        <w:del w:id="8454" w:author="哲均 宋" w:date="2019-08-16T16:05:00Z">
          <w:r w:rsidR="002138EE" w:rsidRPr="00ED175E" w:rsidDel="00B44F86">
            <w:rPr>
              <w:rFonts w:hint="eastAsia"/>
            </w:rPr>
            <w:delText>ルール</w:delText>
          </w:r>
        </w:del>
      </w:ins>
      <w:del w:id="8455" w:author="哲均 宋" w:date="2019-08-16T16:05:00Z">
        <w:r w:rsidR="0096549F" w:rsidRPr="00ED175E" w:rsidDel="00B44F86">
          <w:rPr>
            <w:rFonts w:hint="eastAsia"/>
          </w:rPr>
          <w:delText>ルール</w:delText>
        </w:r>
      </w:del>
      <w:ins w:id="8456" w:author="Seongeun Woo" w:date="2016-07-07T16:39:00Z">
        <w:del w:id="8457" w:author="哲均 宋" w:date="2019-08-16T16:05:00Z">
          <w:r w:rsidR="00F11938" w:rsidRPr="00ED175E" w:rsidDel="00B44F86">
            <w:rPr>
              <w:rFonts w:hint="eastAsia"/>
              <w:rPrChange w:id="8458" w:author="InnoRules" w:date="2016-08-30T14:14:00Z">
                <w:rPr>
                  <w:rFonts w:ascii="BatangChe" w:eastAsiaTheme="minorEastAsia" w:hAnsi="BatangChe" w:cs="BatangChe" w:hint="eastAsia"/>
                </w:rPr>
              </w:rPrChange>
            </w:rPr>
            <w:delText>規則</w:delText>
          </w:r>
        </w:del>
      </w:ins>
      <w:del w:id="8459" w:author="哲均 宋" w:date="2019-08-16T16:05:00Z">
        <w:r w:rsidR="0096549F" w:rsidRPr="00ED175E" w:rsidDel="00B44F86">
          <w:delText>(</w:delText>
        </w:r>
        <w:r w:rsidR="0096549F" w:rsidRPr="00ED175E" w:rsidDel="00B44F86">
          <w:rPr>
            <w:rFonts w:hint="eastAsia"/>
          </w:rPr>
          <w:delText>同時加入、同時加入不可能など</w:delText>
        </w:r>
        <w:r w:rsidR="0096549F" w:rsidRPr="00ED175E" w:rsidDel="00B44F86">
          <w:delText>)</w:delText>
        </w:r>
        <w:r w:rsidR="0096549F" w:rsidRPr="00ED175E" w:rsidDel="00B44F86">
          <w:rPr>
            <w:rFonts w:hint="eastAsia"/>
          </w:rPr>
          <w:delText>情報を照会する方法である。</w:delText>
        </w:r>
      </w:del>
      <w:ins w:id="8460" w:author="哲均 宋" w:date="2019-08-16T16:05:00Z">
        <w:r w:rsidR="00B44F86">
          <w:t>Query</w:t>
        </w:r>
      </w:ins>
      <w:ins w:id="8461" w:author="哲均 宋" w:date="2019-08-16T16:04:00Z">
        <w:r w:rsidR="00B44F86" w:rsidRPr="00B44F86">
          <w:t xml:space="preserve"> relation rule information specified between subordinate objects</w:t>
        </w:r>
      </w:ins>
    </w:p>
    <w:p w14:paraId="62671B5F" w14:textId="77777777" w:rsidR="0096549F" w:rsidRPr="00ED175E" w:rsidRDefault="0096549F">
      <w:pPr>
        <w:autoSpaceDE w:val="0"/>
        <w:autoSpaceDN w:val="0"/>
        <w:pPrChange w:id="8462" w:author="Seongeun Woo" w:date="2016-10-13T18:44:00Z">
          <w:pPr/>
        </w:pPrChange>
      </w:pPr>
    </w:p>
    <w:p w14:paraId="2891E667" w14:textId="191EB3F8" w:rsidR="0096549F" w:rsidRPr="00ED175E" w:rsidRDefault="0096549F">
      <w:pPr>
        <w:pStyle w:val="50"/>
        <w:wordWrap/>
        <w:ind w:left="601"/>
        <w:pPrChange w:id="8463" w:author="Seongeun Woo" w:date="2016-10-13T18:44:00Z">
          <w:pPr>
            <w:pStyle w:val="50"/>
            <w:ind w:left="601"/>
          </w:pPr>
        </w:pPrChange>
      </w:pPr>
      <w:del w:id="8464" w:author="哲均 宋" w:date="2019-08-16T16:05:00Z">
        <w:r w:rsidRPr="00ED175E" w:rsidDel="00B44F86">
          <w:delText>P2001</w:delText>
        </w:r>
        <w:r w:rsidRPr="00ED175E" w:rsidDel="00B44F86">
          <w:rPr>
            <w:rFonts w:hint="eastAsia"/>
          </w:rPr>
          <w:delText>商品の関係</w:delText>
        </w:r>
      </w:del>
      <w:ins w:id="8465" w:author="InnoRules" w:date="2016-08-19T10:30:00Z">
        <w:del w:id="8466" w:author="哲均 宋" w:date="2019-08-16T16:05:00Z">
          <w:r w:rsidR="002138EE" w:rsidRPr="00ED175E" w:rsidDel="00B44F86">
            <w:rPr>
              <w:rFonts w:hint="eastAsia"/>
            </w:rPr>
            <w:delText>ルール</w:delText>
          </w:r>
        </w:del>
      </w:ins>
      <w:del w:id="8467" w:author="哲均 宋" w:date="2019-08-16T16:05:00Z">
        <w:r w:rsidRPr="00ED175E" w:rsidDel="00B44F86">
          <w:rPr>
            <w:rFonts w:hint="eastAsia"/>
          </w:rPr>
          <w:delText>ルール</w:delText>
        </w:r>
      </w:del>
      <w:ins w:id="8468" w:author="Seongeun Woo" w:date="2016-07-07T16:39:00Z">
        <w:del w:id="8469" w:author="哲均 宋" w:date="2019-08-16T16:05:00Z">
          <w:r w:rsidR="00F11938" w:rsidRPr="00ED175E" w:rsidDel="00B44F86">
            <w:rPr>
              <w:rFonts w:hint="eastAsia"/>
            </w:rPr>
            <w:delText>規則</w:delText>
          </w:r>
        </w:del>
      </w:ins>
      <w:del w:id="8470" w:author="哲均 宋" w:date="2019-08-16T16:05:00Z">
        <w:r w:rsidRPr="00ED175E" w:rsidDel="00B44F86">
          <w:rPr>
            <w:rFonts w:hint="eastAsia"/>
          </w:rPr>
          <w:delText>情報を照会する</w:delText>
        </w:r>
        <w:r w:rsidRPr="00ED175E" w:rsidDel="00B44F86">
          <w:delText>SQL</w:delText>
        </w:r>
        <w:r w:rsidRPr="00ED175E" w:rsidDel="00B44F86">
          <w:rPr>
            <w:rFonts w:hint="eastAsia"/>
          </w:rPr>
          <w:delText>である。</w:delText>
        </w:r>
      </w:del>
      <w:ins w:id="8471" w:author="哲均 宋" w:date="2019-08-16T16:05:00Z">
        <w:r w:rsidR="00B44F86" w:rsidRPr="005642B9">
          <w:t xml:space="preserve">SQL to query the </w:t>
        </w:r>
        <w:r w:rsidR="00B44F86">
          <w:t>relation rule</w:t>
        </w:r>
        <w:r w:rsidR="00B44F86" w:rsidRPr="005642B9">
          <w:t xml:space="preserve"> </w:t>
        </w:r>
        <w:r w:rsidR="00B44F86">
          <w:t>below</w:t>
        </w:r>
        <w:r w:rsidR="00B44F86" w:rsidRPr="005642B9">
          <w:t xml:space="preserve"> the P2001 product.</w:t>
        </w:r>
      </w:ins>
      <w:del w:id="8472" w:author="user" w:date="2016-10-14T13:48:00Z">
        <w:r w:rsidRPr="00ED175E" w:rsidDel="0042089F">
          <w:delText xml:space="preserve"> </w:delText>
        </w:r>
      </w:del>
    </w:p>
    <w:p w14:paraId="7FB81235" w14:textId="49EAF5CD" w:rsidR="00777B26" w:rsidRPr="00ED175E" w:rsidDel="00B44F86" w:rsidRDefault="00777B26">
      <w:pPr>
        <w:pStyle w:val="50"/>
        <w:numPr>
          <w:ilvl w:val="0"/>
          <w:numId w:val="0"/>
        </w:numPr>
        <w:wordWrap/>
        <w:ind w:left="599"/>
        <w:rPr>
          <w:del w:id="8473" w:author="哲均 宋" w:date="2019-08-16T16:05:00Z"/>
        </w:rPr>
        <w:pPrChange w:id="8474" w:author="Seongeun Woo" w:date="2016-10-13T18:44:00Z">
          <w:pPr>
            <w:pStyle w:val="50"/>
            <w:numPr>
              <w:numId w:val="0"/>
            </w:numPr>
            <w:ind w:leftChars="0" w:left="599" w:firstLine="0"/>
          </w:pPr>
        </w:pPrChange>
      </w:pPr>
    </w:p>
    <w:p w14:paraId="7E3F49B4" w14:textId="6F9E16C6" w:rsidR="00777B26" w:rsidRPr="00ED175E" w:rsidRDefault="00777B26">
      <w:pPr>
        <w:pStyle w:val="af6"/>
        <w:keepNext/>
        <w:autoSpaceDE w:val="0"/>
        <w:autoSpaceDN w:val="0"/>
        <w:pPrChange w:id="8475" w:author="Seongeun Woo" w:date="2016-10-13T18:44:00Z">
          <w:pPr>
            <w:pStyle w:val="af6"/>
            <w:keepNext/>
          </w:pPr>
        </w:pPrChange>
      </w:pPr>
      <w:del w:id="8476" w:author="哲均 宋" w:date="2019-08-16T16:05:00Z">
        <w:r w:rsidRPr="00ED175E" w:rsidDel="00B44F86">
          <w:delText xml:space="preserve"> </w:delText>
        </w:r>
      </w:del>
      <w:del w:id="8477" w:author="哲均 宋" w:date="2019-08-16T08:55:00Z">
        <w:r w:rsidRPr="00ED175E" w:rsidDel="003566B2">
          <w:delText>[</w:delText>
        </w:r>
        <w:r w:rsidRPr="00ED175E" w:rsidDel="003566B2">
          <w:rPr>
            <w:rFonts w:hint="eastAsia"/>
          </w:rPr>
          <w:delText>表</w:delText>
        </w:r>
      </w:del>
      <w:del w:id="8478" w:author="哲均 宋" w:date="2019-08-16T16:05:00Z">
        <w:r w:rsidRPr="00ED175E" w:rsidDel="00B44F86">
          <w:delText xml:space="preserve"> </w:delText>
        </w:r>
        <w:r w:rsidRPr="0073721B" w:rsidDel="00B44F86">
          <w:fldChar w:fldCharType="begin"/>
        </w:r>
        <w:r w:rsidRPr="00ED175E" w:rsidDel="00B44F86">
          <w:delInstrText xml:space="preserve"> SEQ [</w:delInstrText>
        </w:r>
        <w:r w:rsidRPr="00ED175E" w:rsidDel="00B44F86">
          <w:rPr>
            <w:rFonts w:hint="eastAsia"/>
          </w:rPr>
          <w:delInstrText>表</w:delInstrText>
        </w:r>
        <w:r w:rsidRPr="00ED175E" w:rsidDel="00B44F86">
          <w:delInstrText xml:space="preserve"> \* ARABIC </w:delInstrText>
        </w:r>
        <w:r w:rsidRPr="0073721B" w:rsidDel="00B44F86">
          <w:fldChar w:fldCharType="separate"/>
        </w:r>
        <w:r w:rsidR="00D76249" w:rsidDel="00B44F86">
          <w:rPr>
            <w:noProof/>
          </w:rPr>
          <w:delText>35</w:delText>
        </w:r>
        <w:r w:rsidRPr="0073721B" w:rsidDel="00B44F86">
          <w:fldChar w:fldCharType="end"/>
        </w:r>
        <w:r w:rsidRPr="00ED175E" w:rsidDel="00B44F86">
          <w:delText xml:space="preserve"> </w:delText>
        </w:r>
        <w:r w:rsidRPr="00ED175E" w:rsidDel="00B44F86">
          <w:rPr>
            <w:rFonts w:hint="eastAsia"/>
          </w:rPr>
          <w:delText>特定商品の関係</w:delText>
        </w:r>
      </w:del>
      <w:ins w:id="8479" w:author="InnoRules" w:date="2016-08-19T10:30:00Z">
        <w:del w:id="8480" w:author="哲均 宋" w:date="2019-08-16T16:05:00Z">
          <w:r w:rsidR="002138EE" w:rsidRPr="00ED175E" w:rsidDel="00B44F86">
            <w:rPr>
              <w:rFonts w:hint="eastAsia"/>
            </w:rPr>
            <w:delText>ルール</w:delText>
          </w:r>
        </w:del>
      </w:ins>
      <w:del w:id="8481" w:author="哲均 宋" w:date="2019-08-16T16:05:00Z">
        <w:r w:rsidRPr="00ED175E" w:rsidDel="00B44F86">
          <w:rPr>
            <w:rFonts w:hint="eastAsia"/>
          </w:rPr>
          <w:delText>ルール</w:delText>
        </w:r>
      </w:del>
      <w:ins w:id="8482" w:author="Seongeun Woo" w:date="2016-07-07T16:41:00Z">
        <w:del w:id="8483" w:author="哲均 宋" w:date="2019-08-16T16:05:00Z">
          <w:r w:rsidR="00F11938" w:rsidRPr="00ED175E" w:rsidDel="00B44F86">
            <w:rPr>
              <w:rFonts w:hint="eastAsia"/>
              <w:rPrChange w:id="8484" w:author="InnoRules" w:date="2016-08-30T14:14:00Z">
                <w:rPr>
                  <w:rFonts w:ascii="BatangChe" w:eastAsiaTheme="minorEastAsia" w:hAnsi="BatangChe" w:cs="BatangChe" w:hint="eastAsia"/>
                  <w:b w:val="0"/>
                  <w:bCs w:val="0"/>
                </w:rPr>
              </w:rPrChange>
            </w:rPr>
            <w:delText>規則</w:delText>
          </w:r>
        </w:del>
      </w:ins>
      <w:del w:id="8485" w:author="哲均 宋" w:date="2019-08-16T16:05:00Z">
        <w:r w:rsidRPr="00ED175E" w:rsidDel="00B44F86">
          <w:rPr>
            <w:rFonts w:hint="eastAsia"/>
          </w:rPr>
          <w:delText>照会</w:delText>
        </w:r>
        <w:r w:rsidRPr="00ED175E" w:rsidDel="00B44F86">
          <w:delText>SQL]</w:delText>
        </w:r>
      </w:del>
    </w:p>
    <w:tbl>
      <w:tblPr>
        <w:tblStyle w:val="af5"/>
        <w:tblW w:w="0" w:type="auto"/>
        <w:tblInd w:w="108" w:type="dxa"/>
        <w:tblLook w:val="04A0" w:firstRow="1" w:lastRow="0" w:firstColumn="1" w:lastColumn="0" w:noHBand="0" w:noVBand="1"/>
      </w:tblPr>
      <w:tblGrid>
        <w:gridCol w:w="9407"/>
      </w:tblGrid>
      <w:tr w:rsidR="0096549F" w:rsidRPr="00ED175E" w14:paraId="4D530B2F" w14:textId="77777777" w:rsidTr="00777B26">
        <w:tc>
          <w:tcPr>
            <w:tcW w:w="9407" w:type="dxa"/>
          </w:tcPr>
          <w:p w14:paraId="494D99EC" w14:textId="77777777" w:rsidR="00F11938" w:rsidRPr="00ED175E" w:rsidRDefault="00F11938">
            <w:pPr>
              <w:pStyle w:val="afb"/>
              <w:autoSpaceDE w:val="0"/>
              <w:autoSpaceDN w:val="0"/>
              <w:rPr>
                <w:ins w:id="8486" w:author="Seongeun Woo" w:date="2016-07-07T16:41:00Z"/>
              </w:rPr>
              <w:pPrChange w:id="8487" w:author="Seongeun Woo" w:date="2016-10-13T18:44:00Z">
                <w:pPr>
                  <w:pStyle w:val="afb"/>
                </w:pPr>
              </w:pPrChange>
            </w:pPr>
            <w:ins w:id="8488" w:author="Seongeun Woo" w:date="2016-07-07T16:41:00Z">
              <w:r w:rsidRPr="00ED175E">
                <w:t xml:space="preserve">SELECT OIT.TYPE_NAME, OI.INV_TYPE, OM1.BIZCODE AS PBIZCODE, OM1.OBJ_NAME AS PNAME, </w:t>
              </w:r>
            </w:ins>
          </w:p>
          <w:p w14:paraId="4116D7AA" w14:textId="77777777" w:rsidR="00F11938" w:rsidRPr="00ED175E" w:rsidRDefault="00F11938">
            <w:pPr>
              <w:pStyle w:val="afb"/>
              <w:autoSpaceDE w:val="0"/>
              <w:autoSpaceDN w:val="0"/>
              <w:rPr>
                <w:ins w:id="8489" w:author="Seongeun Woo" w:date="2016-07-07T16:41:00Z"/>
              </w:rPr>
              <w:pPrChange w:id="8490" w:author="Seongeun Woo" w:date="2016-10-13T18:44:00Z">
                <w:pPr>
                  <w:pStyle w:val="afb"/>
                </w:pPr>
              </w:pPrChange>
            </w:pPr>
            <w:ins w:id="8491" w:author="Seongeun Woo" w:date="2016-07-07T16:41:00Z">
              <w:r w:rsidRPr="00ED175E">
                <w:t xml:space="preserve">       OI.SET_SEQ, OI.BASIS, OI.BASIS_YN, OM2.BIZCODE AS IBIZCODE, </w:t>
              </w:r>
            </w:ins>
          </w:p>
          <w:p w14:paraId="245C61F0" w14:textId="77777777" w:rsidR="00F11938" w:rsidRPr="00ED175E" w:rsidRDefault="00F11938">
            <w:pPr>
              <w:pStyle w:val="afb"/>
              <w:autoSpaceDE w:val="0"/>
              <w:autoSpaceDN w:val="0"/>
              <w:rPr>
                <w:ins w:id="8492" w:author="Seongeun Woo" w:date="2016-07-07T16:41:00Z"/>
              </w:rPr>
              <w:pPrChange w:id="8493" w:author="Seongeun Woo" w:date="2016-10-13T18:44:00Z">
                <w:pPr>
                  <w:pStyle w:val="afb"/>
                </w:pPr>
              </w:pPrChange>
            </w:pPr>
            <w:ins w:id="8494" w:author="Seongeun Woo" w:date="2016-07-07T16:41:00Z">
              <w:r w:rsidRPr="00ED175E">
                <w:t>OM2.OBJ_NAME AS INAME</w:t>
              </w:r>
            </w:ins>
          </w:p>
          <w:p w14:paraId="0725EB1D" w14:textId="77777777" w:rsidR="00F11938" w:rsidRPr="00ED175E" w:rsidRDefault="00F11938">
            <w:pPr>
              <w:pStyle w:val="afb"/>
              <w:autoSpaceDE w:val="0"/>
              <w:autoSpaceDN w:val="0"/>
              <w:rPr>
                <w:ins w:id="8495" w:author="Seongeun Woo" w:date="2016-07-07T16:41:00Z"/>
              </w:rPr>
              <w:pPrChange w:id="8496" w:author="Seongeun Woo" w:date="2016-10-13T18:44:00Z">
                <w:pPr>
                  <w:pStyle w:val="afb"/>
                </w:pPr>
              </w:pPrChange>
            </w:pPr>
            <w:ins w:id="8497" w:author="Seongeun Woo" w:date="2016-07-07T16:41:00Z">
              <w:r w:rsidRPr="00ED175E">
                <w:t xml:space="preserve">  FROM OBJ_MAIN OM1, OBJ_INV OI, OBJ_MAIN OM2, OBJINV_TYPE OIT </w:t>
              </w:r>
            </w:ins>
          </w:p>
          <w:p w14:paraId="54B9707B" w14:textId="77777777" w:rsidR="00F11938" w:rsidRPr="00ED175E" w:rsidRDefault="00F11938">
            <w:pPr>
              <w:pStyle w:val="afb"/>
              <w:autoSpaceDE w:val="0"/>
              <w:autoSpaceDN w:val="0"/>
              <w:rPr>
                <w:ins w:id="8498" w:author="Seongeun Woo" w:date="2016-07-07T16:41:00Z"/>
              </w:rPr>
              <w:pPrChange w:id="8499" w:author="Seongeun Woo" w:date="2016-10-13T18:44:00Z">
                <w:pPr>
                  <w:pStyle w:val="afb"/>
                </w:pPr>
              </w:pPrChange>
            </w:pPr>
            <w:ins w:id="8500" w:author="Seongeun Woo" w:date="2016-07-07T16:41:00Z">
              <w:r w:rsidRPr="00ED175E">
                <w:t>WHERE OM1.SID = OI.SID</w:t>
              </w:r>
            </w:ins>
          </w:p>
          <w:p w14:paraId="691CFA52" w14:textId="77777777" w:rsidR="00F11938" w:rsidRPr="00ED175E" w:rsidRDefault="00F11938">
            <w:pPr>
              <w:pStyle w:val="afb"/>
              <w:autoSpaceDE w:val="0"/>
              <w:autoSpaceDN w:val="0"/>
              <w:rPr>
                <w:ins w:id="8501" w:author="Seongeun Woo" w:date="2016-07-07T16:41:00Z"/>
              </w:rPr>
              <w:pPrChange w:id="8502" w:author="Seongeun Woo" w:date="2016-10-13T18:44:00Z">
                <w:pPr>
                  <w:pStyle w:val="afb"/>
                </w:pPr>
              </w:pPrChange>
            </w:pPr>
            <w:ins w:id="8503" w:author="Seongeun Woo" w:date="2016-07-07T16:41:00Z">
              <w:r w:rsidRPr="00ED175E">
                <w:t xml:space="preserve">  AND OI.SUBSID = OM2.SID</w:t>
              </w:r>
            </w:ins>
          </w:p>
          <w:p w14:paraId="17BBFB40" w14:textId="77777777" w:rsidR="00F11938" w:rsidRPr="00ED175E" w:rsidRDefault="00F11938">
            <w:pPr>
              <w:pStyle w:val="afb"/>
              <w:autoSpaceDE w:val="0"/>
              <w:autoSpaceDN w:val="0"/>
              <w:rPr>
                <w:ins w:id="8504" w:author="Seongeun Woo" w:date="2016-07-07T16:41:00Z"/>
              </w:rPr>
              <w:pPrChange w:id="8505" w:author="Seongeun Woo" w:date="2016-10-13T18:44:00Z">
                <w:pPr>
                  <w:pStyle w:val="afb"/>
                </w:pPr>
              </w:pPrChange>
            </w:pPr>
            <w:ins w:id="8506" w:author="Seongeun Woo" w:date="2016-07-07T16:41:00Z">
              <w:r w:rsidRPr="00ED175E">
                <w:t xml:space="preserve">  AND OM1.SID = 261</w:t>
              </w:r>
            </w:ins>
          </w:p>
          <w:p w14:paraId="21A28976" w14:textId="77777777" w:rsidR="00F11938" w:rsidRPr="00ED175E" w:rsidRDefault="00F11938">
            <w:pPr>
              <w:pStyle w:val="afb"/>
              <w:autoSpaceDE w:val="0"/>
              <w:autoSpaceDN w:val="0"/>
              <w:rPr>
                <w:ins w:id="8507" w:author="Seongeun Woo" w:date="2016-07-07T16:41:00Z"/>
              </w:rPr>
              <w:pPrChange w:id="8508" w:author="Seongeun Woo" w:date="2016-10-13T18:44:00Z">
                <w:pPr>
                  <w:pStyle w:val="afb"/>
                </w:pPr>
              </w:pPrChange>
            </w:pPr>
            <w:ins w:id="8509" w:author="Seongeun Woo" w:date="2016-07-07T16:41:00Z">
              <w:r w:rsidRPr="00ED175E">
                <w:t xml:space="preserve">  AND OI.INV_TYPE = OIT.INV_TYPE</w:t>
              </w:r>
            </w:ins>
          </w:p>
          <w:p w14:paraId="4EB4DD02" w14:textId="73804B15" w:rsidR="0096549F" w:rsidRPr="00ED175E" w:rsidDel="00F11938" w:rsidRDefault="00F11938">
            <w:pPr>
              <w:pStyle w:val="afb"/>
              <w:autoSpaceDE w:val="0"/>
              <w:autoSpaceDN w:val="0"/>
              <w:rPr>
                <w:del w:id="8510" w:author="Seongeun Woo" w:date="2016-07-07T16:41:00Z"/>
              </w:rPr>
              <w:pPrChange w:id="8511" w:author="Seongeun Woo" w:date="2016-10-13T18:44:00Z">
                <w:pPr>
                  <w:pStyle w:val="afb"/>
                </w:pPr>
              </w:pPrChange>
            </w:pPr>
            <w:ins w:id="8512" w:author="Seongeun Woo" w:date="2016-07-07T16:41:00Z">
              <w:r w:rsidRPr="00ED175E">
                <w:t xml:space="preserve">  AND OIT.TYPE_GBN = 4</w:t>
              </w:r>
            </w:ins>
            <w:del w:id="8513" w:author="Seongeun Woo" w:date="2016-07-07T16:41:00Z">
              <w:r w:rsidR="0096549F" w:rsidRPr="00ED175E" w:rsidDel="00F11938">
                <w:delText xml:space="preserve">SELECT OIT.TYPE_NAME, OI.INV_TYPE, OM1.BIZCODE AS PBIZCODE, OM1.OBJ_NAME AS PNAME, </w:delText>
              </w:r>
            </w:del>
          </w:p>
          <w:p w14:paraId="0B8F6934" w14:textId="36464F13" w:rsidR="0096549F" w:rsidRPr="00ED175E" w:rsidDel="00F11938" w:rsidRDefault="0096549F">
            <w:pPr>
              <w:pStyle w:val="afb"/>
              <w:autoSpaceDE w:val="0"/>
              <w:autoSpaceDN w:val="0"/>
              <w:rPr>
                <w:del w:id="8514" w:author="Seongeun Woo" w:date="2016-07-07T16:41:00Z"/>
              </w:rPr>
              <w:pPrChange w:id="8515" w:author="Seongeun Woo" w:date="2016-10-13T18:44:00Z">
                <w:pPr>
                  <w:pStyle w:val="afb"/>
                </w:pPr>
              </w:pPrChange>
            </w:pPr>
            <w:del w:id="8516" w:author="Seongeun Woo" w:date="2016-07-07T16:41:00Z">
              <w:r w:rsidRPr="00ED175E" w:rsidDel="00F11938">
                <w:delText xml:space="preserve">       OI.SET_SEQ, OI.BASIS, OI.BASIS_YN, OM2.BIZCODE AS IBIZCODE, </w:delText>
              </w:r>
            </w:del>
          </w:p>
          <w:p w14:paraId="17C398BB" w14:textId="20E164D6" w:rsidR="0096549F" w:rsidRPr="00ED175E" w:rsidDel="00F11938" w:rsidRDefault="0096549F">
            <w:pPr>
              <w:pStyle w:val="afb"/>
              <w:autoSpaceDE w:val="0"/>
              <w:autoSpaceDN w:val="0"/>
              <w:rPr>
                <w:del w:id="8517" w:author="Seongeun Woo" w:date="2016-07-07T16:41:00Z"/>
              </w:rPr>
              <w:pPrChange w:id="8518" w:author="Seongeun Woo" w:date="2016-10-13T18:44:00Z">
                <w:pPr>
                  <w:pStyle w:val="afb"/>
                </w:pPr>
              </w:pPrChange>
            </w:pPr>
            <w:del w:id="8519" w:author="Seongeun Woo" w:date="2016-07-07T16:41:00Z">
              <w:r w:rsidRPr="00ED175E" w:rsidDel="00F11938">
                <w:delText>OM2.OBJ_NAME AS INAME</w:delText>
              </w:r>
            </w:del>
          </w:p>
          <w:p w14:paraId="45C6F12F" w14:textId="44C19227" w:rsidR="0096549F" w:rsidRPr="00ED175E" w:rsidDel="00F11938" w:rsidRDefault="0096549F">
            <w:pPr>
              <w:pStyle w:val="afb"/>
              <w:autoSpaceDE w:val="0"/>
              <w:autoSpaceDN w:val="0"/>
              <w:rPr>
                <w:del w:id="8520" w:author="Seongeun Woo" w:date="2016-07-07T16:41:00Z"/>
              </w:rPr>
              <w:pPrChange w:id="8521" w:author="Seongeun Woo" w:date="2016-10-13T18:44:00Z">
                <w:pPr>
                  <w:pStyle w:val="afb"/>
                </w:pPr>
              </w:pPrChange>
            </w:pPr>
            <w:del w:id="8522" w:author="Seongeun Woo" w:date="2016-07-07T16:41:00Z">
              <w:r w:rsidRPr="00ED175E" w:rsidDel="00F11938">
                <w:delText xml:space="preserve">  FROM OBJ_MAIN OM1, OBJ_INV OI, OBJ_MAIN OM2, OBJINV_TYPE OIT </w:delText>
              </w:r>
            </w:del>
          </w:p>
          <w:p w14:paraId="7C1F7B33" w14:textId="3DB69E04" w:rsidR="0096549F" w:rsidRPr="00ED175E" w:rsidDel="00F11938" w:rsidRDefault="0096549F">
            <w:pPr>
              <w:pStyle w:val="afb"/>
              <w:autoSpaceDE w:val="0"/>
              <w:autoSpaceDN w:val="0"/>
              <w:rPr>
                <w:del w:id="8523" w:author="Seongeun Woo" w:date="2016-07-07T16:41:00Z"/>
              </w:rPr>
              <w:pPrChange w:id="8524" w:author="Seongeun Woo" w:date="2016-10-13T18:44:00Z">
                <w:pPr>
                  <w:pStyle w:val="afb"/>
                </w:pPr>
              </w:pPrChange>
            </w:pPr>
            <w:del w:id="8525" w:author="Seongeun Woo" w:date="2016-07-07T16:41:00Z">
              <w:r w:rsidRPr="00ED175E" w:rsidDel="00F11938">
                <w:delText>WHERE OM1.SID = OI.SID</w:delText>
              </w:r>
            </w:del>
          </w:p>
          <w:p w14:paraId="5EC65FA4" w14:textId="184D8C3C" w:rsidR="0096549F" w:rsidRPr="00ED175E" w:rsidDel="00F11938" w:rsidRDefault="0096549F">
            <w:pPr>
              <w:pStyle w:val="afb"/>
              <w:autoSpaceDE w:val="0"/>
              <w:autoSpaceDN w:val="0"/>
              <w:rPr>
                <w:del w:id="8526" w:author="Seongeun Woo" w:date="2016-07-07T16:41:00Z"/>
              </w:rPr>
              <w:pPrChange w:id="8527" w:author="Seongeun Woo" w:date="2016-10-13T18:44:00Z">
                <w:pPr>
                  <w:pStyle w:val="afb"/>
                </w:pPr>
              </w:pPrChange>
            </w:pPr>
            <w:del w:id="8528" w:author="Seongeun Woo" w:date="2016-07-07T16:41:00Z">
              <w:r w:rsidRPr="00ED175E" w:rsidDel="00F11938">
                <w:delText xml:space="preserve">  AND OI.SUBSID = OM2.SID</w:delText>
              </w:r>
            </w:del>
          </w:p>
          <w:p w14:paraId="7B500A30" w14:textId="6E5A454E" w:rsidR="0096549F" w:rsidRPr="00ED175E" w:rsidDel="00F11938" w:rsidRDefault="0096549F">
            <w:pPr>
              <w:pStyle w:val="afb"/>
              <w:autoSpaceDE w:val="0"/>
              <w:autoSpaceDN w:val="0"/>
              <w:rPr>
                <w:del w:id="8529" w:author="Seongeun Woo" w:date="2016-07-07T16:41:00Z"/>
              </w:rPr>
              <w:pPrChange w:id="8530" w:author="Seongeun Woo" w:date="2016-10-13T18:44:00Z">
                <w:pPr>
                  <w:pStyle w:val="afb"/>
                </w:pPr>
              </w:pPrChange>
            </w:pPr>
            <w:del w:id="8531" w:author="Seongeun Woo" w:date="2016-07-07T16:41:00Z">
              <w:r w:rsidRPr="00ED175E" w:rsidDel="00F11938">
                <w:delText xml:space="preserve">  AND OM1.SID = 261</w:delText>
              </w:r>
            </w:del>
          </w:p>
          <w:p w14:paraId="48A3DE0E" w14:textId="70823126" w:rsidR="0096549F" w:rsidRPr="00ED175E" w:rsidDel="00F11938" w:rsidRDefault="0096549F">
            <w:pPr>
              <w:pStyle w:val="afb"/>
              <w:autoSpaceDE w:val="0"/>
              <w:autoSpaceDN w:val="0"/>
              <w:rPr>
                <w:del w:id="8532" w:author="Seongeun Woo" w:date="2016-07-07T16:41:00Z"/>
              </w:rPr>
              <w:pPrChange w:id="8533" w:author="Seongeun Woo" w:date="2016-10-13T18:44:00Z">
                <w:pPr>
                  <w:pStyle w:val="afb"/>
                </w:pPr>
              </w:pPrChange>
            </w:pPr>
            <w:del w:id="8534" w:author="Seongeun Woo" w:date="2016-07-07T16:41:00Z">
              <w:r w:rsidRPr="00ED175E" w:rsidDel="00F11938">
                <w:delText xml:space="preserve">  AND OI.INV_TYPE = OIT.INV_TYPE</w:delText>
              </w:r>
            </w:del>
          </w:p>
          <w:p w14:paraId="518A9A6C" w14:textId="752FE413" w:rsidR="0096549F" w:rsidRPr="00ED175E" w:rsidRDefault="0096549F">
            <w:pPr>
              <w:pStyle w:val="afb"/>
              <w:autoSpaceDE w:val="0"/>
              <w:autoSpaceDN w:val="0"/>
              <w:pPrChange w:id="8535" w:author="Seongeun Woo" w:date="2016-10-13T18:44:00Z">
                <w:pPr>
                  <w:pStyle w:val="afb"/>
                </w:pPr>
              </w:pPrChange>
            </w:pPr>
            <w:del w:id="8536" w:author="Seongeun Woo" w:date="2016-07-07T16:41:00Z">
              <w:r w:rsidRPr="00ED175E" w:rsidDel="00F11938">
                <w:delText xml:space="preserve">  AND OIT.TYPE_GBN = 4</w:delText>
              </w:r>
            </w:del>
          </w:p>
        </w:tc>
      </w:tr>
    </w:tbl>
    <w:p w14:paraId="05E0DDC6" w14:textId="77777777" w:rsidR="0096549F" w:rsidRPr="00ED175E" w:rsidRDefault="0096549F">
      <w:pPr>
        <w:pStyle w:val="-00"/>
        <w:wordWrap/>
        <w:pPrChange w:id="8537" w:author="Seongeun Woo" w:date="2016-10-13T18:44:00Z">
          <w:pPr>
            <w:pStyle w:val="-00"/>
          </w:pPr>
        </w:pPrChange>
      </w:pPr>
    </w:p>
    <w:p w14:paraId="1EA8A449" w14:textId="15489A0F" w:rsidR="0096549F" w:rsidRPr="00ED175E" w:rsidRDefault="00B44F86">
      <w:pPr>
        <w:pStyle w:val="50"/>
        <w:wordWrap/>
        <w:ind w:left="601"/>
        <w:rPr>
          <w:ins w:id="8538" w:author="Seongeun Woo" w:date="2016-07-07T23:40:00Z"/>
        </w:rPr>
        <w:pPrChange w:id="8539" w:author="Seongeun Woo" w:date="2016-10-13T18:44:00Z">
          <w:pPr>
            <w:pStyle w:val="50"/>
            <w:ind w:left="601"/>
          </w:pPr>
        </w:pPrChange>
      </w:pPr>
      <w:ins w:id="8540" w:author="哲均 宋" w:date="2019-08-16T16:06:00Z">
        <w:r>
          <w:rPr>
            <w:rFonts w:hint="eastAsia"/>
          </w:rPr>
          <w:t>R</w:t>
        </w:r>
        <w:r>
          <w:t xml:space="preserve">esult </w:t>
        </w:r>
        <w:r w:rsidRPr="00ED175E">
          <w:t>(</w:t>
        </w:r>
        <w:r w:rsidRPr="005642B9">
          <w:t>Partially omitted</w:t>
        </w:r>
        <w:r w:rsidRPr="00ED175E">
          <w:t>)</w:t>
        </w:r>
      </w:ins>
      <w:del w:id="8541" w:author="哲均 宋" w:date="2019-08-16T16:06:00Z">
        <w:r w:rsidR="0096549F" w:rsidRPr="00ED175E" w:rsidDel="00B44F86">
          <w:rPr>
            <w:rFonts w:hint="eastAsia"/>
          </w:rPr>
          <w:delText>結果</w:delText>
        </w:r>
        <w:r w:rsidR="0096549F" w:rsidRPr="00ED175E" w:rsidDel="00B44F86">
          <w:delText>(</w:delText>
        </w:r>
        <w:r w:rsidR="0096549F" w:rsidRPr="00ED175E" w:rsidDel="00B44F86">
          <w:rPr>
            <w:rFonts w:hint="eastAsia"/>
          </w:rPr>
          <w:delText>一部省略</w:delText>
        </w:r>
        <w:r w:rsidR="0096549F" w:rsidRPr="00ED175E" w:rsidDel="00B44F86">
          <w:delText>)</w:delText>
        </w:r>
      </w:del>
    </w:p>
    <w:p w14:paraId="6B07AFF3" w14:textId="1D4AEA52" w:rsidR="00533D95" w:rsidRPr="00ED175E" w:rsidDel="00B44F86" w:rsidRDefault="00533D95">
      <w:pPr>
        <w:pStyle w:val="50"/>
        <w:numPr>
          <w:ilvl w:val="0"/>
          <w:numId w:val="0"/>
        </w:numPr>
        <w:wordWrap/>
        <w:ind w:left="196"/>
        <w:rPr>
          <w:del w:id="8542" w:author="哲均 宋" w:date="2019-08-16T16:06:00Z"/>
        </w:rPr>
        <w:pPrChange w:id="8543" w:author="Seongeun Woo" w:date="2016-10-13T18:44:00Z">
          <w:pPr>
            <w:pStyle w:val="50"/>
            <w:ind w:left="601"/>
          </w:pPr>
        </w:pPrChange>
      </w:pPr>
    </w:p>
    <w:p w14:paraId="0FC346A2" w14:textId="6D1BD45B" w:rsidR="00777B26" w:rsidRPr="00ED175E" w:rsidRDefault="00777B26">
      <w:pPr>
        <w:pStyle w:val="af6"/>
        <w:keepNext/>
        <w:autoSpaceDE w:val="0"/>
        <w:autoSpaceDN w:val="0"/>
        <w:pPrChange w:id="8544" w:author="Seongeun Woo" w:date="2016-10-13T18:44:00Z">
          <w:pPr>
            <w:pStyle w:val="af6"/>
            <w:keepNext/>
          </w:pPr>
        </w:pPrChange>
      </w:pPr>
      <w:del w:id="8545" w:author="哲均 宋" w:date="2019-08-16T16:06:00Z">
        <w:r w:rsidRPr="00ED175E" w:rsidDel="00B44F86">
          <w:delText xml:space="preserve"> </w:delText>
        </w:r>
      </w:del>
      <w:del w:id="8546" w:author="哲均 宋" w:date="2019-08-16T08:55:00Z">
        <w:r w:rsidRPr="00ED175E" w:rsidDel="003566B2">
          <w:delText>[</w:delText>
        </w:r>
        <w:r w:rsidRPr="00ED175E" w:rsidDel="003566B2">
          <w:rPr>
            <w:rFonts w:hint="eastAsia"/>
          </w:rPr>
          <w:delText>表</w:delText>
        </w:r>
      </w:del>
      <w:del w:id="8547" w:author="哲均 宋" w:date="2019-08-16T16:06:00Z">
        <w:r w:rsidRPr="00ED175E" w:rsidDel="00B44F86">
          <w:delText xml:space="preserve"> </w:delText>
        </w:r>
        <w:r w:rsidRPr="0073721B" w:rsidDel="00B44F86">
          <w:fldChar w:fldCharType="begin"/>
        </w:r>
        <w:r w:rsidRPr="00ED175E" w:rsidDel="00B44F86">
          <w:delInstrText xml:space="preserve"> SEQ [</w:delInstrText>
        </w:r>
        <w:r w:rsidRPr="00ED175E" w:rsidDel="00B44F86">
          <w:rPr>
            <w:rFonts w:hint="eastAsia"/>
          </w:rPr>
          <w:delInstrText>表</w:delInstrText>
        </w:r>
        <w:r w:rsidRPr="00ED175E" w:rsidDel="00B44F86">
          <w:delInstrText xml:space="preserve"> \* ARABIC </w:delInstrText>
        </w:r>
        <w:r w:rsidRPr="0073721B" w:rsidDel="00B44F86">
          <w:fldChar w:fldCharType="separate"/>
        </w:r>
        <w:r w:rsidR="00D76249" w:rsidDel="00B44F86">
          <w:rPr>
            <w:noProof/>
          </w:rPr>
          <w:delText>36</w:delText>
        </w:r>
        <w:r w:rsidRPr="0073721B" w:rsidDel="00B44F86">
          <w:fldChar w:fldCharType="end"/>
        </w:r>
        <w:r w:rsidRPr="00ED175E" w:rsidDel="00B44F86">
          <w:delText xml:space="preserve"> </w:delText>
        </w:r>
        <w:r w:rsidRPr="00ED175E" w:rsidDel="00B44F86">
          <w:rPr>
            <w:rFonts w:hint="eastAsia"/>
          </w:rPr>
          <w:delText>特定商品の関係</w:delText>
        </w:r>
      </w:del>
      <w:ins w:id="8548" w:author="InnoRules" w:date="2016-08-19T10:30:00Z">
        <w:del w:id="8549" w:author="哲均 宋" w:date="2019-08-16T16:06:00Z">
          <w:r w:rsidR="002138EE" w:rsidRPr="00ED175E" w:rsidDel="00B44F86">
            <w:rPr>
              <w:rFonts w:hint="eastAsia"/>
            </w:rPr>
            <w:delText>ルール</w:delText>
          </w:r>
        </w:del>
      </w:ins>
      <w:del w:id="8550" w:author="哲均 宋" w:date="2019-08-16T16:06:00Z">
        <w:r w:rsidRPr="00ED175E" w:rsidDel="00B44F86">
          <w:rPr>
            <w:rFonts w:hint="eastAsia"/>
          </w:rPr>
          <w:delText>ルール</w:delText>
        </w:r>
      </w:del>
      <w:ins w:id="8551" w:author="Seongeun Woo" w:date="2016-07-07T20:57:00Z">
        <w:del w:id="8552" w:author="哲均 宋" w:date="2019-08-16T16:06:00Z">
          <w:r w:rsidR="00BC3AB9" w:rsidRPr="00ED175E" w:rsidDel="00B44F86">
            <w:rPr>
              <w:rFonts w:hint="eastAsia"/>
              <w:rPrChange w:id="8553" w:author="InnoRules" w:date="2016-08-30T14:14:00Z">
                <w:rPr>
                  <w:rFonts w:ascii="BatangChe" w:eastAsiaTheme="minorEastAsia" w:hAnsi="BatangChe" w:cs="BatangChe" w:hint="eastAsia"/>
                  <w:b w:val="0"/>
                  <w:bCs w:val="0"/>
                </w:rPr>
              </w:rPrChange>
            </w:rPr>
            <w:delText>規則</w:delText>
          </w:r>
          <w:r w:rsidR="00BC3AB9" w:rsidRPr="00ED175E" w:rsidDel="00B44F86">
            <w:rPr>
              <w:rFonts w:hint="eastAsia"/>
            </w:rPr>
            <w:delText>の</w:delText>
          </w:r>
        </w:del>
      </w:ins>
      <w:del w:id="8554" w:author="哲均 宋" w:date="2019-08-16T16:06:00Z">
        <w:r w:rsidRPr="00ED175E" w:rsidDel="00B44F86">
          <w:rPr>
            <w:rFonts w:hint="eastAsia"/>
          </w:rPr>
          <w:delText>照会の結果</w:delText>
        </w:r>
        <w:r w:rsidRPr="00ED175E" w:rsidDel="00B44F86">
          <w:delText>]</w:delText>
        </w:r>
      </w:del>
    </w:p>
    <w:tbl>
      <w:tblPr>
        <w:tblW w:w="9498" w:type="dxa"/>
        <w:tblInd w:w="99" w:type="dxa"/>
        <w:tblLayout w:type="fixed"/>
        <w:tblCellMar>
          <w:left w:w="99" w:type="dxa"/>
          <w:right w:w="99" w:type="dxa"/>
        </w:tblCellMar>
        <w:tblLook w:val="04A0" w:firstRow="1" w:lastRow="0" w:firstColumn="1" w:lastColumn="0" w:noHBand="0" w:noVBand="1"/>
      </w:tblPr>
      <w:tblGrid>
        <w:gridCol w:w="1316"/>
        <w:gridCol w:w="669"/>
        <w:gridCol w:w="1134"/>
        <w:gridCol w:w="1701"/>
        <w:gridCol w:w="709"/>
        <w:gridCol w:w="567"/>
        <w:gridCol w:w="850"/>
        <w:gridCol w:w="747"/>
        <w:gridCol w:w="1805"/>
        <w:tblGridChange w:id="8555">
          <w:tblGrid>
            <w:gridCol w:w="1316"/>
            <w:gridCol w:w="669"/>
            <w:gridCol w:w="1134"/>
            <w:gridCol w:w="1701"/>
            <w:gridCol w:w="709"/>
            <w:gridCol w:w="567"/>
            <w:gridCol w:w="850"/>
            <w:gridCol w:w="747"/>
            <w:gridCol w:w="1805"/>
          </w:tblGrid>
        </w:tblGridChange>
      </w:tblGrid>
      <w:tr w:rsidR="0096549F" w:rsidRPr="00ED175E" w14:paraId="09CEB88B" w14:textId="77777777" w:rsidTr="00777B26">
        <w:trPr>
          <w:trHeight w:val="255"/>
          <w:tblHeader/>
        </w:trPr>
        <w:tc>
          <w:tcPr>
            <w:tcW w:w="1316"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p w14:paraId="690CCE8B" w14:textId="77777777" w:rsidR="0096549F" w:rsidRPr="00ED175E" w:rsidRDefault="0096549F">
            <w:pPr>
              <w:pStyle w:val="afc"/>
              <w:wordWrap/>
              <w:pPrChange w:id="8556" w:author="Seongeun Woo" w:date="2016-10-13T18:44:00Z">
                <w:pPr>
                  <w:pStyle w:val="afc"/>
                </w:pPr>
              </w:pPrChange>
            </w:pPr>
            <w:r w:rsidRPr="00ED175E">
              <w:t>TYPE_NAME</w:t>
            </w:r>
          </w:p>
        </w:tc>
        <w:tc>
          <w:tcPr>
            <w:tcW w:w="669" w:type="dxa"/>
            <w:tcBorders>
              <w:top w:val="single" w:sz="4" w:space="0" w:color="auto"/>
              <w:left w:val="nil"/>
              <w:bottom w:val="single" w:sz="4" w:space="0" w:color="auto"/>
              <w:right w:val="single" w:sz="4" w:space="0" w:color="auto"/>
            </w:tcBorders>
            <w:shd w:val="clear" w:color="auto" w:fill="EEECE1"/>
            <w:noWrap/>
            <w:vAlign w:val="center"/>
            <w:hideMark/>
          </w:tcPr>
          <w:p w14:paraId="2B5C8A7B" w14:textId="77777777" w:rsidR="0096549F" w:rsidRPr="00ED175E" w:rsidRDefault="0096549F">
            <w:pPr>
              <w:pStyle w:val="afc"/>
              <w:wordWrap/>
              <w:pPrChange w:id="8557" w:author="Seongeun Woo" w:date="2016-10-13T18:44:00Z">
                <w:pPr>
                  <w:pStyle w:val="afc"/>
                </w:pPr>
              </w:pPrChange>
            </w:pPr>
            <w:r w:rsidRPr="00ED175E">
              <w:t>INV_</w:t>
            </w:r>
            <w:r w:rsidRPr="00ED175E">
              <w:br/>
              <w:t>TYPE</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
          <w:p w14:paraId="18395E50" w14:textId="77777777" w:rsidR="0096549F" w:rsidRPr="00ED175E" w:rsidRDefault="0096549F">
            <w:pPr>
              <w:pStyle w:val="afc"/>
              <w:wordWrap/>
              <w:pPrChange w:id="8558" w:author="Seongeun Woo" w:date="2016-10-13T18:44:00Z">
                <w:pPr>
                  <w:pStyle w:val="afc"/>
                </w:pPr>
              </w:pPrChange>
            </w:pPr>
            <w:r w:rsidRPr="00ED175E">
              <w:t>PBIZCODE</w:t>
            </w:r>
          </w:p>
        </w:tc>
        <w:tc>
          <w:tcPr>
            <w:tcW w:w="1701" w:type="dxa"/>
            <w:tcBorders>
              <w:top w:val="single" w:sz="4" w:space="0" w:color="auto"/>
              <w:left w:val="nil"/>
              <w:bottom w:val="single" w:sz="4" w:space="0" w:color="auto"/>
              <w:right w:val="single" w:sz="4" w:space="0" w:color="auto"/>
            </w:tcBorders>
            <w:shd w:val="clear" w:color="auto" w:fill="EEECE1"/>
            <w:noWrap/>
            <w:vAlign w:val="center"/>
            <w:hideMark/>
          </w:tcPr>
          <w:p w14:paraId="6BE3DD6E" w14:textId="77777777" w:rsidR="0096549F" w:rsidRPr="00ED175E" w:rsidRDefault="0096549F">
            <w:pPr>
              <w:pStyle w:val="afc"/>
              <w:wordWrap/>
              <w:pPrChange w:id="8559" w:author="Seongeun Woo" w:date="2016-10-13T18:44:00Z">
                <w:pPr>
                  <w:pStyle w:val="afc"/>
                </w:pPr>
              </w:pPrChange>
            </w:pPr>
            <w:r w:rsidRPr="00ED175E">
              <w:t>PNAME</w:t>
            </w:r>
          </w:p>
        </w:tc>
        <w:tc>
          <w:tcPr>
            <w:tcW w:w="709" w:type="dxa"/>
            <w:tcBorders>
              <w:top w:val="single" w:sz="4" w:space="0" w:color="auto"/>
              <w:left w:val="nil"/>
              <w:bottom w:val="single" w:sz="4" w:space="0" w:color="auto"/>
              <w:right w:val="single" w:sz="4" w:space="0" w:color="auto"/>
            </w:tcBorders>
            <w:shd w:val="clear" w:color="auto" w:fill="EEECE1"/>
            <w:noWrap/>
            <w:vAlign w:val="center"/>
            <w:hideMark/>
          </w:tcPr>
          <w:p w14:paraId="1FB2B1E9" w14:textId="77777777" w:rsidR="0096549F" w:rsidRPr="00ED175E" w:rsidRDefault="0096549F">
            <w:pPr>
              <w:pStyle w:val="afc"/>
              <w:wordWrap/>
              <w:pPrChange w:id="8560" w:author="Seongeun Woo" w:date="2016-10-13T18:44:00Z">
                <w:pPr>
                  <w:pStyle w:val="afc"/>
                </w:pPr>
              </w:pPrChange>
            </w:pPr>
            <w:r w:rsidRPr="00ED175E">
              <w:t>SET</w:t>
            </w:r>
            <w:r w:rsidRPr="00ED175E">
              <w:br/>
              <w:t>_SEQ</w:t>
            </w:r>
          </w:p>
        </w:tc>
        <w:tc>
          <w:tcPr>
            <w:tcW w:w="567" w:type="dxa"/>
            <w:tcBorders>
              <w:top w:val="single" w:sz="4" w:space="0" w:color="auto"/>
              <w:left w:val="nil"/>
              <w:bottom w:val="single" w:sz="4" w:space="0" w:color="auto"/>
              <w:right w:val="single" w:sz="4" w:space="0" w:color="auto"/>
            </w:tcBorders>
            <w:shd w:val="clear" w:color="auto" w:fill="EEECE1"/>
            <w:noWrap/>
            <w:vAlign w:val="center"/>
            <w:hideMark/>
          </w:tcPr>
          <w:p w14:paraId="255FEF51" w14:textId="77777777" w:rsidR="0096549F" w:rsidRPr="00ED175E" w:rsidRDefault="0096549F">
            <w:pPr>
              <w:pStyle w:val="afc"/>
              <w:wordWrap/>
              <w:pPrChange w:id="8561" w:author="Seongeun Woo" w:date="2016-10-13T18:44:00Z">
                <w:pPr>
                  <w:pStyle w:val="afc"/>
                </w:pPr>
              </w:pPrChange>
            </w:pPr>
            <w:r w:rsidRPr="00ED175E">
              <w:t>BASIS</w:t>
            </w:r>
          </w:p>
        </w:tc>
        <w:tc>
          <w:tcPr>
            <w:tcW w:w="850" w:type="dxa"/>
            <w:tcBorders>
              <w:top w:val="single" w:sz="4" w:space="0" w:color="auto"/>
              <w:left w:val="nil"/>
              <w:bottom w:val="single" w:sz="4" w:space="0" w:color="auto"/>
              <w:right w:val="single" w:sz="4" w:space="0" w:color="auto"/>
            </w:tcBorders>
            <w:shd w:val="clear" w:color="auto" w:fill="EEECE1"/>
            <w:noWrap/>
            <w:vAlign w:val="center"/>
            <w:hideMark/>
          </w:tcPr>
          <w:p w14:paraId="6C6CCEB0" w14:textId="77777777" w:rsidR="0096549F" w:rsidRPr="00ED175E" w:rsidRDefault="0096549F">
            <w:pPr>
              <w:pStyle w:val="afc"/>
              <w:wordWrap/>
              <w:pPrChange w:id="8562" w:author="Seongeun Woo" w:date="2016-10-13T18:44:00Z">
                <w:pPr>
                  <w:pStyle w:val="afc"/>
                </w:pPr>
              </w:pPrChange>
            </w:pPr>
            <w:r w:rsidRPr="00ED175E">
              <w:t>BASIS_YN</w:t>
            </w:r>
          </w:p>
        </w:tc>
        <w:tc>
          <w:tcPr>
            <w:tcW w:w="747" w:type="dxa"/>
            <w:tcBorders>
              <w:top w:val="single" w:sz="4" w:space="0" w:color="auto"/>
              <w:left w:val="nil"/>
              <w:bottom w:val="single" w:sz="4" w:space="0" w:color="auto"/>
              <w:right w:val="single" w:sz="4" w:space="0" w:color="auto"/>
            </w:tcBorders>
            <w:shd w:val="clear" w:color="auto" w:fill="EEECE1"/>
            <w:noWrap/>
            <w:vAlign w:val="center"/>
            <w:hideMark/>
          </w:tcPr>
          <w:p w14:paraId="25423518" w14:textId="77777777" w:rsidR="0096549F" w:rsidRPr="00ED175E" w:rsidRDefault="0096549F">
            <w:pPr>
              <w:pStyle w:val="afc"/>
              <w:wordWrap/>
              <w:pPrChange w:id="8563" w:author="Seongeun Woo" w:date="2016-10-13T18:44:00Z">
                <w:pPr>
                  <w:pStyle w:val="afc"/>
                </w:pPr>
              </w:pPrChange>
            </w:pPr>
            <w:r w:rsidRPr="00ED175E">
              <w:t>IBIZ</w:t>
            </w:r>
            <w:r w:rsidRPr="00ED175E">
              <w:br/>
              <w:t>CODE</w:t>
            </w:r>
          </w:p>
        </w:tc>
        <w:tc>
          <w:tcPr>
            <w:tcW w:w="1805" w:type="dxa"/>
            <w:tcBorders>
              <w:top w:val="single" w:sz="4" w:space="0" w:color="auto"/>
              <w:left w:val="nil"/>
              <w:bottom w:val="single" w:sz="4" w:space="0" w:color="auto"/>
              <w:right w:val="single" w:sz="4" w:space="0" w:color="auto"/>
            </w:tcBorders>
            <w:shd w:val="clear" w:color="auto" w:fill="EEECE1"/>
            <w:noWrap/>
            <w:vAlign w:val="center"/>
            <w:hideMark/>
          </w:tcPr>
          <w:p w14:paraId="77FB96A2" w14:textId="77777777" w:rsidR="0096549F" w:rsidRPr="00ED175E" w:rsidRDefault="0096549F">
            <w:pPr>
              <w:pStyle w:val="afc"/>
              <w:wordWrap/>
              <w:pPrChange w:id="8564" w:author="Seongeun Woo" w:date="2016-10-13T18:44:00Z">
                <w:pPr>
                  <w:pStyle w:val="afc"/>
                </w:pPr>
              </w:pPrChange>
            </w:pPr>
            <w:r w:rsidRPr="00ED175E">
              <w:t>INAME</w:t>
            </w:r>
          </w:p>
        </w:tc>
      </w:tr>
      <w:tr w:rsidR="0096549F" w:rsidRPr="00ED175E" w14:paraId="1DF02EED" w14:textId="77777777" w:rsidTr="007B0E72">
        <w:tblPrEx>
          <w:tblW w:w="9498" w:type="dxa"/>
          <w:tblInd w:w="99" w:type="dxa"/>
          <w:tblLayout w:type="fixed"/>
          <w:tblCellMar>
            <w:left w:w="99" w:type="dxa"/>
            <w:right w:w="99" w:type="dxa"/>
          </w:tblCellMar>
          <w:tblPrExChange w:id="8565" w:author="哲均 宋" w:date="2019-08-16T16:15:00Z">
            <w:tblPrEx>
              <w:tblW w:w="9498" w:type="dxa"/>
              <w:tblInd w:w="99" w:type="dxa"/>
              <w:tblLayout w:type="fixed"/>
              <w:tblCellMar>
                <w:left w:w="99" w:type="dxa"/>
                <w:right w:w="99" w:type="dxa"/>
              </w:tblCellMar>
            </w:tblPrEx>
          </w:tblPrExChange>
        </w:tblPrEx>
        <w:trPr>
          <w:trHeight w:val="255"/>
          <w:tblHeader/>
          <w:trPrChange w:id="8566" w:author="哲均 宋" w:date="2019-08-16T16:15:00Z">
            <w:trPr>
              <w:trHeight w:val="255"/>
              <w:tblHeader/>
            </w:trPr>
          </w:trPrChange>
        </w:trPr>
        <w:tc>
          <w:tcPr>
            <w:tcW w:w="1316" w:type="dxa"/>
            <w:tcBorders>
              <w:top w:val="nil"/>
              <w:left w:val="single" w:sz="4" w:space="0" w:color="auto"/>
              <w:bottom w:val="single" w:sz="4" w:space="0" w:color="auto"/>
              <w:right w:val="single" w:sz="4" w:space="0" w:color="auto"/>
            </w:tcBorders>
            <w:shd w:val="clear" w:color="auto" w:fill="auto"/>
            <w:noWrap/>
            <w:vAlign w:val="center"/>
            <w:hideMark/>
            <w:tcPrChange w:id="8567" w:author="哲均 宋" w:date="2019-08-16T16:15:00Z">
              <w:tcPr>
                <w:tcW w:w="131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8A715B" w14:textId="5B08FCDD" w:rsidR="0096549F" w:rsidRPr="00ED175E" w:rsidRDefault="0096549F">
            <w:pPr>
              <w:pStyle w:val="afb"/>
              <w:autoSpaceDE w:val="0"/>
              <w:autoSpaceDN w:val="0"/>
              <w:pPrChange w:id="8568" w:author="Seongeun Woo" w:date="2016-10-13T18:44:00Z">
                <w:pPr>
                  <w:pStyle w:val="afb"/>
                </w:pPr>
              </w:pPrChange>
            </w:pPr>
            <w:del w:id="8569" w:author="哲均 宋" w:date="2019-08-16T16:07:00Z">
              <w:r w:rsidRPr="00ED175E" w:rsidDel="00B44F86">
                <w:rPr>
                  <w:rFonts w:hint="eastAsia"/>
                </w:rPr>
                <w:delText>同時加入不可</w:delText>
              </w:r>
            </w:del>
            <w:ins w:id="8570" w:author="哲均 宋" w:date="2019-08-16T16:07:00Z">
              <w:r w:rsidR="00B44F86">
                <w:rPr>
                  <w:rFonts w:hint="eastAsia"/>
                </w:rPr>
                <w:t>E</w:t>
              </w:r>
              <w:r w:rsidR="00B44F86">
                <w:t>xclusive</w:t>
              </w:r>
            </w:ins>
          </w:p>
        </w:tc>
        <w:tc>
          <w:tcPr>
            <w:tcW w:w="669" w:type="dxa"/>
            <w:tcBorders>
              <w:top w:val="nil"/>
              <w:left w:val="nil"/>
              <w:bottom w:val="single" w:sz="4" w:space="0" w:color="auto"/>
              <w:right w:val="single" w:sz="4" w:space="0" w:color="auto"/>
            </w:tcBorders>
            <w:shd w:val="clear" w:color="auto" w:fill="auto"/>
            <w:noWrap/>
            <w:vAlign w:val="center"/>
            <w:hideMark/>
            <w:tcPrChange w:id="8571" w:author="哲均 宋" w:date="2019-08-16T16:15:00Z">
              <w:tcPr>
                <w:tcW w:w="669" w:type="dxa"/>
                <w:tcBorders>
                  <w:top w:val="nil"/>
                  <w:left w:val="nil"/>
                  <w:bottom w:val="single" w:sz="4" w:space="0" w:color="auto"/>
                  <w:right w:val="single" w:sz="4" w:space="0" w:color="auto"/>
                </w:tcBorders>
                <w:shd w:val="clear" w:color="auto" w:fill="auto"/>
                <w:noWrap/>
                <w:vAlign w:val="center"/>
                <w:hideMark/>
              </w:tcPr>
            </w:tcPrChange>
          </w:tcPr>
          <w:p w14:paraId="0C2B8721" w14:textId="77777777" w:rsidR="0096549F" w:rsidRPr="00ED175E" w:rsidRDefault="0096549F">
            <w:pPr>
              <w:pStyle w:val="afb"/>
              <w:autoSpaceDE w:val="0"/>
              <w:autoSpaceDN w:val="0"/>
              <w:pPrChange w:id="8572" w:author="Seongeun Woo" w:date="2016-10-13T18:44:00Z">
                <w:pPr>
                  <w:pStyle w:val="afb"/>
                </w:pPr>
              </w:pPrChange>
            </w:pPr>
            <w:r w:rsidRPr="00ED175E">
              <w:t>6</w:t>
            </w:r>
          </w:p>
        </w:tc>
        <w:tc>
          <w:tcPr>
            <w:tcW w:w="1134" w:type="dxa"/>
            <w:tcBorders>
              <w:top w:val="nil"/>
              <w:left w:val="nil"/>
              <w:bottom w:val="single" w:sz="4" w:space="0" w:color="auto"/>
              <w:right w:val="single" w:sz="4" w:space="0" w:color="auto"/>
            </w:tcBorders>
            <w:shd w:val="clear" w:color="auto" w:fill="auto"/>
            <w:noWrap/>
            <w:vAlign w:val="center"/>
            <w:hideMark/>
            <w:tcPrChange w:id="8573" w:author="哲均 宋" w:date="2019-08-16T16:15:00Z">
              <w:tcPr>
                <w:tcW w:w="1134" w:type="dxa"/>
                <w:tcBorders>
                  <w:top w:val="nil"/>
                  <w:left w:val="nil"/>
                  <w:bottom w:val="single" w:sz="4" w:space="0" w:color="auto"/>
                  <w:right w:val="single" w:sz="4" w:space="0" w:color="auto"/>
                </w:tcBorders>
                <w:shd w:val="clear" w:color="auto" w:fill="auto"/>
                <w:noWrap/>
                <w:vAlign w:val="center"/>
                <w:hideMark/>
              </w:tcPr>
            </w:tcPrChange>
          </w:tcPr>
          <w:p w14:paraId="7CEBB302" w14:textId="77777777" w:rsidR="0096549F" w:rsidRPr="00ED175E" w:rsidRDefault="0096549F">
            <w:pPr>
              <w:pStyle w:val="afb"/>
              <w:autoSpaceDE w:val="0"/>
              <w:autoSpaceDN w:val="0"/>
              <w:pPrChange w:id="8574" w:author="Seongeun Woo" w:date="2016-10-13T18:44:00Z">
                <w:pPr>
                  <w:pStyle w:val="afb"/>
                </w:pPr>
              </w:pPrChange>
            </w:pPr>
            <w:r w:rsidRPr="00ED175E">
              <w:t>P2001</w:t>
            </w:r>
          </w:p>
        </w:tc>
        <w:tc>
          <w:tcPr>
            <w:tcW w:w="1701" w:type="dxa"/>
            <w:tcBorders>
              <w:top w:val="nil"/>
              <w:left w:val="nil"/>
              <w:bottom w:val="single" w:sz="4" w:space="0" w:color="auto"/>
              <w:right w:val="single" w:sz="4" w:space="0" w:color="auto"/>
            </w:tcBorders>
            <w:shd w:val="clear" w:color="auto" w:fill="auto"/>
            <w:noWrap/>
            <w:vAlign w:val="center"/>
            <w:hideMark/>
            <w:tcPrChange w:id="8575" w:author="哲均 宋" w:date="2019-08-16T16:15:00Z">
              <w:tcPr>
                <w:tcW w:w="1701" w:type="dxa"/>
                <w:tcBorders>
                  <w:top w:val="nil"/>
                  <w:left w:val="nil"/>
                  <w:bottom w:val="single" w:sz="4" w:space="0" w:color="auto"/>
                  <w:right w:val="single" w:sz="4" w:space="0" w:color="auto"/>
                </w:tcBorders>
                <w:shd w:val="clear" w:color="auto" w:fill="auto"/>
                <w:noWrap/>
                <w:vAlign w:val="center"/>
                <w:hideMark/>
              </w:tcPr>
            </w:tcPrChange>
          </w:tcPr>
          <w:p w14:paraId="793F5281" w14:textId="2FF22CA2" w:rsidR="0096549F" w:rsidRPr="00ED175E" w:rsidRDefault="0096549F">
            <w:pPr>
              <w:pStyle w:val="afb"/>
              <w:autoSpaceDE w:val="0"/>
              <w:autoSpaceDN w:val="0"/>
              <w:pPrChange w:id="8576" w:author="Seongeun Woo" w:date="2016-10-13T18:44:00Z">
                <w:pPr>
                  <w:pStyle w:val="afb"/>
                </w:pPr>
              </w:pPrChange>
            </w:pPr>
            <w:del w:id="8577" w:author="哲均 宋" w:date="2019-08-16T16:07:00Z">
              <w:r w:rsidRPr="00ED175E" w:rsidDel="00B44F86">
                <w:rPr>
                  <w:rFonts w:hint="eastAsia"/>
                </w:rPr>
                <w:delText>個人用自動車保険</w:delText>
              </w:r>
            </w:del>
            <w:ins w:id="8578" w:author="哲均 宋" w:date="2019-08-16T16:07:00Z">
              <w:r w:rsidR="00B44F86">
                <w:rPr>
                  <w:rFonts w:hint="eastAsia"/>
                </w:rPr>
                <w:t>P</w:t>
              </w:r>
              <w:r w:rsidR="00B44F86">
                <w:t>ersonal Car Insurance</w:t>
              </w:r>
            </w:ins>
          </w:p>
        </w:tc>
        <w:tc>
          <w:tcPr>
            <w:tcW w:w="709" w:type="dxa"/>
            <w:tcBorders>
              <w:top w:val="nil"/>
              <w:left w:val="nil"/>
              <w:bottom w:val="single" w:sz="4" w:space="0" w:color="auto"/>
              <w:right w:val="single" w:sz="4" w:space="0" w:color="auto"/>
            </w:tcBorders>
            <w:shd w:val="clear" w:color="auto" w:fill="auto"/>
            <w:noWrap/>
            <w:vAlign w:val="center"/>
            <w:hideMark/>
            <w:tcPrChange w:id="8579" w:author="哲均 宋" w:date="2019-08-16T16:15:00Z">
              <w:tcPr>
                <w:tcW w:w="709" w:type="dxa"/>
                <w:tcBorders>
                  <w:top w:val="nil"/>
                  <w:left w:val="nil"/>
                  <w:bottom w:val="single" w:sz="4" w:space="0" w:color="auto"/>
                  <w:right w:val="single" w:sz="4" w:space="0" w:color="auto"/>
                </w:tcBorders>
                <w:shd w:val="clear" w:color="auto" w:fill="auto"/>
                <w:noWrap/>
                <w:vAlign w:val="center"/>
                <w:hideMark/>
              </w:tcPr>
            </w:tcPrChange>
          </w:tcPr>
          <w:p w14:paraId="0D4D0598" w14:textId="77777777" w:rsidR="0096549F" w:rsidRPr="00ED175E" w:rsidRDefault="0096549F">
            <w:pPr>
              <w:pStyle w:val="afb"/>
              <w:autoSpaceDE w:val="0"/>
              <w:autoSpaceDN w:val="0"/>
              <w:pPrChange w:id="8580" w:author="Seongeun Woo" w:date="2016-10-13T18:44:00Z">
                <w:pPr>
                  <w:pStyle w:val="afb"/>
                </w:pPr>
              </w:pPrChange>
            </w:pPr>
            <w:r w:rsidRPr="00ED175E">
              <w:t>1</w:t>
            </w:r>
          </w:p>
        </w:tc>
        <w:tc>
          <w:tcPr>
            <w:tcW w:w="567" w:type="dxa"/>
            <w:tcBorders>
              <w:top w:val="nil"/>
              <w:left w:val="nil"/>
              <w:bottom w:val="single" w:sz="4" w:space="0" w:color="auto"/>
              <w:right w:val="single" w:sz="4" w:space="0" w:color="auto"/>
            </w:tcBorders>
            <w:shd w:val="clear" w:color="auto" w:fill="auto"/>
            <w:noWrap/>
            <w:vAlign w:val="center"/>
            <w:hideMark/>
            <w:tcPrChange w:id="8581" w:author="哲均 宋" w:date="2019-08-16T16:15:00Z">
              <w:tcPr>
                <w:tcW w:w="567" w:type="dxa"/>
                <w:tcBorders>
                  <w:top w:val="nil"/>
                  <w:left w:val="nil"/>
                  <w:bottom w:val="single" w:sz="4" w:space="0" w:color="auto"/>
                  <w:right w:val="single" w:sz="4" w:space="0" w:color="auto"/>
                </w:tcBorders>
                <w:shd w:val="clear" w:color="auto" w:fill="auto"/>
                <w:noWrap/>
                <w:vAlign w:val="center"/>
                <w:hideMark/>
              </w:tcPr>
            </w:tcPrChange>
          </w:tcPr>
          <w:p w14:paraId="5EDC4CE4" w14:textId="77777777" w:rsidR="0096549F" w:rsidRPr="00ED175E" w:rsidRDefault="0096549F">
            <w:pPr>
              <w:pStyle w:val="afb"/>
              <w:autoSpaceDE w:val="0"/>
              <w:autoSpaceDN w:val="0"/>
              <w:pPrChange w:id="8582" w:author="Seongeun Woo" w:date="2016-10-13T18:44:00Z">
                <w:pPr>
                  <w:pStyle w:val="afb"/>
                </w:pPr>
              </w:pPrChange>
            </w:pPr>
            <w:r w:rsidRPr="00ED175E">
              <w:t>1</w:t>
            </w:r>
          </w:p>
        </w:tc>
        <w:tc>
          <w:tcPr>
            <w:tcW w:w="850" w:type="dxa"/>
            <w:tcBorders>
              <w:top w:val="nil"/>
              <w:left w:val="nil"/>
              <w:bottom w:val="single" w:sz="4" w:space="0" w:color="auto"/>
              <w:right w:val="single" w:sz="4" w:space="0" w:color="auto"/>
            </w:tcBorders>
            <w:shd w:val="clear" w:color="auto" w:fill="auto"/>
            <w:noWrap/>
            <w:vAlign w:val="center"/>
            <w:hideMark/>
            <w:tcPrChange w:id="8583" w:author="哲均 宋" w:date="2019-08-16T16:15:00Z">
              <w:tcPr>
                <w:tcW w:w="850" w:type="dxa"/>
                <w:tcBorders>
                  <w:top w:val="nil"/>
                  <w:left w:val="nil"/>
                  <w:bottom w:val="single" w:sz="4" w:space="0" w:color="auto"/>
                  <w:right w:val="single" w:sz="4" w:space="0" w:color="auto"/>
                </w:tcBorders>
                <w:shd w:val="clear" w:color="auto" w:fill="auto"/>
                <w:noWrap/>
                <w:vAlign w:val="center"/>
                <w:hideMark/>
              </w:tcPr>
            </w:tcPrChange>
          </w:tcPr>
          <w:p w14:paraId="447EBB44" w14:textId="77777777" w:rsidR="0096549F" w:rsidRPr="00ED175E" w:rsidRDefault="0096549F">
            <w:pPr>
              <w:pStyle w:val="afb"/>
              <w:autoSpaceDE w:val="0"/>
              <w:autoSpaceDN w:val="0"/>
              <w:pPrChange w:id="8584" w:author="Seongeun Woo" w:date="2016-10-13T18:44:00Z">
                <w:pPr>
                  <w:pStyle w:val="afb"/>
                </w:pPr>
              </w:pPrChange>
            </w:pPr>
            <w:r w:rsidRPr="00ED175E">
              <w:t>Y</w:t>
            </w:r>
          </w:p>
        </w:tc>
        <w:tc>
          <w:tcPr>
            <w:tcW w:w="747" w:type="dxa"/>
            <w:tcBorders>
              <w:top w:val="nil"/>
              <w:left w:val="nil"/>
              <w:bottom w:val="single" w:sz="4" w:space="0" w:color="auto"/>
              <w:right w:val="single" w:sz="4" w:space="0" w:color="auto"/>
            </w:tcBorders>
            <w:shd w:val="clear" w:color="auto" w:fill="auto"/>
            <w:noWrap/>
            <w:vAlign w:val="center"/>
            <w:hideMark/>
            <w:tcPrChange w:id="8585" w:author="哲均 宋" w:date="2019-08-16T16:15:00Z">
              <w:tcPr>
                <w:tcW w:w="747" w:type="dxa"/>
                <w:tcBorders>
                  <w:top w:val="nil"/>
                  <w:left w:val="nil"/>
                  <w:bottom w:val="single" w:sz="4" w:space="0" w:color="auto"/>
                  <w:right w:val="single" w:sz="4" w:space="0" w:color="auto"/>
                </w:tcBorders>
                <w:shd w:val="clear" w:color="auto" w:fill="auto"/>
                <w:noWrap/>
                <w:vAlign w:val="center"/>
                <w:hideMark/>
              </w:tcPr>
            </w:tcPrChange>
          </w:tcPr>
          <w:p w14:paraId="4CE303E2" w14:textId="77777777" w:rsidR="0096549F" w:rsidRPr="00ED175E" w:rsidRDefault="0096549F">
            <w:pPr>
              <w:pStyle w:val="afb"/>
              <w:autoSpaceDE w:val="0"/>
              <w:autoSpaceDN w:val="0"/>
              <w:pPrChange w:id="8586" w:author="Seongeun Woo" w:date="2016-10-13T18:44:00Z">
                <w:pPr>
                  <w:pStyle w:val="afb"/>
                </w:pPr>
              </w:pPrChange>
            </w:pPr>
            <w:r w:rsidRPr="00ED175E">
              <w:t>I2040</w:t>
            </w:r>
          </w:p>
        </w:tc>
        <w:tc>
          <w:tcPr>
            <w:tcW w:w="1805" w:type="dxa"/>
            <w:tcBorders>
              <w:top w:val="nil"/>
              <w:left w:val="nil"/>
              <w:bottom w:val="single" w:sz="4" w:space="0" w:color="auto"/>
              <w:right w:val="single" w:sz="4" w:space="0" w:color="auto"/>
            </w:tcBorders>
            <w:shd w:val="clear" w:color="auto" w:fill="auto"/>
            <w:noWrap/>
            <w:vAlign w:val="center"/>
            <w:hideMark/>
            <w:tcPrChange w:id="8587" w:author="哲均 宋" w:date="2019-08-16T16:15:00Z">
              <w:tcPr>
                <w:tcW w:w="1805" w:type="dxa"/>
                <w:tcBorders>
                  <w:top w:val="nil"/>
                  <w:left w:val="nil"/>
                  <w:bottom w:val="single" w:sz="4" w:space="0" w:color="auto"/>
                  <w:right w:val="single" w:sz="4" w:space="0" w:color="auto"/>
                </w:tcBorders>
                <w:shd w:val="clear" w:color="auto" w:fill="auto"/>
                <w:noWrap/>
                <w:vAlign w:val="bottom"/>
                <w:hideMark/>
              </w:tcPr>
            </w:tcPrChange>
          </w:tcPr>
          <w:p w14:paraId="3C18C952" w14:textId="3A2DC887" w:rsidR="0096549F" w:rsidRPr="00ED175E" w:rsidRDefault="00B44F86">
            <w:pPr>
              <w:pStyle w:val="afb"/>
              <w:autoSpaceDE w:val="0"/>
              <w:autoSpaceDN w:val="0"/>
              <w:pPrChange w:id="8588" w:author="Seongeun Woo" w:date="2016-10-13T18:44:00Z">
                <w:pPr>
                  <w:pStyle w:val="afb"/>
                </w:pPr>
              </w:pPrChange>
            </w:pPr>
            <w:ins w:id="8589" w:author="哲均 宋" w:date="2019-08-16T16:08:00Z">
              <w:r w:rsidRPr="00B44F86">
                <w:t>No age limit</w:t>
              </w:r>
            </w:ins>
            <w:del w:id="8590" w:author="哲均 宋" w:date="2019-08-16T16:08:00Z">
              <w:r w:rsidR="0096549F" w:rsidRPr="00ED175E" w:rsidDel="00B44F86">
                <w:rPr>
                  <w:rFonts w:hint="eastAsia"/>
                </w:rPr>
                <w:delText>年齢制限なし</w:delText>
              </w:r>
            </w:del>
          </w:p>
        </w:tc>
      </w:tr>
      <w:tr w:rsidR="007B0E72" w:rsidRPr="00ED175E" w14:paraId="2E25FC64" w14:textId="77777777" w:rsidTr="007B0E72">
        <w:tblPrEx>
          <w:tblW w:w="9498" w:type="dxa"/>
          <w:tblInd w:w="99" w:type="dxa"/>
          <w:tblLayout w:type="fixed"/>
          <w:tblCellMar>
            <w:left w:w="99" w:type="dxa"/>
            <w:right w:w="99" w:type="dxa"/>
          </w:tblCellMar>
          <w:tblPrExChange w:id="8591" w:author="哲均 宋" w:date="2019-08-16T16:15:00Z">
            <w:tblPrEx>
              <w:tblW w:w="9498" w:type="dxa"/>
              <w:tblInd w:w="99" w:type="dxa"/>
              <w:tblLayout w:type="fixed"/>
              <w:tblCellMar>
                <w:left w:w="99" w:type="dxa"/>
                <w:right w:w="99" w:type="dxa"/>
              </w:tblCellMar>
            </w:tblPrEx>
          </w:tblPrExChange>
        </w:tblPrEx>
        <w:trPr>
          <w:trHeight w:val="430"/>
          <w:tblHeader/>
          <w:trPrChange w:id="8592" w:author="哲均 宋" w:date="2019-08-16T16:15:00Z">
            <w:trPr>
              <w:trHeight w:val="430"/>
              <w:tblHeader/>
            </w:trPr>
          </w:trPrChange>
        </w:trPr>
        <w:tc>
          <w:tcPr>
            <w:tcW w:w="1316" w:type="dxa"/>
            <w:tcBorders>
              <w:top w:val="nil"/>
              <w:left w:val="single" w:sz="4" w:space="0" w:color="auto"/>
              <w:bottom w:val="single" w:sz="4" w:space="0" w:color="auto"/>
              <w:right w:val="single" w:sz="4" w:space="0" w:color="auto"/>
            </w:tcBorders>
            <w:shd w:val="clear" w:color="auto" w:fill="auto"/>
            <w:noWrap/>
            <w:vAlign w:val="center"/>
            <w:hideMark/>
            <w:tcPrChange w:id="8593" w:author="哲均 宋" w:date="2019-08-16T16:15:00Z">
              <w:tcPr>
                <w:tcW w:w="131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44EF4D" w14:textId="5F0EF74A" w:rsidR="007B0E72" w:rsidRPr="00ED175E" w:rsidRDefault="007B0E72" w:rsidP="007B0E72">
            <w:pPr>
              <w:pStyle w:val="afb"/>
              <w:autoSpaceDE w:val="0"/>
              <w:autoSpaceDN w:val="0"/>
              <w:pPrChange w:id="8594" w:author="Seongeun Woo" w:date="2016-10-13T18:44:00Z">
                <w:pPr>
                  <w:pStyle w:val="afb"/>
                </w:pPr>
              </w:pPrChange>
            </w:pPr>
            <w:ins w:id="8595" w:author="哲均 宋" w:date="2019-08-16T16:10:00Z">
              <w:r>
                <w:rPr>
                  <w:rFonts w:hint="eastAsia"/>
                </w:rPr>
                <w:t>E</w:t>
              </w:r>
              <w:r>
                <w:t>xclusive</w:t>
              </w:r>
            </w:ins>
            <w:del w:id="8596" w:author="哲均 宋" w:date="2019-08-16T16:10: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Change w:id="8597" w:author="哲均 宋" w:date="2019-08-16T16:15:00Z">
              <w:tcPr>
                <w:tcW w:w="669" w:type="dxa"/>
                <w:tcBorders>
                  <w:top w:val="nil"/>
                  <w:left w:val="nil"/>
                  <w:bottom w:val="single" w:sz="4" w:space="0" w:color="auto"/>
                  <w:right w:val="single" w:sz="4" w:space="0" w:color="auto"/>
                </w:tcBorders>
                <w:shd w:val="clear" w:color="auto" w:fill="auto"/>
                <w:noWrap/>
                <w:vAlign w:val="center"/>
                <w:hideMark/>
              </w:tcPr>
            </w:tcPrChange>
          </w:tcPr>
          <w:p w14:paraId="499D0F19" w14:textId="77777777" w:rsidR="007B0E72" w:rsidRPr="00ED175E" w:rsidRDefault="007B0E72" w:rsidP="007B0E72">
            <w:pPr>
              <w:pStyle w:val="afb"/>
              <w:autoSpaceDE w:val="0"/>
              <w:autoSpaceDN w:val="0"/>
              <w:pPrChange w:id="8598" w:author="Seongeun Woo" w:date="2016-10-13T18:44:00Z">
                <w:pPr>
                  <w:pStyle w:val="afb"/>
                </w:pPr>
              </w:pPrChange>
            </w:pPr>
            <w:r w:rsidRPr="00ED175E">
              <w:t>6</w:t>
            </w:r>
          </w:p>
        </w:tc>
        <w:tc>
          <w:tcPr>
            <w:tcW w:w="1134" w:type="dxa"/>
            <w:tcBorders>
              <w:top w:val="nil"/>
              <w:left w:val="nil"/>
              <w:bottom w:val="single" w:sz="4" w:space="0" w:color="auto"/>
              <w:right w:val="single" w:sz="4" w:space="0" w:color="auto"/>
            </w:tcBorders>
            <w:shd w:val="clear" w:color="auto" w:fill="auto"/>
            <w:noWrap/>
            <w:vAlign w:val="center"/>
            <w:hideMark/>
            <w:tcPrChange w:id="8599" w:author="哲均 宋" w:date="2019-08-16T16:15:00Z">
              <w:tcPr>
                <w:tcW w:w="1134" w:type="dxa"/>
                <w:tcBorders>
                  <w:top w:val="nil"/>
                  <w:left w:val="nil"/>
                  <w:bottom w:val="single" w:sz="4" w:space="0" w:color="auto"/>
                  <w:right w:val="single" w:sz="4" w:space="0" w:color="auto"/>
                </w:tcBorders>
                <w:shd w:val="clear" w:color="auto" w:fill="auto"/>
                <w:noWrap/>
                <w:vAlign w:val="center"/>
                <w:hideMark/>
              </w:tcPr>
            </w:tcPrChange>
          </w:tcPr>
          <w:p w14:paraId="29591FC7" w14:textId="77777777" w:rsidR="007B0E72" w:rsidRPr="00ED175E" w:rsidRDefault="007B0E72" w:rsidP="007B0E72">
            <w:pPr>
              <w:pStyle w:val="afb"/>
              <w:autoSpaceDE w:val="0"/>
              <w:autoSpaceDN w:val="0"/>
              <w:pPrChange w:id="8600" w:author="Seongeun Woo" w:date="2016-10-13T18:44:00Z">
                <w:pPr>
                  <w:pStyle w:val="afb"/>
                </w:pPr>
              </w:pPrChange>
            </w:pPr>
            <w:r w:rsidRPr="00ED175E">
              <w:t>P2001</w:t>
            </w:r>
          </w:p>
        </w:tc>
        <w:tc>
          <w:tcPr>
            <w:tcW w:w="1701" w:type="dxa"/>
            <w:tcBorders>
              <w:top w:val="nil"/>
              <w:left w:val="nil"/>
              <w:bottom w:val="single" w:sz="4" w:space="0" w:color="auto"/>
              <w:right w:val="single" w:sz="4" w:space="0" w:color="auto"/>
            </w:tcBorders>
            <w:shd w:val="clear" w:color="auto" w:fill="auto"/>
            <w:noWrap/>
            <w:vAlign w:val="center"/>
            <w:hideMark/>
            <w:tcPrChange w:id="8601" w:author="哲均 宋" w:date="2019-08-16T16:15:00Z">
              <w:tcPr>
                <w:tcW w:w="1701" w:type="dxa"/>
                <w:tcBorders>
                  <w:top w:val="nil"/>
                  <w:left w:val="nil"/>
                  <w:bottom w:val="single" w:sz="4" w:space="0" w:color="auto"/>
                  <w:right w:val="single" w:sz="4" w:space="0" w:color="auto"/>
                </w:tcBorders>
                <w:shd w:val="clear" w:color="auto" w:fill="auto"/>
                <w:noWrap/>
                <w:vAlign w:val="center"/>
                <w:hideMark/>
              </w:tcPr>
            </w:tcPrChange>
          </w:tcPr>
          <w:p w14:paraId="5B24EC22" w14:textId="5D0E18E6" w:rsidR="007B0E72" w:rsidRPr="00ED175E" w:rsidRDefault="007B0E72" w:rsidP="007B0E72">
            <w:pPr>
              <w:pStyle w:val="afb"/>
              <w:autoSpaceDE w:val="0"/>
              <w:autoSpaceDN w:val="0"/>
              <w:pPrChange w:id="8602" w:author="Seongeun Woo" w:date="2016-10-13T18:44:00Z">
                <w:pPr>
                  <w:pStyle w:val="afb"/>
                </w:pPr>
              </w:pPrChange>
            </w:pPr>
            <w:ins w:id="8603" w:author="哲均 宋" w:date="2019-08-16T16:11:00Z">
              <w:r w:rsidRPr="00150128">
                <w:rPr>
                  <w:rFonts w:hint="eastAsia"/>
                </w:rPr>
                <w:t>P</w:t>
              </w:r>
              <w:r w:rsidRPr="00150128">
                <w:t>ersonal Car Insurance</w:t>
              </w:r>
            </w:ins>
            <w:del w:id="8604" w:author="哲均 宋" w:date="2019-08-16T16:11:00Z">
              <w:r w:rsidRPr="00ED175E" w:rsidDel="002C130E">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Change w:id="8605" w:author="哲均 宋" w:date="2019-08-16T16:15:00Z">
              <w:tcPr>
                <w:tcW w:w="709" w:type="dxa"/>
                <w:tcBorders>
                  <w:top w:val="nil"/>
                  <w:left w:val="nil"/>
                  <w:bottom w:val="single" w:sz="4" w:space="0" w:color="auto"/>
                  <w:right w:val="single" w:sz="4" w:space="0" w:color="auto"/>
                </w:tcBorders>
                <w:shd w:val="clear" w:color="auto" w:fill="auto"/>
                <w:noWrap/>
                <w:vAlign w:val="center"/>
                <w:hideMark/>
              </w:tcPr>
            </w:tcPrChange>
          </w:tcPr>
          <w:p w14:paraId="3283C233" w14:textId="77777777" w:rsidR="007B0E72" w:rsidRPr="00ED175E" w:rsidRDefault="007B0E72" w:rsidP="007B0E72">
            <w:pPr>
              <w:pStyle w:val="afb"/>
              <w:autoSpaceDE w:val="0"/>
              <w:autoSpaceDN w:val="0"/>
              <w:pPrChange w:id="8606" w:author="Seongeun Woo" w:date="2016-10-13T18:44:00Z">
                <w:pPr>
                  <w:pStyle w:val="afb"/>
                </w:pPr>
              </w:pPrChange>
            </w:pPr>
            <w:r w:rsidRPr="00ED175E">
              <w:t>1</w:t>
            </w:r>
          </w:p>
        </w:tc>
        <w:tc>
          <w:tcPr>
            <w:tcW w:w="567" w:type="dxa"/>
            <w:tcBorders>
              <w:top w:val="nil"/>
              <w:left w:val="nil"/>
              <w:bottom w:val="single" w:sz="4" w:space="0" w:color="auto"/>
              <w:right w:val="single" w:sz="4" w:space="0" w:color="auto"/>
            </w:tcBorders>
            <w:shd w:val="clear" w:color="auto" w:fill="auto"/>
            <w:noWrap/>
            <w:vAlign w:val="center"/>
            <w:hideMark/>
            <w:tcPrChange w:id="8607" w:author="哲均 宋" w:date="2019-08-16T16:15:00Z">
              <w:tcPr>
                <w:tcW w:w="567" w:type="dxa"/>
                <w:tcBorders>
                  <w:top w:val="nil"/>
                  <w:left w:val="nil"/>
                  <w:bottom w:val="single" w:sz="4" w:space="0" w:color="auto"/>
                  <w:right w:val="single" w:sz="4" w:space="0" w:color="auto"/>
                </w:tcBorders>
                <w:shd w:val="clear" w:color="auto" w:fill="auto"/>
                <w:noWrap/>
                <w:vAlign w:val="center"/>
                <w:hideMark/>
              </w:tcPr>
            </w:tcPrChange>
          </w:tcPr>
          <w:p w14:paraId="03BDDCF2" w14:textId="77777777" w:rsidR="007B0E72" w:rsidRPr="00ED175E" w:rsidRDefault="007B0E72" w:rsidP="007B0E72">
            <w:pPr>
              <w:pStyle w:val="afb"/>
              <w:autoSpaceDE w:val="0"/>
              <w:autoSpaceDN w:val="0"/>
              <w:pPrChange w:id="8608" w:author="Seongeun Woo" w:date="2016-10-13T18:44:00Z">
                <w:pPr>
                  <w:pStyle w:val="afb"/>
                </w:pPr>
              </w:pPrChange>
            </w:pPr>
            <w:r w:rsidRPr="00ED175E">
              <w:t>0</w:t>
            </w:r>
          </w:p>
        </w:tc>
        <w:tc>
          <w:tcPr>
            <w:tcW w:w="850" w:type="dxa"/>
            <w:tcBorders>
              <w:top w:val="nil"/>
              <w:left w:val="nil"/>
              <w:bottom w:val="single" w:sz="4" w:space="0" w:color="auto"/>
              <w:right w:val="single" w:sz="4" w:space="0" w:color="auto"/>
            </w:tcBorders>
            <w:shd w:val="clear" w:color="auto" w:fill="auto"/>
            <w:noWrap/>
            <w:vAlign w:val="center"/>
            <w:hideMark/>
            <w:tcPrChange w:id="8609" w:author="哲均 宋" w:date="2019-08-16T16:15:00Z">
              <w:tcPr>
                <w:tcW w:w="850" w:type="dxa"/>
                <w:tcBorders>
                  <w:top w:val="nil"/>
                  <w:left w:val="nil"/>
                  <w:bottom w:val="single" w:sz="4" w:space="0" w:color="auto"/>
                  <w:right w:val="single" w:sz="4" w:space="0" w:color="auto"/>
                </w:tcBorders>
                <w:shd w:val="clear" w:color="auto" w:fill="auto"/>
                <w:noWrap/>
                <w:vAlign w:val="center"/>
                <w:hideMark/>
              </w:tcPr>
            </w:tcPrChange>
          </w:tcPr>
          <w:p w14:paraId="25D1EF28" w14:textId="21687D2E" w:rsidR="007B0E72" w:rsidRPr="00ED175E" w:rsidRDefault="007B0E72" w:rsidP="007B0E72">
            <w:pPr>
              <w:pStyle w:val="afb"/>
              <w:autoSpaceDE w:val="0"/>
              <w:autoSpaceDN w:val="0"/>
              <w:rPr>
                <w:rFonts w:eastAsiaTheme="minorEastAsia" w:cs="Courier New"/>
                <w:rPrChange w:id="8610" w:author="InnoRules" w:date="2016-08-30T14:14:00Z">
                  <w:rPr/>
                </w:rPrChange>
              </w:rPr>
              <w:pPrChange w:id="8611" w:author="Seongeun Woo" w:date="2016-10-13T18:44:00Z">
                <w:pPr>
                  <w:pStyle w:val="afb"/>
                </w:pPr>
              </w:pPrChange>
            </w:pPr>
            <w:ins w:id="8612" w:author="Seongeun Woo" w:date="2016-07-07T16:43:00Z">
              <w:r w:rsidRPr="00ED175E">
                <w:rPr>
                  <w:rFonts w:cs="Courier New"/>
                </w:rPr>
                <w:t>N</w:t>
              </w:r>
            </w:ins>
            <w:del w:id="8613" w:author="Seongeun Woo" w:date="2016-07-07T16:41:00Z">
              <w:r w:rsidRPr="00ED175E" w:rsidDel="00F11938">
                <w:rPr>
                  <w:rFonts w:cs="Courier New"/>
                </w:rPr>
                <w:delText>Y</w:delText>
              </w:r>
            </w:del>
          </w:p>
        </w:tc>
        <w:tc>
          <w:tcPr>
            <w:tcW w:w="747" w:type="dxa"/>
            <w:tcBorders>
              <w:top w:val="nil"/>
              <w:left w:val="nil"/>
              <w:bottom w:val="single" w:sz="4" w:space="0" w:color="auto"/>
              <w:right w:val="single" w:sz="4" w:space="0" w:color="auto"/>
            </w:tcBorders>
            <w:shd w:val="clear" w:color="auto" w:fill="auto"/>
            <w:noWrap/>
            <w:vAlign w:val="center"/>
            <w:hideMark/>
            <w:tcPrChange w:id="8614" w:author="哲均 宋" w:date="2019-08-16T16:15:00Z">
              <w:tcPr>
                <w:tcW w:w="747" w:type="dxa"/>
                <w:tcBorders>
                  <w:top w:val="nil"/>
                  <w:left w:val="nil"/>
                  <w:bottom w:val="single" w:sz="4" w:space="0" w:color="auto"/>
                  <w:right w:val="single" w:sz="4" w:space="0" w:color="auto"/>
                </w:tcBorders>
                <w:shd w:val="clear" w:color="auto" w:fill="auto"/>
                <w:noWrap/>
                <w:vAlign w:val="center"/>
                <w:hideMark/>
              </w:tcPr>
            </w:tcPrChange>
          </w:tcPr>
          <w:p w14:paraId="01D090B3" w14:textId="77777777" w:rsidR="007B0E72" w:rsidRPr="00ED175E" w:rsidRDefault="007B0E72" w:rsidP="007B0E72">
            <w:pPr>
              <w:pStyle w:val="afb"/>
              <w:autoSpaceDE w:val="0"/>
              <w:autoSpaceDN w:val="0"/>
              <w:pPrChange w:id="8615" w:author="Seongeun Woo" w:date="2016-10-13T18:44:00Z">
                <w:pPr>
                  <w:pStyle w:val="afb"/>
                </w:pPr>
              </w:pPrChange>
            </w:pPr>
            <w:r w:rsidRPr="00ED175E">
              <w:t>I2041</w:t>
            </w:r>
          </w:p>
        </w:tc>
        <w:tc>
          <w:tcPr>
            <w:tcW w:w="1805" w:type="dxa"/>
            <w:tcBorders>
              <w:top w:val="nil"/>
              <w:left w:val="nil"/>
              <w:bottom w:val="single" w:sz="4" w:space="0" w:color="auto"/>
              <w:right w:val="single" w:sz="4" w:space="0" w:color="auto"/>
            </w:tcBorders>
            <w:shd w:val="clear" w:color="auto" w:fill="auto"/>
            <w:noWrap/>
            <w:vAlign w:val="center"/>
            <w:hideMark/>
            <w:tcPrChange w:id="8616" w:author="哲均 宋" w:date="2019-08-16T16:15:00Z">
              <w:tcPr>
                <w:tcW w:w="1805" w:type="dxa"/>
                <w:tcBorders>
                  <w:top w:val="nil"/>
                  <w:left w:val="nil"/>
                  <w:bottom w:val="single" w:sz="4" w:space="0" w:color="auto"/>
                  <w:right w:val="single" w:sz="4" w:space="0" w:color="auto"/>
                </w:tcBorders>
                <w:shd w:val="clear" w:color="auto" w:fill="auto"/>
                <w:noWrap/>
                <w:vAlign w:val="bottom"/>
                <w:hideMark/>
              </w:tcPr>
            </w:tcPrChange>
          </w:tcPr>
          <w:p w14:paraId="394BDB39" w14:textId="4F24B3B1" w:rsidR="007B0E72" w:rsidRPr="00ED175E" w:rsidRDefault="007B0E72" w:rsidP="007B0E72">
            <w:pPr>
              <w:pStyle w:val="afb"/>
              <w:autoSpaceDE w:val="0"/>
              <w:autoSpaceDN w:val="0"/>
              <w:pPrChange w:id="8617" w:author="Seongeun Woo" w:date="2016-10-13T18:44:00Z">
                <w:pPr>
                  <w:pStyle w:val="afb"/>
                </w:pPr>
              </w:pPrChange>
            </w:pPr>
            <w:ins w:id="8618" w:author="哲均 宋" w:date="2019-08-16T16:09:00Z">
              <w:r>
                <w:t>From 21</w:t>
              </w:r>
            </w:ins>
            <w:ins w:id="8619" w:author="哲均 宋" w:date="2019-08-16T16:10:00Z">
              <w:r>
                <w:t>-</w:t>
              </w:r>
            </w:ins>
            <w:ins w:id="8620" w:author="哲均 宋" w:date="2019-08-16T16:09:00Z">
              <w:r>
                <w:t xml:space="preserve">years </w:t>
              </w:r>
            </w:ins>
            <w:ins w:id="8621" w:author="哲均 宋" w:date="2019-08-16T16:10:00Z">
              <w:r>
                <w:t>-</w:t>
              </w:r>
            </w:ins>
            <w:ins w:id="8622" w:author="哲均 宋" w:date="2019-08-16T16:09:00Z">
              <w:r>
                <w:t xml:space="preserve">old </w:t>
              </w:r>
              <w:r w:rsidRPr="00B44F86">
                <w:t xml:space="preserve">Limited </w:t>
              </w:r>
            </w:ins>
            <w:ins w:id="8623" w:author="哲均 宋" w:date="2019-08-16T16:10:00Z">
              <w:r>
                <w:t>driver</w:t>
              </w:r>
            </w:ins>
            <w:del w:id="8624" w:author="哲均 宋" w:date="2019-08-16T16:09:00Z">
              <w:r w:rsidRPr="00ED175E" w:rsidDel="00B44F86">
                <w:rPr>
                  <w:rFonts w:hint="eastAsia"/>
                </w:rPr>
                <w:delText>運転者年齢満</w:delText>
              </w:r>
              <w:r w:rsidRPr="00ED175E" w:rsidDel="00B44F86">
                <w:delText>21</w:delText>
              </w:r>
              <w:r w:rsidRPr="00ED175E" w:rsidDel="00B44F86">
                <w:rPr>
                  <w:rFonts w:hint="eastAsia"/>
                </w:rPr>
                <w:delText>歳以上限定運転特約</w:delText>
              </w:r>
            </w:del>
          </w:p>
        </w:tc>
      </w:tr>
      <w:tr w:rsidR="007B0E72" w:rsidRPr="00ED175E" w14:paraId="40A05377" w14:textId="77777777" w:rsidTr="007B0E72">
        <w:tblPrEx>
          <w:tblW w:w="9498" w:type="dxa"/>
          <w:tblInd w:w="99" w:type="dxa"/>
          <w:tblLayout w:type="fixed"/>
          <w:tblCellMar>
            <w:left w:w="99" w:type="dxa"/>
            <w:right w:w="99" w:type="dxa"/>
          </w:tblCellMar>
          <w:tblPrExChange w:id="8625" w:author="哲均 宋" w:date="2019-08-16T16:15:00Z">
            <w:tblPrEx>
              <w:tblW w:w="9498" w:type="dxa"/>
              <w:tblInd w:w="99" w:type="dxa"/>
              <w:tblLayout w:type="fixed"/>
              <w:tblCellMar>
                <w:left w:w="99" w:type="dxa"/>
                <w:right w:w="99" w:type="dxa"/>
              </w:tblCellMar>
            </w:tblPrEx>
          </w:tblPrExChange>
        </w:tblPrEx>
        <w:trPr>
          <w:trHeight w:val="430"/>
          <w:tblHeader/>
          <w:ins w:id="8626" w:author="哲均 宋" w:date="2019-08-16T16:13:00Z"/>
          <w:trPrChange w:id="8627" w:author="哲均 宋" w:date="2019-08-16T16:15:00Z">
            <w:trPr>
              <w:trHeight w:val="430"/>
              <w:tblHeader/>
            </w:trPr>
          </w:trPrChange>
        </w:trPr>
        <w:tc>
          <w:tcPr>
            <w:tcW w:w="1316" w:type="dxa"/>
            <w:tcBorders>
              <w:top w:val="nil"/>
              <w:left w:val="single" w:sz="4" w:space="0" w:color="auto"/>
              <w:bottom w:val="single" w:sz="4" w:space="0" w:color="auto"/>
              <w:right w:val="single" w:sz="4" w:space="0" w:color="auto"/>
            </w:tcBorders>
            <w:shd w:val="clear" w:color="auto" w:fill="auto"/>
            <w:noWrap/>
            <w:vAlign w:val="center"/>
            <w:tcPrChange w:id="8628" w:author="哲均 宋" w:date="2019-08-16T16:15:00Z">
              <w:tcPr>
                <w:tcW w:w="1316" w:type="dxa"/>
                <w:tcBorders>
                  <w:top w:val="nil"/>
                  <w:left w:val="single" w:sz="4" w:space="0" w:color="auto"/>
                  <w:bottom w:val="single" w:sz="4" w:space="0" w:color="auto"/>
                  <w:right w:val="single" w:sz="4" w:space="0" w:color="auto"/>
                </w:tcBorders>
                <w:shd w:val="clear" w:color="auto" w:fill="auto"/>
                <w:noWrap/>
                <w:vAlign w:val="center"/>
              </w:tcPr>
            </w:tcPrChange>
          </w:tcPr>
          <w:p w14:paraId="161CA387" w14:textId="351CD4A3" w:rsidR="007B0E72" w:rsidRDefault="007B0E72" w:rsidP="007B0E72">
            <w:pPr>
              <w:pStyle w:val="afb"/>
              <w:autoSpaceDE w:val="0"/>
              <w:autoSpaceDN w:val="0"/>
              <w:rPr>
                <w:ins w:id="8629" w:author="哲均 宋" w:date="2019-08-16T16:13:00Z"/>
                <w:rFonts w:hint="eastAsia"/>
              </w:rPr>
            </w:pPr>
            <w:ins w:id="8630" w:author="哲均 宋" w:date="2019-08-16T16:13:00Z">
              <w:r>
                <w:rPr>
                  <w:rFonts w:hint="eastAsia"/>
                </w:rPr>
                <w:t>E</w:t>
              </w:r>
              <w:r>
                <w:t>xclusive</w:t>
              </w:r>
            </w:ins>
          </w:p>
        </w:tc>
        <w:tc>
          <w:tcPr>
            <w:tcW w:w="669" w:type="dxa"/>
            <w:tcBorders>
              <w:top w:val="nil"/>
              <w:left w:val="nil"/>
              <w:bottom w:val="single" w:sz="4" w:space="0" w:color="auto"/>
              <w:right w:val="single" w:sz="4" w:space="0" w:color="auto"/>
            </w:tcBorders>
            <w:shd w:val="clear" w:color="auto" w:fill="auto"/>
            <w:noWrap/>
            <w:vAlign w:val="center"/>
            <w:tcPrChange w:id="8631" w:author="哲均 宋" w:date="2019-08-16T16:15:00Z">
              <w:tcPr>
                <w:tcW w:w="669" w:type="dxa"/>
                <w:tcBorders>
                  <w:top w:val="nil"/>
                  <w:left w:val="nil"/>
                  <w:bottom w:val="single" w:sz="4" w:space="0" w:color="auto"/>
                  <w:right w:val="single" w:sz="4" w:space="0" w:color="auto"/>
                </w:tcBorders>
                <w:shd w:val="clear" w:color="auto" w:fill="auto"/>
                <w:noWrap/>
                <w:vAlign w:val="center"/>
              </w:tcPr>
            </w:tcPrChange>
          </w:tcPr>
          <w:p w14:paraId="63BA25F7" w14:textId="2E165133" w:rsidR="007B0E72" w:rsidRPr="00ED175E" w:rsidRDefault="007B0E72" w:rsidP="007B0E72">
            <w:pPr>
              <w:pStyle w:val="afb"/>
              <w:autoSpaceDE w:val="0"/>
              <w:autoSpaceDN w:val="0"/>
              <w:rPr>
                <w:ins w:id="8632" w:author="哲均 宋" w:date="2019-08-16T16:13:00Z"/>
              </w:rPr>
            </w:pPr>
            <w:ins w:id="8633" w:author="哲均 宋" w:date="2019-08-16T16:13:00Z">
              <w:r w:rsidRPr="00ED175E">
                <w:t>6</w:t>
              </w:r>
            </w:ins>
          </w:p>
        </w:tc>
        <w:tc>
          <w:tcPr>
            <w:tcW w:w="1134" w:type="dxa"/>
            <w:tcBorders>
              <w:top w:val="nil"/>
              <w:left w:val="nil"/>
              <w:bottom w:val="single" w:sz="4" w:space="0" w:color="auto"/>
              <w:right w:val="single" w:sz="4" w:space="0" w:color="auto"/>
            </w:tcBorders>
            <w:shd w:val="clear" w:color="auto" w:fill="auto"/>
            <w:noWrap/>
            <w:vAlign w:val="center"/>
            <w:tcPrChange w:id="8634" w:author="哲均 宋" w:date="2019-08-16T16:15:00Z">
              <w:tcPr>
                <w:tcW w:w="1134" w:type="dxa"/>
                <w:tcBorders>
                  <w:top w:val="nil"/>
                  <w:left w:val="nil"/>
                  <w:bottom w:val="single" w:sz="4" w:space="0" w:color="auto"/>
                  <w:right w:val="single" w:sz="4" w:space="0" w:color="auto"/>
                </w:tcBorders>
                <w:shd w:val="clear" w:color="auto" w:fill="auto"/>
                <w:noWrap/>
                <w:vAlign w:val="center"/>
              </w:tcPr>
            </w:tcPrChange>
          </w:tcPr>
          <w:p w14:paraId="774F7036" w14:textId="2935DF28" w:rsidR="007B0E72" w:rsidRPr="00ED175E" w:rsidRDefault="007B0E72" w:rsidP="007B0E72">
            <w:pPr>
              <w:pStyle w:val="afb"/>
              <w:autoSpaceDE w:val="0"/>
              <w:autoSpaceDN w:val="0"/>
              <w:rPr>
                <w:ins w:id="8635" w:author="哲均 宋" w:date="2019-08-16T16:13:00Z"/>
              </w:rPr>
            </w:pPr>
            <w:ins w:id="8636" w:author="哲均 宋" w:date="2019-08-16T16:13:00Z">
              <w:r w:rsidRPr="00ED175E">
                <w:t>P2001</w:t>
              </w:r>
            </w:ins>
          </w:p>
        </w:tc>
        <w:tc>
          <w:tcPr>
            <w:tcW w:w="1701" w:type="dxa"/>
            <w:tcBorders>
              <w:top w:val="nil"/>
              <w:left w:val="nil"/>
              <w:bottom w:val="single" w:sz="4" w:space="0" w:color="auto"/>
              <w:right w:val="single" w:sz="4" w:space="0" w:color="auto"/>
            </w:tcBorders>
            <w:shd w:val="clear" w:color="auto" w:fill="auto"/>
            <w:noWrap/>
            <w:vAlign w:val="center"/>
            <w:tcPrChange w:id="8637" w:author="哲均 宋" w:date="2019-08-16T16:15:00Z">
              <w:tcPr>
                <w:tcW w:w="1701" w:type="dxa"/>
                <w:tcBorders>
                  <w:top w:val="nil"/>
                  <w:left w:val="nil"/>
                  <w:bottom w:val="single" w:sz="4" w:space="0" w:color="auto"/>
                  <w:right w:val="single" w:sz="4" w:space="0" w:color="auto"/>
                </w:tcBorders>
                <w:shd w:val="clear" w:color="auto" w:fill="auto"/>
                <w:noWrap/>
              </w:tcPr>
            </w:tcPrChange>
          </w:tcPr>
          <w:p w14:paraId="3D90AEA5" w14:textId="12BEBBE7" w:rsidR="007B0E72" w:rsidRPr="00150128" w:rsidRDefault="007B0E72" w:rsidP="007B0E72">
            <w:pPr>
              <w:pStyle w:val="afb"/>
              <w:autoSpaceDE w:val="0"/>
              <w:autoSpaceDN w:val="0"/>
              <w:rPr>
                <w:ins w:id="8638" w:author="哲均 宋" w:date="2019-08-16T16:13:00Z"/>
                <w:rFonts w:hint="eastAsia"/>
              </w:rPr>
            </w:pPr>
            <w:ins w:id="8639" w:author="哲均 宋" w:date="2019-08-16T16:13:00Z">
              <w:r w:rsidRPr="00150128">
                <w:rPr>
                  <w:rFonts w:hint="eastAsia"/>
                </w:rPr>
                <w:t>P</w:t>
              </w:r>
              <w:r w:rsidRPr="00150128">
                <w:t>ersonal Car Insurance</w:t>
              </w:r>
            </w:ins>
          </w:p>
        </w:tc>
        <w:tc>
          <w:tcPr>
            <w:tcW w:w="709" w:type="dxa"/>
            <w:tcBorders>
              <w:top w:val="nil"/>
              <w:left w:val="nil"/>
              <w:bottom w:val="single" w:sz="4" w:space="0" w:color="auto"/>
              <w:right w:val="single" w:sz="4" w:space="0" w:color="auto"/>
            </w:tcBorders>
            <w:shd w:val="clear" w:color="auto" w:fill="auto"/>
            <w:noWrap/>
            <w:vAlign w:val="center"/>
            <w:tcPrChange w:id="8640" w:author="哲均 宋" w:date="2019-08-16T16:15:00Z">
              <w:tcPr>
                <w:tcW w:w="709" w:type="dxa"/>
                <w:tcBorders>
                  <w:top w:val="nil"/>
                  <w:left w:val="nil"/>
                  <w:bottom w:val="single" w:sz="4" w:space="0" w:color="auto"/>
                  <w:right w:val="single" w:sz="4" w:space="0" w:color="auto"/>
                </w:tcBorders>
                <w:shd w:val="clear" w:color="auto" w:fill="auto"/>
                <w:noWrap/>
                <w:vAlign w:val="center"/>
              </w:tcPr>
            </w:tcPrChange>
          </w:tcPr>
          <w:p w14:paraId="7288C07D" w14:textId="3A3B5380" w:rsidR="007B0E72" w:rsidRPr="00ED175E" w:rsidRDefault="007B0E72" w:rsidP="007B0E72">
            <w:pPr>
              <w:pStyle w:val="afb"/>
              <w:autoSpaceDE w:val="0"/>
              <w:autoSpaceDN w:val="0"/>
              <w:rPr>
                <w:ins w:id="8641" w:author="哲均 宋" w:date="2019-08-16T16:13:00Z"/>
              </w:rPr>
            </w:pPr>
            <w:ins w:id="8642" w:author="哲均 宋" w:date="2019-08-16T16:13:00Z">
              <w:r w:rsidRPr="00ED175E">
                <w:t>1</w:t>
              </w:r>
            </w:ins>
          </w:p>
        </w:tc>
        <w:tc>
          <w:tcPr>
            <w:tcW w:w="567" w:type="dxa"/>
            <w:tcBorders>
              <w:top w:val="nil"/>
              <w:left w:val="nil"/>
              <w:bottom w:val="single" w:sz="4" w:space="0" w:color="auto"/>
              <w:right w:val="single" w:sz="4" w:space="0" w:color="auto"/>
            </w:tcBorders>
            <w:shd w:val="clear" w:color="auto" w:fill="auto"/>
            <w:noWrap/>
            <w:vAlign w:val="center"/>
            <w:tcPrChange w:id="8643" w:author="哲均 宋" w:date="2019-08-16T16:15:00Z">
              <w:tcPr>
                <w:tcW w:w="567" w:type="dxa"/>
                <w:tcBorders>
                  <w:top w:val="nil"/>
                  <w:left w:val="nil"/>
                  <w:bottom w:val="single" w:sz="4" w:space="0" w:color="auto"/>
                  <w:right w:val="single" w:sz="4" w:space="0" w:color="auto"/>
                </w:tcBorders>
                <w:shd w:val="clear" w:color="auto" w:fill="auto"/>
                <w:noWrap/>
                <w:vAlign w:val="center"/>
              </w:tcPr>
            </w:tcPrChange>
          </w:tcPr>
          <w:p w14:paraId="034D5F5E" w14:textId="10FF3363" w:rsidR="007B0E72" w:rsidRPr="00ED175E" w:rsidRDefault="007B0E72" w:rsidP="007B0E72">
            <w:pPr>
              <w:pStyle w:val="afb"/>
              <w:autoSpaceDE w:val="0"/>
              <w:autoSpaceDN w:val="0"/>
              <w:rPr>
                <w:ins w:id="8644" w:author="哲均 宋" w:date="2019-08-16T16:13:00Z"/>
              </w:rPr>
            </w:pPr>
            <w:ins w:id="8645" w:author="哲均 宋" w:date="2019-08-16T16:13:00Z">
              <w:r w:rsidRPr="00ED175E">
                <w:t>0</w:t>
              </w:r>
            </w:ins>
          </w:p>
        </w:tc>
        <w:tc>
          <w:tcPr>
            <w:tcW w:w="850" w:type="dxa"/>
            <w:tcBorders>
              <w:top w:val="nil"/>
              <w:left w:val="nil"/>
              <w:bottom w:val="single" w:sz="4" w:space="0" w:color="auto"/>
              <w:right w:val="single" w:sz="4" w:space="0" w:color="auto"/>
            </w:tcBorders>
            <w:shd w:val="clear" w:color="auto" w:fill="auto"/>
            <w:noWrap/>
            <w:vAlign w:val="center"/>
            <w:tcPrChange w:id="8646" w:author="哲均 宋" w:date="2019-08-16T16:15:00Z">
              <w:tcPr>
                <w:tcW w:w="850" w:type="dxa"/>
                <w:tcBorders>
                  <w:top w:val="nil"/>
                  <w:left w:val="nil"/>
                  <w:bottom w:val="single" w:sz="4" w:space="0" w:color="auto"/>
                  <w:right w:val="single" w:sz="4" w:space="0" w:color="auto"/>
                </w:tcBorders>
                <w:shd w:val="clear" w:color="auto" w:fill="auto"/>
                <w:noWrap/>
                <w:vAlign w:val="center"/>
              </w:tcPr>
            </w:tcPrChange>
          </w:tcPr>
          <w:p w14:paraId="4A50589D" w14:textId="2963274C" w:rsidR="007B0E72" w:rsidRPr="00ED175E" w:rsidRDefault="007B0E72" w:rsidP="007B0E72">
            <w:pPr>
              <w:pStyle w:val="afb"/>
              <w:autoSpaceDE w:val="0"/>
              <w:autoSpaceDN w:val="0"/>
              <w:rPr>
                <w:ins w:id="8647" w:author="哲均 宋" w:date="2019-08-16T16:13:00Z"/>
                <w:rFonts w:cs="Courier New"/>
              </w:rPr>
            </w:pPr>
            <w:ins w:id="8648" w:author="哲均 宋" w:date="2019-08-16T16:13:00Z">
              <w:r w:rsidRPr="00ED175E">
                <w:rPr>
                  <w:rFonts w:cs="Courier New"/>
                </w:rPr>
                <w:t>N</w:t>
              </w:r>
            </w:ins>
          </w:p>
        </w:tc>
        <w:tc>
          <w:tcPr>
            <w:tcW w:w="747" w:type="dxa"/>
            <w:tcBorders>
              <w:top w:val="nil"/>
              <w:left w:val="nil"/>
              <w:bottom w:val="single" w:sz="4" w:space="0" w:color="auto"/>
              <w:right w:val="single" w:sz="4" w:space="0" w:color="auto"/>
            </w:tcBorders>
            <w:shd w:val="clear" w:color="auto" w:fill="auto"/>
            <w:noWrap/>
            <w:vAlign w:val="center"/>
            <w:tcPrChange w:id="8649" w:author="哲均 宋" w:date="2019-08-16T16:15:00Z">
              <w:tcPr>
                <w:tcW w:w="747" w:type="dxa"/>
                <w:tcBorders>
                  <w:top w:val="nil"/>
                  <w:left w:val="nil"/>
                  <w:bottom w:val="single" w:sz="4" w:space="0" w:color="auto"/>
                  <w:right w:val="single" w:sz="4" w:space="0" w:color="auto"/>
                </w:tcBorders>
                <w:shd w:val="clear" w:color="auto" w:fill="auto"/>
                <w:noWrap/>
                <w:vAlign w:val="center"/>
              </w:tcPr>
            </w:tcPrChange>
          </w:tcPr>
          <w:p w14:paraId="0764531C" w14:textId="5BE74947" w:rsidR="007B0E72" w:rsidRPr="00ED175E" w:rsidRDefault="007B0E72" w:rsidP="007B0E72">
            <w:pPr>
              <w:pStyle w:val="afb"/>
              <w:autoSpaceDE w:val="0"/>
              <w:autoSpaceDN w:val="0"/>
              <w:rPr>
                <w:ins w:id="8650" w:author="哲均 宋" w:date="2019-08-16T16:13:00Z"/>
              </w:rPr>
            </w:pPr>
            <w:ins w:id="8651" w:author="哲均 宋" w:date="2019-08-16T16:13:00Z">
              <w:r w:rsidRPr="00ED175E">
                <w:t>I2042</w:t>
              </w:r>
            </w:ins>
          </w:p>
        </w:tc>
        <w:tc>
          <w:tcPr>
            <w:tcW w:w="1805" w:type="dxa"/>
            <w:tcBorders>
              <w:top w:val="nil"/>
              <w:left w:val="nil"/>
              <w:bottom w:val="single" w:sz="4" w:space="0" w:color="auto"/>
              <w:right w:val="single" w:sz="4" w:space="0" w:color="auto"/>
            </w:tcBorders>
            <w:shd w:val="clear" w:color="auto" w:fill="auto"/>
            <w:noWrap/>
            <w:vAlign w:val="center"/>
            <w:tcPrChange w:id="8652" w:author="哲均 宋" w:date="2019-08-16T16:15:00Z">
              <w:tcPr>
                <w:tcW w:w="1805" w:type="dxa"/>
                <w:tcBorders>
                  <w:top w:val="nil"/>
                  <w:left w:val="nil"/>
                  <w:bottom w:val="single" w:sz="4" w:space="0" w:color="auto"/>
                  <w:right w:val="single" w:sz="4" w:space="0" w:color="auto"/>
                </w:tcBorders>
                <w:shd w:val="clear" w:color="auto" w:fill="auto"/>
                <w:noWrap/>
                <w:vAlign w:val="bottom"/>
              </w:tcPr>
            </w:tcPrChange>
          </w:tcPr>
          <w:p w14:paraId="2ED51C02" w14:textId="52F30B3F" w:rsidR="007B0E72" w:rsidRDefault="007B0E72" w:rsidP="007B0E72">
            <w:pPr>
              <w:pStyle w:val="afb"/>
              <w:autoSpaceDE w:val="0"/>
              <w:autoSpaceDN w:val="0"/>
              <w:rPr>
                <w:ins w:id="8653" w:author="哲均 宋" w:date="2019-08-16T16:13:00Z"/>
              </w:rPr>
            </w:pPr>
            <w:ins w:id="8654" w:author="哲均 宋" w:date="2019-08-16T16:13:00Z">
              <w:r>
                <w:t xml:space="preserve">From 30-years -old </w:t>
              </w:r>
              <w:r w:rsidRPr="00B44F86">
                <w:t xml:space="preserve">Limited </w:t>
              </w:r>
              <w:r>
                <w:t>driver</w:t>
              </w:r>
            </w:ins>
          </w:p>
        </w:tc>
      </w:tr>
      <w:tr w:rsidR="007B0E72" w:rsidRPr="00ED175E" w14:paraId="4A353BAC" w14:textId="77777777" w:rsidTr="007B0E72">
        <w:tblPrEx>
          <w:tblW w:w="9498" w:type="dxa"/>
          <w:tblInd w:w="99" w:type="dxa"/>
          <w:tblLayout w:type="fixed"/>
          <w:tblCellMar>
            <w:left w:w="99" w:type="dxa"/>
            <w:right w:w="99" w:type="dxa"/>
          </w:tblCellMar>
          <w:tblPrExChange w:id="8655" w:author="哲均 宋" w:date="2019-08-16T16:15:00Z">
            <w:tblPrEx>
              <w:tblW w:w="9498" w:type="dxa"/>
              <w:tblInd w:w="99" w:type="dxa"/>
              <w:tblLayout w:type="fixed"/>
              <w:tblCellMar>
                <w:left w:w="99" w:type="dxa"/>
                <w:right w:w="99" w:type="dxa"/>
              </w:tblCellMar>
            </w:tblPrEx>
          </w:tblPrExChange>
        </w:tblPrEx>
        <w:trPr>
          <w:trHeight w:val="430"/>
          <w:tblHeader/>
          <w:ins w:id="8656" w:author="哲均 宋" w:date="2019-08-16T16:13:00Z"/>
          <w:trPrChange w:id="8657" w:author="哲均 宋" w:date="2019-08-16T16:15:00Z">
            <w:trPr>
              <w:trHeight w:val="430"/>
              <w:tblHeader/>
            </w:trPr>
          </w:trPrChange>
        </w:trPr>
        <w:tc>
          <w:tcPr>
            <w:tcW w:w="1316" w:type="dxa"/>
            <w:tcBorders>
              <w:top w:val="nil"/>
              <w:left w:val="single" w:sz="4" w:space="0" w:color="auto"/>
              <w:bottom w:val="single" w:sz="4" w:space="0" w:color="auto"/>
              <w:right w:val="single" w:sz="4" w:space="0" w:color="auto"/>
            </w:tcBorders>
            <w:shd w:val="clear" w:color="auto" w:fill="auto"/>
            <w:noWrap/>
            <w:vAlign w:val="center"/>
            <w:tcPrChange w:id="8658" w:author="哲均 宋" w:date="2019-08-16T16:15:00Z">
              <w:tcPr>
                <w:tcW w:w="1316" w:type="dxa"/>
                <w:tcBorders>
                  <w:top w:val="nil"/>
                  <w:left w:val="single" w:sz="4" w:space="0" w:color="auto"/>
                  <w:bottom w:val="single" w:sz="4" w:space="0" w:color="auto"/>
                  <w:right w:val="single" w:sz="4" w:space="0" w:color="auto"/>
                </w:tcBorders>
                <w:shd w:val="clear" w:color="auto" w:fill="auto"/>
                <w:noWrap/>
                <w:vAlign w:val="center"/>
              </w:tcPr>
            </w:tcPrChange>
          </w:tcPr>
          <w:p w14:paraId="1044F763" w14:textId="10506B3A" w:rsidR="007B0E72" w:rsidRDefault="007B0E72" w:rsidP="007B0E72">
            <w:pPr>
              <w:pStyle w:val="afb"/>
              <w:autoSpaceDE w:val="0"/>
              <w:autoSpaceDN w:val="0"/>
              <w:rPr>
                <w:ins w:id="8659" w:author="哲均 宋" w:date="2019-08-16T16:13:00Z"/>
                <w:rFonts w:hint="eastAsia"/>
              </w:rPr>
            </w:pPr>
            <w:ins w:id="8660" w:author="哲均 宋" w:date="2019-08-16T16:13:00Z">
              <w:r>
                <w:rPr>
                  <w:rFonts w:hint="eastAsia"/>
                </w:rPr>
                <w:t>E</w:t>
              </w:r>
              <w:r>
                <w:t>xclusive</w:t>
              </w:r>
            </w:ins>
          </w:p>
        </w:tc>
        <w:tc>
          <w:tcPr>
            <w:tcW w:w="669" w:type="dxa"/>
            <w:tcBorders>
              <w:top w:val="nil"/>
              <w:left w:val="nil"/>
              <w:bottom w:val="single" w:sz="4" w:space="0" w:color="auto"/>
              <w:right w:val="single" w:sz="4" w:space="0" w:color="auto"/>
            </w:tcBorders>
            <w:shd w:val="clear" w:color="auto" w:fill="auto"/>
            <w:noWrap/>
            <w:vAlign w:val="center"/>
            <w:tcPrChange w:id="8661" w:author="哲均 宋" w:date="2019-08-16T16:15:00Z">
              <w:tcPr>
                <w:tcW w:w="669" w:type="dxa"/>
                <w:tcBorders>
                  <w:top w:val="nil"/>
                  <w:left w:val="nil"/>
                  <w:bottom w:val="single" w:sz="4" w:space="0" w:color="auto"/>
                  <w:right w:val="single" w:sz="4" w:space="0" w:color="auto"/>
                </w:tcBorders>
                <w:shd w:val="clear" w:color="auto" w:fill="auto"/>
                <w:noWrap/>
                <w:vAlign w:val="center"/>
              </w:tcPr>
            </w:tcPrChange>
          </w:tcPr>
          <w:p w14:paraId="40D3451D" w14:textId="782E3BE6" w:rsidR="007B0E72" w:rsidRPr="00ED175E" w:rsidRDefault="007B0E72" w:rsidP="007B0E72">
            <w:pPr>
              <w:pStyle w:val="afb"/>
              <w:autoSpaceDE w:val="0"/>
              <w:autoSpaceDN w:val="0"/>
              <w:rPr>
                <w:ins w:id="8662" w:author="哲均 宋" w:date="2019-08-16T16:13:00Z"/>
              </w:rPr>
            </w:pPr>
            <w:ins w:id="8663" w:author="哲均 宋" w:date="2019-08-16T16:13:00Z">
              <w:r w:rsidRPr="00ED175E">
                <w:t>6</w:t>
              </w:r>
            </w:ins>
          </w:p>
        </w:tc>
        <w:tc>
          <w:tcPr>
            <w:tcW w:w="1134" w:type="dxa"/>
            <w:tcBorders>
              <w:top w:val="nil"/>
              <w:left w:val="nil"/>
              <w:bottom w:val="single" w:sz="4" w:space="0" w:color="auto"/>
              <w:right w:val="single" w:sz="4" w:space="0" w:color="auto"/>
            </w:tcBorders>
            <w:shd w:val="clear" w:color="auto" w:fill="auto"/>
            <w:noWrap/>
            <w:vAlign w:val="center"/>
            <w:tcPrChange w:id="8664" w:author="哲均 宋" w:date="2019-08-16T16:15:00Z">
              <w:tcPr>
                <w:tcW w:w="1134" w:type="dxa"/>
                <w:tcBorders>
                  <w:top w:val="nil"/>
                  <w:left w:val="nil"/>
                  <w:bottom w:val="single" w:sz="4" w:space="0" w:color="auto"/>
                  <w:right w:val="single" w:sz="4" w:space="0" w:color="auto"/>
                </w:tcBorders>
                <w:shd w:val="clear" w:color="auto" w:fill="auto"/>
                <w:noWrap/>
                <w:vAlign w:val="center"/>
              </w:tcPr>
            </w:tcPrChange>
          </w:tcPr>
          <w:p w14:paraId="040F5390" w14:textId="20BCF0BA" w:rsidR="007B0E72" w:rsidRPr="00ED175E" w:rsidRDefault="007B0E72" w:rsidP="007B0E72">
            <w:pPr>
              <w:pStyle w:val="afb"/>
              <w:autoSpaceDE w:val="0"/>
              <w:autoSpaceDN w:val="0"/>
              <w:rPr>
                <w:ins w:id="8665" w:author="哲均 宋" w:date="2019-08-16T16:13:00Z"/>
              </w:rPr>
            </w:pPr>
            <w:ins w:id="8666" w:author="哲均 宋" w:date="2019-08-16T16:13:00Z">
              <w:r w:rsidRPr="00ED175E">
                <w:t>P2001</w:t>
              </w:r>
            </w:ins>
          </w:p>
        </w:tc>
        <w:tc>
          <w:tcPr>
            <w:tcW w:w="1701" w:type="dxa"/>
            <w:tcBorders>
              <w:top w:val="nil"/>
              <w:left w:val="nil"/>
              <w:bottom w:val="single" w:sz="4" w:space="0" w:color="auto"/>
              <w:right w:val="single" w:sz="4" w:space="0" w:color="auto"/>
            </w:tcBorders>
            <w:shd w:val="clear" w:color="auto" w:fill="auto"/>
            <w:noWrap/>
            <w:vAlign w:val="center"/>
            <w:tcPrChange w:id="8667" w:author="哲均 宋" w:date="2019-08-16T16:15:00Z">
              <w:tcPr>
                <w:tcW w:w="1701" w:type="dxa"/>
                <w:tcBorders>
                  <w:top w:val="nil"/>
                  <w:left w:val="nil"/>
                  <w:bottom w:val="single" w:sz="4" w:space="0" w:color="auto"/>
                  <w:right w:val="single" w:sz="4" w:space="0" w:color="auto"/>
                </w:tcBorders>
                <w:shd w:val="clear" w:color="auto" w:fill="auto"/>
                <w:noWrap/>
              </w:tcPr>
            </w:tcPrChange>
          </w:tcPr>
          <w:p w14:paraId="5B056F9C" w14:textId="0B6BC0F4" w:rsidR="007B0E72" w:rsidRPr="00150128" w:rsidRDefault="007B0E72" w:rsidP="007B0E72">
            <w:pPr>
              <w:pStyle w:val="afb"/>
              <w:autoSpaceDE w:val="0"/>
              <w:autoSpaceDN w:val="0"/>
              <w:rPr>
                <w:ins w:id="8668" w:author="哲均 宋" w:date="2019-08-16T16:13:00Z"/>
                <w:rFonts w:hint="eastAsia"/>
              </w:rPr>
            </w:pPr>
            <w:ins w:id="8669" w:author="哲均 宋" w:date="2019-08-16T16:13:00Z">
              <w:r w:rsidRPr="00150128">
                <w:rPr>
                  <w:rFonts w:hint="eastAsia"/>
                </w:rPr>
                <w:t>P</w:t>
              </w:r>
              <w:r w:rsidRPr="00150128">
                <w:t>ersonal Car Insurance</w:t>
              </w:r>
            </w:ins>
          </w:p>
        </w:tc>
        <w:tc>
          <w:tcPr>
            <w:tcW w:w="709" w:type="dxa"/>
            <w:tcBorders>
              <w:top w:val="nil"/>
              <w:left w:val="nil"/>
              <w:bottom w:val="single" w:sz="4" w:space="0" w:color="auto"/>
              <w:right w:val="single" w:sz="4" w:space="0" w:color="auto"/>
            </w:tcBorders>
            <w:shd w:val="clear" w:color="auto" w:fill="auto"/>
            <w:noWrap/>
            <w:vAlign w:val="center"/>
            <w:tcPrChange w:id="8670" w:author="哲均 宋" w:date="2019-08-16T16:15:00Z">
              <w:tcPr>
                <w:tcW w:w="709" w:type="dxa"/>
                <w:tcBorders>
                  <w:top w:val="nil"/>
                  <w:left w:val="nil"/>
                  <w:bottom w:val="single" w:sz="4" w:space="0" w:color="auto"/>
                  <w:right w:val="single" w:sz="4" w:space="0" w:color="auto"/>
                </w:tcBorders>
                <w:shd w:val="clear" w:color="auto" w:fill="auto"/>
                <w:noWrap/>
                <w:vAlign w:val="center"/>
              </w:tcPr>
            </w:tcPrChange>
          </w:tcPr>
          <w:p w14:paraId="7A97ABA1" w14:textId="4740F78B" w:rsidR="007B0E72" w:rsidRPr="00ED175E" w:rsidRDefault="007B0E72" w:rsidP="007B0E72">
            <w:pPr>
              <w:pStyle w:val="afb"/>
              <w:autoSpaceDE w:val="0"/>
              <w:autoSpaceDN w:val="0"/>
              <w:rPr>
                <w:ins w:id="8671" w:author="哲均 宋" w:date="2019-08-16T16:13:00Z"/>
              </w:rPr>
            </w:pPr>
            <w:ins w:id="8672" w:author="哲均 宋" w:date="2019-08-16T16:13:00Z">
              <w:r>
                <w:t>2</w:t>
              </w:r>
            </w:ins>
          </w:p>
        </w:tc>
        <w:tc>
          <w:tcPr>
            <w:tcW w:w="567" w:type="dxa"/>
            <w:tcBorders>
              <w:top w:val="nil"/>
              <w:left w:val="nil"/>
              <w:bottom w:val="single" w:sz="4" w:space="0" w:color="auto"/>
              <w:right w:val="single" w:sz="4" w:space="0" w:color="auto"/>
            </w:tcBorders>
            <w:shd w:val="clear" w:color="auto" w:fill="auto"/>
            <w:noWrap/>
            <w:vAlign w:val="center"/>
            <w:tcPrChange w:id="8673" w:author="哲均 宋" w:date="2019-08-16T16:15:00Z">
              <w:tcPr>
                <w:tcW w:w="567" w:type="dxa"/>
                <w:tcBorders>
                  <w:top w:val="nil"/>
                  <w:left w:val="nil"/>
                  <w:bottom w:val="single" w:sz="4" w:space="0" w:color="auto"/>
                  <w:right w:val="single" w:sz="4" w:space="0" w:color="auto"/>
                </w:tcBorders>
                <w:shd w:val="clear" w:color="auto" w:fill="auto"/>
                <w:noWrap/>
                <w:vAlign w:val="center"/>
              </w:tcPr>
            </w:tcPrChange>
          </w:tcPr>
          <w:p w14:paraId="27A03846" w14:textId="75F9C060" w:rsidR="007B0E72" w:rsidRPr="00ED175E" w:rsidRDefault="007B0E72" w:rsidP="007B0E72">
            <w:pPr>
              <w:pStyle w:val="afb"/>
              <w:autoSpaceDE w:val="0"/>
              <w:autoSpaceDN w:val="0"/>
              <w:rPr>
                <w:ins w:id="8674" w:author="哲均 宋" w:date="2019-08-16T16:13:00Z"/>
              </w:rPr>
            </w:pPr>
            <w:ins w:id="8675" w:author="哲均 宋" w:date="2019-08-16T16:13:00Z">
              <w:r w:rsidRPr="00ED175E">
                <w:t>1</w:t>
              </w:r>
            </w:ins>
          </w:p>
        </w:tc>
        <w:tc>
          <w:tcPr>
            <w:tcW w:w="850" w:type="dxa"/>
            <w:tcBorders>
              <w:top w:val="nil"/>
              <w:left w:val="nil"/>
              <w:bottom w:val="single" w:sz="4" w:space="0" w:color="auto"/>
              <w:right w:val="single" w:sz="4" w:space="0" w:color="auto"/>
            </w:tcBorders>
            <w:shd w:val="clear" w:color="auto" w:fill="auto"/>
            <w:noWrap/>
            <w:vAlign w:val="center"/>
            <w:tcPrChange w:id="8676" w:author="哲均 宋" w:date="2019-08-16T16:15:00Z">
              <w:tcPr>
                <w:tcW w:w="850" w:type="dxa"/>
                <w:tcBorders>
                  <w:top w:val="nil"/>
                  <w:left w:val="nil"/>
                  <w:bottom w:val="single" w:sz="4" w:space="0" w:color="auto"/>
                  <w:right w:val="single" w:sz="4" w:space="0" w:color="auto"/>
                </w:tcBorders>
                <w:shd w:val="clear" w:color="auto" w:fill="auto"/>
                <w:noWrap/>
                <w:vAlign w:val="center"/>
              </w:tcPr>
            </w:tcPrChange>
          </w:tcPr>
          <w:p w14:paraId="489BA7C7" w14:textId="458A2AAC" w:rsidR="007B0E72" w:rsidRPr="00ED175E" w:rsidRDefault="007B0E72" w:rsidP="007B0E72">
            <w:pPr>
              <w:pStyle w:val="afb"/>
              <w:autoSpaceDE w:val="0"/>
              <w:autoSpaceDN w:val="0"/>
              <w:rPr>
                <w:ins w:id="8677" w:author="哲均 宋" w:date="2019-08-16T16:13:00Z"/>
                <w:rFonts w:cs="Courier New"/>
              </w:rPr>
            </w:pPr>
            <w:ins w:id="8678" w:author="哲均 宋" w:date="2019-08-16T16:13:00Z">
              <w:r w:rsidRPr="00ED175E">
                <w:t>Y</w:t>
              </w:r>
            </w:ins>
          </w:p>
        </w:tc>
        <w:tc>
          <w:tcPr>
            <w:tcW w:w="747" w:type="dxa"/>
            <w:tcBorders>
              <w:top w:val="nil"/>
              <w:left w:val="nil"/>
              <w:bottom w:val="single" w:sz="4" w:space="0" w:color="auto"/>
              <w:right w:val="single" w:sz="4" w:space="0" w:color="auto"/>
            </w:tcBorders>
            <w:shd w:val="clear" w:color="auto" w:fill="auto"/>
            <w:noWrap/>
            <w:vAlign w:val="center"/>
            <w:tcPrChange w:id="8679" w:author="哲均 宋" w:date="2019-08-16T16:15:00Z">
              <w:tcPr>
                <w:tcW w:w="747" w:type="dxa"/>
                <w:tcBorders>
                  <w:top w:val="nil"/>
                  <w:left w:val="nil"/>
                  <w:bottom w:val="single" w:sz="4" w:space="0" w:color="auto"/>
                  <w:right w:val="single" w:sz="4" w:space="0" w:color="auto"/>
                </w:tcBorders>
                <w:shd w:val="clear" w:color="auto" w:fill="auto"/>
                <w:noWrap/>
                <w:vAlign w:val="center"/>
              </w:tcPr>
            </w:tcPrChange>
          </w:tcPr>
          <w:p w14:paraId="168048AC" w14:textId="2421FE8B" w:rsidR="007B0E72" w:rsidRPr="00ED175E" w:rsidRDefault="007B0E72" w:rsidP="007B0E72">
            <w:pPr>
              <w:pStyle w:val="afb"/>
              <w:autoSpaceDE w:val="0"/>
              <w:autoSpaceDN w:val="0"/>
              <w:rPr>
                <w:ins w:id="8680" w:author="哲均 宋" w:date="2019-08-16T16:13:00Z"/>
              </w:rPr>
            </w:pPr>
            <w:ins w:id="8681" w:author="哲均 宋" w:date="2019-08-16T16:13:00Z">
              <w:r w:rsidRPr="00ED175E">
                <w:t>I2034</w:t>
              </w:r>
            </w:ins>
          </w:p>
        </w:tc>
        <w:tc>
          <w:tcPr>
            <w:tcW w:w="1805" w:type="dxa"/>
            <w:tcBorders>
              <w:top w:val="nil"/>
              <w:left w:val="nil"/>
              <w:bottom w:val="single" w:sz="4" w:space="0" w:color="auto"/>
              <w:right w:val="single" w:sz="4" w:space="0" w:color="auto"/>
            </w:tcBorders>
            <w:shd w:val="clear" w:color="auto" w:fill="auto"/>
            <w:noWrap/>
            <w:vAlign w:val="center"/>
            <w:tcPrChange w:id="8682" w:author="哲均 宋" w:date="2019-08-16T16:15:00Z">
              <w:tcPr>
                <w:tcW w:w="1805" w:type="dxa"/>
                <w:tcBorders>
                  <w:top w:val="nil"/>
                  <w:left w:val="nil"/>
                  <w:bottom w:val="single" w:sz="4" w:space="0" w:color="auto"/>
                  <w:right w:val="single" w:sz="4" w:space="0" w:color="auto"/>
                </w:tcBorders>
                <w:shd w:val="clear" w:color="auto" w:fill="auto"/>
                <w:noWrap/>
                <w:vAlign w:val="bottom"/>
              </w:tcPr>
            </w:tcPrChange>
          </w:tcPr>
          <w:p w14:paraId="5270BDFC" w14:textId="71CE951F" w:rsidR="007B0E72" w:rsidRDefault="007B0E72" w:rsidP="007B0E72">
            <w:pPr>
              <w:pStyle w:val="afb"/>
              <w:autoSpaceDE w:val="0"/>
              <w:autoSpaceDN w:val="0"/>
              <w:rPr>
                <w:ins w:id="8683" w:author="哲均 宋" w:date="2019-08-16T16:13:00Z"/>
              </w:rPr>
            </w:pPr>
            <w:ins w:id="8684" w:author="哲均 宋" w:date="2019-08-16T16:14:00Z">
              <w:r w:rsidRPr="007B0E72">
                <w:t>Only one registered insured person</w:t>
              </w:r>
            </w:ins>
          </w:p>
        </w:tc>
      </w:tr>
      <w:tr w:rsidR="007B0E72" w:rsidRPr="00ED175E" w14:paraId="7AACD9A0" w14:textId="77777777" w:rsidTr="007B0E72">
        <w:tblPrEx>
          <w:tblW w:w="9498" w:type="dxa"/>
          <w:tblInd w:w="99" w:type="dxa"/>
          <w:tblLayout w:type="fixed"/>
          <w:tblCellMar>
            <w:left w:w="99" w:type="dxa"/>
            <w:right w:w="99" w:type="dxa"/>
          </w:tblCellMar>
          <w:tblPrExChange w:id="8685" w:author="哲均 宋" w:date="2019-08-16T16:15:00Z">
            <w:tblPrEx>
              <w:tblW w:w="9498" w:type="dxa"/>
              <w:tblInd w:w="99" w:type="dxa"/>
              <w:tblLayout w:type="fixed"/>
              <w:tblCellMar>
                <w:left w:w="99" w:type="dxa"/>
                <w:right w:w="99" w:type="dxa"/>
              </w:tblCellMar>
            </w:tblPrEx>
          </w:tblPrExChange>
        </w:tblPrEx>
        <w:trPr>
          <w:trHeight w:val="200"/>
          <w:tblHeader/>
          <w:trPrChange w:id="8686" w:author="哲均 宋" w:date="2019-08-16T16:15:00Z">
            <w:trPr>
              <w:trHeight w:val="200"/>
              <w:tblHeader/>
            </w:trPr>
          </w:trPrChange>
        </w:trPr>
        <w:tc>
          <w:tcPr>
            <w:tcW w:w="1316" w:type="dxa"/>
            <w:tcBorders>
              <w:top w:val="nil"/>
              <w:left w:val="single" w:sz="4" w:space="0" w:color="auto"/>
              <w:bottom w:val="single" w:sz="4" w:space="0" w:color="auto"/>
              <w:right w:val="single" w:sz="4" w:space="0" w:color="auto"/>
            </w:tcBorders>
            <w:shd w:val="clear" w:color="auto" w:fill="auto"/>
            <w:noWrap/>
            <w:vAlign w:val="center"/>
            <w:hideMark/>
            <w:tcPrChange w:id="8687" w:author="哲均 宋" w:date="2019-08-16T16:15:00Z">
              <w:tcPr>
                <w:tcW w:w="131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505B47" w14:textId="7CCE7940" w:rsidR="007B0E72" w:rsidRPr="00ED175E" w:rsidRDefault="007B0E72" w:rsidP="007B0E72">
            <w:pPr>
              <w:pStyle w:val="afb"/>
              <w:autoSpaceDE w:val="0"/>
              <w:autoSpaceDN w:val="0"/>
              <w:pPrChange w:id="8688" w:author="Seongeun Woo" w:date="2016-10-13T18:44:00Z">
                <w:pPr>
                  <w:pStyle w:val="afb"/>
                </w:pPr>
              </w:pPrChange>
            </w:pPr>
            <w:ins w:id="8689" w:author="哲均 宋" w:date="2019-08-16T16:10:00Z">
              <w:r>
                <w:rPr>
                  <w:rFonts w:hint="eastAsia"/>
                </w:rPr>
                <w:t>E</w:t>
              </w:r>
              <w:r>
                <w:t>xclusive</w:t>
              </w:r>
            </w:ins>
            <w:del w:id="8690" w:author="哲均 宋" w:date="2019-08-16T16:10: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Change w:id="8691" w:author="哲均 宋" w:date="2019-08-16T16:15:00Z">
              <w:tcPr>
                <w:tcW w:w="669" w:type="dxa"/>
                <w:tcBorders>
                  <w:top w:val="nil"/>
                  <w:left w:val="nil"/>
                  <w:bottom w:val="single" w:sz="4" w:space="0" w:color="auto"/>
                  <w:right w:val="single" w:sz="4" w:space="0" w:color="auto"/>
                </w:tcBorders>
                <w:shd w:val="clear" w:color="auto" w:fill="auto"/>
                <w:noWrap/>
                <w:vAlign w:val="center"/>
                <w:hideMark/>
              </w:tcPr>
            </w:tcPrChange>
          </w:tcPr>
          <w:p w14:paraId="5FCA6930" w14:textId="77777777" w:rsidR="007B0E72" w:rsidRPr="00ED175E" w:rsidRDefault="007B0E72" w:rsidP="007B0E72">
            <w:pPr>
              <w:pStyle w:val="afb"/>
              <w:autoSpaceDE w:val="0"/>
              <w:autoSpaceDN w:val="0"/>
              <w:pPrChange w:id="8692" w:author="Seongeun Woo" w:date="2016-10-13T18:44:00Z">
                <w:pPr>
                  <w:pStyle w:val="afb"/>
                </w:pPr>
              </w:pPrChange>
            </w:pPr>
            <w:r w:rsidRPr="00ED175E">
              <w:t>6</w:t>
            </w:r>
          </w:p>
        </w:tc>
        <w:tc>
          <w:tcPr>
            <w:tcW w:w="1134" w:type="dxa"/>
            <w:tcBorders>
              <w:top w:val="nil"/>
              <w:left w:val="nil"/>
              <w:bottom w:val="single" w:sz="4" w:space="0" w:color="auto"/>
              <w:right w:val="single" w:sz="4" w:space="0" w:color="auto"/>
            </w:tcBorders>
            <w:shd w:val="clear" w:color="auto" w:fill="auto"/>
            <w:noWrap/>
            <w:vAlign w:val="center"/>
            <w:hideMark/>
            <w:tcPrChange w:id="8693" w:author="哲均 宋" w:date="2019-08-16T16:15:00Z">
              <w:tcPr>
                <w:tcW w:w="1134" w:type="dxa"/>
                <w:tcBorders>
                  <w:top w:val="nil"/>
                  <w:left w:val="nil"/>
                  <w:bottom w:val="single" w:sz="4" w:space="0" w:color="auto"/>
                  <w:right w:val="single" w:sz="4" w:space="0" w:color="auto"/>
                </w:tcBorders>
                <w:shd w:val="clear" w:color="auto" w:fill="auto"/>
                <w:noWrap/>
                <w:vAlign w:val="center"/>
                <w:hideMark/>
              </w:tcPr>
            </w:tcPrChange>
          </w:tcPr>
          <w:p w14:paraId="733251B2" w14:textId="77777777" w:rsidR="007B0E72" w:rsidRPr="00ED175E" w:rsidRDefault="007B0E72" w:rsidP="007B0E72">
            <w:pPr>
              <w:pStyle w:val="afb"/>
              <w:autoSpaceDE w:val="0"/>
              <w:autoSpaceDN w:val="0"/>
              <w:pPrChange w:id="8694" w:author="Seongeun Woo" w:date="2016-10-13T18:44:00Z">
                <w:pPr>
                  <w:pStyle w:val="afb"/>
                </w:pPr>
              </w:pPrChange>
            </w:pPr>
            <w:r w:rsidRPr="00ED175E">
              <w:t>P2001</w:t>
            </w:r>
          </w:p>
        </w:tc>
        <w:tc>
          <w:tcPr>
            <w:tcW w:w="1701" w:type="dxa"/>
            <w:tcBorders>
              <w:top w:val="nil"/>
              <w:left w:val="nil"/>
              <w:bottom w:val="single" w:sz="4" w:space="0" w:color="auto"/>
              <w:right w:val="single" w:sz="4" w:space="0" w:color="auto"/>
            </w:tcBorders>
            <w:shd w:val="clear" w:color="auto" w:fill="auto"/>
            <w:noWrap/>
            <w:vAlign w:val="center"/>
            <w:hideMark/>
            <w:tcPrChange w:id="8695" w:author="哲均 宋" w:date="2019-08-16T16:15:00Z">
              <w:tcPr>
                <w:tcW w:w="1701" w:type="dxa"/>
                <w:tcBorders>
                  <w:top w:val="nil"/>
                  <w:left w:val="nil"/>
                  <w:bottom w:val="single" w:sz="4" w:space="0" w:color="auto"/>
                  <w:right w:val="single" w:sz="4" w:space="0" w:color="auto"/>
                </w:tcBorders>
                <w:shd w:val="clear" w:color="auto" w:fill="auto"/>
                <w:noWrap/>
                <w:vAlign w:val="center"/>
                <w:hideMark/>
              </w:tcPr>
            </w:tcPrChange>
          </w:tcPr>
          <w:p w14:paraId="6C7502C9" w14:textId="62A227C6" w:rsidR="007B0E72" w:rsidRPr="00ED175E" w:rsidRDefault="007B0E72" w:rsidP="007B0E72">
            <w:pPr>
              <w:pStyle w:val="afb"/>
              <w:autoSpaceDE w:val="0"/>
              <w:autoSpaceDN w:val="0"/>
              <w:pPrChange w:id="8696" w:author="Seongeun Woo" w:date="2016-10-13T18:44:00Z">
                <w:pPr>
                  <w:pStyle w:val="afb"/>
                </w:pPr>
              </w:pPrChange>
            </w:pPr>
            <w:ins w:id="8697" w:author="哲均 宋" w:date="2019-08-16T16:11:00Z">
              <w:r w:rsidRPr="00150128">
                <w:rPr>
                  <w:rFonts w:hint="eastAsia"/>
                </w:rPr>
                <w:t>P</w:t>
              </w:r>
              <w:r w:rsidRPr="00150128">
                <w:t>ersonal Car Insurance</w:t>
              </w:r>
            </w:ins>
            <w:del w:id="8698" w:author="哲均 宋" w:date="2019-08-16T16:11:00Z">
              <w:r w:rsidRPr="00ED175E" w:rsidDel="002C130E">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Change w:id="8699" w:author="哲均 宋" w:date="2019-08-16T16:15:00Z">
              <w:tcPr>
                <w:tcW w:w="709" w:type="dxa"/>
                <w:tcBorders>
                  <w:top w:val="nil"/>
                  <w:left w:val="nil"/>
                  <w:bottom w:val="single" w:sz="4" w:space="0" w:color="auto"/>
                  <w:right w:val="single" w:sz="4" w:space="0" w:color="auto"/>
                </w:tcBorders>
                <w:shd w:val="clear" w:color="auto" w:fill="auto"/>
                <w:noWrap/>
                <w:vAlign w:val="center"/>
                <w:hideMark/>
              </w:tcPr>
            </w:tcPrChange>
          </w:tcPr>
          <w:p w14:paraId="5FF8D33A" w14:textId="22656CA2" w:rsidR="007B0E72" w:rsidRPr="00ED175E" w:rsidRDefault="007B0E72" w:rsidP="007B0E72">
            <w:pPr>
              <w:pStyle w:val="afb"/>
              <w:autoSpaceDE w:val="0"/>
              <w:autoSpaceDN w:val="0"/>
              <w:pPrChange w:id="8700" w:author="Seongeun Woo" w:date="2016-10-13T18:44:00Z">
                <w:pPr>
                  <w:pStyle w:val="afb"/>
                </w:pPr>
              </w:pPrChange>
            </w:pPr>
            <w:ins w:id="8701" w:author="哲均 宋" w:date="2019-08-16T16:13:00Z">
              <w:r>
                <w:t>2</w:t>
              </w:r>
            </w:ins>
            <w:del w:id="8702" w:author="哲均 宋" w:date="2019-08-16T16:13:00Z">
              <w:r w:rsidRPr="00ED175E" w:rsidDel="007B0E72">
                <w:delText>1</w:delText>
              </w:r>
            </w:del>
          </w:p>
        </w:tc>
        <w:tc>
          <w:tcPr>
            <w:tcW w:w="567" w:type="dxa"/>
            <w:tcBorders>
              <w:top w:val="nil"/>
              <w:left w:val="nil"/>
              <w:bottom w:val="single" w:sz="4" w:space="0" w:color="auto"/>
              <w:right w:val="single" w:sz="4" w:space="0" w:color="auto"/>
            </w:tcBorders>
            <w:shd w:val="clear" w:color="auto" w:fill="auto"/>
            <w:noWrap/>
            <w:vAlign w:val="center"/>
            <w:hideMark/>
            <w:tcPrChange w:id="8703" w:author="哲均 宋" w:date="2019-08-16T16:15:00Z">
              <w:tcPr>
                <w:tcW w:w="567" w:type="dxa"/>
                <w:tcBorders>
                  <w:top w:val="nil"/>
                  <w:left w:val="nil"/>
                  <w:bottom w:val="single" w:sz="4" w:space="0" w:color="auto"/>
                  <w:right w:val="single" w:sz="4" w:space="0" w:color="auto"/>
                </w:tcBorders>
                <w:shd w:val="clear" w:color="auto" w:fill="auto"/>
                <w:noWrap/>
                <w:vAlign w:val="center"/>
                <w:hideMark/>
              </w:tcPr>
            </w:tcPrChange>
          </w:tcPr>
          <w:p w14:paraId="67CC3BCC" w14:textId="6B07EAF6" w:rsidR="007B0E72" w:rsidRPr="00ED175E" w:rsidRDefault="007B0E72" w:rsidP="007B0E72">
            <w:pPr>
              <w:pStyle w:val="afb"/>
              <w:autoSpaceDE w:val="0"/>
              <w:autoSpaceDN w:val="0"/>
              <w:pPrChange w:id="8704" w:author="Seongeun Woo" w:date="2016-10-13T18:44:00Z">
                <w:pPr>
                  <w:pStyle w:val="afb"/>
                </w:pPr>
              </w:pPrChange>
            </w:pPr>
            <w:ins w:id="8705" w:author="哲均 宋" w:date="2019-08-16T16:13:00Z">
              <w:r w:rsidRPr="00ED175E">
                <w:t>0</w:t>
              </w:r>
            </w:ins>
            <w:del w:id="8706" w:author="哲均 宋" w:date="2019-08-16T16:13:00Z">
              <w:r w:rsidRPr="00ED175E" w:rsidDel="00397FAA">
                <w:delText>0</w:delText>
              </w:r>
            </w:del>
          </w:p>
        </w:tc>
        <w:tc>
          <w:tcPr>
            <w:tcW w:w="850" w:type="dxa"/>
            <w:tcBorders>
              <w:top w:val="nil"/>
              <w:left w:val="nil"/>
              <w:bottom w:val="single" w:sz="4" w:space="0" w:color="auto"/>
              <w:right w:val="single" w:sz="4" w:space="0" w:color="auto"/>
            </w:tcBorders>
            <w:shd w:val="clear" w:color="auto" w:fill="auto"/>
            <w:noWrap/>
            <w:vAlign w:val="center"/>
            <w:hideMark/>
            <w:tcPrChange w:id="8707" w:author="哲均 宋" w:date="2019-08-16T16:15:00Z">
              <w:tcPr>
                <w:tcW w:w="850" w:type="dxa"/>
                <w:tcBorders>
                  <w:top w:val="nil"/>
                  <w:left w:val="nil"/>
                  <w:bottom w:val="single" w:sz="4" w:space="0" w:color="auto"/>
                  <w:right w:val="single" w:sz="4" w:space="0" w:color="auto"/>
                </w:tcBorders>
                <w:shd w:val="clear" w:color="auto" w:fill="auto"/>
                <w:noWrap/>
                <w:vAlign w:val="center"/>
                <w:hideMark/>
              </w:tcPr>
            </w:tcPrChange>
          </w:tcPr>
          <w:p w14:paraId="211EF83F" w14:textId="62988ED9" w:rsidR="007B0E72" w:rsidRPr="00ED175E" w:rsidRDefault="007B0E72" w:rsidP="007B0E72">
            <w:pPr>
              <w:pStyle w:val="afb"/>
              <w:autoSpaceDE w:val="0"/>
              <w:autoSpaceDN w:val="0"/>
              <w:pPrChange w:id="8708" w:author="Seongeun Woo" w:date="2016-10-13T18:44:00Z">
                <w:pPr>
                  <w:pStyle w:val="afb"/>
                </w:pPr>
              </w:pPrChange>
            </w:pPr>
            <w:ins w:id="8709" w:author="哲均 宋" w:date="2019-08-16T16:13:00Z">
              <w:r w:rsidRPr="00ED175E">
                <w:rPr>
                  <w:rFonts w:cs="Courier New"/>
                </w:rPr>
                <w:t>N</w:t>
              </w:r>
            </w:ins>
            <w:ins w:id="8710" w:author="Seongeun Woo" w:date="2016-07-07T16:43:00Z">
              <w:del w:id="8711" w:author="哲均 宋" w:date="2019-08-16T16:13:00Z">
                <w:r w:rsidRPr="00ED175E" w:rsidDel="00397FAA">
                  <w:rPr>
                    <w:rFonts w:cs="Courier New"/>
                  </w:rPr>
                  <w:delText>N</w:delText>
                </w:r>
              </w:del>
            </w:ins>
            <w:del w:id="8712" w:author="哲均 宋" w:date="2019-08-16T16:13:00Z">
              <w:r w:rsidRPr="00ED175E" w:rsidDel="00397FAA">
                <w:delText>Y</w:delText>
              </w:r>
            </w:del>
          </w:p>
        </w:tc>
        <w:tc>
          <w:tcPr>
            <w:tcW w:w="747" w:type="dxa"/>
            <w:tcBorders>
              <w:top w:val="nil"/>
              <w:left w:val="nil"/>
              <w:bottom w:val="single" w:sz="4" w:space="0" w:color="auto"/>
              <w:right w:val="single" w:sz="4" w:space="0" w:color="auto"/>
            </w:tcBorders>
            <w:shd w:val="clear" w:color="auto" w:fill="auto"/>
            <w:noWrap/>
            <w:vAlign w:val="center"/>
            <w:hideMark/>
            <w:tcPrChange w:id="8713" w:author="哲均 宋" w:date="2019-08-16T16:15:00Z">
              <w:tcPr>
                <w:tcW w:w="747" w:type="dxa"/>
                <w:tcBorders>
                  <w:top w:val="nil"/>
                  <w:left w:val="nil"/>
                  <w:bottom w:val="single" w:sz="4" w:space="0" w:color="auto"/>
                  <w:right w:val="single" w:sz="4" w:space="0" w:color="auto"/>
                </w:tcBorders>
                <w:shd w:val="clear" w:color="auto" w:fill="auto"/>
                <w:noWrap/>
                <w:vAlign w:val="center"/>
                <w:hideMark/>
              </w:tcPr>
            </w:tcPrChange>
          </w:tcPr>
          <w:p w14:paraId="3C265B62" w14:textId="34D6E947" w:rsidR="007B0E72" w:rsidRPr="00ED175E" w:rsidRDefault="007B0E72" w:rsidP="007B0E72">
            <w:pPr>
              <w:pStyle w:val="afb"/>
              <w:autoSpaceDE w:val="0"/>
              <w:autoSpaceDN w:val="0"/>
              <w:pPrChange w:id="8714" w:author="Seongeun Woo" w:date="2016-10-13T18:44:00Z">
                <w:pPr>
                  <w:pStyle w:val="afb"/>
                </w:pPr>
              </w:pPrChange>
            </w:pPr>
            <w:ins w:id="8715" w:author="哲均 宋" w:date="2019-08-16T16:13:00Z">
              <w:r w:rsidRPr="00ED175E">
                <w:t>I2036</w:t>
              </w:r>
            </w:ins>
            <w:del w:id="8716" w:author="哲均 宋" w:date="2019-08-16T16:13:00Z">
              <w:r w:rsidRPr="00ED175E" w:rsidDel="00397FAA">
                <w:delText>I2042</w:delText>
              </w:r>
            </w:del>
          </w:p>
        </w:tc>
        <w:tc>
          <w:tcPr>
            <w:tcW w:w="1805" w:type="dxa"/>
            <w:tcBorders>
              <w:top w:val="nil"/>
              <w:left w:val="nil"/>
              <w:bottom w:val="single" w:sz="4" w:space="0" w:color="auto"/>
              <w:right w:val="single" w:sz="4" w:space="0" w:color="auto"/>
            </w:tcBorders>
            <w:shd w:val="clear" w:color="auto" w:fill="auto"/>
            <w:noWrap/>
            <w:vAlign w:val="center"/>
            <w:hideMark/>
            <w:tcPrChange w:id="8717" w:author="哲均 宋" w:date="2019-08-16T16:15:00Z">
              <w:tcPr>
                <w:tcW w:w="1805" w:type="dxa"/>
                <w:tcBorders>
                  <w:top w:val="nil"/>
                  <w:left w:val="nil"/>
                  <w:bottom w:val="single" w:sz="4" w:space="0" w:color="auto"/>
                  <w:right w:val="single" w:sz="4" w:space="0" w:color="auto"/>
                </w:tcBorders>
                <w:shd w:val="clear" w:color="auto" w:fill="auto"/>
                <w:noWrap/>
                <w:vAlign w:val="bottom"/>
                <w:hideMark/>
              </w:tcPr>
            </w:tcPrChange>
          </w:tcPr>
          <w:p w14:paraId="268C97EB" w14:textId="22734ABB" w:rsidR="007B0E72" w:rsidRPr="00ED175E" w:rsidRDefault="007B0E72" w:rsidP="007B0E72">
            <w:pPr>
              <w:pStyle w:val="afb"/>
              <w:autoSpaceDE w:val="0"/>
              <w:autoSpaceDN w:val="0"/>
              <w:pPrChange w:id="8718" w:author="Seongeun Woo" w:date="2016-10-13T18:44:00Z">
                <w:pPr>
                  <w:pStyle w:val="afb"/>
                </w:pPr>
              </w:pPrChange>
            </w:pPr>
            <w:ins w:id="8719" w:author="哲均 宋" w:date="2019-08-16T16:15:00Z">
              <w:r w:rsidRPr="007B0E72">
                <w:t>Couple driver only</w:t>
              </w:r>
            </w:ins>
            <w:del w:id="8720" w:author="哲均 宋" w:date="2019-08-16T16:11:00Z">
              <w:r w:rsidRPr="00ED175E" w:rsidDel="00763AA8">
                <w:rPr>
                  <w:rFonts w:hint="eastAsia"/>
                </w:rPr>
                <w:delText>運転者年齢満</w:delText>
              </w:r>
              <w:r w:rsidRPr="00ED175E" w:rsidDel="00763AA8">
                <w:delText>24</w:delText>
              </w:r>
              <w:r w:rsidRPr="00ED175E" w:rsidDel="00763AA8">
                <w:rPr>
                  <w:rFonts w:hint="eastAsia"/>
                </w:rPr>
                <w:delText>歳以上限定運転特約</w:delText>
              </w:r>
            </w:del>
          </w:p>
        </w:tc>
      </w:tr>
      <w:tr w:rsidR="007B0E72" w:rsidRPr="00ED175E" w:rsidDel="007B0E72" w14:paraId="62D3010F" w14:textId="22BE6EC8" w:rsidTr="00777B26">
        <w:trPr>
          <w:trHeight w:val="255"/>
          <w:tblHeader/>
          <w:del w:id="8721" w:author="哲均 宋" w:date="2019-08-16T16:11:00Z"/>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425C55C" w14:textId="09CA8230" w:rsidR="007B0E72" w:rsidRPr="00ED175E" w:rsidDel="007B0E72" w:rsidRDefault="007B0E72" w:rsidP="007B0E72">
            <w:pPr>
              <w:pStyle w:val="afb"/>
              <w:autoSpaceDE w:val="0"/>
              <w:autoSpaceDN w:val="0"/>
              <w:rPr>
                <w:del w:id="8722" w:author="哲均 宋" w:date="2019-08-16T16:11:00Z"/>
              </w:rPr>
              <w:pPrChange w:id="8723" w:author="Seongeun Woo" w:date="2016-10-13T18:44:00Z">
                <w:pPr>
                  <w:pStyle w:val="afb"/>
                </w:pPr>
              </w:pPrChange>
            </w:pPr>
            <w:del w:id="8724" w:author="哲均 宋" w:date="2019-08-16T16:11: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
          <w:p w14:paraId="48114C8A" w14:textId="168379F0" w:rsidR="007B0E72" w:rsidRPr="00ED175E" w:rsidDel="007B0E72" w:rsidRDefault="007B0E72" w:rsidP="007B0E72">
            <w:pPr>
              <w:pStyle w:val="afb"/>
              <w:autoSpaceDE w:val="0"/>
              <w:autoSpaceDN w:val="0"/>
              <w:rPr>
                <w:del w:id="8725" w:author="哲均 宋" w:date="2019-08-16T16:11:00Z"/>
              </w:rPr>
              <w:pPrChange w:id="8726" w:author="Seongeun Woo" w:date="2016-10-13T18:44:00Z">
                <w:pPr>
                  <w:pStyle w:val="afb"/>
                </w:pPr>
              </w:pPrChange>
            </w:pPr>
            <w:del w:id="8727" w:author="哲均 宋" w:date="2019-08-16T16:11: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
          <w:p w14:paraId="5AB2161C" w14:textId="3DE35D49" w:rsidR="007B0E72" w:rsidRPr="00ED175E" w:rsidDel="007B0E72" w:rsidRDefault="007B0E72" w:rsidP="007B0E72">
            <w:pPr>
              <w:pStyle w:val="afb"/>
              <w:autoSpaceDE w:val="0"/>
              <w:autoSpaceDN w:val="0"/>
              <w:rPr>
                <w:del w:id="8728" w:author="哲均 宋" w:date="2019-08-16T16:11:00Z"/>
              </w:rPr>
              <w:pPrChange w:id="8729" w:author="Seongeun Woo" w:date="2016-10-13T18:44:00Z">
                <w:pPr>
                  <w:pStyle w:val="afb"/>
                </w:pPr>
              </w:pPrChange>
            </w:pPr>
            <w:del w:id="8730" w:author="哲均 宋" w:date="2019-08-16T16:11: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
          <w:p w14:paraId="7D07110D" w14:textId="51DF36F9" w:rsidR="007B0E72" w:rsidRPr="00ED175E" w:rsidDel="007B0E72" w:rsidRDefault="007B0E72" w:rsidP="007B0E72">
            <w:pPr>
              <w:pStyle w:val="afb"/>
              <w:autoSpaceDE w:val="0"/>
              <w:autoSpaceDN w:val="0"/>
              <w:rPr>
                <w:del w:id="8731" w:author="哲均 宋" w:date="2019-08-16T16:11:00Z"/>
              </w:rPr>
              <w:pPrChange w:id="8732" w:author="Seongeun Woo" w:date="2016-10-13T18:44:00Z">
                <w:pPr>
                  <w:pStyle w:val="afb"/>
                </w:pPr>
              </w:pPrChange>
            </w:pPr>
            <w:del w:id="8733" w:author="哲均 宋" w:date="2019-08-16T16:11: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
          <w:p w14:paraId="13261A9C" w14:textId="4A3CEDD6" w:rsidR="007B0E72" w:rsidRPr="00ED175E" w:rsidDel="007B0E72" w:rsidRDefault="007B0E72" w:rsidP="007B0E72">
            <w:pPr>
              <w:pStyle w:val="afb"/>
              <w:autoSpaceDE w:val="0"/>
              <w:autoSpaceDN w:val="0"/>
              <w:rPr>
                <w:del w:id="8734" w:author="哲均 宋" w:date="2019-08-16T16:11:00Z"/>
              </w:rPr>
              <w:pPrChange w:id="8735" w:author="Seongeun Woo" w:date="2016-10-13T18:44:00Z">
                <w:pPr>
                  <w:pStyle w:val="afb"/>
                </w:pPr>
              </w:pPrChange>
            </w:pPr>
            <w:del w:id="8736" w:author="哲均 宋" w:date="2019-08-16T16:11:00Z">
              <w:r w:rsidRPr="00ED175E" w:rsidDel="007B0E72">
                <w:delText>1</w:delText>
              </w:r>
            </w:del>
          </w:p>
        </w:tc>
        <w:tc>
          <w:tcPr>
            <w:tcW w:w="567" w:type="dxa"/>
            <w:tcBorders>
              <w:top w:val="nil"/>
              <w:left w:val="nil"/>
              <w:bottom w:val="single" w:sz="4" w:space="0" w:color="auto"/>
              <w:right w:val="single" w:sz="4" w:space="0" w:color="auto"/>
            </w:tcBorders>
            <w:shd w:val="clear" w:color="auto" w:fill="auto"/>
            <w:noWrap/>
            <w:vAlign w:val="center"/>
            <w:hideMark/>
          </w:tcPr>
          <w:p w14:paraId="37D781F4" w14:textId="3BAA2ADF" w:rsidR="007B0E72" w:rsidRPr="00ED175E" w:rsidDel="007B0E72" w:rsidRDefault="007B0E72" w:rsidP="007B0E72">
            <w:pPr>
              <w:pStyle w:val="afb"/>
              <w:autoSpaceDE w:val="0"/>
              <w:autoSpaceDN w:val="0"/>
              <w:rPr>
                <w:del w:id="8737" w:author="哲均 宋" w:date="2019-08-16T16:11:00Z"/>
              </w:rPr>
              <w:pPrChange w:id="8738" w:author="Seongeun Woo" w:date="2016-10-13T18:44:00Z">
                <w:pPr>
                  <w:pStyle w:val="afb"/>
                </w:pPr>
              </w:pPrChange>
            </w:pPr>
            <w:del w:id="8739" w:author="哲均 宋" w:date="2019-08-16T16:11:00Z">
              <w:r w:rsidRPr="00ED175E" w:rsidDel="007B0E72">
                <w:delText>0</w:delText>
              </w:r>
            </w:del>
          </w:p>
        </w:tc>
        <w:tc>
          <w:tcPr>
            <w:tcW w:w="850" w:type="dxa"/>
            <w:tcBorders>
              <w:top w:val="nil"/>
              <w:left w:val="nil"/>
              <w:bottom w:val="single" w:sz="4" w:space="0" w:color="auto"/>
              <w:right w:val="single" w:sz="4" w:space="0" w:color="auto"/>
            </w:tcBorders>
            <w:shd w:val="clear" w:color="auto" w:fill="auto"/>
            <w:noWrap/>
            <w:vAlign w:val="center"/>
            <w:hideMark/>
          </w:tcPr>
          <w:p w14:paraId="61A138B8" w14:textId="3B6DF2A3" w:rsidR="007B0E72" w:rsidRPr="00ED175E" w:rsidDel="007B0E72" w:rsidRDefault="007B0E72" w:rsidP="007B0E72">
            <w:pPr>
              <w:pStyle w:val="afb"/>
              <w:autoSpaceDE w:val="0"/>
              <w:autoSpaceDN w:val="0"/>
              <w:rPr>
                <w:del w:id="8740" w:author="哲均 宋" w:date="2019-08-16T16:11:00Z"/>
              </w:rPr>
              <w:pPrChange w:id="8741" w:author="Seongeun Woo" w:date="2016-10-13T18:44:00Z">
                <w:pPr>
                  <w:pStyle w:val="afb"/>
                </w:pPr>
              </w:pPrChange>
            </w:pPr>
            <w:ins w:id="8742" w:author="Seongeun Woo" w:date="2016-07-07T16:43:00Z">
              <w:del w:id="8743" w:author="哲均 宋" w:date="2019-08-16T16:11:00Z">
                <w:r w:rsidRPr="00ED175E" w:rsidDel="007B0E72">
                  <w:rPr>
                    <w:rFonts w:cs="Courier New"/>
                  </w:rPr>
                  <w:delText>N</w:delText>
                </w:r>
              </w:del>
            </w:ins>
            <w:del w:id="8744" w:author="哲均 宋" w:date="2019-08-16T16:11:00Z">
              <w:r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
          <w:p w14:paraId="0109C4D6" w14:textId="60777668" w:rsidR="007B0E72" w:rsidRPr="00ED175E" w:rsidDel="007B0E72" w:rsidRDefault="007B0E72" w:rsidP="007B0E72">
            <w:pPr>
              <w:pStyle w:val="afb"/>
              <w:autoSpaceDE w:val="0"/>
              <w:autoSpaceDN w:val="0"/>
              <w:rPr>
                <w:del w:id="8745" w:author="哲均 宋" w:date="2019-08-16T16:11:00Z"/>
              </w:rPr>
              <w:pPrChange w:id="8746" w:author="Seongeun Woo" w:date="2016-10-13T18:44:00Z">
                <w:pPr>
                  <w:pStyle w:val="afb"/>
                </w:pPr>
              </w:pPrChange>
            </w:pPr>
            <w:del w:id="8747" w:author="哲均 宋" w:date="2019-08-16T16:11:00Z">
              <w:r w:rsidRPr="00ED175E" w:rsidDel="007B0E72">
                <w:delText>I2043</w:delText>
              </w:r>
            </w:del>
          </w:p>
        </w:tc>
        <w:tc>
          <w:tcPr>
            <w:tcW w:w="1805" w:type="dxa"/>
            <w:tcBorders>
              <w:top w:val="nil"/>
              <w:left w:val="nil"/>
              <w:bottom w:val="single" w:sz="4" w:space="0" w:color="auto"/>
              <w:right w:val="single" w:sz="4" w:space="0" w:color="auto"/>
            </w:tcBorders>
            <w:shd w:val="clear" w:color="auto" w:fill="auto"/>
            <w:noWrap/>
            <w:vAlign w:val="bottom"/>
            <w:hideMark/>
          </w:tcPr>
          <w:p w14:paraId="6ED0FEFC" w14:textId="09F54E03" w:rsidR="007B0E72" w:rsidRPr="00ED175E" w:rsidDel="007B0E72" w:rsidRDefault="007B0E72" w:rsidP="007B0E72">
            <w:pPr>
              <w:pStyle w:val="afb"/>
              <w:autoSpaceDE w:val="0"/>
              <w:autoSpaceDN w:val="0"/>
              <w:rPr>
                <w:del w:id="8748" w:author="哲均 宋" w:date="2019-08-16T16:11:00Z"/>
              </w:rPr>
              <w:pPrChange w:id="8749" w:author="Seongeun Woo" w:date="2016-10-13T18:44:00Z">
                <w:pPr>
                  <w:pStyle w:val="afb"/>
                </w:pPr>
              </w:pPrChange>
            </w:pPr>
            <w:del w:id="8750" w:author="哲均 宋" w:date="2019-08-16T16:11:00Z">
              <w:r w:rsidRPr="00ED175E" w:rsidDel="007B0E72">
                <w:rPr>
                  <w:rFonts w:hint="eastAsia"/>
                </w:rPr>
                <w:delText>運転者年齢満</w:delText>
              </w:r>
              <w:r w:rsidRPr="00ED175E" w:rsidDel="007B0E72">
                <w:delText>26</w:delText>
              </w:r>
              <w:r w:rsidRPr="00ED175E" w:rsidDel="007B0E72">
                <w:rPr>
                  <w:rFonts w:hint="eastAsia"/>
                </w:rPr>
                <w:delText>歳以上限定運転特約</w:delText>
              </w:r>
            </w:del>
          </w:p>
        </w:tc>
      </w:tr>
      <w:tr w:rsidR="007B0E72" w:rsidRPr="00ED175E" w:rsidDel="007B0E72" w14:paraId="39EF93AC" w14:textId="5269CE30" w:rsidTr="00777B26">
        <w:trPr>
          <w:trHeight w:val="255"/>
          <w:tblHeader/>
          <w:del w:id="8751" w:author="哲均 宋" w:date="2019-08-16T16:11:00Z"/>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3DC7709" w14:textId="41EE4BD7" w:rsidR="007B0E72" w:rsidRPr="00ED175E" w:rsidDel="007B0E72" w:rsidRDefault="007B0E72" w:rsidP="007B0E72">
            <w:pPr>
              <w:pStyle w:val="afb"/>
              <w:autoSpaceDE w:val="0"/>
              <w:autoSpaceDN w:val="0"/>
              <w:rPr>
                <w:del w:id="8752" w:author="哲均 宋" w:date="2019-08-16T16:11:00Z"/>
              </w:rPr>
              <w:pPrChange w:id="8753" w:author="Seongeun Woo" w:date="2016-10-13T18:44:00Z">
                <w:pPr>
                  <w:pStyle w:val="afb"/>
                </w:pPr>
              </w:pPrChange>
            </w:pPr>
            <w:del w:id="8754" w:author="哲均 宋" w:date="2019-08-16T16:11: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
          <w:p w14:paraId="4BCF8543" w14:textId="50FE6C0D" w:rsidR="007B0E72" w:rsidRPr="00ED175E" w:rsidDel="007B0E72" w:rsidRDefault="007B0E72" w:rsidP="007B0E72">
            <w:pPr>
              <w:pStyle w:val="afb"/>
              <w:autoSpaceDE w:val="0"/>
              <w:autoSpaceDN w:val="0"/>
              <w:rPr>
                <w:del w:id="8755" w:author="哲均 宋" w:date="2019-08-16T16:11:00Z"/>
              </w:rPr>
              <w:pPrChange w:id="8756" w:author="Seongeun Woo" w:date="2016-10-13T18:44:00Z">
                <w:pPr>
                  <w:pStyle w:val="afb"/>
                </w:pPr>
              </w:pPrChange>
            </w:pPr>
            <w:del w:id="8757" w:author="哲均 宋" w:date="2019-08-16T16:11: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
          <w:p w14:paraId="733831E1" w14:textId="255A3631" w:rsidR="007B0E72" w:rsidRPr="00ED175E" w:rsidDel="007B0E72" w:rsidRDefault="007B0E72" w:rsidP="007B0E72">
            <w:pPr>
              <w:pStyle w:val="afb"/>
              <w:autoSpaceDE w:val="0"/>
              <w:autoSpaceDN w:val="0"/>
              <w:rPr>
                <w:del w:id="8758" w:author="哲均 宋" w:date="2019-08-16T16:11:00Z"/>
              </w:rPr>
              <w:pPrChange w:id="8759" w:author="Seongeun Woo" w:date="2016-10-13T18:44:00Z">
                <w:pPr>
                  <w:pStyle w:val="afb"/>
                </w:pPr>
              </w:pPrChange>
            </w:pPr>
            <w:del w:id="8760" w:author="哲均 宋" w:date="2019-08-16T16:11: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
          <w:p w14:paraId="4DDE7D13" w14:textId="23FB8BB9" w:rsidR="007B0E72" w:rsidRPr="00ED175E" w:rsidDel="007B0E72" w:rsidRDefault="007B0E72" w:rsidP="007B0E72">
            <w:pPr>
              <w:pStyle w:val="afb"/>
              <w:autoSpaceDE w:val="0"/>
              <w:autoSpaceDN w:val="0"/>
              <w:rPr>
                <w:del w:id="8761" w:author="哲均 宋" w:date="2019-08-16T16:11:00Z"/>
              </w:rPr>
              <w:pPrChange w:id="8762" w:author="Seongeun Woo" w:date="2016-10-13T18:44:00Z">
                <w:pPr>
                  <w:pStyle w:val="afb"/>
                </w:pPr>
              </w:pPrChange>
            </w:pPr>
            <w:del w:id="8763" w:author="哲均 宋" w:date="2019-08-16T16:11: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
          <w:p w14:paraId="6B7110F3" w14:textId="2841B91B" w:rsidR="007B0E72" w:rsidRPr="00ED175E" w:rsidDel="007B0E72" w:rsidRDefault="007B0E72" w:rsidP="007B0E72">
            <w:pPr>
              <w:pStyle w:val="afb"/>
              <w:autoSpaceDE w:val="0"/>
              <w:autoSpaceDN w:val="0"/>
              <w:rPr>
                <w:del w:id="8764" w:author="哲均 宋" w:date="2019-08-16T16:11:00Z"/>
              </w:rPr>
              <w:pPrChange w:id="8765" w:author="Seongeun Woo" w:date="2016-10-13T18:44:00Z">
                <w:pPr>
                  <w:pStyle w:val="afb"/>
                </w:pPr>
              </w:pPrChange>
            </w:pPr>
            <w:del w:id="8766" w:author="哲均 宋" w:date="2019-08-16T16:11:00Z">
              <w:r w:rsidRPr="00ED175E" w:rsidDel="007B0E72">
                <w:delText>1</w:delText>
              </w:r>
            </w:del>
          </w:p>
        </w:tc>
        <w:tc>
          <w:tcPr>
            <w:tcW w:w="567" w:type="dxa"/>
            <w:tcBorders>
              <w:top w:val="nil"/>
              <w:left w:val="nil"/>
              <w:bottom w:val="single" w:sz="4" w:space="0" w:color="auto"/>
              <w:right w:val="single" w:sz="4" w:space="0" w:color="auto"/>
            </w:tcBorders>
            <w:shd w:val="clear" w:color="auto" w:fill="auto"/>
            <w:noWrap/>
            <w:vAlign w:val="center"/>
            <w:hideMark/>
          </w:tcPr>
          <w:p w14:paraId="6BA42C51" w14:textId="15AD9B12" w:rsidR="007B0E72" w:rsidRPr="00ED175E" w:rsidDel="007B0E72" w:rsidRDefault="007B0E72" w:rsidP="007B0E72">
            <w:pPr>
              <w:pStyle w:val="afb"/>
              <w:autoSpaceDE w:val="0"/>
              <w:autoSpaceDN w:val="0"/>
              <w:rPr>
                <w:del w:id="8767" w:author="哲均 宋" w:date="2019-08-16T16:11:00Z"/>
              </w:rPr>
              <w:pPrChange w:id="8768" w:author="Seongeun Woo" w:date="2016-10-13T18:44:00Z">
                <w:pPr>
                  <w:pStyle w:val="afb"/>
                </w:pPr>
              </w:pPrChange>
            </w:pPr>
            <w:del w:id="8769" w:author="哲均 宋" w:date="2019-08-16T16:11:00Z">
              <w:r w:rsidRPr="00ED175E" w:rsidDel="007B0E72">
                <w:delText>0</w:delText>
              </w:r>
            </w:del>
          </w:p>
        </w:tc>
        <w:tc>
          <w:tcPr>
            <w:tcW w:w="850" w:type="dxa"/>
            <w:tcBorders>
              <w:top w:val="nil"/>
              <w:left w:val="nil"/>
              <w:bottom w:val="single" w:sz="4" w:space="0" w:color="auto"/>
              <w:right w:val="single" w:sz="4" w:space="0" w:color="auto"/>
            </w:tcBorders>
            <w:shd w:val="clear" w:color="auto" w:fill="auto"/>
            <w:noWrap/>
            <w:vAlign w:val="center"/>
            <w:hideMark/>
          </w:tcPr>
          <w:p w14:paraId="14450AF3" w14:textId="5C537707" w:rsidR="007B0E72" w:rsidRPr="00ED175E" w:rsidDel="007B0E72" w:rsidRDefault="007B0E72" w:rsidP="007B0E72">
            <w:pPr>
              <w:pStyle w:val="afb"/>
              <w:autoSpaceDE w:val="0"/>
              <w:autoSpaceDN w:val="0"/>
              <w:rPr>
                <w:del w:id="8770" w:author="哲均 宋" w:date="2019-08-16T16:11:00Z"/>
              </w:rPr>
              <w:pPrChange w:id="8771" w:author="Seongeun Woo" w:date="2016-10-13T18:44:00Z">
                <w:pPr>
                  <w:pStyle w:val="afb"/>
                </w:pPr>
              </w:pPrChange>
            </w:pPr>
            <w:ins w:id="8772" w:author="Seongeun Woo" w:date="2016-07-07T16:43:00Z">
              <w:del w:id="8773" w:author="哲均 宋" w:date="2019-08-16T16:11:00Z">
                <w:r w:rsidRPr="00ED175E" w:rsidDel="007B0E72">
                  <w:rPr>
                    <w:rFonts w:cs="Courier New"/>
                  </w:rPr>
                  <w:delText>N</w:delText>
                </w:r>
              </w:del>
            </w:ins>
            <w:del w:id="8774" w:author="哲均 宋" w:date="2019-08-16T16:11:00Z">
              <w:r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
          <w:p w14:paraId="37C1D8EE" w14:textId="6741C0A8" w:rsidR="007B0E72" w:rsidRPr="00ED175E" w:rsidDel="007B0E72" w:rsidRDefault="007B0E72" w:rsidP="007B0E72">
            <w:pPr>
              <w:pStyle w:val="afb"/>
              <w:autoSpaceDE w:val="0"/>
              <w:autoSpaceDN w:val="0"/>
              <w:rPr>
                <w:del w:id="8775" w:author="哲均 宋" w:date="2019-08-16T16:11:00Z"/>
              </w:rPr>
              <w:pPrChange w:id="8776" w:author="Seongeun Woo" w:date="2016-10-13T18:44:00Z">
                <w:pPr>
                  <w:pStyle w:val="afb"/>
                </w:pPr>
              </w:pPrChange>
            </w:pPr>
            <w:del w:id="8777" w:author="哲均 宋" w:date="2019-08-16T16:11:00Z">
              <w:r w:rsidRPr="00ED175E" w:rsidDel="007B0E72">
                <w:delText>I2044</w:delText>
              </w:r>
            </w:del>
          </w:p>
        </w:tc>
        <w:tc>
          <w:tcPr>
            <w:tcW w:w="1805" w:type="dxa"/>
            <w:tcBorders>
              <w:top w:val="nil"/>
              <w:left w:val="nil"/>
              <w:bottom w:val="single" w:sz="4" w:space="0" w:color="auto"/>
              <w:right w:val="single" w:sz="4" w:space="0" w:color="auto"/>
            </w:tcBorders>
            <w:shd w:val="clear" w:color="auto" w:fill="auto"/>
            <w:noWrap/>
            <w:vAlign w:val="bottom"/>
            <w:hideMark/>
          </w:tcPr>
          <w:p w14:paraId="22ABF555" w14:textId="0256AE4F" w:rsidR="007B0E72" w:rsidRPr="00ED175E" w:rsidDel="007B0E72" w:rsidRDefault="007B0E72" w:rsidP="007B0E72">
            <w:pPr>
              <w:pStyle w:val="afb"/>
              <w:autoSpaceDE w:val="0"/>
              <w:autoSpaceDN w:val="0"/>
              <w:rPr>
                <w:del w:id="8778" w:author="哲均 宋" w:date="2019-08-16T16:11:00Z"/>
              </w:rPr>
              <w:pPrChange w:id="8779" w:author="Seongeun Woo" w:date="2016-10-13T18:44:00Z">
                <w:pPr>
                  <w:pStyle w:val="afb"/>
                </w:pPr>
              </w:pPrChange>
            </w:pPr>
            <w:del w:id="8780" w:author="哲均 宋" w:date="2019-08-16T16:11:00Z">
              <w:r w:rsidRPr="00ED175E" w:rsidDel="007B0E72">
                <w:rPr>
                  <w:rFonts w:hint="eastAsia"/>
                </w:rPr>
                <w:delText>運転者年齢満</w:delText>
              </w:r>
              <w:r w:rsidRPr="00ED175E" w:rsidDel="007B0E72">
                <w:delText>30</w:delText>
              </w:r>
              <w:r w:rsidRPr="00ED175E" w:rsidDel="007B0E72">
                <w:rPr>
                  <w:rFonts w:hint="eastAsia"/>
                </w:rPr>
                <w:delText>歳以上限定運転特約</w:delText>
              </w:r>
            </w:del>
          </w:p>
        </w:tc>
      </w:tr>
      <w:tr w:rsidR="007B0E72" w:rsidRPr="00ED175E" w:rsidDel="007B0E72" w14:paraId="31204F7F" w14:textId="4931E6E1" w:rsidTr="00777B26">
        <w:trPr>
          <w:trHeight w:val="255"/>
          <w:tblHeader/>
          <w:del w:id="8781" w:author="哲均 宋" w:date="2019-08-16T16:11:00Z"/>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37010680" w14:textId="6DC019C3" w:rsidR="007B0E72" w:rsidRPr="00ED175E" w:rsidDel="007B0E72" w:rsidRDefault="007B0E72" w:rsidP="007B0E72">
            <w:pPr>
              <w:pStyle w:val="afb"/>
              <w:autoSpaceDE w:val="0"/>
              <w:autoSpaceDN w:val="0"/>
              <w:rPr>
                <w:del w:id="8782" w:author="哲均 宋" w:date="2019-08-16T16:11:00Z"/>
              </w:rPr>
              <w:pPrChange w:id="8783" w:author="Seongeun Woo" w:date="2016-10-13T18:44:00Z">
                <w:pPr>
                  <w:pStyle w:val="afb"/>
                </w:pPr>
              </w:pPrChange>
            </w:pPr>
            <w:del w:id="8784" w:author="哲均 宋" w:date="2019-08-16T16:11: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
          <w:p w14:paraId="3D632E3F" w14:textId="5F0A9D05" w:rsidR="007B0E72" w:rsidRPr="00ED175E" w:rsidDel="007B0E72" w:rsidRDefault="007B0E72" w:rsidP="007B0E72">
            <w:pPr>
              <w:pStyle w:val="afb"/>
              <w:autoSpaceDE w:val="0"/>
              <w:autoSpaceDN w:val="0"/>
              <w:rPr>
                <w:del w:id="8785" w:author="哲均 宋" w:date="2019-08-16T16:11:00Z"/>
              </w:rPr>
              <w:pPrChange w:id="8786" w:author="Seongeun Woo" w:date="2016-10-13T18:44:00Z">
                <w:pPr>
                  <w:pStyle w:val="afb"/>
                </w:pPr>
              </w:pPrChange>
            </w:pPr>
            <w:del w:id="8787" w:author="哲均 宋" w:date="2019-08-16T16:11: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
          <w:p w14:paraId="20F2073F" w14:textId="0F46B376" w:rsidR="007B0E72" w:rsidRPr="00ED175E" w:rsidDel="007B0E72" w:rsidRDefault="007B0E72" w:rsidP="007B0E72">
            <w:pPr>
              <w:pStyle w:val="afb"/>
              <w:autoSpaceDE w:val="0"/>
              <w:autoSpaceDN w:val="0"/>
              <w:rPr>
                <w:del w:id="8788" w:author="哲均 宋" w:date="2019-08-16T16:11:00Z"/>
              </w:rPr>
              <w:pPrChange w:id="8789" w:author="Seongeun Woo" w:date="2016-10-13T18:44:00Z">
                <w:pPr>
                  <w:pStyle w:val="afb"/>
                </w:pPr>
              </w:pPrChange>
            </w:pPr>
            <w:del w:id="8790" w:author="哲均 宋" w:date="2019-08-16T16:11: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
          <w:p w14:paraId="000CC5FF" w14:textId="6B52FC1F" w:rsidR="007B0E72" w:rsidRPr="00ED175E" w:rsidDel="007B0E72" w:rsidRDefault="007B0E72" w:rsidP="007B0E72">
            <w:pPr>
              <w:pStyle w:val="afb"/>
              <w:autoSpaceDE w:val="0"/>
              <w:autoSpaceDN w:val="0"/>
              <w:rPr>
                <w:del w:id="8791" w:author="哲均 宋" w:date="2019-08-16T16:11:00Z"/>
              </w:rPr>
              <w:pPrChange w:id="8792" w:author="Seongeun Woo" w:date="2016-10-13T18:44:00Z">
                <w:pPr>
                  <w:pStyle w:val="afb"/>
                </w:pPr>
              </w:pPrChange>
            </w:pPr>
            <w:del w:id="8793" w:author="哲均 宋" w:date="2019-08-16T16:11: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
          <w:p w14:paraId="05146D68" w14:textId="1AF1974A" w:rsidR="007B0E72" w:rsidRPr="00ED175E" w:rsidDel="007B0E72" w:rsidRDefault="007B0E72" w:rsidP="007B0E72">
            <w:pPr>
              <w:pStyle w:val="afb"/>
              <w:autoSpaceDE w:val="0"/>
              <w:autoSpaceDN w:val="0"/>
              <w:rPr>
                <w:del w:id="8794" w:author="哲均 宋" w:date="2019-08-16T16:11:00Z"/>
              </w:rPr>
              <w:pPrChange w:id="8795" w:author="Seongeun Woo" w:date="2016-10-13T18:44:00Z">
                <w:pPr>
                  <w:pStyle w:val="afb"/>
                </w:pPr>
              </w:pPrChange>
            </w:pPr>
            <w:del w:id="8796" w:author="哲均 宋" w:date="2019-08-16T16:11:00Z">
              <w:r w:rsidRPr="00ED175E" w:rsidDel="007B0E72">
                <w:delText>1</w:delText>
              </w:r>
            </w:del>
          </w:p>
        </w:tc>
        <w:tc>
          <w:tcPr>
            <w:tcW w:w="567" w:type="dxa"/>
            <w:tcBorders>
              <w:top w:val="nil"/>
              <w:left w:val="nil"/>
              <w:bottom w:val="single" w:sz="4" w:space="0" w:color="auto"/>
              <w:right w:val="single" w:sz="4" w:space="0" w:color="auto"/>
            </w:tcBorders>
            <w:shd w:val="clear" w:color="auto" w:fill="auto"/>
            <w:noWrap/>
            <w:vAlign w:val="center"/>
            <w:hideMark/>
          </w:tcPr>
          <w:p w14:paraId="7BB5D0DF" w14:textId="281C29A3" w:rsidR="007B0E72" w:rsidRPr="00ED175E" w:rsidDel="007B0E72" w:rsidRDefault="007B0E72" w:rsidP="007B0E72">
            <w:pPr>
              <w:pStyle w:val="afb"/>
              <w:autoSpaceDE w:val="0"/>
              <w:autoSpaceDN w:val="0"/>
              <w:rPr>
                <w:del w:id="8797" w:author="哲均 宋" w:date="2019-08-16T16:11:00Z"/>
              </w:rPr>
              <w:pPrChange w:id="8798" w:author="Seongeun Woo" w:date="2016-10-13T18:44:00Z">
                <w:pPr>
                  <w:pStyle w:val="afb"/>
                </w:pPr>
              </w:pPrChange>
            </w:pPr>
            <w:del w:id="8799" w:author="哲均 宋" w:date="2019-08-16T16:11:00Z">
              <w:r w:rsidRPr="00ED175E" w:rsidDel="007B0E72">
                <w:delText>0</w:delText>
              </w:r>
            </w:del>
          </w:p>
        </w:tc>
        <w:tc>
          <w:tcPr>
            <w:tcW w:w="850" w:type="dxa"/>
            <w:tcBorders>
              <w:top w:val="nil"/>
              <w:left w:val="nil"/>
              <w:bottom w:val="single" w:sz="4" w:space="0" w:color="auto"/>
              <w:right w:val="single" w:sz="4" w:space="0" w:color="auto"/>
            </w:tcBorders>
            <w:shd w:val="clear" w:color="auto" w:fill="auto"/>
            <w:noWrap/>
            <w:vAlign w:val="center"/>
            <w:hideMark/>
          </w:tcPr>
          <w:p w14:paraId="091AFB50" w14:textId="67284ED1" w:rsidR="007B0E72" w:rsidRPr="00ED175E" w:rsidDel="007B0E72" w:rsidRDefault="007B0E72" w:rsidP="007B0E72">
            <w:pPr>
              <w:pStyle w:val="afb"/>
              <w:autoSpaceDE w:val="0"/>
              <w:autoSpaceDN w:val="0"/>
              <w:rPr>
                <w:del w:id="8800" w:author="哲均 宋" w:date="2019-08-16T16:11:00Z"/>
              </w:rPr>
              <w:pPrChange w:id="8801" w:author="Seongeun Woo" w:date="2016-10-13T18:44:00Z">
                <w:pPr>
                  <w:pStyle w:val="afb"/>
                </w:pPr>
              </w:pPrChange>
            </w:pPr>
            <w:ins w:id="8802" w:author="Seongeun Woo" w:date="2016-07-07T16:44:00Z">
              <w:del w:id="8803" w:author="哲均 宋" w:date="2019-08-16T16:11:00Z">
                <w:r w:rsidRPr="00ED175E" w:rsidDel="007B0E72">
                  <w:rPr>
                    <w:rFonts w:cs="Courier New"/>
                  </w:rPr>
                  <w:delText>N</w:delText>
                </w:r>
              </w:del>
            </w:ins>
            <w:del w:id="8804" w:author="哲均 宋" w:date="2019-08-16T16:11:00Z">
              <w:r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
          <w:p w14:paraId="6B27D68B" w14:textId="7D513129" w:rsidR="007B0E72" w:rsidRPr="00ED175E" w:rsidDel="007B0E72" w:rsidRDefault="007B0E72" w:rsidP="007B0E72">
            <w:pPr>
              <w:pStyle w:val="afb"/>
              <w:autoSpaceDE w:val="0"/>
              <w:autoSpaceDN w:val="0"/>
              <w:rPr>
                <w:del w:id="8805" w:author="哲均 宋" w:date="2019-08-16T16:11:00Z"/>
              </w:rPr>
              <w:pPrChange w:id="8806" w:author="Seongeun Woo" w:date="2016-10-13T18:44:00Z">
                <w:pPr>
                  <w:pStyle w:val="afb"/>
                </w:pPr>
              </w:pPrChange>
            </w:pPr>
            <w:del w:id="8807" w:author="哲均 宋" w:date="2019-08-16T16:11:00Z">
              <w:r w:rsidRPr="00ED175E" w:rsidDel="007B0E72">
                <w:delText>I2045</w:delText>
              </w:r>
            </w:del>
          </w:p>
        </w:tc>
        <w:tc>
          <w:tcPr>
            <w:tcW w:w="1805" w:type="dxa"/>
            <w:tcBorders>
              <w:top w:val="nil"/>
              <w:left w:val="nil"/>
              <w:bottom w:val="single" w:sz="4" w:space="0" w:color="auto"/>
              <w:right w:val="single" w:sz="4" w:space="0" w:color="auto"/>
            </w:tcBorders>
            <w:shd w:val="clear" w:color="auto" w:fill="auto"/>
            <w:noWrap/>
            <w:vAlign w:val="bottom"/>
            <w:hideMark/>
          </w:tcPr>
          <w:p w14:paraId="725E9252" w14:textId="07E07695" w:rsidR="007B0E72" w:rsidRPr="00ED175E" w:rsidDel="007B0E72" w:rsidRDefault="007B0E72" w:rsidP="007B0E72">
            <w:pPr>
              <w:pStyle w:val="afb"/>
              <w:autoSpaceDE w:val="0"/>
              <w:autoSpaceDN w:val="0"/>
              <w:rPr>
                <w:del w:id="8808" w:author="哲均 宋" w:date="2019-08-16T16:11:00Z"/>
              </w:rPr>
              <w:pPrChange w:id="8809" w:author="Seongeun Woo" w:date="2016-10-13T18:44:00Z">
                <w:pPr>
                  <w:pStyle w:val="afb"/>
                </w:pPr>
              </w:pPrChange>
            </w:pPr>
            <w:del w:id="8810" w:author="哲均 宋" w:date="2019-08-16T16:11:00Z">
              <w:r w:rsidRPr="00ED175E" w:rsidDel="007B0E72">
                <w:rPr>
                  <w:rFonts w:hint="eastAsia"/>
                </w:rPr>
                <w:delText>運転者年齢満</w:delText>
              </w:r>
              <w:r w:rsidRPr="00ED175E" w:rsidDel="007B0E72">
                <w:delText>35</w:delText>
              </w:r>
              <w:r w:rsidRPr="00ED175E" w:rsidDel="007B0E72">
                <w:rPr>
                  <w:rFonts w:hint="eastAsia"/>
                </w:rPr>
                <w:delText>歳以上限定運転特約</w:delText>
              </w:r>
            </w:del>
          </w:p>
        </w:tc>
      </w:tr>
      <w:tr w:rsidR="007B0E72" w:rsidRPr="00ED175E" w:rsidDel="007B0E72" w14:paraId="0BC9D63F" w14:textId="5BA60ECE" w:rsidTr="00777B26">
        <w:trPr>
          <w:trHeight w:val="255"/>
          <w:tblHeader/>
          <w:del w:id="8811" w:author="哲均 宋" w:date="2019-08-16T16:11:00Z"/>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3F9690C8" w14:textId="4CD74AB7" w:rsidR="007B0E72" w:rsidRPr="00ED175E" w:rsidDel="007B0E72" w:rsidRDefault="007B0E72" w:rsidP="007B0E72">
            <w:pPr>
              <w:pStyle w:val="afb"/>
              <w:autoSpaceDE w:val="0"/>
              <w:autoSpaceDN w:val="0"/>
              <w:rPr>
                <w:del w:id="8812" w:author="哲均 宋" w:date="2019-08-16T16:11:00Z"/>
              </w:rPr>
              <w:pPrChange w:id="8813" w:author="Seongeun Woo" w:date="2016-10-13T18:44:00Z">
                <w:pPr>
                  <w:pStyle w:val="afb"/>
                </w:pPr>
              </w:pPrChange>
            </w:pPr>
            <w:del w:id="8814" w:author="哲均 宋" w:date="2019-08-16T16:11: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
          <w:p w14:paraId="0E3D13BD" w14:textId="6F006C83" w:rsidR="007B0E72" w:rsidRPr="00ED175E" w:rsidDel="007B0E72" w:rsidRDefault="007B0E72" w:rsidP="007B0E72">
            <w:pPr>
              <w:pStyle w:val="afb"/>
              <w:autoSpaceDE w:val="0"/>
              <w:autoSpaceDN w:val="0"/>
              <w:rPr>
                <w:del w:id="8815" w:author="哲均 宋" w:date="2019-08-16T16:11:00Z"/>
              </w:rPr>
              <w:pPrChange w:id="8816" w:author="Seongeun Woo" w:date="2016-10-13T18:44:00Z">
                <w:pPr>
                  <w:pStyle w:val="afb"/>
                </w:pPr>
              </w:pPrChange>
            </w:pPr>
            <w:del w:id="8817" w:author="哲均 宋" w:date="2019-08-16T16:11: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
          <w:p w14:paraId="582AED49" w14:textId="56282715" w:rsidR="007B0E72" w:rsidRPr="00ED175E" w:rsidDel="007B0E72" w:rsidRDefault="007B0E72" w:rsidP="007B0E72">
            <w:pPr>
              <w:pStyle w:val="afb"/>
              <w:autoSpaceDE w:val="0"/>
              <w:autoSpaceDN w:val="0"/>
              <w:rPr>
                <w:del w:id="8818" w:author="哲均 宋" w:date="2019-08-16T16:11:00Z"/>
              </w:rPr>
              <w:pPrChange w:id="8819" w:author="Seongeun Woo" w:date="2016-10-13T18:44:00Z">
                <w:pPr>
                  <w:pStyle w:val="afb"/>
                </w:pPr>
              </w:pPrChange>
            </w:pPr>
            <w:del w:id="8820" w:author="哲均 宋" w:date="2019-08-16T16:11: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
          <w:p w14:paraId="01DDE922" w14:textId="347E7F3B" w:rsidR="007B0E72" w:rsidRPr="00ED175E" w:rsidDel="007B0E72" w:rsidRDefault="007B0E72" w:rsidP="007B0E72">
            <w:pPr>
              <w:pStyle w:val="afb"/>
              <w:autoSpaceDE w:val="0"/>
              <w:autoSpaceDN w:val="0"/>
              <w:rPr>
                <w:del w:id="8821" w:author="哲均 宋" w:date="2019-08-16T16:11:00Z"/>
              </w:rPr>
              <w:pPrChange w:id="8822" w:author="Seongeun Woo" w:date="2016-10-13T18:44:00Z">
                <w:pPr>
                  <w:pStyle w:val="afb"/>
                </w:pPr>
              </w:pPrChange>
            </w:pPr>
            <w:del w:id="8823" w:author="哲均 宋" w:date="2019-08-16T16:11: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
          <w:p w14:paraId="39456823" w14:textId="046AA917" w:rsidR="007B0E72" w:rsidRPr="00ED175E" w:rsidDel="007B0E72" w:rsidRDefault="007B0E72" w:rsidP="007B0E72">
            <w:pPr>
              <w:pStyle w:val="afb"/>
              <w:autoSpaceDE w:val="0"/>
              <w:autoSpaceDN w:val="0"/>
              <w:rPr>
                <w:del w:id="8824" w:author="哲均 宋" w:date="2019-08-16T16:11:00Z"/>
              </w:rPr>
              <w:pPrChange w:id="8825" w:author="Seongeun Woo" w:date="2016-10-13T18:44:00Z">
                <w:pPr>
                  <w:pStyle w:val="afb"/>
                </w:pPr>
              </w:pPrChange>
            </w:pPr>
            <w:del w:id="8826" w:author="哲均 宋" w:date="2019-08-16T16:11:00Z">
              <w:r w:rsidRPr="00ED175E" w:rsidDel="007B0E72">
                <w:delText>1</w:delText>
              </w:r>
            </w:del>
          </w:p>
        </w:tc>
        <w:tc>
          <w:tcPr>
            <w:tcW w:w="567" w:type="dxa"/>
            <w:tcBorders>
              <w:top w:val="nil"/>
              <w:left w:val="nil"/>
              <w:bottom w:val="single" w:sz="4" w:space="0" w:color="auto"/>
              <w:right w:val="single" w:sz="4" w:space="0" w:color="auto"/>
            </w:tcBorders>
            <w:shd w:val="clear" w:color="auto" w:fill="auto"/>
            <w:noWrap/>
            <w:vAlign w:val="center"/>
            <w:hideMark/>
          </w:tcPr>
          <w:p w14:paraId="36B8D5B1" w14:textId="247BCE80" w:rsidR="007B0E72" w:rsidRPr="00ED175E" w:rsidDel="007B0E72" w:rsidRDefault="007B0E72" w:rsidP="007B0E72">
            <w:pPr>
              <w:pStyle w:val="afb"/>
              <w:autoSpaceDE w:val="0"/>
              <w:autoSpaceDN w:val="0"/>
              <w:rPr>
                <w:del w:id="8827" w:author="哲均 宋" w:date="2019-08-16T16:11:00Z"/>
              </w:rPr>
              <w:pPrChange w:id="8828" w:author="Seongeun Woo" w:date="2016-10-13T18:44:00Z">
                <w:pPr>
                  <w:pStyle w:val="afb"/>
                </w:pPr>
              </w:pPrChange>
            </w:pPr>
            <w:del w:id="8829" w:author="哲均 宋" w:date="2019-08-16T16:11:00Z">
              <w:r w:rsidRPr="00ED175E" w:rsidDel="007B0E72">
                <w:delText>0</w:delText>
              </w:r>
            </w:del>
          </w:p>
        </w:tc>
        <w:tc>
          <w:tcPr>
            <w:tcW w:w="850" w:type="dxa"/>
            <w:tcBorders>
              <w:top w:val="nil"/>
              <w:left w:val="nil"/>
              <w:bottom w:val="single" w:sz="4" w:space="0" w:color="auto"/>
              <w:right w:val="single" w:sz="4" w:space="0" w:color="auto"/>
            </w:tcBorders>
            <w:shd w:val="clear" w:color="auto" w:fill="auto"/>
            <w:noWrap/>
            <w:vAlign w:val="center"/>
            <w:hideMark/>
          </w:tcPr>
          <w:p w14:paraId="6BEAC303" w14:textId="6E2208D2" w:rsidR="007B0E72" w:rsidRPr="00ED175E" w:rsidDel="007B0E72" w:rsidRDefault="007B0E72" w:rsidP="007B0E72">
            <w:pPr>
              <w:pStyle w:val="afb"/>
              <w:autoSpaceDE w:val="0"/>
              <w:autoSpaceDN w:val="0"/>
              <w:rPr>
                <w:del w:id="8830" w:author="哲均 宋" w:date="2019-08-16T16:11:00Z"/>
              </w:rPr>
              <w:pPrChange w:id="8831" w:author="Seongeun Woo" w:date="2016-10-13T18:44:00Z">
                <w:pPr>
                  <w:pStyle w:val="afb"/>
                </w:pPr>
              </w:pPrChange>
            </w:pPr>
            <w:ins w:id="8832" w:author="Seongeun Woo" w:date="2016-07-07T16:43:00Z">
              <w:del w:id="8833" w:author="哲均 宋" w:date="2019-08-16T16:11:00Z">
                <w:r w:rsidRPr="00ED175E" w:rsidDel="007B0E72">
                  <w:rPr>
                    <w:rFonts w:cs="Courier New"/>
                  </w:rPr>
                  <w:delText>N</w:delText>
                </w:r>
              </w:del>
            </w:ins>
            <w:del w:id="8834" w:author="哲均 宋" w:date="2019-08-16T16:11:00Z">
              <w:r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
          <w:p w14:paraId="28483085" w14:textId="24169AC4" w:rsidR="007B0E72" w:rsidRPr="00ED175E" w:rsidDel="007B0E72" w:rsidRDefault="007B0E72" w:rsidP="007B0E72">
            <w:pPr>
              <w:pStyle w:val="afb"/>
              <w:autoSpaceDE w:val="0"/>
              <w:autoSpaceDN w:val="0"/>
              <w:rPr>
                <w:del w:id="8835" w:author="哲均 宋" w:date="2019-08-16T16:11:00Z"/>
              </w:rPr>
              <w:pPrChange w:id="8836" w:author="Seongeun Woo" w:date="2016-10-13T18:44:00Z">
                <w:pPr>
                  <w:pStyle w:val="afb"/>
                </w:pPr>
              </w:pPrChange>
            </w:pPr>
            <w:del w:id="8837" w:author="哲均 宋" w:date="2019-08-16T16:11:00Z">
              <w:r w:rsidRPr="00ED175E" w:rsidDel="007B0E72">
                <w:delText>I2046</w:delText>
              </w:r>
            </w:del>
          </w:p>
        </w:tc>
        <w:tc>
          <w:tcPr>
            <w:tcW w:w="1805" w:type="dxa"/>
            <w:tcBorders>
              <w:top w:val="nil"/>
              <w:left w:val="nil"/>
              <w:bottom w:val="single" w:sz="4" w:space="0" w:color="auto"/>
              <w:right w:val="single" w:sz="4" w:space="0" w:color="auto"/>
            </w:tcBorders>
            <w:shd w:val="clear" w:color="auto" w:fill="auto"/>
            <w:noWrap/>
            <w:vAlign w:val="bottom"/>
            <w:hideMark/>
          </w:tcPr>
          <w:p w14:paraId="747A1D7A" w14:textId="51BD0643" w:rsidR="007B0E72" w:rsidRPr="00ED175E" w:rsidDel="007B0E72" w:rsidRDefault="007B0E72" w:rsidP="007B0E72">
            <w:pPr>
              <w:pStyle w:val="afb"/>
              <w:autoSpaceDE w:val="0"/>
              <w:autoSpaceDN w:val="0"/>
              <w:rPr>
                <w:del w:id="8838" w:author="哲均 宋" w:date="2019-08-16T16:11:00Z"/>
              </w:rPr>
              <w:pPrChange w:id="8839" w:author="Seongeun Woo" w:date="2016-10-13T18:44:00Z">
                <w:pPr>
                  <w:pStyle w:val="afb"/>
                </w:pPr>
              </w:pPrChange>
            </w:pPr>
            <w:del w:id="8840" w:author="哲均 宋" w:date="2019-08-16T16:11:00Z">
              <w:r w:rsidRPr="00ED175E" w:rsidDel="007B0E72">
                <w:rPr>
                  <w:rFonts w:hint="eastAsia"/>
                </w:rPr>
                <w:delText>運転者年齢満</w:delText>
              </w:r>
              <w:r w:rsidRPr="00ED175E" w:rsidDel="007B0E72">
                <w:delText>43</w:delText>
              </w:r>
              <w:r w:rsidRPr="00ED175E" w:rsidDel="007B0E72">
                <w:rPr>
                  <w:rFonts w:hint="eastAsia"/>
                </w:rPr>
                <w:delText>歳以上限定運転特約</w:delText>
              </w:r>
            </w:del>
          </w:p>
        </w:tc>
      </w:tr>
      <w:tr w:rsidR="007B0E72" w:rsidRPr="00ED175E" w:rsidDel="007B0E72" w14:paraId="6336ED22" w14:textId="08D4CD49" w:rsidTr="00777B26">
        <w:trPr>
          <w:trHeight w:val="255"/>
          <w:tblHeader/>
          <w:del w:id="8841" w:author="哲均 宋" w:date="2019-08-16T16:11:00Z"/>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592CEB5A" w14:textId="7A962BE8" w:rsidR="007B0E72" w:rsidRPr="00ED175E" w:rsidDel="007B0E72" w:rsidRDefault="007B0E72" w:rsidP="007B0E72">
            <w:pPr>
              <w:pStyle w:val="afb"/>
              <w:autoSpaceDE w:val="0"/>
              <w:autoSpaceDN w:val="0"/>
              <w:rPr>
                <w:del w:id="8842" w:author="哲均 宋" w:date="2019-08-16T16:11:00Z"/>
              </w:rPr>
              <w:pPrChange w:id="8843" w:author="Seongeun Woo" w:date="2016-10-13T18:44:00Z">
                <w:pPr>
                  <w:pStyle w:val="afb"/>
                </w:pPr>
              </w:pPrChange>
            </w:pPr>
            <w:del w:id="8844" w:author="哲均 宋" w:date="2019-08-16T16:11: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
          <w:p w14:paraId="2B4DCBF1" w14:textId="46B3CCB9" w:rsidR="007B0E72" w:rsidRPr="00ED175E" w:rsidDel="007B0E72" w:rsidRDefault="007B0E72" w:rsidP="007B0E72">
            <w:pPr>
              <w:pStyle w:val="afb"/>
              <w:autoSpaceDE w:val="0"/>
              <w:autoSpaceDN w:val="0"/>
              <w:rPr>
                <w:del w:id="8845" w:author="哲均 宋" w:date="2019-08-16T16:11:00Z"/>
              </w:rPr>
              <w:pPrChange w:id="8846" w:author="Seongeun Woo" w:date="2016-10-13T18:44:00Z">
                <w:pPr>
                  <w:pStyle w:val="afb"/>
                </w:pPr>
              </w:pPrChange>
            </w:pPr>
            <w:del w:id="8847" w:author="哲均 宋" w:date="2019-08-16T16:11: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
          <w:p w14:paraId="629593C5" w14:textId="7359B18C" w:rsidR="007B0E72" w:rsidRPr="00ED175E" w:rsidDel="007B0E72" w:rsidRDefault="007B0E72" w:rsidP="007B0E72">
            <w:pPr>
              <w:pStyle w:val="afb"/>
              <w:autoSpaceDE w:val="0"/>
              <w:autoSpaceDN w:val="0"/>
              <w:rPr>
                <w:del w:id="8848" w:author="哲均 宋" w:date="2019-08-16T16:11:00Z"/>
              </w:rPr>
              <w:pPrChange w:id="8849" w:author="Seongeun Woo" w:date="2016-10-13T18:44:00Z">
                <w:pPr>
                  <w:pStyle w:val="afb"/>
                </w:pPr>
              </w:pPrChange>
            </w:pPr>
            <w:del w:id="8850" w:author="哲均 宋" w:date="2019-08-16T16:11: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
          <w:p w14:paraId="1F52E7C0" w14:textId="566F85D7" w:rsidR="007B0E72" w:rsidRPr="00ED175E" w:rsidDel="007B0E72" w:rsidRDefault="007B0E72" w:rsidP="007B0E72">
            <w:pPr>
              <w:pStyle w:val="afb"/>
              <w:autoSpaceDE w:val="0"/>
              <w:autoSpaceDN w:val="0"/>
              <w:rPr>
                <w:del w:id="8851" w:author="哲均 宋" w:date="2019-08-16T16:11:00Z"/>
              </w:rPr>
              <w:pPrChange w:id="8852" w:author="Seongeun Woo" w:date="2016-10-13T18:44:00Z">
                <w:pPr>
                  <w:pStyle w:val="afb"/>
                </w:pPr>
              </w:pPrChange>
            </w:pPr>
            <w:del w:id="8853" w:author="哲均 宋" w:date="2019-08-16T16:11: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
          <w:p w14:paraId="4A917BE7" w14:textId="18A5D1CA" w:rsidR="007B0E72" w:rsidRPr="00ED175E" w:rsidDel="007B0E72" w:rsidRDefault="007B0E72" w:rsidP="007B0E72">
            <w:pPr>
              <w:pStyle w:val="afb"/>
              <w:autoSpaceDE w:val="0"/>
              <w:autoSpaceDN w:val="0"/>
              <w:rPr>
                <w:del w:id="8854" w:author="哲均 宋" w:date="2019-08-16T16:11:00Z"/>
              </w:rPr>
              <w:pPrChange w:id="8855" w:author="Seongeun Woo" w:date="2016-10-13T18:44:00Z">
                <w:pPr>
                  <w:pStyle w:val="afb"/>
                </w:pPr>
              </w:pPrChange>
            </w:pPr>
            <w:del w:id="8856" w:author="哲均 宋" w:date="2019-08-16T16:11:00Z">
              <w:r w:rsidRPr="00ED175E" w:rsidDel="007B0E72">
                <w:delText>1</w:delText>
              </w:r>
            </w:del>
          </w:p>
        </w:tc>
        <w:tc>
          <w:tcPr>
            <w:tcW w:w="567" w:type="dxa"/>
            <w:tcBorders>
              <w:top w:val="nil"/>
              <w:left w:val="nil"/>
              <w:bottom w:val="single" w:sz="4" w:space="0" w:color="auto"/>
              <w:right w:val="single" w:sz="4" w:space="0" w:color="auto"/>
            </w:tcBorders>
            <w:shd w:val="clear" w:color="auto" w:fill="auto"/>
            <w:noWrap/>
            <w:vAlign w:val="center"/>
            <w:hideMark/>
          </w:tcPr>
          <w:p w14:paraId="4A4B2DE0" w14:textId="0E06E6E2" w:rsidR="007B0E72" w:rsidRPr="00ED175E" w:rsidDel="007B0E72" w:rsidRDefault="007B0E72" w:rsidP="007B0E72">
            <w:pPr>
              <w:pStyle w:val="afb"/>
              <w:autoSpaceDE w:val="0"/>
              <w:autoSpaceDN w:val="0"/>
              <w:rPr>
                <w:del w:id="8857" w:author="哲均 宋" w:date="2019-08-16T16:11:00Z"/>
              </w:rPr>
              <w:pPrChange w:id="8858" w:author="Seongeun Woo" w:date="2016-10-13T18:44:00Z">
                <w:pPr>
                  <w:pStyle w:val="afb"/>
                </w:pPr>
              </w:pPrChange>
            </w:pPr>
            <w:del w:id="8859" w:author="哲均 宋" w:date="2019-08-16T16:11:00Z">
              <w:r w:rsidRPr="00ED175E" w:rsidDel="007B0E72">
                <w:delText>0</w:delText>
              </w:r>
            </w:del>
          </w:p>
        </w:tc>
        <w:tc>
          <w:tcPr>
            <w:tcW w:w="850" w:type="dxa"/>
            <w:tcBorders>
              <w:top w:val="nil"/>
              <w:left w:val="nil"/>
              <w:bottom w:val="single" w:sz="4" w:space="0" w:color="auto"/>
              <w:right w:val="single" w:sz="4" w:space="0" w:color="auto"/>
            </w:tcBorders>
            <w:shd w:val="clear" w:color="auto" w:fill="auto"/>
            <w:noWrap/>
            <w:vAlign w:val="center"/>
            <w:hideMark/>
          </w:tcPr>
          <w:p w14:paraId="412BC5DD" w14:textId="71588F40" w:rsidR="007B0E72" w:rsidRPr="00ED175E" w:rsidDel="007B0E72" w:rsidRDefault="007B0E72" w:rsidP="007B0E72">
            <w:pPr>
              <w:pStyle w:val="afb"/>
              <w:autoSpaceDE w:val="0"/>
              <w:autoSpaceDN w:val="0"/>
              <w:rPr>
                <w:del w:id="8860" w:author="哲均 宋" w:date="2019-08-16T16:11:00Z"/>
              </w:rPr>
              <w:pPrChange w:id="8861" w:author="Seongeun Woo" w:date="2016-10-13T18:44:00Z">
                <w:pPr>
                  <w:pStyle w:val="afb"/>
                </w:pPr>
              </w:pPrChange>
            </w:pPr>
            <w:ins w:id="8862" w:author="Seongeun Woo" w:date="2016-07-07T16:44:00Z">
              <w:del w:id="8863" w:author="哲均 宋" w:date="2019-08-16T16:11:00Z">
                <w:r w:rsidRPr="00ED175E" w:rsidDel="007B0E72">
                  <w:rPr>
                    <w:rFonts w:cs="Courier New"/>
                  </w:rPr>
                  <w:delText>N</w:delText>
                </w:r>
              </w:del>
            </w:ins>
            <w:del w:id="8864" w:author="哲均 宋" w:date="2019-08-16T16:11:00Z">
              <w:r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
          <w:p w14:paraId="475280CF" w14:textId="5BE9EC21" w:rsidR="007B0E72" w:rsidRPr="00ED175E" w:rsidDel="007B0E72" w:rsidRDefault="007B0E72" w:rsidP="007B0E72">
            <w:pPr>
              <w:pStyle w:val="afb"/>
              <w:autoSpaceDE w:val="0"/>
              <w:autoSpaceDN w:val="0"/>
              <w:rPr>
                <w:del w:id="8865" w:author="哲均 宋" w:date="2019-08-16T16:11:00Z"/>
              </w:rPr>
              <w:pPrChange w:id="8866" w:author="Seongeun Woo" w:date="2016-10-13T18:44:00Z">
                <w:pPr>
                  <w:pStyle w:val="afb"/>
                </w:pPr>
              </w:pPrChange>
            </w:pPr>
            <w:del w:id="8867" w:author="哲均 宋" w:date="2019-08-16T16:11:00Z">
              <w:r w:rsidRPr="00ED175E" w:rsidDel="007B0E72">
                <w:delText>I2047</w:delText>
              </w:r>
            </w:del>
          </w:p>
        </w:tc>
        <w:tc>
          <w:tcPr>
            <w:tcW w:w="1805" w:type="dxa"/>
            <w:tcBorders>
              <w:top w:val="nil"/>
              <w:left w:val="nil"/>
              <w:bottom w:val="single" w:sz="4" w:space="0" w:color="auto"/>
              <w:right w:val="single" w:sz="4" w:space="0" w:color="auto"/>
            </w:tcBorders>
            <w:shd w:val="clear" w:color="auto" w:fill="auto"/>
            <w:noWrap/>
            <w:vAlign w:val="bottom"/>
            <w:hideMark/>
          </w:tcPr>
          <w:p w14:paraId="432450A7" w14:textId="23658610" w:rsidR="007B0E72" w:rsidRPr="00ED175E" w:rsidDel="007B0E72" w:rsidRDefault="007B0E72" w:rsidP="007B0E72">
            <w:pPr>
              <w:pStyle w:val="afb"/>
              <w:autoSpaceDE w:val="0"/>
              <w:autoSpaceDN w:val="0"/>
              <w:rPr>
                <w:del w:id="8868" w:author="哲均 宋" w:date="2019-08-16T16:11:00Z"/>
              </w:rPr>
              <w:pPrChange w:id="8869" w:author="Seongeun Woo" w:date="2016-10-13T18:44:00Z">
                <w:pPr>
                  <w:pStyle w:val="afb"/>
                </w:pPr>
              </w:pPrChange>
            </w:pPr>
            <w:del w:id="8870" w:author="哲均 宋" w:date="2019-08-16T16:11:00Z">
              <w:r w:rsidRPr="00ED175E" w:rsidDel="007B0E72">
                <w:rPr>
                  <w:rFonts w:hint="eastAsia"/>
                </w:rPr>
                <w:delText>運転者年齢満</w:delText>
              </w:r>
              <w:r w:rsidRPr="00ED175E" w:rsidDel="007B0E72">
                <w:delText>48</w:delText>
              </w:r>
              <w:r w:rsidRPr="00ED175E" w:rsidDel="007B0E72">
                <w:rPr>
                  <w:rFonts w:hint="eastAsia"/>
                </w:rPr>
                <w:delText>歳以上限定運転特約</w:delText>
              </w:r>
            </w:del>
          </w:p>
        </w:tc>
      </w:tr>
      <w:tr w:rsidR="007B0E72" w:rsidRPr="00ED175E" w:rsidDel="007B0E72" w14:paraId="1C6D36B2" w14:textId="2B749856" w:rsidTr="00777B26">
        <w:trPr>
          <w:trHeight w:val="255"/>
          <w:tblHeader/>
          <w:del w:id="8871" w:author="哲均 宋" w:date="2019-08-16T16:12:00Z"/>
        </w:trPr>
        <w:tc>
          <w:tcPr>
            <w:tcW w:w="1316" w:type="dxa"/>
            <w:tcBorders>
              <w:top w:val="nil"/>
              <w:left w:val="single" w:sz="4" w:space="0" w:color="auto"/>
              <w:bottom w:val="single" w:sz="4" w:space="0" w:color="auto"/>
              <w:right w:val="single" w:sz="4" w:space="0" w:color="auto"/>
            </w:tcBorders>
            <w:shd w:val="clear" w:color="auto" w:fill="auto"/>
            <w:noWrap/>
            <w:vAlign w:val="center"/>
            <w:hideMark/>
          </w:tcPr>
          <w:p w14:paraId="4D3422B8" w14:textId="743DBF3A" w:rsidR="007B0E72" w:rsidRPr="00ED175E" w:rsidDel="007B0E72" w:rsidRDefault="007B0E72" w:rsidP="007B0E72">
            <w:pPr>
              <w:pStyle w:val="afb"/>
              <w:autoSpaceDE w:val="0"/>
              <w:autoSpaceDN w:val="0"/>
              <w:rPr>
                <w:del w:id="8872" w:author="哲均 宋" w:date="2019-08-16T16:12:00Z"/>
              </w:rPr>
              <w:pPrChange w:id="8873" w:author="Seongeun Woo" w:date="2016-10-13T18:44:00Z">
                <w:pPr>
                  <w:pStyle w:val="afb"/>
                </w:pPr>
              </w:pPrChange>
            </w:pPr>
            <w:del w:id="8874" w:author="哲均 宋" w:date="2019-08-16T16:12: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
          <w:p w14:paraId="6424BFDD" w14:textId="02BD15A3" w:rsidR="007B0E72" w:rsidRPr="00ED175E" w:rsidDel="007B0E72" w:rsidRDefault="007B0E72" w:rsidP="007B0E72">
            <w:pPr>
              <w:pStyle w:val="afb"/>
              <w:autoSpaceDE w:val="0"/>
              <w:autoSpaceDN w:val="0"/>
              <w:rPr>
                <w:del w:id="8875" w:author="哲均 宋" w:date="2019-08-16T16:12:00Z"/>
              </w:rPr>
              <w:pPrChange w:id="8876" w:author="Seongeun Woo" w:date="2016-10-13T18:44:00Z">
                <w:pPr>
                  <w:pStyle w:val="afb"/>
                </w:pPr>
              </w:pPrChange>
            </w:pPr>
            <w:del w:id="8877" w:author="哲均 宋" w:date="2019-08-16T16:12: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
          <w:p w14:paraId="70E16503" w14:textId="62778AB3" w:rsidR="007B0E72" w:rsidRPr="00ED175E" w:rsidDel="007B0E72" w:rsidRDefault="007B0E72" w:rsidP="007B0E72">
            <w:pPr>
              <w:pStyle w:val="afb"/>
              <w:autoSpaceDE w:val="0"/>
              <w:autoSpaceDN w:val="0"/>
              <w:rPr>
                <w:del w:id="8878" w:author="哲均 宋" w:date="2019-08-16T16:12:00Z"/>
              </w:rPr>
              <w:pPrChange w:id="8879" w:author="Seongeun Woo" w:date="2016-10-13T18:44:00Z">
                <w:pPr>
                  <w:pStyle w:val="afb"/>
                </w:pPr>
              </w:pPrChange>
            </w:pPr>
            <w:del w:id="8880" w:author="哲均 宋" w:date="2019-08-16T16:12: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
          <w:p w14:paraId="11ED1B3B" w14:textId="4FC74DA5" w:rsidR="007B0E72" w:rsidRPr="00ED175E" w:rsidDel="007B0E72" w:rsidRDefault="007B0E72" w:rsidP="007B0E72">
            <w:pPr>
              <w:pStyle w:val="afb"/>
              <w:autoSpaceDE w:val="0"/>
              <w:autoSpaceDN w:val="0"/>
              <w:rPr>
                <w:del w:id="8881" w:author="哲均 宋" w:date="2019-08-16T16:12:00Z"/>
              </w:rPr>
              <w:pPrChange w:id="8882" w:author="Seongeun Woo" w:date="2016-10-13T18:44:00Z">
                <w:pPr>
                  <w:pStyle w:val="afb"/>
                </w:pPr>
              </w:pPrChange>
            </w:pPr>
            <w:del w:id="8883" w:author="哲均 宋" w:date="2019-08-16T16:12: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
          <w:p w14:paraId="503A52B7" w14:textId="4539EEDD" w:rsidR="007B0E72" w:rsidRPr="00ED175E" w:rsidDel="007B0E72" w:rsidRDefault="007B0E72" w:rsidP="007B0E72">
            <w:pPr>
              <w:pStyle w:val="afb"/>
              <w:autoSpaceDE w:val="0"/>
              <w:autoSpaceDN w:val="0"/>
              <w:rPr>
                <w:del w:id="8884" w:author="哲均 宋" w:date="2019-08-16T16:12:00Z"/>
              </w:rPr>
              <w:pPrChange w:id="8885" w:author="Seongeun Woo" w:date="2016-10-13T18:44:00Z">
                <w:pPr>
                  <w:pStyle w:val="afb"/>
                </w:pPr>
              </w:pPrChange>
            </w:pPr>
            <w:del w:id="8886" w:author="哲均 宋" w:date="2019-08-16T16:12:00Z">
              <w:r w:rsidRPr="00ED175E" w:rsidDel="007B0E72">
                <w:delText>2</w:delText>
              </w:r>
            </w:del>
          </w:p>
        </w:tc>
        <w:tc>
          <w:tcPr>
            <w:tcW w:w="567" w:type="dxa"/>
            <w:tcBorders>
              <w:top w:val="nil"/>
              <w:left w:val="nil"/>
              <w:bottom w:val="single" w:sz="4" w:space="0" w:color="auto"/>
              <w:right w:val="single" w:sz="4" w:space="0" w:color="auto"/>
            </w:tcBorders>
            <w:shd w:val="clear" w:color="auto" w:fill="auto"/>
            <w:noWrap/>
            <w:vAlign w:val="center"/>
            <w:hideMark/>
          </w:tcPr>
          <w:p w14:paraId="68841DBB" w14:textId="7F398E1F" w:rsidR="007B0E72" w:rsidRPr="00ED175E" w:rsidDel="007B0E72" w:rsidRDefault="007B0E72" w:rsidP="007B0E72">
            <w:pPr>
              <w:pStyle w:val="afb"/>
              <w:autoSpaceDE w:val="0"/>
              <w:autoSpaceDN w:val="0"/>
              <w:rPr>
                <w:del w:id="8887" w:author="哲均 宋" w:date="2019-08-16T16:12:00Z"/>
              </w:rPr>
              <w:pPrChange w:id="8888" w:author="Seongeun Woo" w:date="2016-10-13T18:44:00Z">
                <w:pPr>
                  <w:pStyle w:val="afb"/>
                </w:pPr>
              </w:pPrChange>
            </w:pPr>
            <w:del w:id="8889" w:author="哲均 宋" w:date="2019-08-16T16:12:00Z">
              <w:r w:rsidRPr="00ED175E" w:rsidDel="007B0E72">
                <w:delText>1</w:delText>
              </w:r>
            </w:del>
          </w:p>
        </w:tc>
        <w:tc>
          <w:tcPr>
            <w:tcW w:w="850" w:type="dxa"/>
            <w:tcBorders>
              <w:top w:val="nil"/>
              <w:left w:val="nil"/>
              <w:bottom w:val="single" w:sz="4" w:space="0" w:color="auto"/>
              <w:right w:val="single" w:sz="4" w:space="0" w:color="auto"/>
            </w:tcBorders>
            <w:shd w:val="clear" w:color="auto" w:fill="auto"/>
            <w:noWrap/>
            <w:vAlign w:val="center"/>
            <w:hideMark/>
          </w:tcPr>
          <w:p w14:paraId="2F757450" w14:textId="472B46C7" w:rsidR="007B0E72" w:rsidRPr="00ED175E" w:rsidDel="007B0E72" w:rsidRDefault="007B0E72" w:rsidP="007B0E72">
            <w:pPr>
              <w:pStyle w:val="afb"/>
              <w:autoSpaceDE w:val="0"/>
              <w:autoSpaceDN w:val="0"/>
              <w:rPr>
                <w:del w:id="8890" w:author="哲均 宋" w:date="2019-08-16T16:12:00Z"/>
              </w:rPr>
              <w:pPrChange w:id="8891" w:author="Seongeun Woo" w:date="2016-10-13T18:44:00Z">
                <w:pPr>
                  <w:pStyle w:val="afb"/>
                </w:pPr>
              </w:pPrChange>
            </w:pPr>
            <w:ins w:id="8892" w:author="Seongeun Woo" w:date="2016-07-07T16:44:00Z">
              <w:del w:id="8893" w:author="哲均 宋" w:date="2019-08-16T16:12:00Z">
                <w:r w:rsidRPr="00ED175E" w:rsidDel="007B0E72">
                  <w:delText xml:space="preserve">Y </w:delText>
                </w:r>
              </w:del>
            </w:ins>
            <w:del w:id="8894" w:author="哲均 宋" w:date="2019-08-16T16:12:00Z">
              <w:r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
          <w:p w14:paraId="47FBF1AF" w14:textId="5D99F253" w:rsidR="007B0E72" w:rsidRPr="00ED175E" w:rsidDel="007B0E72" w:rsidRDefault="007B0E72" w:rsidP="007B0E72">
            <w:pPr>
              <w:pStyle w:val="afb"/>
              <w:autoSpaceDE w:val="0"/>
              <w:autoSpaceDN w:val="0"/>
              <w:rPr>
                <w:del w:id="8895" w:author="哲均 宋" w:date="2019-08-16T16:12:00Z"/>
              </w:rPr>
              <w:pPrChange w:id="8896" w:author="Seongeun Woo" w:date="2016-10-13T18:44:00Z">
                <w:pPr>
                  <w:pStyle w:val="afb"/>
                </w:pPr>
              </w:pPrChange>
            </w:pPr>
            <w:del w:id="8897" w:author="哲均 宋" w:date="2019-08-16T16:12:00Z">
              <w:r w:rsidRPr="00ED175E" w:rsidDel="007B0E72">
                <w:delText>I2023</w:delText>
              </w:r>
            </w:del>
          </w:p>
        </w:tc>
        <w:tc>
          <w:tcPr>
            <w:tcW w:w="1805" w:type="dxa"/>
            <w:tcBorders>
              <w:top w:val="nil"/>
              <w:left w:val="nil"/>
              <w:bottom w:val="single" w:sz="4" w:space="0" w:color="auto"/>
              <w:right w:val="single" w:sz="4" w:space="0" w:color="auto"/>
            </w:tcBorders>
            <w:shd w:val="clear" w:color="auto" w:fill="auto"/>
            <w:noWrap/>
            <w:vAlign w:val="bottom"/>
            <w:hideMark/>
          </w:tcPr>
          <w:p w14:paraId="2773B180" w14:textId="6E436B34" w:rsidR="007B0E72" w:rsidRPr="00ED175E" w:rsidDel="007B0E72" w:rsidRDefault="007B0E72" w:rsidP="007B0E72">
            <w:pPr>
              <w:pStyle w:val="afb"/>
              <w:autoSpaceDE w:val="0"/>
              <w:autoSpaceDN w:val="0"/>
              <w:rPr>
                <w:del w:id="8898" w:author="哲均 宋" w:date="2019-08-16T16:12:00Z"/>
              </w:rPr>
              <w:pPrChange w:id="8899" w:author="Seongeun Woo" w:date="2016-10-13T18:44:00Z">
                <w:pPr>
                  <w:pStyle w:val="afb"/>
                </w:pPr>
              </w:pPrChange>
            </w:pPr>
            <w:del w:id="8900" w:author="哲均 宋" w:date="2019-08-16T16:12:00Z">
              <w:r w:rsidRPr="00ED175E" w:rsidDel="007B0E72">
                <w:rPr>
                  <w:rFonts w:hint="eastAsia"/>
                </w:rPr>
                <w:delText>緊急牽引サービス拡張追加特別約款</w:delText>
              </w:r>
              <w:r w:rsidRPr="00ED175E" w:rsidDel="007B0E72">
                <w:rPr>
                  <w:rFonts w:ascii="ＭＳ 明朝" w:eastAsia="ＭＳ 明朝" w:hAnsi="ＭＳ 明朝" w:cs="ＭＳ 明朝" w:hint="eastAsia"/>
                </w:rPr>
                <w:delText>Ⅰ</w:delText>
              </w:r>
            </w:del>
          </w:p>
        </w:tc>
      </w:tr>
    </w:tbl>
    <w:p w14:paraId="3200CC31" w14:textId="5DC8D95F" w:rsidR="00777B26" w:rsidRPr="0073721B" w:rsidDel="000233C6" w:rsidRDefault="00777B26">
      <w:pPr>
        <w:pStyle w:val="afb"/>
        <w:autoSpaceDE w:val="0"/>
        <w:autoSpaceDN w:val="0"/>
        <w:rPr>
          <w:del w:id="8901" w:author="InnoRules" w:date="2016-10-11T18:22:00Z"/>
        </w:rPr>
        <w:pPrChange w:id="8902" w:author="Seongeun Woo" w:date="2016-10-13T18:44:00Z">
          <w:pPr/>
        </w:pPrChange>
      </w:pPr>
    </w:p>
    <w:tbl>
      <w:tblPr>
        <w:tblW w:w="9498" w:type="dxa"/>
        <w:tblInd w:w="99" w:type="dxa"/>
        <w:tblLayout w:type="fixed"/>
        <w:tblCellMar>
          <w:left w:w="99" w:type="dxa"/>
          <w:right w:w="99" w:type="dxa"/>
        </w:tblCellMar>
        <w:tblLook w:val="04A0" w:firstRow="1" w:lastRow="0" w:firstColumn="1" w:lastColumn="0" w:noHBand="0" w:noVBand="1"/>
      </w:tblPr>
      <w:tblGrid>
        <w:gridCol w:w="1316"/>
        <w:gridCol w:w="669"/>
        <w:gridCol w:w="1134"/>
        <w:gridCol w:w="1701"/>
        <w:gridCol w:w="709"/>
        <w:gridCol w:w="567"/>
        <w:gridCol w:w="850"/>
        <w:gridCol w:w="747"/>
        <w:gridCol w:w="1805"/>
        <w:tblGridChange w:id="8903">
          <w:tblGrid>
            <w:gridCol w:w="1316"/>
            <w:gridCol w:w="669"/>
            <w:gridCol w:w="1134"/>
            <w:gridCol w:w="1701"/>
            <w:gridCol w:w="709"/>
            <w:gridCol w:w="567"/>
            <w:gridCol w:w="850"/>
            <w:gridCol w:w="747"/>
            <w:gridCol w:w="1805"/>
          </w:tblGrid>
        </w:tblGridChange>
      </w:tblGrid>
      <w:tr w:rsidR="00777B26" w:rsidRPr="00ED175E" w:rsidDel="007B0E72" w14:paraId="536B5AE8" w14:textId="3B8F8513" w:rsidTr="00B95640">
        <w:trPr>
          <w:trHeight w:val="255"/>
          <w:tblHeader/>
          <w:del w:id="8904" w:author="哲均 宋" w:date="2019-08-16T16:13:00Z"/>
        </w:trPr>
        <w:tc>
          <w:tcPr>
            <w:tcW w:w="1316"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p w14:paraId="68F9582C" w14:textId="6DDCAB33" w:rsidR="00777B26" w:rsidRPr="00ED175E" w:rsidDel="007B0E72" w:rsidRDefault="00777B26">
            <w:pPr>
              <w:pStyle w:val="afc"/>
              <w:wordWrap/>
              <w:rPr>
                <w:del w:id="8905" w:author="哲均 宋" w:date="2019-08-16T16:13:00Z"/>
              </w:rPr>
              <w:pPrChange w:id="8906" w:author="Seongeun Woo" w:date="2016-10-13T18:44:00Z">
                <w:pPr>
                  <w:pStyle w:val="afc"/>
                </w:pPr>
              </w:pPrChange>
            </w:pPr>
            <w:del w:id="8907" w:author="哲均 宋" w:date="2019-08-16T16:13:00Z">
              <w:r w:rsidRPr="00ED175E" w:rsidDel="007B0E72">
                <w:delText>TYPE_NAME</w:delText>
              </w:r>
            </w:del>
          </w:p>
        </w:tc>
        <w:tc>
          <w:tcPr>
            <w:tcW w:w="669" w:type="dxa"/>
            <w:tcBorders>
              <w:top w:val="single" w:sz="4" w:space="0" w:color="auto"/>
              <w:left w:val="nil"/>
              <w:bottom w:val="single" w:sz="4" w:space="0" w:color="auto"/>
              <w:right w:val="single" w:sz="4" w:space="0" w:color="auto"/>
            </w:tcBorders>
            <w:shd w:val="clear" w:color="auto" w:fill="EEECE1"/>
            <w:noWrap/>
            <w:vAlign w:val="center"/>
            <w:hideMark/>
          </w:tcPr>
          <w:p w14:paraId="40B888C5" w14:textId="42931957" w:rsidR="00777B26" w:rsidRPr="00ED175E" w:rsidDel="007B0E72" w:rsidRDefault="00777B26">
            <w:pPr>
              <w:pStyle w:val="afc"/>
              <w:wordWrap/>
              <w:rPr>
                <w:del w:id="8908" w:author="哲均 宋" w:date="2019-08-16T16:13:00Z"/>
              </w:rPr>
              <w:pPrChange w:id="8909" w:author="Seongeun Woo" w:date="2016-10-13T18:44:00Z">
                <w:pPr>
                  <w:pStyle w:val="afc"/>
                </w:pPr>
              </w:pPrChange>
            </w:pPr>
            <w:del w:id="8910" w:author="哲均 宋" w:date="2019-08-16T16:13:00Z">
              <w:r w:rsidRPr="00ED175E" w:rsidDel="007B0E72">
                <w:delText>INV_</w:delText>
              </w:r>
              <w:r w:rsidRPr="00ED175E" w:rsidDel="007B0E72">
                <w:br/>
                <w:delText>TYPE</w:delText>
              </w:r>
            </w:del>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
          <w:p w14:paraId="0263BFEB" w14:textId="509E256C" w:rsidR="00777B26" w:rsidRPr="00ED175E" w:rsidDel="007B0E72" w:rsidRDefault="00777B26">
            <w:pPr>
              <w:pStyle w:val="afc"/>
              <w:wordWrap/>
              <w:rPr>
                <w:del w:id="8911" w:author="哲均 宋" w:date="2019-08-16T16:13:00Z"/>
              </w:rPr>
              <w:pPrChange w:id="8912" w:author="Seongeun Woo" w:date="2016-10-13T18:44:00Z">
                <w:pPr>
                  <w:pStyle w:val="afc"/>
                </w:pPr>
              </w:pPrChange>
            </w:pPr>
            <w:del w:id="8913" w:author="哲均 宋" w:date="2019-08-16T16:13:00Z">
              <w:r w:rsidRPr="00ED175E" w:rsidDel="007B0E72">
                <w:delText>PBIZCODE</w:delText>
              </w:r>
            </w:del>
          </w:p>
        </w:tc>
        <w:tc>
          <w:tcPr>
            <w:tcW w:w="1701" w:type="dxa"/>
            <w:tcBorders>
              <w:top w:val="single" w:sz="4" w:space="0" w:color="auto"/>
              <w:left w:val="nil"/>
              <w:bottom w:val="single" w:sz="4" w:space="0" w:color="auto"/>
              <w:right w:val="single" w:sz="4" w:space="0" w:color="auto"/>
            </w:tcBorders>
            <w:shd w:val="clear" w:color="auto" w:fill="EEECE1"/>
            <w:noWrap/>
            <w:vAlign w:val="center"/>
            <w:hideMark/>
          </w:tcPr>
          <w:p w14:paraId="47C63F63" w14:textId="6DE0CBE3" w:rsidR="00777B26" w:rsidRPr="00ED175E" w:rsidDel="007B0E72" w:rsidRDefault="00777B26">
            <w:pPr>
              <w:pStyle w:val="afc"/>
              <w:wordWrap/>
              <w:rPr>
                <w:del w:id="8914" w:author="哲均 宋" w:date="2019-08-16T16:13:00Z"/>
              </w:rPr>
              <w:pPrChange w:id="8915" w:author="Seongeun Woo" w:date="2016-10-13T18:44:00Z">
                <w:pPr>
                  <w:pStyle w:val="afc"/>
                </w:pPr>
              </w:pPrChange>
            </w:pPr>
            <w:del w:id="8916" w:author="哲均 宋" w:date="2019-08-16T16:13:00Z">
              <w:r w:rsidRPr="00ED175E" w:rsidDel="007B0E72">
                <w:delText>PNAME</w:delText>
              </w:r>
            </w:del>
          </w:p>
        </w:tc>
        <w:tc>
          <w:tcPr>
            <w:tcW w:w="709" w:type="dxa"/>
            <w:tcBorders>
              <w:top w:val="single" w:sz="4" w:space="0" w:color="auto"/>
              <w:left w:val="nil"/>
              <w:bottom w:val="single" w:sz="4" w:space="0" w:color="auto"/>
              <w:right w:val="single" w:sz="4" w:space="0" w:color="auto"/>
            </w:tcBorders>
            <w:shd w:val="clear" w:color="auto" w:fill="EEECE1"/>
            <w:noWrap/>
            <w:vAlign w:val="center"/>
            <w:hideMark/>
          </w:tcPr>
          <w:p w14:paraId="1B7A8878" w14:textId="26F1E048" w:rsidR="00777B26" w:rsidRPr="00ED175E" w:rsidDel="007B0E72" w:rsidRDefault="00777B26">
            <w:pPr>
              <w:pStyle w:val="afc"/>
              <w:wordWrap/>
              <w:rPr>
                <w:del w:id="8917" w:author="哲均 宋" w:date="2019-08-16T16:13:00Z"/>
              </w:rPr>
              <w:pPrChange w:id="8918" w:author="Seongeun Woo" w:date="2016-10-13T18:44:00Z">
                <w:pPr>
                  <w:pStyle w:val="afc"/>
                </w:pPr>
              </w:pPrChange>
            </w:pPr>
            <w:del w:id="8919" w:author="哲均 宋" w:date="2019-08-16T16:13:00Z">
              <w:r w:rsidRPr="00ED175E" w:rsidDel="007B0E72">
                <w:delText>SET</w:delText>
              </w:r>
              <w:r w:rsidRPr="00ED175E" w:rsidDel="007B0E72">
                <w:br/>
                <w:delText>_SEQ</w:delText>
              </w:r>
            </w:del>
          </w:p>
        </w:tc>
        <w:tc>
          <w:tcPr>
            <w:tcW w:w="567" w:type="dxa"/>
            <w:tcBorders>
              <w:top w:val="single" w:sz="4" w:space="0" w:color="auto"/>
              <w:left w:val="nil"/>
              <w:bottom w:val="single" w:sz="4" w:space="0" w:color="auto"/>
              <w:right w:val="single" w:sz="4" w:space="0" w:color="auto"/>
            </w:tcBorders>
            <w:shd w:val="clear" w:color="auto" w:fill="EEECE1"/>
            <w:noWrap/>
            <w:vAlign w:val="center"/>
            <w:hideMark/>
          </w:tcPr>
          <w:p w14:paraId="46D2235C" w14:textId="3A58D86F" w:rsidR="00777B26" w:rsidRPr="00ED175E" w:rsidDel="007B0E72" w:rsidRDefault="00777B26">
            <w:pPr>
              <w:pStyle w:val="afc"/>
              <w:wordWrap/>
              <w:rPr>
                <w:del w:id="8920" w:author="哲均 宋" w:date="2019-08-16T16:13:00Z"/>
              </w:rPr>
              <w:pPrChange w:id="8921" w:author="Seongeun Woo" w:date="2016-10-13T18:44:00Z">
                <w:pPr>
                  <w:pStyle w:val="afc"/>
                </w:pPr>
              </w:pPrChange>
            </w:pPr>
            <w:del w:id="8922" w:author="哲均 宋" w:date="2019-08-16T16:13:00Z">
              <w:r w:rsidRPr="00ED175E" w:rsidDel="007B0E72">
                <w:delText>BASIS</w:delText>
              </w:r>
            </w:del>
          </w:p>
        </w:tc>
        <w:tc>
          <w:tcPr>
            <w:tcW w:w="850" w:type="dxa"/>
            <w:tcBorders>
              <w:top w:val="single" w:sz="4" w:space="0" w:color="auto"/>
              <w:left w:val="nil"/>
              <w:bottom w:val="single" w:sz="4" w:space="0" w:color="auto"/>
              <w:right w:val="single" w:sz="4" w:space="0" w:color="auto"/>
            </w:tcBorders>
            <w:shd w:val="clear" w:color="auto" w:fill="EEECE1"/>
            <w:noWrap/>
            <w:vAlign w:val="center"/>
            <w:hideMark/>
          </w:tcPr>
          <w:p w14:paraId="06A34A01" w14:textId="615CE41B" w:rsidR="00777B26" w:rsidRPr="00ED175E" w:rsidDel="007B0E72" w:rsidRDefault="00777B26">
            <w:pPr>
              <w:pStyle w:val="afc"/>
              <w:wordWrap/>
              <w:rPr>
                <w:del w:id="8923" w:author="哲均 宋" w:date="2019-08-16T16:13:00Z"/>
              </w:rPr>
              <w:pPrChange w:id="8924" w:author="Seongeun Woo" w:date="2016-10-13T18:44:00Z">
                <w:pPr>
                  <w:pStyle w:val="afc"/>
                </w:pPr>
              </w:pPrChange>
            </w:pPr>
            <w:del w:id="8925" w:author="哲均 宋" w:date="2019-08-16T16:13:00Z">
              <w:r w:rsidRPr="00ED175E" w:rsidDel="007B0E72">
                <w:delText>BASIS_YN</w:delText>
              </w:r>
            </w:del>
          </w:p>
        </w:tc>
        <w:tc>
          <w:tcPr>
            <w:tcW w:w="747" w:type="dxa"/>
            <w:tcBorders>
              <w:top w:val="single" w:sz="4" w:space="0" w:color="auto"/>
              <w:left w:val="nil"/>
              <w:bottom w:val="single" w:sz="4" w:space="0" w:color="auto"/>
              <w:right w:val="single" w:sz="4" w:space="0" w:color="auto"/>
            </w:tcBorders>
            <w:shd w:val="clear" w:color="auto" w:fill="EEECE1"/>
            <w:noWrap/>
            <w:vAlign w:val="center"/>
            <w:hideMark/>
          </w:tcPr>
          <w:p w14:paraId="415ACA13" w14:textId="15C05903" w:rsidR="00777B26" w:rsidRPr="00ED175E" w:rsidDel="007B0E72" w:rsidRDefault="00777B26">
            <w:pPr>
              <w:pStyle w:val="afc"/>
              <w:wordWrap/>
              <w:rPr>
                <w:del w:id="8926" w:author="哲均 宋" w:date="2019-08-16T16:13:00Z"/>
              </w:rPr>
              <w:pPrChange w:id="8927" w:author="Seongeun Woo" w:date="2016-10-13T18:44:00Z">
                <w:pPr>
                  <w:pStyle w:val="afc"/>
                </w:pPr>
              </w:pPrChange>
            </w:pPr>
            <w:del w:id="8928" w:author="哲均 宋" w:date="2019-08-16T16:13:00Z">
              <w:r w:rsidRPr="00ED175E" w:rsidDel="007B0E72">
                <w:delText>IBIZ</w:delText>
              </w:r>
              <w:r w:rsidRPr="00ED175E" w:rsidDel="007B0E72">
                <w:br/>
                <w:delText>CODE</w:delText>
              </w:r>
            </w:del>
          </w:p>
        </w:tc>
        <w:tc>
          <w:tcPr>
            <w:tcW w:w="1805" w:type="dxa"/>
            <w:tcBorders>
              <w:top w:val="single" w:sz="4" w:space="0" w:color="auto"/>
              <w:left w:val="nil"/>
              <w:bottom w:val="single" w:sz="4" w:space="0" w:color="auto"/>
              <w:right w:val="single" w:sz="4" w:space="0" w:color="auto"/>
            </w:tcBorders>
            <w:shd w:val="clear" w:color="auto" w:fill="EEECE1"/>
            <w:noWrap/>
            <w:vAlign w:val="center"/>
            <w:hideMark/>
          </w:tcPr>
          <w:p w14:paraId="53072034" w14:textId="618161BD" w:rsidR="00777B26" w:rsidRPr="00ED175E" w:rsidDel="007B0E72" w:rsidRDefault="00777B26">
            <w:pPr>
              <w:pStyle w:val="afc"/>
              <w:wordWrap/>
              <w:rPr>
                <w:del w:id="8929" w:author="哲均 宋" w:date="2019-08-16T16:13:00Z"/>
              </w:rPr>
              <w:pPrChange w:id="8930" w:author="Seongeun Woo" w:date="2016-10-13T18:44:00Z">
                <w:pPr>
                  <w:pStyle w:val="afc"/>
                </w:pPr>
              </w:pPrChange>
            </w:pPr>
            <w:del w:id="8931" w:author="哲均 宋" w:date="2019-08-16T16:13:00Z">
              <w:r w:rsidRPr="00ED175E" w:rsidDel="007B0E72">
                <w:delText>INAME</w:delText>
              </w:r>
            </w:del>
          </w:p>
        </w:tc>
      </w:tr>
      <w:tr w:rsidR="0096549F" w:rsidRPr="00ED175E" w:rsidDel="007B0E72" w14:paraId="19E832D3" w14:textId="14538EF6" w:rsidTr="00BD49B4">
        <w:tblPrEx>
          <w:tblW w:w="9498" w:type="dxa"/>
          <w:tblInd w:w="99" w:type="dxa"/>
          <w:tblLayout w:type="fixed"/>
          <w:tblCellMar>
            <w:left w:w="99" w:type="dxa"/>
            <w:right w:w="99" w:type="dxa"/>
          </w:tblCellMar>
          <w:tblPrExChange w:id="8932" w:author="InnoRules" w:date="2016-10-23T17:11:00Z">
            <w:tblPrEx>
              <w:tblW w:w="9498" w:type="dxa"/>
              <w:tblInd w:w="99" w:type="dxa"/>
              <w:tblLayout w:type="fixed"/>
              <w:tblCellMar>
                <w:left w:w="99" w:type="dxa"/>
                <w:right w:w="99" w:type="dxa"/>
              </w:tblCellMar>
            </w:tblPrEx>
          </w:tblPrExChange>
        </w:tblPrEx>
        <w:trPr>
          <w:trHeight w:val="255"/>
          <w:del w:id="8933" w:author="哲均 宋" w:date="2019-08-16T16:12:00Z"/>
          <w:trPrChange w:id="8934" w:author="InnoRules" w:date="2016-10-23T17:11:00Z">
            <w:trPr>
              <w:trHeight w:val="255"/>
            </w:trPr>
          </w:trPrChange>
        </w:trPr>
        <w:tc>
          <w:tcPr>
            <w:tcW w:w="1316" w:type="dxa"/>
            <w:tcBorders>
              <w:top w:val="nil"/>
              <w:left w:val="single" w:sz="4" w:space="0" w:color="auto"/>
              <w:bottom w:val="single" w:sz="4" w:space="0" w:color="auto"/>
              <w:right w:val="single" w:sz="4" w:space="0" w:color="auto"/>
            </w:tcBorders>
            <w:shd w:val="clear" w:color="auto" w:fill="auto"/>
            <w:noWrap/>
            <w:vAlign w:val="center"/>
            <w:hideMark/>
            <w:tcPrChange w:id="8935" w:author="InnoRules" w:date="2016-10-23T17:11:00Z">
              <w:tcPr>
                <w:tcW w:w="131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D8112C" w14:textId="5EBF895F" w:rsidR="0096549F" w:rsidRPr="00ED175E" w:rsidDel="007B0E72" w:rsidRDefault="0096549F">
            <w:pPr>
              <w:pStyle w:val="afb"/>
              <w:autoSpaceDE w:val="0"/>
              <w:autoSpaceDN w:val="0"/>
              <w:rPr>
                <w:del w:id="8936" w:author="哲均 宋" w:date="2019-08-16T16:12:00Z"/>
              </w:rPr>
              <w:pPrChange w:id="8937" w:author="Seongeun Woo" w:date="2016-10-13T18:44:00Z">
                <w:pPr>
                  <w:pStyle w:val="afb"/>
                </w:pPr>
              </w:pPrChange>
            </w:pPr>
            <w:del w:id="8938" w:author="哲均 宋" w:date="2019-08-16T16:12:00Z">
              <w:r w:rsidRPr="00ED175E" w:rsidDel="007B0E72">
                <w:rPr>
                  <w:rFonts w:hint="eastAsia"/>
                </w:rPr>
                <w:delText>同時加入不可</w:delText>
              </w:r>
            </w:del>
          </w:p>
        </w:tc>
        <w:tc>
          <w:tcPr>
            <w:tcW w:w="669" w:type="dxa"/>
            <w:tcBorders>
              <w:top w:val="nil"/>
              <w:left w:val="nil"/>
              <w:bottom w:val="single" w:sz="4" w:space="0" w:color="auto"/>
              <w:right w:val="single" w:sz="4" w:space="0" w:color="auto"/>
            </w:tcBorders>
            <w:shd w:val="clear" w:color="auto" w:fill="auto"/>
            <w:noWrap/>
            <w:vAlign w:val="center"/>
            <w:hideMark/>
            <w:tcPrChange w:id="8939" w:author="InnoRules" w:date="2016-10-23T17:11:00Z">
              <w:tcPr>
                <w:tcW w:w="669" w:type="dxa"/>
                <w:tcBorders>
                  <w:top w:val="nil"/>
                  <w:left w:val="nil"/>
                  <w:bottom w:val="single" w:sz="4" w:space="0" w:color="auto"/>
                  <w:right w:val="single" w:sz="4" w:space="0" w:color="auto"/>
                </w:tcBorders>
                <w:shd w:val="clear" w:color="auto" w:fill="auto"/>
                <w:noWrap/>
                <w:vAlign w:val="center"/>
                <w:hideMark/>
              </w:tcPr>
            </w:tcPrChange>
          </w:tcPr>
          <w:p w14:paraId="10179BE8" w14:textId="7DB4123E" w:rsidR="0096549F" w:rsidRPr="00ED175E" w:rsidDel="007B0E72" w:rsidRDefault="0096549F">
            <w:pPr>
              <w:pStyle w:val="afb"/>
              <w:autoSpaceDE w:val="0"/>
              <w:autoSpaceDN w:val="0"/>
              <w:rPr>
                <w:del w:id="8940" w:author="哲均 宋" w:date="2019-08-16T16:12:00Z"/>
              </w:rPr>
              <w:pPrChange w:id="8941" w:author="Seongeun Woo" w:date="2016-10-13T18:44:00Z">
                <w:pPr>
                  <w:pStyle w:val="afb"/>
                </w:pPr>
              </w:pPrChange>
            </w:pPr>
            <w:del w:id="8942" w:author="哲均 宋" w:date="2019-08-16T16:12:00Z">
              <w:r w:rsidRPr="00ED175E" w:rsidDel="007B0E72">
                <w:delText>6</w:delText>
              </w:r>
            </w:del>
          </w:p>
        </w:tc>
        <w:tc>
          <w:tcPr>
            <w:tcW w:w="1134" w:type="dxa"/>
            <w:tcBorders>
              <w:top w:val="nil"/>
              <w:left w:val="nil"/>
              <w:bottom w:val="single" w:sz="4" w:space="0" w:color="auto"/>
              <w:right w:val="single" w:sz="4" w:space="0" w:color="auto"/>
            </w:tcBorders>
            <w:shd w:val="clear" w:color="auto" w:fill="auto"/>
            <w:noWrap/>
            <w:vAlign w:val="center"/>
            <w:hideMark/>
            <w:tcPrChange w:id="8943" w:author="InnoRules" w:date="2016-10-23T17:11:00Z">
              <w:tcPr>
                <w:tcW w:w="1134" w:type="dxa"/>
                <w:tcBorders>
                  <w:top w:val="nil"/>
                  <w:left w:val="nil"/>
                  <w:bottom w:val="single" w:sz="4" w:space="0" w:color="auto"/>
                  <w:right w:val="single" w:sz="4" w:space="0" w:color="auto"/>
                </w:tcBorders>
                <w:shd w:val="clear" w:color="auto" w:fill="auto"/>
                <w:noWrap/>
                <w:vAlign w:val="center"/>
                <w:hideMark/>
              </w:tcPr>
            </w:tcPrChange>
          </w:tcPr>
          <w:p w14:paraId="74C4BB5D" w14:textId="5179C5DF" w:rsidR="0096549F" w:rsidRPr="00ED175E" w:rsidDel="007B0E72" w:rsidRDefault="0096549F">
            <w:pPr>
              <w:pStyle w:val="afb"/>
              <w:autoSpaceDE w:val="0"/>
              <w:autoSpaceDN w:val="0"/>
              <w:rPr>
                <w:del w:id="8944" w:author="哲均 宋" w:date="2019-08-16T16:12:00Z"/>
              </w:rPr>
              <w:pPrChange w:id="8945" w:author="Seongeun Woo" w:date="2016-10-13T18:44:00Z">
                <w:pPr>
                  <w:pStyle w:val="afb"/>
                </w:pPr>
              </w:pPrChange>
            </w:pPr>
            <w:del w:id="8946" w:author="哲均 宋" w:date="2019-08-16T16:12:00Z">
              <w:r w:rsidRPr="00ED175E" w:rsidDel="007B0E72">
                <w:delText>P2001</w:delText>
              </w:r>
            </w:del>
          </w:p>
        </w:tc>
        <w:tc>
          <w:tcPr>
            <w:tcW w:w="1701" w:type="dxa"/>
            <w:tcBorders>
              <w:top w:val="nil"/>
              <w:left w:val="nil"/>
              <w:bottom w:val="single" w:sz="4" w:space="0" w:color="auto"/>
              <w:right w:val="single" w:sz="4" w:space="0" w:color="auto"/>
            </w:tcBorders>
            <w:shd w:val="clear" w:color="auto" w:fill="auto"/>
            <w:noWrap/>
            <w:vAlign w:val="center"/>
            <w:hideMark/>
            <w:tcPrChange w:id="8947" w:author="InnoRules" w:date="2016-10-23T17:11:00Z">
              <w:tcPr>
                <w:tcW w:w="1701" w:type="dxa"/>
                <w:tcBorders>
                  <w:top w:val="nil"/>
                  <w:left w:val="nil"/>
                  <w:bottom w:val="single" w:sz="4" w:space="0" w:color="auto"/>
                  <w:right w:val="single" w:sz="4" w:space="0" w:color="auto"/>
                </w:tcBorders>
                <w:shd w:val="clear" w:color="auto" w:fill="auto"/>
                <w:noWrap/>
                <w:vAlign w:val="center"/>
                <w:hideMark/>
              </w:tcPr>
            </w:tcPrChange>
          </w:tcPr>
          <w:p w14:paraId="3A54E5CE" w14:textId="32AB118F" w:rsidR="0096549F" w:rsidRPr="00ED175E" w:rsidDel="007B0E72" w:rsidRDefault="0096549F">
            <w:pPr>
              <w:pStyle w:val="afb"/>
              <w:autoSpaceDE w:val="0"/>
              <w:autoSpaceDN w:val="0"/>
              <w:rPr>
                <w:del w:id="8948" w:author="哲均 宋" w:date="2019-08-16T16:12:00Z"/>
              </w:rPr>
              <w:pPrChange w:id="8949" w:author="Seongeun Woo" w:date="2016-10-13T18:44:00Z">
                <w:pPr>
                  <w:pStyle w:val="afb"/>
                </w:pPr>
              </w:pPrChange>
            </w:pPr>
            <w:del w:id="8950" w:author="哲均 宋" w:date="2019-08-16T16:12:00Z">
              <w:r w:rsidRPr="00ED175E" w:rsidDel="007B0E72">
                <w:rPr>
                  <w:rFonts w:hint="eastAsia"/>
                </w:rPr>
                <w:delText>個人用自動車保険</w:delText>
              </w:r>
            </w:del>
          </w:p>
        </w:tc>
        <w:tc>
          <w:tcPr>
            <w:tcW w:w="709" w:type="dxa"/>
            <w:tcBorders>
              <w:top w:val="nil"/>
              <w:left w:val="nil"/>
              <w:bottom w:val="single" w:sz="4" w:space="0" w:color="auto"/>
              <w:right w:val="single" w:sz="4" w:space="0" w:color="auto"/>
            </w:tcBorders>
            <w:shd w:val="clear" w:color="auto" w:fill="auto"/>
            <w:noWrap/>
            <w:vAlign w:val="center"/>
            <w:hideMark/>
            <w:tcPrChange w:id="8951" w:author="InnoRules" w:date="2016-10-23T17:11:00Z">
              <w:tcPr>
                <w:tcW w:w="709" w:type="dxa"/>
                <w:tcBorders>
                  <w:top w:val="nil"/>
                  <w:left w:val="nil"/>
                  <w:bottom w:val="single" w:sz="4" w:space="0" w:color="auto"/>
                  <w:right w:val="single" w:sz="4" w:space="0" w:color="auto"/>
                </w:tcBorders>
                <w:shd w:val="clear" w:color="auto" w:fill="auto"/>
                <w:noWrap/>
                <w:vAlign w:val="center"/>
                <w:hideMark/>
              </w:tcPr>
            </w:tcPrChange>
          </w:tcPr>
          <w:p w14:paraId="6600F5F6" w14:textId="4BD04B8D" w:rsidR="0096549F" w:rsidRPr="00ED175E" w:rsidDel="007B0E72" w:rsidRDefault="0096549F">
            <w:pPr>
              <w:pStyle w:val="afb"/>
              <w:autoSpaceDE w:val="0"/>
              <w:autoSpaceDN w:val="0"/>
              <w:rPr>
                <w:del w:id="8952" w:author="哲均 宋" w:date="2019-08-16T16:12:00Z"/>
              </w:rPr>
              <w:pPrChange w:id="8953" w:author="Seongeun Woo" w:date="2016-10-13T18:44:00Z">
                <w:pPr>
                  <w:pStyle w:val="afb"/>
                </w:pPr>
              </w:pPrChange>
            </w:pPr>
            <w:del w:id="8954" w:author="哲均 宋" w:date="2019-08-16T16:12:00Z">
              <w:r w:rsidRPr="00ED175E" w:rsidDel="007B0E72">
                <w:delText>2</w:delText>
              </w:r>
            </w:del>
          </w:p>
        </w:tc>
        <w:tc>
          <w:tcPr>
            <w:tcW w:w="567" w:type="dxa"/>
            <w:tcBorders>
              <w:top w:val="nil"/>
              <w:left w:val="nil"/>
              <w:bottom w:val="single" w:sz="4" w:space="0" w:color="auto"/>
              <w:right w:val="single" w:sz="4" w:space="0" w:color="auto"/>
            </w:tcBorders>
            <w:shd w:val="clear" w:color="auto" w:fill="auto"/>
            <w:noWrap/>
            <w:vAlign w:val="center"/>
            <w:hideMark/>
            <w:tcPrChange w:id="8955" w:author="InnoRules" w:date="2016-10-23T17:11:00Z">
              <w:tcPr>
                <w:tcW w:w="567" w:type="dxa"/>
                <w:tcBorders>
                  <w:top w:val="nil"/>
                  <w:left w:val="nil"/>
                  <w:bottom w:val="single" w:sz="4" w:space="0" w:color="auto"/>
                  <w:right w:val="single" w:sz="4" w:space="0" w:color="auto"/>
                </w:tcBorders>
                <w:shd w:val="clear" w:color="auto" w:fill="auto"/>
                <w:noWrap/>
                <w:vAlign w:val="center"/>
                <w:hideMark/>
              </w:tcPr>
            </w:tcPrChange>
          </w:tcPr>
          <w:p w14:paraId="4DE8CE4F" w14:textId="4622D782" w:rsidR="0096549F" w:rsidRPr="00ED175E" w:rsidDel="007B0E72" w:rsidRDefault="0096549F">
            <w:pPr>
              <w:pStyle w:val="afb"/>
              <w:autoSpaceDE w:val="0"/>
              <w:autoSpaceDN w:val="0"/>
              <w:rPr>
                <w:del w:id="8956" w:author="哲均 宋" w:date="2019-08-16T16:12:00Z"/>
              </w:rPr>
              <w:pPrChange w:id="8957" w:author="Seongeun Woo" w:date="2016-10-13T18:44:00Z">
                <w:pPr>
                  <w:pStyle w:val="afb"/>
                </w:pPr>
              </w:pPrChange>
            </w:pPr>
            <w:del w:id="8958" w:author="哲均 宋" w:date="2019-08-16T16:12:00Z">
              <w:r w:rsidRPr="00ED175E" w:rsidDel="007B0E72">
                <w:delText>0</w:delText>
              </w:r>
            </w:del>
          </w:p>
        </w:tc>
        <w:tc>
          <w:tcPr>
            <w:tcW w:w="850" w:type="dxa"/>
            <w:tcBorders>
              <w:top w:val="nil"/>
              <w:left w:val="nil"/>
              <w:bottom w:val="single" w:sz="4" w:space="0" w:color="auto"/>
              <w:right w:val="single" w:sz="4" w:space="0" w:color="auto"/>
            </w:tcBorders>
            <w:shd w:val="clear" w:color="auto" w:fill="auto"/>
            <w:noWrap/>
            <w:vAlign w:val="center"/>
            <w:hideMark/>
            <w:tcPrChange w:id="8959" w:author="InnoRules" w:date="2016-10-23T17:11:00Z">
              <w:tcPr>
                <w:tcW w:w="850" w:type="dxa"/>
                <w:tcBorders>
                  <w:top w:val="nil"/>
                  <w:left w:val="nil"/>
                  <w:bottom w:val="single" w:sz="4" w:space="0" w:color="auto"/>
                  <w:right w:val="single" w:sz="4" w:space="0" w:color="auto"/>
                </w:tcBorders>
                <w:shd w:val="clear" w:color="auto" w:fill="auto"/>
                <w:noWrap/>
                <w:vAlign w:val="center"/>
                <w:hideMark/>
              </w:tcPr>
            </w:tcPrChange>
          </w:tcPr>
          <w:p w14:paraId="773F94C6" w14:textId="1754160E" w:rsidR="0096549F" w:rsidRPr="00ED175E" w:rsidDel="007B0E72" w:rsidRDefault="00F11938">
            <w:pPr>
              <w:pStyle w:val="afb"/>
              <w:autoSpaceDE w:val="0"/>
              <w:autoSpaceDN w:val="0"/>
              <w:rPr>
                <w:del w:id="8960" w:author="哲均 宋" w:date="2019-08-16T16:12:00Z"/>
              </w:rPr>
              <w:pPrChange w:id="8961" w:author="Seongeun Woo" w:date="2016-10-13T18:44:00Z">
                <w:pPr>
                  <w:pStyle w:val="afb"/>
                </w:pPr>
              </w:pPrChange>
            </w:pPr>
            <w:ins w:id="8962" w:author="Seongeun Woo" w:date="2016-07-07T16:44:00Z">
              <w:del w:id="8963" w:author="哲均 宋" w:date="2019-08-16T16:12:00Z">
                <w:r w:rsidRPr="00ED175E" w:rsidDel="007B0E72">
                  <w:rPr>
                    <w:rFonts w:cs="Courier New"/>
                  </w:rPr>
                  <w:delText>N</w:delText>
                </w:r>
              </w:del>
            </w:ins>
            <w:del w:id="8964" w:author="哲均 宋" w:date="2019-08-16T16:12:00Z">
              <w:r w:rsidR="0096549F" w:rsidRPr="00ED175E" w:rsidDel="007B0E72">
                <w:delText>Y</w:delText>
              </w:r>
            </w:del>
          </w:p>
        </w:tc>
        <w:tc>
          <w:tcPr>
            <w:tcW w:w="747" w:type="dxa"/>
            <w:tcBorders>
              <w:top w:val="nil"/>
              <w:left w:val="nil"/>
              <w:bottom w:val="single" w:sz="4" w:space="0" w:color="auto"/>
              <w:right w:val="single" w:sz="4" w:space="0" w:color="auto"/>
            </w:tcBorders>
            <w:shd w:val="clear" w:color="auto" w:fill="auto"/>
            <w:noWrap/>
            <w:vAlign w:val="center"/>
            <w:hideMark/>
            <w:tcPrChange w:id="8965" w:author="InnoRules" w:date="2016-10-23T17:11:00Z">
              <w:tcPr>
                <w:tcW w:w="747" w:type="dxa"/>
                <w:tcBorders>
                  <w:top w:val="nil"/>
                  <w:left w:val="nil"/>
                  <w:bottom w:val="single" w:sz="4" w:space="0" w:color="auto"/>
                  <w:right w:val="single" w:sz="4" w:space="0" w:color="auto"/>
                </w:tcBorders>
                <w:shd w:val="clear" w:color="auto" w:fill="auto"/>
                <w:noWrap/>
                <w:vAlign w:val="center"/>
                <w:hideMark/>
              </w:tcPr>
            </w:tcPrChange>
          </w:tcPr>
          <w:p w14:paraId="5D3B553B" w14:textId="70F6C904" w:rsidR="0096549F" w:rsidRPr="00ED175E" w:rsidDel="007B0E72" w:rsidRDefault="0096549F">
            <w:pPr>
              <w:pStyle w:val="afb"/>
              <w:autoSpaceDE w:val="0"/>
              <w:autoSpaceDN w:val="0"/>
              <w:rPr>
                <w:del w:id="8966" w:author="哲均 宋" w:date="2019-08-16T16:12:00Z"/>
              </w:rPr>
              <w:pPrChange w:id="8967" w:author="Seongeun Woo" w:date="2016-10-13T18:44:00Z">
                <w:pPr>
                  <w:pStyle w:val="afb"/>
                </w:pPr>
              </w:pPrChange>
            </w:pPr>
            <w:del w:id="8968" w:author="哲均 宋" w:date="2019-08-16T16:12:00Z">
              <w:r w:rsidRPr="00ED175E" w:rsidDel="007B0E72">
                <w:delText>I2024</w:delText>
              </w:r>
            </w:del>
          </w:p>
        </w:tc>
        <w:tc>
          <w:tcPr>
            <w:tcW w:w="1805" w:type="dxa"/>
            <w:tcBorders>
              <w:top w:val="nil"/>
              <w:left w:val="nil"/>
              <w:bottom w:val="single" w:sz="4" w:space="0" w:color="auto"/>
              <w:right w:val="single" w:sz="4" w:space="0" w:color="auto"/>
            </w:tcBorders>
            <w:shd w:val="clear" w:color="auto" w:fill="auto"/>
            <w:noWrap/>
            <w:vAlign w:val="bottom"/>
            <w:hideMark/>
            <w:tcPrChange w:id="8969" w:author="InnoRules" w:date="2016-10-23T17:11:00Z">
              <w:tcPr>
                <w:tcW w:w="1805" w:type="dxa"/>
                <w:tcBorders>
                  <w:top w:val="nil"/>
                  <w:left w:val="nil"/>
                  <w:bottom w:val="single" w:sz="4" w:space="0" w:color="auto"/>
                  <w:right w:val="single" w:sz="4" w:space="0" w:color="auto"/>
                </w:tcBorders>
                <w:shd w:val="clear" w:color="auto" w:fill="auto"/>
                <w:noWrap/>
                <w:vAlign w:val="bottom"/>
                <w:hideMark/>
              </w:tcPr>
            </w:tcPrChange>
          </w:tcPr>
          <w:p w14:paraId="4841A874" w14:textId="1DB3C32E" w:rsidR="0096549F" w:rsidRPr="00ED175E" w:rsidDel="007B0E72" w:rsidRDefault="0096549F">
            <w:pPr>
              <w:pStyle w:val="afb"/>
              <w:autoSpaceDE w:val="0"/>
              <w:autoSpaceDN w:val="0"/>
              <w:rPr>
                <w:del w:id="8970" w:author="哲均 宋" w:date="2019-08-16T16:12:00Z"/>
              </w:rPr>
              <w:pPrChange w:id="8971" w:author="Seongeun Woo" w:date="2016-10-13T18:44:00Z">
                <w:pPr>
                  <w:pStyle w:val="afb"/>
                </w:pPr>
              </w:pPrChange>
            </w:pPr>
            <w:del w:id="8972" w:author="哲均 宋" w:date="2019-08-16T16:12:00Z">
              <w:r w:rsidRPr="00ED175E" w:rsidDel="007B0E72">
                <w:rPr>
                  <w:rFonts w:hint="eastAsia"/>
                </w:rPr>
                <w:delText>緊急牽引サービス拡張追加特別約款</w:delText>
              </w:r>
              <w:r w:rsidRPr="00ED175E" w:rsidDel="007B0E72">
                <w:rPr>
                  <w:rFonts w:ascii="ＭＳ 明朝" w:eastAsia="ＭＳ 明朝" w:hAnsi="ＭＳ 明朝" w:cs="ＭＳ 明朝" w:hint="eastAsia"/>
                </w:rPr>
                <w:delText>Ⅱ</w:delText>
              </w:r>
            </w:del>
          </w:p>
        </w:tc>
      </w:tr>
      <w:tr w:rsidR="0096549F" w:rsidRPr="00ED175E" w:rsidDel="007B0E72" w14:paraId="2E87CF75" w14:textId="2F4B95F7" w:rsidTr="00BD49B4">
        <w:tblPrEx>
          <w:tblW w:w="9498" w:type="dxa"/>
          <w:tblInd w:w="99" w:type="dxa"/>
          <w:tblLayout w:type="fixed"/>
          <w:tblCellMar>
            <w:left w:w="99" w:type="dxa"/>
            <w:right w:w="99" w:type="dxa"/>
          </w:tblCellMar>
          <w:tblPrExChange w:id="8973" w:author="InnoRules" w:date="2016-10-23T17:11:00Z">
            <w:tblPrEx>
              <w:tblW w:w="9498" w:type="dxa"/>
              <w:tblInd w:w="99" w:type="dxa"/>
              <w:tblLayout w:type="fixed"/>
              <w:tblCellMar>
                <w:left w:w="99" w:type="dxa"/>
                <w:right w:w="99" w:type="dxa"/>
              </w:tblCellMar>
            </w:tblPrEx>
          </w:tblPrExChange>
        </w:tblPrEx>
        <w:trPr>
          <w:trHeight w:val="255"/>
          <w:del w:id="8974" w:author="哲均 宋" w:date="2019-08-16T16:15:00Z"/>
          <w:trPrChange w:id="8975" w:author="InnoRules" w:date="2016-10-23T17:11:00Z">
            <w:trPr>
              <w:trHeight w:val="255"/>
            </w:trPr>
          </w:trPrChange>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8976" w:author="InnoRules" w:date="2016-10-23T17:11:00Z">
              <w:tcPr>
                <w:tcW w:w="131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F28378" w14:textId="66C982B1" w:rsidR="0096549F" w:rsidRPr="00ED175E" w:rsidDel="007B0E72" w:rsidRDefault="0096549F">
            <w:pPr>
              <w:pStyle w:val="afb"/>
              <w:autoSpaceDE w:val="0"/>
              <w:autoSpaceDN w:val="0"/>
              <w:rPr>
                <w:del w:id="8977" w:author="哲均 宋" w:date="2019-08-16T16:15:00Z"/>
              </w:rPr>
              <w:pPrChange w:id="8978" w:author="Seongeun Woo" w:date="2016-10-13T18:44:00Z">
                <w:pPr>
                  <w:pStyle w:val="afb"/>
                </w:pPr>
              </w:pPrChange>
            </w:pPr>
            <w:del w:id="8979" w:author="哲均 宋" w:date="2019-08-16T16:15:00Z">
              <w:r w:rsidRPr="00ED175E" w:rsidDel="007B0E72">
                <w:rPr>
                  <w:rFonts w:hint="eastAsia"/>
                </w:rPr>
                <w:delText>同時加入不可</w:delText>
              </w:r>
            </w:del>
          </w:p>
        </w:tc>
        <w:tc>
          <w:tcPr>
            <w:tcW w:w="669" w:type="dxa"/>
            <w:tcBorders>
              <w:top w:val="single" w:sz="4" w:space="0" w:color="auto"/>
              <w:left w:val="nil"/>
              <w:bottom w:val="single" w:sz="4" w:space="0" w:color="auto"/>
              <w:right w:val="single" w:sz="4" w:space="0" w:color="auto"/>
            </w:tcBorders>
            <w:shd w:val="clear" w:color="auto" w:fill="auto"/>
            <w:noWrap/>
            <w:vAlign w:val="center"/>
            <w:hideMark/>
            <w:tcPrChange w:id="8980" w:author="InnoRules" w:date="2016-10-23T17:11:00Z">
              <w:tcPr>
                <w:tcW w:w="669" w:type="dxa"/>
                <w:tcBorders>
                  <w:top w:val="nil"/>
                  <w:left w:val="nil"/>
                  <w:bottom w:val="single" w:sz="4" w:space="0" w:color="auto"/>
                  <w:right w:val="single" w:sz="4" w:space="0" w:color="auto"/>
                </w:tcBorders>
                <w:shd w:val="clear" w:color="auto" w:fill="auto"/>
                <w:noWrap/>
                <w:vAlign w:val="center"/>
                <w:hideMark/>
              </w:tcPr>
            </w:tcPrChange>
          </w:tcPr>
          <w:p w14:paraId="21AA82FD" w14:textId="497A959C" w:rsidR="0096549F" w:rsidRPr="00ED175E" w:rsidDel="007B0E72" w:rsidRDefault="0096549F">
            <w:pPr>
              <w:pStyle w:val="afb"/>
              <w:autoSpaceDE w:val="0"/>
              <w:autoSpaceDN w:val="0"/>
              <w:rPr>
                <w:del w:id="8981" w:author="哲均 宋" w:date="2019-08-16T16:15:00Z"/>
              </w:rPr>
              <w:pPrChange w:id="8982" w:author="Seongeun Woo" w:date="2016-10-13T18:44:00Z">
                <w:pPr>
                  <w:pStyle w:val="afb"/>
                </w:pPr>
              </w:pPrChange>
            </w:pPr>
            <w:del w:id="8983" w:author="哲均 宋" w:date="2019-08-16T16:15:00Z">
              <w:r w:rsidRPr="00ED175E" w:rsidDel="007B0E72">
                <w:delText>6</w:delText>
              </w:r>
            </w:del>
          </w:p>
        </w:tc>
        <w:tc>
          <w:tcPr>
            <w:tcW w:w="1134" w:type="dxa"/>
            <w:tcBorders>
              <w:top w:val="single" w:sz="4" w:space="0" w:color="auto"/>
              <w:left w:val="nil"/>
              <w:bottom w:val="single" w:sz="4" w:space="0" w:color="auto"/>
              <w:right w:val="single" w:sz="4" w:space="0" w:color="auto"/>
            </w:tcBorders>
            <w:shd w:val="clear" w:color="auto" w:fill="auto"/>
            <w:noWrap/>
            <w:vAlign w:val="center"/>
            <w:hideMark/>
            <w:tcPrChange w:id="8984" w:author="InnoRules" w:date="2016-10-23T17:11:00Z">
              <w:tcPr>
                <w:tcW w:w="1134" w:type="dxa"/>
                <w:tcBorders>
                  <w:top w:val="nil"/>
                  <w:left w:val="nil"/>
                  <w:bottom w:val="single" w:sz="4" w:space="0" w:color="auto"/>
                  <w:right w:val="single" w:sz="4" w:space="0" w:color="auto"/>
                </w:tcBorders>
                <w:shd w:val="clear" w:color="auto" w:fill="auto"/>
                <w:noWrap/>
                <w:vAlign w:val="center"/>
                <w:hideMark/>
              </w:tcPr>
            </w:tcPrChange>
          </w:tcPr>
          <w:p w14:paraId="256FE912" w14:textId="34A9BC50" w:rsidR="0096549F" w:rsidRPr="00ED175E" w:rsidDel="007B0E72" w:rsidRDefault="0096549F">
            <w:pPr>
              <w:pStyle w:val="afb"/>
              <w:autoSpaceDE w:val="0"/>
              <w:autoSpaceDN w:val="0"/>
              <w:rPr>
                <w:del w:id="8985" w:author="哲均 宋" w:date="2019-08-16T16:15:00Z"/>
              </w:rPr>
              <w:pPrChange w:id="8986" w:author="Seongeun Woo" w:date="2016-10-13T18:44:00Z">
                <w:pPr>
                  <w:pStyle w:val="afb"/>
                </w:pPr>
              </w:pPrChange>
            </w:pPr>
            <w:del w:id="8987" w:author="哲均 宋" w:date="2019-08-16T16:15:00Z">
              <w:r w:rsidRPr="00ED175E" w:rsidDel="007B0E72">
                <w:delText>P2001</w:delText>
              </w:r>
            </w:del>
          </w:p>
        </w:tc>
        <w:tc>
          <w:tcPr>
            <w:tcW w:w="1701" w:type="dxa"/>
            <w:tcBorders>
              <w:top w:val="single" w:sz="4" w:space="0" w:color="auto"/>
              <w:left w:val="nil"/>
              <w:bottom w:val="single" w:sz="4" w:space="0" w:color="auto"/>
              <w:right w:val="single" w:sz="4" w:space="0" w:color="auto"/>
            </w:tcBorders>
            <w:shd w:val="clear" w:color="auto" w:fill="auto"/>
            <w:noWrap/>
            <w:vAlign w:val="center"/>
            <w:hideMark/>
            <w:tcPrChange w:id="8988" w:author="InnoRules" w:date="2016-10-23T17:11:00Z">
              <w:tcPr>
                <w:tcW w:w="1701" w:type="dxa"/>
                <w:tcBorders>
                  <w:top w:val="nil"/>
                  <w:left w:val="nil"/>
                  <w:bottom w:val="single" w:sz="4" w:space="0" w:color="auto"/>
                  <w:right w:val="single" w:sz="4" w:space="0" w:color="auto"/>
                </w:tcBorders>
                <w:shd w:val="clear" w:color="auto" w:fill="auto"/>
                <w:noWrap/>
                <w:vAlign w:val="center"/>
                <w:hideMark/>
              </w:tcPr>
            </w:tcPrChange>
          </w:tcPr>
          <w:p w14:paraId="514D241D" w14:textId="104EC67D" w:rsidR="0096549F" w:rsidRPr="00ED175E" w:rsidDel="007B0E72" w:rsidRDefault="0096549F">
            <w:pPr>
              <w:pStyle w:val="afb"/>
              <w:autoSpaceDE w:val="0"/>
              <w:autoSpaceDN w:val="0"/>
              <w:rPr>
                <w:del w:id="8989" w:author="哲均 宋" w:date="2019-08-16T16:15:00Z"/>
              </w:rPr>
              <w:pPrChange w:id="8990" w:author="Seongeun Woo" w:date="2016-10-13T18:44:00Z">
                <w:pPr>
                  <w:pStyle w:val="afb"/>
                </w:pPr>
              </w:pPrChange>
            </w:pPr>
            <w:del w:id="8991" w:author="哲均 宋" w:date="2019-08-16T16:15:00Z">
              <w:r w:rsidRPr="00ED175E" w:rsidDel="007B0E72">
                <w:rPr>
                  <w:rFonts w:hint="eastAsia"/>
                </w:rPr>
                <w:delText>個人用自動車保険</w:delText>
              </w:r>
            </w:del>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8992" w:author="InnoRules" w:date="2016-10-23T17:11:00Z">
              <w:tcPr>
                <w:tcW w:w="709" w:type="dxa"/>
                <w:tcBorders>
                  <w:top w:val="nil"/>
                  <w:left w:val="nil"/>
                  <w:bottom w:val="single" w:sz="4" w:space="0" w:color="auto"/>
                  <w:right w:val="single" w:sz="4" w:space="0" w:color="auto"/>
                </w:tcBorders>
                <w:shd w:val="clear" w:color="auto" w:fill="auto"/>
                <w:noWrap/>
                <w:vAlign w:val="center"/>
                <w:hideMark/>
              </w:tcPr>
            </w:tcPrChange>
          </w:tcPr>
          <w:p w14:paraId="176F5ECE" w14:textId="5256A6B8" w:rsidR="0096549F" w:rsidRPr="00ED175E" w:rsidDel="007B0E72" w:rsidRDefault="0096549F">
            <w:pPr>
              <w:pStyle w:val="afb"/>
              <w:autoSpaceDE w:val="0"/>
              <w:autoSpaceDN w:val="0"/>
              <w:rPr>
                <w:del w:id="8993" w:author="哲均 宋" w:date="2019-08-16T16:15:00Z"/>
              </w:rPr>
              <w:pPrChange w:id="8994" w:author="Seongeun Woo" w:date="2016-10-13T18:44:00Z">
                <w:pPr>
                  <w:pStyle w:val="afb"/>
                </w:pPr>
              </w:pPrChange>
            </w:pPr>
            <w:del w:id="8995" w:author="哲均 宋" w:date="2019-08-16T16:15:00Z">
              <w:r w:rsidRPr="00ED175E" w:rsidDel="007B0E72">
                <w:delText>3</w:delText>
              </w:r>
            </w:del>
          </w:p>
        </w:tc>
        <w:tc>
          <w:tcPr>
            <w:tcW w:w="567" w:type="dxa"/>
            <w:tcBorders>
              <w:top w:val="single" w:sz="4" w:space="0" w:color="auto"/>
              <w:left w:val="nil"/>
              <w:bottom w:val="single" w:sz="4" w:space="0" w:color="auto"/>
              <w:right w:val="single" w:sz="4" w:space="0" w:color="auto"/>
            </w:tcBorders>
            <w:shd w:val="clear" w:color="auto" w:fill="auto"/>
            <w:noWrap/>
            <w:vAlign w:val="center"/>
            <w:hideMark/>
            <w:tcPrChange w:id="8996" w:author="InnoRules" w:date="2016-10-23T17:11:00Z">
              <w:tcPr>
                <w:tcW w:w="567" w:type="dxa"/>
                <w:tcBorders>
                  <w:top w:val="nil"/>
                  <w:left w:val="nil"/>
                  <w:bottom w:val="single" w:sz="4" w:space="0" w:color="auto"/>
                  <w:right w:val="single" w:sz="4" w:space="0" w:color="auto"/>
                </w:tcBorders>
                <w:shd w:val="clear" w:color="auto" w:fill="auto"/>
                <w:noWrap/>
                <w:vAlign w:val="center"/>
                <w:hideMark/>
              </w:tcPr>
            </w:tcPrChange>
          </w:tcPr>
          <w:p w14:paraId="2694B863" w14:textId="72B0CF04" w:rsidR="0096549F" w:rsidRPr="00ED175E" w:rsidDel="007B0E72" w:rsidRDefault="0096549F">
            <w:pPr>
              <w:pStyle w:val="afb"/>
              <w:autoSpaceDE w:val="0"/>
              <w:autoSpaceDN w:val="0"/>
              <w:rPr>
                <w:del w:id="8997" w:author="哲均 宋" w:date="2019-08-16T16:15:00Z"/>
              </w:rPr>
              <w:pPrChange w:id="8998" w:author="Seongeun Woo" w:date="2016-10-13T18:44:00Z">
                <w:pPr>
                  <w:pStyle w:val="afb"/>
                </w:pPr>
              </w:pPrChange>
            </w:pPr>
            <w:del w:id="8999" w:author="哲均 宋" w:date="2019-08-16T16:15:00Z">
              <w:r w:rsidRPr="00ED175E" w:rsidDel="007B0E72">
                <w:delText>1</w:delText>
              </w:r>
            </w:del>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000" w:author="InnoRules" w:date="2016-10-23T17:11:00Z">
              <w:tcPr>
                <w:tcW w:w="850" w:type="dxa"/>
                <w:tcBorders>
                  <w:top w:val="nil"/>
                  <w:left w:val="nil"/>
                  <w:bottom w:val="single" w:sz="4" w:space="0" w:color="auto"/>
                  <w:right w:val="single" w:sz="4" w:space="0" w:color="auto"/>
                </w:tcBorders>
                <w:shd w:val="clear" w:color="auto" w:fill="auto"/>
                <w:noWrap/>
                <w:vAlign w:val="center"/>
                <w:hideMark/>
              </w:tcPr>
            </w:tcPrChange>
          </w:tcPr>
          <w:p w14:paraId="3272869B" w14:textId="7B6F0F65" w:rsidR="0096549F" w:rsidRPr="00ED175E" w:rsidDel="007B0E72" w:rsidRDefault="0096549F">
            <w:pPr>
              <w:pStyle w:val="afb"/>
              <w:autoSpaceDE w:val="0"/>
              <w:autoSpaceDN w:val="0"/>
              <w:rPr>
                <w:del w:id="9001" w:author="哲均 宋" w:date="2019-08-16T16:15:00Z"/>
              </w:rPr>
              <w:pPrChange w:id="9002" w:author="Seongeun Woo" w:date="2016-10-13T18:44:00Z">
                <w:pPr>
                  <w:pStyle w:val="afb"/>
                </w:pPr>
              </w:pPrChange>
            </w:pPr>
            <w:del w:id="9003" w:author="哲均 宋" w:date="2019-08-16T16:15:00Z">
              <w:r w:rsidRPr="00ED175E" w:rsidDel="007B0E72">
                <w:delText>Y</w:delText>
              </w:r>
            </w:del>
          </w:p>
        </w:tc>
        <w:tc>
          <w:tcPr>
            <w:tcW w:w="747" w:type="dxa"/>
            <w:tcBorders>
              <w:top w:val="single" w:sz="4" w:space="0" w:color="auto"/>
              <w:left w:val="nil"/>
              <w:bottom w:val="single" w:sz="4" w:space="0" w:color="auto"/>
              <w:right w:val="single" w:sz="4" w:space="0" w:color="auto"/>
            </w:tcBorders>
            <w:shd w:val="clear" w:color="auto" w:fill="auto"/>
            <w:noWrap/>
            <w:vAlign w:val="center"/>
            <w:hideMark/>
            <w:tcPrChange w:id="9004" w:author="InnoRules" w:date="2016-10-23T17:11:00Z">
              <w:tcPr>
                <w:tcW w:w="747" w:type="dxa"/>
                <w:tcBorders>
                  <w:top w:val="nil"/>
                  <w:left w:val="nil"/>
                  <w:bottom w:val="single" w:sz="4" w:space="0" w:color="auto"/>
                  <w:right w:val="single" w:sz="4" w:space="0" w:color="auto"/>
                </w:tcBorders>
                <w:shd w:val="clear" w:color="auto" w:fill="auto"/>
                <w:noWrap/>
                <w:vAlign w:val="center"/>
                <w:hideMark/>
              </w:tcPr>
            </w:tcPrChange>
          </w:tcPr>
          <w:p w14:paraId="6EA2BD93" w14:textId="391876C4" w:rsidR="0096549F" w:rsidRPr="00ED175E" w:rsidDel="007B0E72" w:rsidRDefault="0096549F">
            <w:pPr>
              <w:pStyle w:val="afb"/>
              <w:autoSpaceDE w:val="0"/>
              <w:autoSpaceDN w:val="0"/>
              <w:rPr>
                <w:del w:id="9005" w:author="哲均 宋" w:date="2019-08-16T16:15:00Z"/>
              </w:rPr>
              <w:pPrChange w:id="9006" w:author="Seongeun Woo" w:date="2016-10-13T18:44:00Z">
                <w:pPr>
                  <w:pStyle w:val="afb"/>
                </w:pPr>
              </w:pPrChange>
            </w:pPr>
            <w:del w:id="9007" w:author="哲均 宋" w:date="2019-08-16T16:15:00Z">
              <w:r w:rsidRPr="00ED175E" w:rsidDel="007B0E72">
                <w:delText>I2034</w:delText>
              </w:r>
            </w:del>
          </w:p>
        </w:tc>
        <w:tc>
          <w:tcPr>
            <w:tcW w:w="1805" w:type="dxa"/>
            <w:tcBorders>
              <w:top w:val="single" w:sz="4" w:space="0" w:color="auto"/>
              <w:left w:val="nil"/>
              <w:bottom w:val="single" w:sz="4" w:space="0" w:color="auto"/>
              <w:right w:val="single" w:sz="4" w:space="0" w:color="auto"/>
            </w:tcBorders>
            <w:shd w:val="clear" w:color="auto" w:fill="auto"/>
            <w:noWrap/>
            <w:vAlign w:val="bottom"/>
            <w:hideMark/>
            <w:tcPrChange w:id="9008" w:author="InnoRules" w:date="2016-10-23T17:11:00Z">
              <w:tcPr>
                <w:tcW w:w="1805" w:type="dxa"/>
                <w:tcBorders>
                  <w:top w:val="nil"/>
                  <w:left w:val="nil"/>
                  <w:bottom w:val="single" w:sz="4" w:space="0" w:color="auto"/>
                  <w:right w:val="single" w:sz="4" w:space="0" w:color="auto"/>
                </w:tcBorders>
                <w:shd w:val="clear" w:color="auto" w:fill="auto"/>
                <w:noWrap/>
                <w:vAlign w:val="bottom"/>
                <w:hideMark/>
              </w:tcPr>
            </w:tcPrChange>
          </w:tcPr>
          <w:p w14:paraId="744FA55D" w14:textId="6DDC162C" w:rsidR="0096549F" w:rsidRPr="00ED175E" w:rsidDel="007B0E72" w:rsidRDefault="0096549F">
            <w:pPr>
              <w:pStyle w:val="afb"/>
              <w:autoSpaceDE w:val="0"/>
              <w:autoSpaceDN w:val="0"/>
              <w:rPr>
                <w:del w:id="9009" w:author="哲均 宋" w:date="2019-08-16T16:15:00Z"/>
              </w:rPr>
              <w:pPrChange w:id="9010" w:author="Seongeun Woo" w:date="2016-10-13T18:44:00Z">
                <w:pPr>
                  <w:pStyle w:val="afb"/>
                </w:pPr>
              </w:pPrChange>
            </w:pPr>
            <w:del w:id="9011" w:author="哲均 宋" w:date="2019-08-16T16:15:00Z">
              <w:r w:rsidRPr="00ED175E" w:rsidDel="007B0E72">
                <w:rPr>
                  <w:rFonts w:hint="eastAsia"/>
                </w:rPr>
                <w:delText>記名被保険者</w:delText>
              </w:r>
              <w:r w:rsidRPr="00ED175E" w:rsidDel="007B0E72">
                <w:delText>1</w:delText>
              </w:r>
              <w:r w:rsidRPr="00ED175E" w:rsidDel="007B0E72">
                <w:rPr>
                  <w:rFonts w:hint="eastAsia"/>
                </w:rPr>
                <w:delText>名限定特約</w:delText>
              </w:r>
            </w:del>
          </w:p>
        </w:tc>
      </w:tr>
      <w:tr w:rsidR="0096549F" w:rsidRPr="00ED175E" w:rsidDel="007B0E72" w14:paraId="2D18EA63" w14:textId="3F73CAEF" w:rsidTr="00BD49B4">
        <w:tblPrEx>
          <w:tblW w:w="9498" w:type="dxa"/>
          <w:tblInd w:w="99" w:type="dxa"/>
          <w:tblLayout w:type="fixed"/>
          <w:tblCellMar>
            <w:left w:w="99" w:type="dxa"/>
            <w:right w:w="99" w:type="dxa"/>
          </w:tblCellMar>
          <w:tblPrExChange w:id="9012" w:author="InnoRules" w:date="2016-10-23T17:11:00Z">
            <w:tblPrEx>
              <w:tblW w:w="9498" w:type="dxa"/>
              <w:tblInd w:w="99" w:type="dxa"/>
              <w:tblLayout w:type="fixed"/>
              <w:tblCellMar>
                <w:left w:w="99" w:type="dxa"/>
                <w:right w:w="99" w:type="dxa"/>
              </w:tblCellMar>
            </w:tblPrEx>
          </w:tblPrExChange>
        </w:tblPrEx>
        <w:trPr>
          <w:trHeight w:val="255"/>
          <w:del w:id="9013" w:author="哲均 宋" w:date="2019-08-16T16:15:00Z"/>
          <w:trPrChange w:id="9014" w:author="InnoRules" w:date="2016-10-23T17:11:00Z">
            <w:trPr>
              <w:trHeight w:val="255"/>
            </w:trPr>
          </w:trPrChange>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9015" w:author="InnoRules" w:date="2016-10-23T17:11:00Z">
              <w:tcPr>
                <w:tcW w:w="131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B2E79EC" w14:textId="790BAAE3" w:rsidR="0096549F" w:rsidRPr="00ED175E" w:rsidDel="007B0E72" w:rsidRDefault="0096549F">
            <w:pPr>
              <w:pStyle w:val="afb"/>
              <w:autoSpaceDE w:val="0"/>
              <w:autoSpaceDN w:val="0"/>
              <w:rPr>
                <w:del w:id="9016" w:author="哲均 宋" w:date="2019-08-16T16:15:00Z"/>
              </w:rPr>
              <w:pPrChange w:id="9017" w:author="Seongeun Woo" w:date="2016-10-13T18:44:00Z">
                <w:pPr>
                  <w:pStyle w:val="afb"/>
                </w:pPr>
              </w:pPrChange>
            </w:pPr>
            <w:del w:id="9018" w:author="哲均 宋" w:date="2019-08-16T16:15:00Z">
              <w:r w:rsidRPr="00ED175E" w:rsidDel="007B0E72">
                <w:rPr>
                  <w:rFonts w:hint="eastAsia"/>
                </w:rPr>
                <w:delText>同時加入不可</w:delText>
              </w:r>
            </w:del>
          </w:p>
        </w:tc>
        <w:tc>
          <w:tcPr>
            <w:tcW w:w="669" w:type="dxa"/>
            <w:tcBorders>
              <w:top w:val="single" w:sz="4" w:space="0" w:color="auto"/>
              <w:left w:val="nil"/>
              <w:bottom w:val="single" w:sz="4" w:space="0" w:color="auto"/>
              <w:right w:val="single" w:sz="4" w:space="0" w:color="auto"/>
            </w:tcBorders>
            <w:shd w:val="clear" w:color="auto" w:fill="auto"/>
            <w:noWrap/>
            <w:vAlign w:val="center"/>
            <w:hideMark/>
            <w:tcPrChange w:id="9019" w:author="InnoRules" w:date="2016-10-23T17:11:00Z">
              <w:tcPr>
                <w:tcW w:w="669" w:type="dxa"/>
                <w:tcBorders>
                  <w:top w:val="nil"/>
                  <w:left w:val="nil"/>
                  <w:bottom w:val="single" w:sz="4" w:space="0" w:color="auto"/>
                  <w:right w:val="single" w:sz="4" w:space="0" w:color="auto"/>
                </w:tcBorders>
                <w:shd w:val="clear" w:color="auto" w:fill="auto"/>
                <w:noWrap/>
                <w:vAlign w:val="center"/>
                <w:hideMark/>
              </w:tcPr>
            </w:tcPrChange>
          </w:tcPr>
          <w:p w14:paraId="310811FA" w14:textId="7094CCC7" w:rsidR="0096549F" w:rsidRPr="00ED175E" w:rsidDel="007B0E72" w:rsidRDefault="0096549F">
            <w:pPr>
              <w:pStyle w:val="afb"/>
              <w:autoSpaceDE w:val="0"/>
              <w:autoSpaceDN w:val="0"/>
              <w:rPr>
                <w:del w:id="9020" w:author="哲均 宋" w:date="2019-08-16T16:15:00Z"/>
              </w:rPr>
              <w:pPrChange w:id="9021" w:author="Seongeun Woo" w:date="2016-10-13T18:44:00Z">
                <w:pPr>
                  <w:pStyle w:val="afb"/>
                </w:pPr>
              </w:pPrChange>
            </w:pPr>
            <w:del w:id="9022" w:author="哲均 宋" w:date="2019-08-16T16:15:00Z">
              <w:r w:rsidRPr="00ED175E" w:rsidDel="007B0E72">
                <w:delText>6</w:delText>
              </w:r>
            </w:del>
          </w:p>
        </w:tc>
        <w:tc>
          <w:tcPr>
            <w:tcW w:w="1134" w:type="dxa"/>
            <w:tcBorders>
              <w:top w:val="single" w:sz="4" w:space="0" w:color="auto"/>
              <w:left w:val="nil"/>
              <w:bottom w:val="single" w:sz="4" w:space="0" w:color="auto"/>
              <w:right w:val="single" w:sz="4" w:space="0" w:color="auto"/>
            </w:tcBorders>
            <w:shd w:val="clear" w:color="auto" w:fill="auto"/>
            <w:noWrap/>
            <w:vAlign w:val="center"/>
            <w:hideMark/>
            <w:tcPrChange w:id="9023" w:author="InnoRules" w:date="2016-10-23T17:11:00Z">
              <w:tcPr>
                <w:tcW w:w="1134" w:type="dxa"/>
                <w:tcBorders>
                  <w:top w:val="nil"/>
                  <w:left w:val="nil"/>
                  <w:bottom w:val="single" w:sz="4" w:space="0" w:color="auto"/>
                  <w:right w:val="single" w:sz="4" w:space="0" w:color="auto"/>
                </w:tcBorders>
                <w:shd w:val="clear" w:color="auto" w:fill="auto"/>
                <w:noWrap/>
                <w:vAlign w:val="center"/>
                <w:hideMark/>
              </w:tcPr>
            </w:tcPrChange>
          </w:tcPr>
          <w:p w14:paraId="1DA662FD" w14:textId="485E6F0E" w:rsidR="0096549F" w:rsidRPr="00ED175E" w:rsidDel="007B0E72" w:rsidRDefault="0096549F">
            <w:pPr>
              <w:pStyle w:val="afb"/>
              <w:autoSpaceDE w:val="0"/>
              <w:autoSpaceDN w:val="0"/>
              <w:rPr>
                <w:del w:id="9024" w:author="哲均 宋" w:date="2019-08-16T16:15:00Z"/>
              </w:rPr>
              <w:pPrChange w:id="9025" w:author="Seongeun Woo" w:date="2016-10-13T18:44:00Z">
                <w:pPr>
                  <w:pStyle w:val="afb"/>
                </w:pPr>
              </w:pPrChange>
            </w:pPr>
            <w:del w:id="9026" w:author="哲均 宋" w:date="2019-08-16T16:15:00Z">
              <w:r w:rsidRPr="00ED175E" w:rsidDel="007B0E72">
                <w:delText>P2001</w:delText>
              </w:r>
            </w:del>
          </w:p>
        </w:tc>
        <w:tc>
          <w:tcPr>
            <w:tcW w:w="1701" w:type="dxa"/>
            <w:tcBorders>
              <w:top w:val="single" w:sz="4" w:space="0" w:color="auto"/>
              <w:left w:val="nil"/>
              <w:bottom w:val="single" w:sz="4" w:space="0" w:color="auto"/>
              <w:right w:val="single" w:sz="4" w:space="0" w:color="auto"/>
            </w:tcBorders>
            <w:shd w:val="clear" w:color="auto" w:fill="auto"/>
            <w:noWrap/>
            <w:vAlign w:val="center"/>
            <w:hideMark/>
            <w:tcPrChange w:id="9027" w:author="InnoRules" w:date="2016-10-23T17:11:00Z">
              <w:tcPr>
                <w:tcW w:w="1701" w:type="dxa"/>
                <w:tcBorders>
                  <w:top w:val="nil"/>
                  <w:left w:val="nil"/>
                  <w:bottom w:val="single" w:sz="4" w:space="0" w:color="auto"/>
                  <w:right w:val="single" w:sz="4" w:space="0" w:color="auto"/>
                </w:tcBorders>
                <w:shd w:val="clear" w:color="auto" w:fill="auto"/>
                <w:noWrap/>
                <w:vAlign w:val="center"/>
                <w:hideMark/>
              </w:tcPr>
            </w:tcPrChange>
          </w:tcPr>
          <w:p w14:paraId="13303C1C" w14:textId="00552149" w:rsidR="0096549F" w:rsidRPr="00ED175E" w:rsidDel="007B0E72" w:rsidRDefault="0096549F">
            <w:pPr>
              <w:pStyle w:val="afb"/>
              <w:autoSpaceDE w:val="0"/>
              <w:autoSpaceDN w:val="0"/>
              <w:rPr>
                <w:del w:id="9028" w:author="哲均 宋" w:date="2019-08-16T16:15:00Z"/>
              </w:rPr>
              <w:pPrChange w:id="9029" w:author="Seongeun Woo" w:date="2016-10-13T18:44:00Z">
                <w:pPr>
                  <w:pStyle w:val="afb"/>
                </w:pPr>
              </w:pPrChange>
            </w:pPr>
            <w:del w:id="9030" w:author="哲均 宋" w:date="2019-08-16T16:15:00Z">
              <w:r w:rsidRPr="00ED175E" w:rsidDel="007B0E72">
                <w:rPr>
                  <w:rFonts w:hint="eastAsia"/>
                </w:rPr>
                <w:delText>個人用自動車保険</w:delText>
              </w:r>
            </w:del>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031" w:author="InnoRules" w:date="2016-10-23T17:11:00Z">
              <w:tcPr>
                <w:tcW w:w="709" w:type="dxa"/>
                <w:tcBorders>
                  <w:top w:val="nil"/>
                  <w:left w:val="nil"/>
                  <w:bottom w:val="single" w:sz="4" w:space="0" w:color="auto"/>
                  <w:right w:val="single" w:sz="4" w:space="0" w:color="auto"/>
                </w:tcBorders>
                <w:shd w:val="clear" w:color="auto" w:fill="auto"/>
                <w:noWrap/>
                <w:vAlign w:val="center"/>
                <w:hideMark/>
              </w:tcPr>
            </w:tcPrChange>
          </w:tcPr>
          <w:p w14:paraId="3C7EBA7D" w14:textId="303D87AA" w:rsidR="0096549F" w:rsidRPr="00ED175E" w:rsidDel="007B0E72" w:rsidRDefault="0096549F">
            <w:pPr>
              <w:pStyle w:val="afb"/>
              <w:autoSpaceDE w:val="0"/>
              <w:autoSpaceDN w:val="0"/>
              <w:rPr>
                <w:del w:id="9032" w:author="哲均 宋" w:date="2019-08-16T16:15:00Z"/>
              </w:rPr>
              <w:pPrChange w:id="9033" w:author="Seongeun Woo" w:date="2016-10-13T18:44:00Z">
                <w:pPr>
                  <w:pStyle w:val="afb"/>
                </w:pPr>
              </w:pPrChange>
            </w:pPr>
            <w:del w:id="9034" w:author="哲均 宋" w:date="2019-08-16T16:15:00Z">
              <w:r w:rsidRPr="00ED175E" w:rsidDel="007B0E72">
                <w:delText>3</w:delText>
              </w:r>
            </w:del>
          </w:p>
        </w:tc>
        <w:tc>
          <w:tcPr>
            <w:tcW w:w="567" w:type="dxa"/>
            <w:tcBorders>
              <w:top w:val="single" w:sz="4" w:space="0" w:color="auto"/>
              <w:left w:val="nil"/>
              <w:bottom w:val="single" w:sz="4" w:space="0" w:color="auto"/>
              <w:right w:val="single" w:sz="4" w:space="0" w:color="auto"/>
            </w:tcBorders>
            <w:shd w:val="clear" w:color="auto" w:fill="auto"/>
            <w:noWrap/>
            <w:vAlign w:val="center"/>
            <w:hideMark/>
            <w:tcPrChange w:id="9035" w:author="InnoRules" w:date="2016-10-23T17:11:00Z">
              <w:tcPr>
                <w:tcW w:w="567" w:type="dxa"/>
                <w:tcBorders>
                  <w:top w:val="nil"/>
                  <w:left w:val="nil"/>
                  <w:bottom w:val="single" w:sz="4" w:space="0" w:color="auto"/>
                  <w:right w:val="single" w:sz="4" w:space="0" w:color="auto"/>
                </w:tcBorders>
                <w:shd w:val="clear" w:color="auto" w:fill="auto"/>
                <w:noWrap/>
                <w:vAlign w:val="center"/>
                <w:hideMark/>
              </w:tcPr>
            </w:tcPrChange>
          </w:tcPr>
          <w:p w14:paraId="64C52FB7" w14:textId="2D5C10C4" w:rsidR="0096549F" w:rsidRPr="00ED175E" w:rsidDel="007B0E72" w:rsidRDefault="0096549F">
            <w:pPr>
              <w:pStyle w:val="afb"/>
              <w:autoSpaceDE w:val="0"/>
              <w:autoSpaceDN w:val="0"/>
              <w:rPr>
                <w:del w:id="9036" w:author="哲均 宋" w:date="2019-08-16T16:15:00Z"/>
              </w:rPr>
              <w:pPrChange w:id="9037" w:author="Seongeun Woo" w:date="2016-10-13T18:44:00Z">
                <w:pPr>
                  <w:pStyle w:val="afb"/>
                </w:pPr>
              </w:pPrChange>
            </w:pPr>
            <w:del w:id="9038" w:author="哲均 宋" w:date="2019-08-16T16:15:00Z">
              <w:r w:rsidRPr="00ED175E" w:rsidDel="007B0E72">
                <w:delText>0</w:delText>
              </w:r>
            </w:del>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039" w:author="InnoRules" w:date="2016-10-23T17:11:00Z">
              <w:tcPr>
                <w:tcW w:w="850" w:type="dxa"/>
                <w:tcBorders>
                  <w:top w:val="nil"/>
                  <w:left w:val="nil"/>
                  <w:bottom w:val="single" w:sz="4" w:space="0" w:color="auto"/>
                  <w:right w:val="single" w:sz="4" w:space="0" w:color="auto"/>
                </w:tcBorders>
                <w:shd w:val="clear" w:color="auto" w:fill="auto"/>
                <w:noWrap/>
                <w:vAlign w:val="center"/>
                <w:hideMark/>
              </w:tcPr>
            </w:tcPrChange>
          </w:tcPr>
          <w:p w14:paraId="7BC4654E" w14:textId="1A1038C5" w:rsidR="0096549F" w:rsidRPr="00ED175E" w:rsidDel="007B0E72" w:rsidRDefault="00F11938">
            <w:pPr>
              <w:pStyle w:val="afb"/>
              <w:autoSpaceDE w:val="0"/>
              <w:autoSpaceDN w:val="0"/>
              <w:rPr>
                <w:del w:id="9040" w:author="哲均 宋" w:date="2019-08-16T16:15:00Z"/>
              </w:rPr>
              <w:pPrChange w:id="9041" w:author="Seongeun Woo" w:date="2016-10-13T18:44:00Z">
                <w:pPr>
                  <w:pStyle w:val="afb"/>
                </w:pPr>
              </w:pPrChange>
            </w:pPr>
            <w:ins w:id="9042" w:author="Seongeun Woo" w:date="2016-07-07T16:43:00Z">
              <w:del w:id="9043" w:author="哲均 宋" w:date="2019-08-16T16:15:00Z">
                <w:r w:rsidRPr="00ED175E" w:rsidDel="007B0E72">
                  <w:rPr>
                    <w:rFonts w:cs="Courier New"/>
                  </w:rPr>
                  <w:delText>N</w:delText>
                </w:r>
              </w:del>
            </w:ins>
            <w:del w:id="9044" w:author="哲均 宋" w:date="2019-08-16T16:15:00Z">
              <w:r w:rsidR="0096549F" w:rsidRPr="00ED175E" w:rsidDel="007B0E72">
                <w:delText>Y</w:delText>
              </w:r>
            </w:del>
          </w:p>
        </w:tc>
        <w:tc>
          <w:tcPr>
            <w:tcW w:w="747" w:type="dxa"/>
            <w:tcBorders>
              <w:top w:val="single" w:sz="4" w:space="0" w:color="auto"/>
              <w:left w:val="nil"/>
              <w:bottom w:val="single" w:sz="4" w:space="0" w:color="auto"/>
              <w:right w:val="single" w:sz="4" w:space="0" w:color="auto"/>
            </w:tcBorders>
            <w:shd w:val="clear" w:color="auto" w:fill="auto"/>
            <w:noWrap/>
            <w:vAlign w:val="center"/>
            <w:hideMark/>
            <w:tcPrChange w:id="9045" w:author="InnoRules" w:date="2016-10-23T17:11:00Z">
              <w:tcPr>
                <w:tcW w:w="747" w:type="dxa"/>
                <w:tcBorders>
                  <w:top w:val="nil"/>
                  <w:left w:val="nil"/>
                  <w:bottom w:val="single" w:sz="4" w:space="0" w:color="auto"/>
                  <w:right w:val="single" w:sz="4" w:space="0" w:color="auto"/>
                </w:tcBorders>
                <w:shd w:val="clear" w:color="auto" w:fill="auto"/>
                <w:noWrap/>
                <w:vAlign w:val="center"/>
                <w:hideMark/>
              </w:tcPr>
            </w:tcPrChange>
          </w:tcPr>
          <w:p w14:paraId="386F5BC5" w14:textId="4C8808CD" w:rsidR="0096549F" w:rsidRPr="00ED175E" w:rsidDel="007B0E72" w:rsidRDefault="0096549F">
            <w:pPr>
              <w:pStyle w:val="afb"/>
              <w:autoSpaceDE w:val="0"/>
              <w:autoSpaceDN w:val="0"/>
              <w:rPr>
                <w:del w:id="9046" w:author="哲均 宋" w:date="2019-08-16T16:15:00Z"/>
              </w:rPr>
              <w:pPrChange w:id="9047" w:author="Seongeun Woo" w:date="2016-10-13T18:44:00Z">
                <w:pPr>
                  <w:pStyle w:val="afb"/>
                </w:pPr>
              </w:pPrChange>
            </w:pPr>
            <w:del w:id="9048" w:author="哲均 宋" w:date="2019-08-16T16:15:00Z">
              <w:r w:rsidRPr="00ED175E" w:rsidDel="007B0E72">
                <w:delText>I2036</w:delText>
              </w:r>
            </w:del>
          </w:p>
        </w:tc>
        <w:tc>
          <w:tcPr>
            <w:tcW w:w="1805" w:type="dxa"/>
            <w:tcBorders>
              <w:top w:val="single" w:sz="4" w:space="0" w:color="auto"/>
              <w:left w:val="nil"/>
              <w:bottom w:val="single" w:sz="4" w:space="0" w:color="auto"/>
              <w:right w:val="single" w:sz="4" w:space="0" w:color="auto"/>
            </w:tcBorders>
            <w:shd w:val="clear" w:color="auto" w:fill="auto"/>
            <w:noWrap/>
            <w:vAlign w:val="bottom"/>
            <w:hideMark/>
            <w:tcPrChange w:id="9049" w:author="InnoRules" w:date="2016-10-23T17:11:00Z">
              <w:tcPr>
                <w:tcW w:w="1805" w:type="dxa"/>
                <w:tcBorders>
                  <w:top w:val="nil"/>
                  <w:left w:val="nil"/>
                  <w:bottom w:val="single" w:sz="4" w:space="0" w:color="auto"/>
                  <w:right w:val="single" w:sz="4" w:space="0" w:color="auto"/>
                </w:tcBorders>
                <w:shd w:val="clear" w:color="auto" w:fill="auto"/>
                <w:noWrap/>
                <w:vAlign w:val="bottom"/>
                <w:hideMark/>
              </w:tcPr>
            </w:tcPrChange>
          </w:tcPr>
          <w:p w14:paraId="232066EA" w14:textId="6DC526F1" w:rsidR="0096549F" w:rsidRPr="00ED175E" w:rsidDel="007B0E72" w:rsidRDefault="0096549F">
            <w:pPr>
              <w:pStyle w:val="afb"/>
              <w:autoSpaceDE w:val="0"/>
              <w:autoSpaceDN w:val="0"/>
              <w:rPr>
                <w:del w:id="9050" w:author="哲均 宋" w:date="2019-08-16T16:15:00Z"/>
              </w:rPr>
              <w:pPrChange w:id="9051" w:author="Seongeun Woo" w:date="2016-10-13T18:44:00Z">
                <w:pPr>
                  <w:pStyle w:val="afb"/>
                </w:pPr>
              </w:pPrChange>
            </w:pPr>
            <w:del w:id="9052" w:author="哲均 宋" w:date="2019-08-16T16:15:00Z">
              <w:r w:rsidRPr="00ED175E" w:rsidDel="007B0E72">
                <w:rPr>
                  <w:rFonts w:hint="eastAsia"/>
                </w:rPr>
                <w:delText>夫婦運転者限定運転特約</w:delText>
              </w:r>
            </w:del>
          </w:p>
        </w:tc>
      </w:tr>
      <w:tr w:rsidR="00BD49B4" w:rsidRPr="00ED175E" w14:paraId="60CE17CF" w14:textId="77777777" w:rsidTr="0025508E">
        <w:tblPrEx>
          <w:tblW w:w="9498" w:type="dxa"/>
          <w:tblInd w:w="99" w:type="dxa"/>
          <w:tblLayout w:type="fixed"/>
          <w:tblCellMar>
            <w:left w:w="99" w:type="dxa"/>
            <w:right w:w="99" w:type="dxa"/>
          </w:tblCellMar>
          <w:tblPrExChange w:id="9053" w:author="InnoRules" w:date="2016-10-23T17:12:00Z">
            <w:tblPrEx>
              <w:tblW w:w="9498" w:type="dxa"/>
              <w:tblInd w:w="99" w:type="dxa"/>
              <w:tblLayout w:type="fixed"/>
              <w:tblCellMar>
                <w:left w:w="99" w:type="dxa"/>
                <w:right w:w="99" w:type="dxa"/>
              </w:tblCellMar>
            </w:tblPrEx>
          </w:tblPrExChange>
        </w:tblPrEx>
        <w:trPr>
          <w:trHeight w:val="255"/>
          <w:ins w:id="9054" w:author="InnoRules" w:date="2016-10-23T17:11:00Z"/>
          <w:trPrChange w:id="9055" w:author="InnoRules" w:date="2016-10-23T17:12:00Z">
            <w:trPr>
              <w:trHeight w:val="255"/>
            </w:trPr>
          </w:trPrChange>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tcPrChange w:id="9056" w:author="InnoRules" w:date="2016-10-23T17:12:00Z">
              <w:tcPr>
                <w:tcW w:w="1316" w:type="dxa"/>
                <w:tcBorders>
                  <w:top w:val="nil"/>
                  <w:left w:val="single" w:sz="4" w:space="0" w:color="auto"/>
                  <w:bottom w:val="single" w:sz="4" w:space="0" w:color="auto"/>
                  <w:right w:val="single" w:sz="4" w:space="0" w:color="auto"/>
                </w:tcBorders>
                <w:shd w:val="clear" w:color="auto" w:fill="auto"/>
                <w:noWrap/>
                <w:vAlign w:val="center"/>
              </w:tcPr>
            </w:tcPrChange>
          </w:tcPr>
          <w:p w14:paraId="082B0D86" w14:textId="1DAD5BD9" w:rsidR="00BD49B4" w:rsidRPr="00ED175E" w:rsidRDefault="00BD49B4" w:rsidP="00BD49B4">
            <w:pPr>
              <w:pStyle w:val="afb"/>
              <w:autoSpaceDE w:val="0"/>
              <w:autoSpaceDN w:val="0"/>
              <w:rPr>
                <w:ins w:id="9057" w:author="InnoRules" w:date="2016-10-23T17:11:00Z"/>
              </w:rPr>
            </w:pPr>
            <w:ins w:id="9058" w:author="InnoRules" w:date="2016-10-23T17:12:00Z">
              <w:r w:rsidRPr="00ED175E">
                <w:t>…</w:t>
              </w:r>
            </w:ins>
          </w:p>
        </w:tc>
        <w:tc>
          <w:tcPr>
            <w:tcW w:w="669" w:type="dxa"/>
            <w:tcBorders>
              <w:top w:val="single" w:sz="4" w:space="0" w:color="auto"/>
              <w:left w:val="nil"/>
              <w:bottom w:val="single" w:sz="4" w:space="0" w:color="auto"/>
              <w:right w:val="single" w:sz="4" w:space="0" w:color="auto"/>
            </w:tcBorders>
            <w:shd w:val="clear" w:color="auto" w:fill="auto"/>
            <w:noWrap/>
            <w:vAlign w:val="bottom"/>
            <w:tcPrChange w:id="9059" w:author="InnoRules" w:date="2016-10-23T17:12:00Z">
              <w:tcPr>
                <w:tcW w:w="669" w:type="dxa"/>
                <w:tcBorders>
                  <w:top w:val="nil"/>
                  <w:left w:val="nil"/>
                  <w:bottom w:val="single" w:sz="4" w:space="0" w:color="auto"/>
                  <w:right w:val="single" w:sz="4" w:space="0" w:color="auto"/>
                </w:tcBorders>
                <w:shd w:val="clear" w:color="auto" w:fill="auto"/>
                <w:noWrap/>
                <w:vAlign w:val="center"/>
              </w:tcPr>
            </w:tcPrChange>
          </w:tcPr>
          <w:p w14:paraId="76B27A09" w14:textId="1EA947FC" w:rsidR="00BD49B4" w:rsidRPr="00ED175E" w:rsidRDefault="00BD49B4" w:rsidP="00BD49B4">
            <w:pPr>
              <w:pStyle w:val="afb"/>
              <w:autoSpaceDE w:val="0"/>
              <w:autoSpaceDN w:val="0"/>
              <w:rPr>
                <w:ins w:id="9060" w:author="InnoRules" w:date="2016-10-23T17:11:00Z"/>
              </w:rPr>
            </w:pPr>
            <w:ins w:id="9061" w:author="InnoRules" w:date="2016-10-23T17:12:00Z">
              <w:r w:rsidRPr="00ED175E">
                <w:t>…</w:t>
              </w:r>
            </w:ins>
          </w:p>
        </w:tc>
        <w:tc>
          <w:tcPr>
            <w:tcW w:w="1134" w:type="dxa"/>
            <w:tcBorders>
              <w:top w:val="single" w:sz="4" w:space="0" w:color="auto"/>
              <w:left w:val="nil"/>
              <w:bottom w:val="single" w:sz="4" w:space="0" w:color="auto"/>
              <w:right w:val="single" w:sz="4" w:space="0" w:color="auto"/>
            </w:tcBorders>
            <w:shd w:val="clear" w:color="auto" w:fill="auto"/>
            <w:noWrap/>
            <w:vAlign w:val="bottom"/>
            <w:tcPrChange w:id="9062" w:author="InnoRules" w:date="2016-10-23T17:12:00Z">
              <w:tcPr>
                <w:tcW w:w="1134" w:type="dxa"/>
                <w:tcBorders>
                  <w:top w:val="nil"/>
                  <w:left w:val="nil"/>
                  <w:bottom w:val="single" w:sz="4" w:space="0" w:color="auto"/>
                  <w:right w:val="single" w:sz="4" w:space="0" w:color="auto"/>
                </w:tcBorders>
                <w:shd w:val="clear" w:color="auto" w:fill="auto"/>
                <w:noWrap/>
                <w:vAlign w:val="center"/>
              </w:tcPr>
            </w:tcPrChange>
          </w:tcPr>
          <w:p w14:paraId="3800997D" w14:textId="5F3B5235" w:rsidR="00BD49B4" w:rsidRPr="00ED175E" w:rsidRDefault="00BD49B4" w:rsidP="00BD49B4">
            <w:pPr>
              <w:pStyle w:val="afb"/>
              <w:autoSpaceDE w:val="0"/>
              <w:autoSpaceDN w:val="0"/>
              <w:rPr>
                <w:ins w:id="9063" w:author="InnoRules" w:date="2016-10-23T17:11:00Z"/>
              </w:rPr>
            </w:pPr>
            <w:ins w:id="9064" w:author="InnoRules" w:date="2016-10-23T17:12:00Z">
              <w:r w:rsidRPr="00ED175E">
                <w:t>…</w:t>
              </w:r>
            </w:ins>
          </w:p>
        </w:tc>
        <w:tc>
          <w:tcPr>
            <w:tcW w:w="1701" w:type="dxa"/>
            <w:tcBorders>
              <w:top w:val="single" w:sz="4" w:space="0" w:color="auto"/>
              <w:left w:val="nil"/>
              <w:bottom w:val="single" w:sz="4" w:space="0" w:color="auto"/>
              <w:right w:val="single" w:sz="4" w:space="0" w:color="auto"/>
            </w:tcBorders>
            <w:shd w:val="clear" w:color="auto" w:fill="auto"/>
            <w:noWrap/>
            <w:vAlign w:val="bottom"/>
            <w:tcPrChange w:id="9065" w:author="InnoRules" w:date="2016-10-23T17:12:00Z">
              <w:tcPr>
                <w:tcW w:w="1701" w:type="dxa"/>
                <w:tcBorders>
                  <w:top w:val="nil"/>
                  <w:left w:val="nil"/>
                  <w:bottom w:val="single" w:sz="4" w:space="0" w:color="auto"/>
                  <w:right w:val="single" w:sz="4" w:space="0" w:color="auto"/>
                </w:tcBorders>
                <w:shd w:val="clear" w:color="auto" w:fill="auto"/>
                <w:noWrap/>
                <w:vAlign w:val="center"/>
              </w:tcPr>
            </w:tcPrChange>
          </w:tcPr>
          <w:p w14:paraId="0A0D31BF" w14:textId="01CD95EC" w:rsidR="00BD49B4" w:rsidRPr="00ED175E" w:rsidRDefault="00BD49B4" w:rsidP="00BD49B4">
            <w:pPr>
              <w:pStyle w:val="afb"/>
              <w:autoSpaceDE w:val="0"/>
              <w:autoSpaceDN w:val="0"/>
              <w:rPr>
                <w:ins w:id="9066" w:author="InnoRules" w:date="2016-10-23T17:11:00Z"/>
              </w:rPr>
            </w:pPr>
            <w:ins w:id="9067" w:author="InnoRules" w:date="2016-10-23T17:12:00Z">
              <w:r w:rsidRPr="00ED175E">
                <w:t>…</w:t>
              </w:r>
            </w:ins>
          </w:p>
        </w:tc>
        <w:tc>
          <w:tcPr>
            <w:tcW w:w="709" w:type="dxa"/>
            <w:tcBorders>
              <w:top w:val="single" w:sz="4" w:space="0" w:color="auto"/>
              <w:left w:val="nil"/>
              <w:bottom w:val="single" w:sz="4" w:space="0" w:color="auto"/>
              <w:right w:val="single" w:sz="4" w:space="0" w:color="auto"/>
            </w:tcBorders>
            <w:shd w:val="clear" w:color="auto" w:fill="auto"/>
            <w:noWrap/>
            <w:vAlign w:val="bottom"/>
            <w:tcPrChange w:id="9068" w:author="InnoRules" w:date="2016-10-23T17:12:00Z">
              <w:tcPr>
                <w:tcW w:w="709" w:type="dxa"/>
                <w:tcBorders>
                  <w:top w:val="nil"/>
                  <w:left w:val="nil"/>
                  <w:bottom w:val="single" w:sz="4" w:space="0" w:color="auto"/>
                  <w:right w:val="single" w:sz="4" w:space="0" w:color="auto"/>
                </w:tcBorders>
                <w:shd w:val="clear" w:color="auto" w:fill="auto"/>
                <w:noWrap/>
                <w:vAlign w:val="center"/>
              </w:tcPr>
            </w:tcPrChange>
          </w:tcPr>
          <w:p w14:paraId="373A1DFD" w14:textId="46FD29F8" w:rsidR="00BD49B4" w:rsidRPr="00ED175E" w:rsidRDefault="00BD49B4" w:rsidP="00BD49B4">
            <w:pPr>
              <w:pStyle w:val="afb"/>
              <w:autoSpaceDE w:val="0"/>
              <w:autoSpaceDN w:val="0"/>
              <w:rPr>
                <w:ins w:id="9069" w:author="InnoRules" w:date="2016-10-23T17:11:00Z"/>
              </w:rPr>
            </w:pPr>
            <w:ins w:id="9070" w:author="InnoRules" w:date="2016-10-23T17:12:00Z">
              <w:r w:rsidRPr="00ED175E">
                <w:t>…</w:t>
              </w:r>
            </w:ins>
          </w:p>
        </w:tc>
        <w:tc>
          <w:tcPr>
            <w:tcW w:w="567" w:type="dxa"/>
            <w:tcBorders>
              <w:top w:val="single" w:sz="4" w:space="0" w:color="auto"/>
              <w:left w:val="nil"/>
              <w:bottom w:val="single" w:sz="4" w:space="0" w:color="auto"/>
              <w:right w:val="single" w:sz="4" w:space="0" w:color="auto"/>
            </w:tcBorders>
            <w:shd w:val="clear" w:color="auto" w:fill="auto"/>
            <w:noWrap/>
            <w:vAlign w:val="bottom"/>
            <w:tcPrChange w:id="9071" w:author="InnoRules" w:date="2016-10-23T17:12:00Z">
              <w:tcPr>
                <w:tcW w:w="567" w:type="dxa"/>
                <w:tcBorders>
                  <w:top w:val="nil"/>
                  <w:left w:val="nil"/>
                  <w:bottom w:val="single" w:sz="4" w:space="0" w:color="auto"/>
                  <w:right w:val="single" w:sz="4" w:space="0" w:color="auto"/>
                </w:tcBorders>
                <w:shd w:val="clear" w:color="auto" w:fill="auto"/>
                <w:noWrap/>
                <w:vAlign w:val="center"/>
              </w:tcPr>
            </w:tcPrChange>
          </w:tcPr>
          <w:p w14:paraId="4B9D5631" w14:textId="793FE184" w:rsidR="00BD49B4" w:rsidRPr="00ED175E" w:rsidRDefault="00BD49B4" w:rsidP="00BD49B4">
            <w:pPr>
              <w:pStyle w:val="afb"/>
              <w:autoSpaceDE w:val="0"/>
              <w:autoSpaceDN w:val="0"/>
              <w:rPr>
                <w:ins w:id="9072" w:author="InnoRules" w:date="2016-10-23T17:11:00Z"/>
              </w:rPr>
            </w:pPr>
            <w:ins w:id="9073" w:author="InnoRules" w:date="2016-10-23T17:12:00Z">
              <w:r w:rsidRPr="00ED175E">
                <w:t>…</w:t>
              </w:r>
            </w:ins>
          </w:p>
        </w:tc>
        <w:tc>
          <w:tcPr>
            <w:tcW w:w="850" w:type="dxa"/>
            <w:tcBorders>
              <w:top w:val="single" w:sz="4" w:space="0" w:color="auto"/>
              <w:left w:val="nil"/>
              <w:bottom w:val="single" w:sz="4" w:space="0" w:color="auto"/>
              <w:right w:val="single" w:sz="4" w:space="0" w:color="auto"/>
            </w:tcBorders>
            <w:shd w:val="clear" w:color="auto" w:fill="auto"/>
            <w:noWrap/>
            <w:vAlign w:val="bottom"/>
            <w:tcPrChange w:id="9074" w:author="InnoRules" w:date="2016-10-23T17:12:00Z">
              <w:tcPr>
                <w:tcW w:w="850" w:type="dxa"/>
                <w:tcBorders>
                  <w:top w:val="nil"/>
                  <w:left w:val="nil"/>
                  <w:bottom w:val="single" w:sz="4" w:space="0" w:color="auto"/>
                  <w:right w:val="single" w:sz="4" w:space="0" w:color="auto"/>
                </w:tcBorders>
                <w:shd w:val="clear" w:color="auto" w:fill="auto"/>
                <w:noWrap/>
                <w:vAlign w:val="center"/>
              </w:tcPr>
            </w:tcPrChange>
          </w:tcPr>
          <w:p w14:paraId="6E006320" w14:textId="22BB6E4E" w:rsidR="00BD49B4" w:rsidRPr="00ED175E" w:rsidRDefault="00BD49B4" w:rsidP="00BD49B4">
            <w:pPr>
              <w:pStyle w:val="afb"/>
              <w:autoSpaceDE w:val="0"/>
              <w:autoSpaceDN w:val="0"/>
              <w:rPr>
                <w:ins w:id="9075" w:author="InnoRules" w:date="2016-10-23T17:11:00Z"/>
                <w:rFonts w:cs="Courier New"/>
              </w:rPr>
            </w:pPr>
            <w:ins w:id="9076" w:author="InnoRules" w:date="2016-10-23T17:12:00Z">
              <w:r w:rsidRPr="00ED175E">
                <w:t>…</w:t>
              </w:r>
            </w:ins>
          </w:p>
        </w:tc>
        <w:tc>
          <w:tcPr>
            <w:tcW w:w="747" w:type="dxa"/>
            <w:tcBorders>
              <w:top w:val="single" w:sz="4" w:space="0" w:color="auto"/>
              <w:left w:val="nil"/>
              <w:bottom w:val="single" w:sz="4" w:space="0" w:color="auto"/>
              <w:right w:val="single" w:sz="4" w:space="0" w:color="auto"/>
            </w:tcBorders>
            <w:shd w:val="clear" w:color="auto" w:fill="auto"/>
            <w:noWrap/>
            <w:vAlign w:val="bottom"/>
            <w:tcPrChange w:id="9077" w:author="InnoRules" w:date="2016-10-23T17:12:00Z">
              <w:tcPr>
                <w:tcW w:w="747" w:type="dxa"/>
                <w:tcBorders>
                  <w:top w:val="nil"/>
                  <w:left w:val="nil"/>
                  <w:bottom w:val="single" w:sz="4" w:space="0" w:color="auto"/>
                  <w:right w:val="single" w:sz="4" w:space="0" w:color="auto"/>
                </w:tcBorders>
                <w:shd w:val="clear" w:color="auto" w:fill="auto"/>
                <w:noWrap/>
                <w:vAlign w:val="center"/>
              </w:tcPr>
            </w:tcPrChange>
          </w:tcPr>
          <w:p w14:paraId="1FE7ADDA" w14:textId="0B8368CD" w:rsidR="00BD49B4" w:rsidRPr="00ED175E" w:rsidRDefault="00BD49B4" w:rsidP="00BD49B4">
            <w:pPr>
              <w:pStyle w:val="afb"/>
              <w:autoSpaceDE w:val="0"/>
              <w:autoSpaceDN w:val="0"/>
              <w:rPr>
                <w:ins w:id="9078" w:author="InnoRules" w:date="2016-10-23T17:11:00Z"/>
              </w:rPr>
            </w:pPr>
            <w:ins w:id="9079" w:author="InnoRules" w:date="2016-10-23T17:12:00Z">
              <w:r w:rsidRPr="00ED175E">
                <w:t>…</w:t>
              </w:r>
            </w:ins>
          </w:p>
        </w:tc>
        <w:tc>
          <w:tcPr>
            <w:tcW w:w="1805" w:type="dxa"/>
            <w:tcBorders>
              <w:top w:val="single" w:sz="4" w:space="0" w:color="auto"/>
              <w:left w:val="nil"/>
              <w:bottom w:val="single" w:sz="4" w:space="0" w:color="auto"/>
              <w:right w:val="single" w:sz="4" w:space="0" w:color="auto"/>
            </w:tcBorders>
            <w:shd w:val="clear" w:color="auto" w:fill="auto"/>
            <w:noWrap/>
            <w:vAlign w:val="bottom"/>
            <w:tcPrChange w:id="9080" w:author="InnoRules" w:date="2016-10-23T17:12:00Z">
              <w:tcPr>
                <w:tcW w:w="1805" w:type="dxa"/>
                <w:tcBorders>
                  <w:top w:val="nil"/>
                  <w:left w:val="nil"/>
                  <w:bottom w:val="single" w:sz="4" w:space="0" w:color="auto"/>
                  <w:right w:val="single" w:sz="4" w:space="0" w:color="auto"/>
                </w:tcBorders>
                <w:shd w:val="clear" w:color="auto" w:fill="auto"/>
                <w:noWrap/>
                <w:vAlign w:val="bottom"/>
              </w:tcPr>
            </w:tcPrChange>
          </w:tcPr>
          <w:p w14:paraId="160534FA" w14:textId="4B58385E" w:rsidR="00BD49B4" w:rsidRPr="00ED175E" w:rsidRDefault="00BD49B4" w:rsidP="00BD49B4">
            <w:pPr>
              <w:pStyle w:val="afb"/>
              <w:autoSpaceDE w:val="0"/>
              <w:autoSpaceDN w:val="0"/>
              <w:rPr>
                <w:ins w:id="9081" w:author="InnoRules" w:date="2016-10-23T17:11:00Z"/>
              </w:rPr>
            </w:pPr>
            <w:ins w:id="9082" w:author="InnoRules" w:date="2016-10-23T17:12:00Z">
              <w:r w:rsidRPr="00ED175E">
                <w:t>…</w:t>
              </w:r>
            </w:ins>
          </w:p>
        </w:tc>
      </w:tr>
    </w:tbl>
    <w:p w14:paraId="13BB9891" w14:textId="77777777" w:rsidR="00046320" w:rsidRPr="00ED175E" w:rsidRDefault="00046320">
      <w:pPr>
        <w:pStyle w:val="50"/>
        <w:numPr>
          <w:ilvl w:val="0"/>
          <w:numId w:val="0"/>
        </w:numPr>
        <w:wordWrap/>
        <w:ind w:left="599"/>
        <w:pPrChange w:id="9083" w:author="Seongeun Woo" w:date="2016-10-13T18:44:00Z">
          <w:pPr>
            <w:pStyle w:val="50"/>
            <w:numPr>
              <w:numId w:val="0"/>
            </w:numPr>
            <w:ind w:leftChars="0" w:left="599" w:firstLine="0"/>
          </w:pPr>
        </w:pPrChange>
      </w:pPr>
    </w:p>
    <w:p w14:paraId="2FE4A777" w14:textId="3215B0AD" w:rsidR="0096549F" w:rsidRPr="00ED175E" w:rsidRDefault="0096549F">
      <w:pPr>
        <w:pStyle w:val="50"/>
        <w:wordWrap/>
        <w:ind w:left="601"/>
        <w:jc w:val="left"/>
        <w:pPrChange w:id="9084" w:author="Seongeun Woo" w:date="2016-10-13T18:44:00Z">
          <w:pPr>
            <w:pStyle w:val="50"/>
            <w:ind w:left="601"/>
          </w:pPr>
        </w:pPrChange>
      </w:pPr>
      <w:del w:id="9085" w:author="哲均 宋" w:date="2019-08-16T15:10:00Z">
        <w:r w:rsidRPr="00ED175E" w:rsidDel="00BE59E9">
          <w:rPr>
            <w:rFonts w:hint="eastAsia"/>
          </w:rPr>
          <w:delText>条件節</w:delText>
        </w:r>
      </w:del>
      <w:ins w:id="9086" w:author="哲均 宋" w:date="2019-08-16T15:34:00Z">
        <w:r w:rsidR="00FF1293">
          <w:rPr>
            <w:rFonts w:hint="eastAsia"/>
          </w:rPr>
          <w:t>WHERE CLAUSE</w:t>
        </w:r>
      </w:ins>
    </w:p>
    <w:p w14:paraId="71F94F5A" w14:textId="77777777" w:rsidR="0096549F" w:rsidRPr="00ED175E" w:rsidRDefault="0096549F">
      <w:pPr>
        <w:pStyle w:val="a0"/>
        <w:wordWrap/>
        <w:ind w:left="717"/>
        <w:jc w:val="left"/>
        <w:pPrChange w:id="9087" w:author="Seongeun Woo" w:date="2016-10-13T18:44:00Z">
          <w:pPr>
            <w:pStyle w:val="a0"/>
            <w:ind w:left="717"/>
          </w:pPr>
        </w:pPrChange>
      </w:pPr>
      <w:r w:rsidRPr="00ED175E">
        <w:t>OI.INV_TYPE = OIT.INV_TYPE</w:t>
      </w:r>
    </w:p>
    <w:p w14:paraId="046628B5" w14:textId="4AE3E19C" w:rsidR="0096549F" w:rsidRDefault="00F11938">
      <w:pPr>
        <w:pStyle w:val="a0"/>
        <w:numPr>
          <w:ilvl w:val="0"/>
          <w:numId w:val="0"/>
        </w:numPr>
        <w:wordWrap/>
        <w:ind w:left="714"/>
        <w:jc w:val="left"/>
        <w:rPr>
          <w:ins w:id="9088" w:author="InnoRules" w:date="2016-10-11T10:15:00Z"/>
        </w:rPr>
        <w:pPrChange w:id="9089" w:author="Seongeun Woo" w:date="2016-10-13T18:44:00Z">
          <w:pPr>
            <w:pStyle w:val="a0"/>
            <w:numPr>
              <w:numId w:val="0"/>
            </w:numPr>
            <w:ind w:leftChars="0" w:left="812" w:firstLine="0"/>
          </w:pPr>
        </w:pPrChange>
      </w:pPr>
      <w:ins w:id="9090" w:author="Seongeun Woo" w:date="2016-07-07T16:46:00Z">
        <w:del w:id="9091" w:author="哲均 宋" w:date="2019-08-16T16:20:00Z">
          <w:r w:rsidRPr="00ED175E" w:rsidDel="007B0E72">
            <w:rPr>
              <w:rFonts w:hint="eastAsia"/>
              <w:rPrChange w:id="9092" w:author="InnoRules" w:date="2016-08-30T14:14:00Z">
                <w:rPr>
                  <w:rFonts w:asciiTheme="minorEastAsia" w:eastAsiaTheme="minorEastAsia" w:hAnsiTheme="minorEastAsia" w:hint="eastAsia"/>
                </w:rPr>
              </w:rPrChange>
            </w:rPr>
            <w:delText>すべての</w:delText>
          </w:r>
        </w:del>
      </w:ins>
      <w:del w:id="9093" w:author="哲均 宋" w:date="2019-08-16T16:20:00Z">
        <w:r w:rsidR="0096549F" w:rsidRPr="00ED175E" w:rsidDel="007B0E72">
          <w:rPr>
            <w:rFonts w:hint="eastAsia"/>
          </w:rPr>
          <w:delText>関係ルール</w:delText>
        </w:r>
      </w:del>
      <w:ins w:id="9094" w:author="Seongeun Woo" w:date="2016-07-07T20:58:00Z">
        <w:del w:id="9095" w:author="哲均 宋" w:date="2019-08-16T16:20:00Z">
          <w:r w:rsidR="007B59F1" w:rsidRPr="00ED175E" w:rsidDel="007B0E72">
            <w:rPr>
              <w:rFonts w:hint="eastAsia"/>
            </w:rPr>
            <w:delText>類型</w:delText>
          </w:r>
        </w:del>
      </w:ins>
      <w:ins w:id="9096" w:author="Seongeun Woo" w:date="2016-07-07T16:46:00Z">
        <w:del w:id="9097" w:author="哲均 宋" w:date="2019-08-16T16:20:00Z">
          <w:r w:rsidRPr="00ED175E" w:rsidDel="007B0E72">
            <w:rPr>
              <w:rFonts w:hint="eastAsia"/>
            </w:rPr>
            <w:delText>を</w:delText>
          </w:r>
        </w:del>
      </w:ins>
      <w:del w:id="9098" w:author="哲均 宋" w:date="2019-08-16T16:20:00Z">
        <w:r w:rsidR="0096549F" w:rsidRPr="00ED175E" w:rsidDel="007B0E72">
          <w:rPr>
            <w:rFonts w:hint="eastAsia"/>
          </w:rPr>
          <w:delText>における関係類型情報</w:delText>
        </w:r>
        <w:r w:rsidR="0096549F" w:rsidRPr="00ED175E" w:rsidDel="007B0E72">
          <w:delText>(</w:delText>
        </w:r>
        <w:r w:rsidR="0096549F" w:rsidRPr="00ED175E" w:rsidDel="007B0E72">
          <w:rPr>
            <w:rFonts w:hint="eastAsia"/>
          </w:rPr>
          <w:delText>同時加入、同時加入不可能など</w:delText>
        </w:r>
        <w:r w:rsidR="0096549F" w:rsidRPr="00ED175E" w:rsidDel="007B0E72">
          <w:delText>)</w:delText>
        </w:r>
        <w:r w:rsidR="0096549F" w:rsidRPr="00ED175E" w:rsidDel="007B0E72">
          <w:rPr>
            <w:rFonts w:hint="eastAsia"/>
          </w:rPr>
          <w:delText>は、</w:delText>
        </w:r>
        <w:r w:rsidR="0096549F" w:rsidRPr="00ED175E" w:rsidDel="007B0E72">
          <w:delText>OBJINV_TYPE</w:delText>
        </w:r>
        <w:r w:rsidR="0096549F" w:rsidRPr="00ED175E" w:rsidDel="007B0E72">
          <w:rPr>
            <w:rFonts w:hint="eastAsia"/>
          </w:rPr>
          <w:delText>テーブルに保存される。どのような関係類型なのか同時に照会するために、</w:delText>
        </w:r>
      </w:del>
      <w:ins w:id="9099" w:author="Seongeun Woo" w:date="2016-07-07T16:47:00Z">
        <w:del w:id="9100" w:author="哲均 宋" w:date="2019-08-16T16:20:00Z">
          <w:r w:rsidRPr="00ED175E" w:rsidDel="007B0E72">
            <w:delText>OBJ</w:delText>
          </w:r>
        </w:del>
      </w:ins>
      <w:ins w:id="9101" w:author="Seongeun Woo" w:date="2016-07-07T16:48:00Z">
        <w:del w:id="9102" w:author="哲均 宋" w:date="2019-08-16T16:20:00Z">
          <w:r w:rsidRPr="00ED175E" w:rsidDel="007B0E72">
            <w:delText>_</w:delText>
          </w:r>
        </w:del>
      </w:ins>
      <w:ins w:id="9103" w:author="Seongeun Woo" w:date="2016-07-07T16:47:00Z">
        <w:del w:id="9104" w:author="哲均 宋" w:date="2019-08-16T16:20:00Z">
          <w:r w:rsidRPr="00ED175E" w:rsidDel="007B0E72">
            <w:delText>INV</w:delText>
          </w:r>
          <w:r w:rsidRPr="00ED175E" w:rsidDel="007B0E72">
            <w:rPr>
              <w:rFonts w:hint="eastAsia"/>
            </w:rPr>
            <w:delText>テーブルと</w:delText>
          </w:r>
        </w:del>
      </w:ins>
      <w:ins w:id="9105" w:author="Seongeun Woo" w:date="2016-07-07T16:49:00Z">
        <w:del w:id="9106" w:author="哲均 宋" w:date="2019-08-16T16:20:00Z">
          <w:r w:rsidR="001C74DC" w:rsidRPr="00ED175E" w:rsidDel="007B0E72">
            <w:delText>OBJINV_TYPE</w:delText>
          </w:r>
        </w:del>
      </w:ins>
      <w:ins w:id="9107" w:author="Seongeun Woo" w:date="2016-07-07T16:50:00Z">
        <w:del w:id="9108" w:author="哲均 宋" w:date="2019-08-16T16:20:00Z">
          <w:r w:rsidR="001C74DC" w:rsidRPr="00ED175E" w:rsidDel="007B0E72">
            <w:rPr>
              <w:rFonts w:hint="eastAsia"/>
            </w:rPr>
            <w:delText>テーブルを</w:delText>
          </w:r>
        </w:del>
      </w:ins>
      <w:del w:id="9109" w:author="哲均 宋" w:date="2019-08-16T16:20:00Z">
        <w:r w:rsidR="0096549F" w:rsidRPr="00ED175E" w:rsidDel="007B0E72">
          <w:rPr>
            <w:rFonts w:hint="eastAsia"/>
          </w:rPr>
          <w:delText>該当テーブルに連結する。</w:delText>
        </w:r>
      </w:del>
      <w:ins w:id="9110" w:author="哲均 宋" w:date="2019-08-16T16:19:00Z">
        <w:r w:rsidR="007B0E72" w:rsidRPr="007B0E72">
          <w:t>Join the OBJ_INV and OBJINV_TYPE tables to query all relation types.</w:t>
        </w:r>
      </w:ins>
    </w:p>
    <w:p w14:paraId="390ACE6D" w14:textId="427C260C" w:rsidR="004C1976" w:rsidRPr="00ED175E" w:rsidDel="004C1976" w:rsidRDefault="004C1976">
      <w:pPr>
        <w:pStyle w:val="a0"/>
        <w:numPr>
          <w:ilvl w:val="0"/>
          <w:numId w:val="0"/>
        </w:numPr>
        <w:wordWrap/>
        <w:ind w:left="714"/>
        <w:jc w:val="left"/>
        <w:rPr>
          <w:del w:id="9111" w:author="InnoRules" w:date="2016-10-11T10:15:00Z"/>
        </w:rPr>
        <w:pPrChange w:id="9112" w:author="Seongeun Woo" w:date="2016-10-13T18:44:00Z">
          <w:pPr>
            <w:pStyle w:val="a0"/>
            <w:numPr>
              <w:numId w:val="0"/>
            </w:numPr>
            <w:ind w:leftChars="0" w:left="812" w:firstLine="0"/>
          </w:pPr>
        </w:pPrChange>
      </w:pPr>
    </w:p>
    <w:p w14:paraId="5E3468B7" w14:textId="0FA3E671" w:rsidR="0096549F" w:rsidRPr="00ED175E" w:rsidDel="00EE7C0C" w:rsidRDefault="0096549F">
      <w:pPr>
        <w:pStyle w:val="a0"/>
        <w:numPr>
          <w:ilvl w:val="0"/>
          <w:numId w:val="0"/>
        </w:numPr>
        <w:wordWrap/>
        <w:ind w:left="812"/>
        <w:jc w:val="left"/>
        <w:rPr>
          <w:del w:id="9113" w:author="InnoRules" w:date="2016-10-11T09:51:00Z"/>
        </w:rPr>
        <w:pPrChange w:id="9114" w:author="Seongeun Woo" w:date="2016-10-13T18:44:00Z">
          <w:pPr>
            <w:pStyle w:val="a0"/>
            <w:numPr>
              <w:numId w:val="0"/>
            </w:numPr>
            <w:ind w:leftChars="0" w:left="812" w:firstLine="0"/>
          </w:pPr>
        </w:pPrChange>
      </w:pPr>
    </w:p>
    <w:p w14:paraId="1BA220D4" w14:textId="77777777" w:rsidR="0096549F" w:rsidRPr="00ED175E" w:rsidRDefault="0096549F">
      <w:pPr>
        <w:pStyle w:val="a0"/>
        <w:wordWrap/>
        <w:ind w:left="717"/>
        <w:jc w:val="left"/>
        <w:pPrChange w:id="9115" w:author="Seongeun Woo" w:date="2016-10-13T18:44:00Z">
          <w:pPr>
            <w:pStyle w:val="a0"/>
            <w:ind w:left="717"/>
          </w:pPr>
        </w:pPrChange>
      </w:pPr>
      <w:r w:rsidRPr="00ED175E">
        <w:t>OIT.TYPE_GBN = 4</w:t>
      </w:r>
    </w:p>
    <w:p w14:paraId="35D23185" w14:textId="6439FC8C" w:rsidR="0096549F" w:rsidRPr="00ED175E" w:rsidRDefault="0096549F">
      <w:pPr>
        <w:pStyle w:val="a0"/>
        <w:numPr>
          <w:ilvl w:val="0"/>
          <w:numId w:val="0"/>
        </w:numPr>
        <w:wordWrap/>
        <w:ind w:left="714"/>
        <w:jc w:val="left"/>
        <w:pPrChange w:id="9116" w:author="Seongeun Woo" w:date="2016-10-13T18:44:00Z">
          <w:pPr>
            <w:pStyle w:val="a0"/>
            <w:numPr>
              <w:numId w:val="0"/>
            </w:numPr>
            <w:ind w:leftChars="0" w:left="812" w:firstLine="0"/>
          </w:pPr>
        </w:pPrChange>
      </w:pPr>
      <w:del w:id="9117" w:author="Seongeun Woo" w:date="2016-07-07T16:50:00Z">
        <w:r w:rsidRPr="00ED175E" w:rsidDel="001C74DC">
          <w:rPr>
            <w:rFonts w:hint="eastAsia"/>
          </w:rPr>
          <w:delText>関係ルール情報を照会するために、</w:delText>
        </w:r>
      </w:del>
      <w:del w:id="9118" w:author="哲均 宋" w:date="2019-08-16T16:21:00Z">
        <w:r w:rsidRPr="00ED175E" w:rsidDel="007B0E72">
          <w:delText>OBJINV_TYPE</w:delText>
        </w:r>
        <w:r w:rsidRPr="00ED175E" w:rsidDel="007B0E72">
          <w:rPr>
            <w:rFonts w:hint="eastAsia"/>
          </w:rPr>
          <w:delText>テーブルで関係規則</w:delText>
        </w:r>
      </w:del>
      <w:ins w:id="9119" w:author="InnoRules" w:date="2016-08-18T11:34:00Z">
        <w:del w:id="9120" w:author="哲均 宋" w:date="2019-08-16T16:21:00Z">
          <w:r w:rsidR="00B45CD1" w:rsidRPr="00ED175E" w:rsidDel="007B0E72">
            <w:rPr>
              <w:rFonts w:hint="eastAsia"/>
            </w:rPr>
            <w:delText>関係ルール</w:delText>
          </w:r>
        </w:del>
      </w:ins>
      <w:ins w:id="9121" w:author="Seongeun Woo" w:date="2016-07-07T16:50:00Z">
        <w:del w:id="9122" w:author="哲均 宋" w:date="2019-08-16T16:21:00Z">
          <w:r w:rsidR="001C74DC" w:rsidRPr="00ED175E" w:rsidDel="007B0E72">
            <w:rPr>
              <w:rFonts w:hint="eastAsia"/>
            </w:rPr>
            <w:delText>の</w:delText>
          </w:r>
        </w:del>
      </w:ins>
      <w:del w:id="9123" w:author="哲均 宋" w:date="2019-08-16T16:21:00Z">
        <w:r w:rsidRPr="00ED175E" w:rsidDel="007B0E72">
          <w:rPr>
            <w:rFonts w:hint="eastAsia"/>
          </w:rPr>
          <w:delText>として定義された関係類型の情報を照会する。</w:delText>
        </w:r>
      </w:del>
      <w:ins w:id="9124" w:author="哲均 宋" w:date="2019-08-16T16:21:00Z">
        <w:r w:rsidR="007B0E72" w:rsidRPr="007B0E72">
          <w:t>Query the relation type information of the relation rule in the OBJINV_TYPE table.</w:t>
        </w:r>
      </w:ins>
      <w:del w:id="9125" w:author="user" w:date="2016-10-14T13:48:00Z">
        <w:r w:rsidRPr="00ED175E" w:rsidDel="0042089F">
          <w:delText xml:space="preserve"> </w:delText>
        </w:r>
      </w:del>
    </w:p>
    <w:p w14:paraId="5BC28040" w14:textId="77777777" w:rsidR="0096549F" w:rsidRPr="00ED175E" w:rsidRDefault="0096549F">
      <w:pPr>
        <w:autoSpaceDE w:val="0"/>
        <w:autoSpaceDN w:val="0"/>
        <w:pPrChange w:id="9126" w:author="Seongeun Woo" w:date="2016-10-13T18:44:00Z">
          <w:pPr/>
        </w:pPrChange>
      </w:pPr>
    </w:p>
    <w:p w14:paraId="4FBEF549" w14:textId="0AA8E470" w:rsidR="0096549F" w:rsidRPr="00ED175E" w:rsidRDefault="00C26803">
      <w:pPr>
        <w:pStyle w:val="50"/>
        <w:wordWrap/>
        <w:ind w:left="601"/>
        <w:pPrChange w:id="9127" w:author="Seongeun Woo" w:date="2016-10-13T18:44:00Z">
          <w:pPr>
            <w:pStyle w:val="50"/>
            <w:ind w:left="601"/>
          </w:pPr>
        </w:pPrChange>
      </w:pPr>
      <w:ins w:id="9128" w:author="哲均 宋" w:date="2019-08-16T16:21:00Z">
        <w:r>
          <w:rPr>
            <w:rFonts w:hint="eastAsia"/>
          </w:rPr>
          <w:t>R</w:t>
        </w:r>
        <w:r>
          <w:t>esult Column</w:t>
        </w:r>
      </w:ins>
      <w:del w:id="9129" w:author="哲均 宋" w:date="2019-08-16T16:21:00Z">
        <w:r w:rsidR="0096549F" w:rsidRPr="00ED175E" w:rsidDel="00C26803">
          <w:rPr>
            <w:rFonts w:hint="eastAsia"/>
          </w:rPr>
          <w:delText>結果カラム</w:delText>
        </w:r>
      </w:del>
    </w:p>
    <w:p w14:paraId="6BD4C9C8" w14:textId="58ADD4B7" w:rsidR="0096549F" w:rsidRPr="00ED175E" w:rsidRDefault="0096549F">
      <w:pPr>
        <w:pStyle w:val="50"/>
        <w:numPr>
          <w:ilvl w:val="0"/>
          <w:numId w:val="0"/>
        </w:numPr>
        <w:wordWrap/>
        <w:ind w:left="599"/>
        <w:jc w:val="left"/>
        <w:pPrChange w:id="9130" w:author="Seongeun Woo" w:date="2016-10-13T18:44:00Z">
          <w:pPr>
            <w:pStyle w:val="50"/>
            <w:numPr>
              <w:numId w:val="0"/>
            </w:numPr>
            <w:ind w:leftChars="0" w:left="599" w:firstLine="0"/>
          </w:pPr>
        </w:pPrChange>
      </w:pPr>
      <w:del w:id="9131" w:author="哲均 宋" w:date="2019-08-16T16:23:00Z">
        <w:r w:rsidRPr="00ED175E" w:rsidDel="00C26803">
          <w:rPr>
            <w:rFonts w:hint="eastAsia"/>
          </w:rPr>
          <w:delText>関係</w:delText>
        </w:r>
      </w:del>
      <w:ins w:id="9132" w:author="InnoRules" w:date="2016-08-19T10:30:00Z">
        <w:del w:id="9133" w:author="哲均 宋" w:date="2019-08-16T16:23:00Z">
          <w:r w:rsidR="002138EE" w:rsidRPr="00ED175E" w:rsidDel="00C26803">
            <w:rPr>
              <w:rFonts w:hint="eastAsia"/>
            </w:rPr>
            <w:delText>ルール</w:delText>
          </w:r>
        </w:del>
      </w:ins>
      <w:del w:id="9134" w:author="哲均 宋" w:date="2019-08-16T16:23:00Z">
        <w:r w:rsidRPr="00ED175E" w:rsidDel="00C26803">
          <w:rPr>
            <w:rFonts w:hint="eastAsia"/>
          </w:rPr>
          <w:delText>ルール</w:delText>
        </w:r>
      </w:del>
      <w:ins w:id="9135" w:author="Seongeun Woo" w:date="2016-07-07T16:51:00Z">
        <w:del w:id="9136" w:author="哲均 宋" w:date="2019-08-16T16:23:00Z">
          <w:r w:rsidR="001C74DC" w:rsidRPr="00ED175E" w:rsidDel="00C26803">
            <w:rPr>
              <w:rFonts w:hint="eastAsia"/>
            </w:rPr>
            <w:delText>規則</w:delText>
          </w:r>
        </w:del>
      </w:ins>
      <w:del w:id="9137" w:author="哲均 宋" w:date="2019-08-16T16:23:00Z">
        <w:r w:rsidRPr="00ED175E" w:rsidDel="00C26803">
          <w:rPr>
            <w:rFonts w:hint="eastAsia"/>
          </w:rPr>
          <w:delText>は、</w:delText>
        </w:r>
      </w:del>
      <w:ins w:id="9138" w:author="Seongeun Woo" w:date="2016-07-07T16:51:00Z">
        <w:del w:id="9139" w:author="哲均 宋" w:date="2019-08-16T16:23:00Z">
          <w:r w:rsidR="001C74DC" w:rsidRPr="00ED175E" w:rsidDel="00C26803">
            <w:rPr>
              <w:rFonts w:hint="eastAsia"/>
            </w:rPr>
            <w:delText>テーブルの連結と関連カラムを通じて必要な情報を照会する。</w:delText>
          </w:r>
        </w:del>
      </w:ins>
      <w:ins w:id="9140" w:author="哲均 宋" w:date="2019-08-16T16:23:00Z">
        <w:r w:rsidR="00C26803" w:rsidRPr="00C26803">
          <w:t>Query necessary relation rule information through table Join.</w:t>
        </w:r>
      </w:ins>
      <w:ins w:id="9141" w:author="哲均 宋" w:date="2019-08-16T16:28:00Z">
        <w:r w:rsidR="00101C1B">
          <w:rPr>
            <w:rFonts w:hint="eastAsia"/>
          </w:rPr>
          <w:t xml:space="preserve">　</w:t>
        </w:r>
      </w:ins>
      <w:ins w:id="9142" w:author="哲均 宋" w:date="2019-08-16T16:29:00Z">
        <w:r w:rsidR="00101C1B" w:rsidRPr="00101C1B">
          <w:t xml:space="preserve"> The following is the definition on the </w:t>
        </w:r>
        <w:proofErr w:type="spellStart"/>
        <w:r w:rsidR="00101C1B" w:rsidRPr="00101C1B">
          <w:t>InnoProduct</w:t>
        </w:r>
        <w:proofErr w:type="spellEnd"/>
        <w:r w:rsidR="00101C1B" w:rsidRPr="00101C1B">
          <w:t xml:space="preserve"> screen</w:t>
        </w:r>
        <w:r w:rsidR="00101C1B">
          <w:rPr>
            <w:rFonts w:hint="eastAsia"/>
          </w:rPr>
          <w:t>.</w:t>
        </w:r>
      </w:ins>
      <w:ins w:id="9143" w:author="Seongeun Woo" w:date="2016-07-07T16:51:00Z">
        <w:del w:id="9144" w:author="user" w:date="2016-10-14T13:48:00Z">
          <w:r w:rsidR="001C74DC" w:rsidRPr="00ED175E" w:rsidDel="0042089F">
            <w:delText xml:space="preserve"> </w:delText>
          </w:r>
        </w:del>
      </w:ins>
      <w:del w:id="9145" w:author="Seongeun Woo" w:date="2016-07-07T16:51:00Z">
        <w:r w:rsidRPr="00ED175E" w:rsidDel="001C74DC">
          <w:delText>InnoProduct</w:delText>
        </w:r>
        <w:r w:rsidRPr="00ED175E" w:rsidDel="001C74DC">
          <w:rPr>
            <w:rFonts w:hint="eastAsia"/>
          </w:rPr>
          <w:delText>の画面で照会される結果とは異なる形式で保存される。</w:delText>
        </w:r>
      </w:del>
    </w:p>
    <w:p w14:paraId="5D4DFCCF" w14:textId="1FC64946" w:rsidR="0096549F" w:rsidRPr="0073721B" w:rsidDel="00101C1B" w:rsidRDefault="0096549F">
      <w:pPr>
        <w:pStyle w:val="50"/>
        <w:numPr>
          <w:ilvl w:val="0"/>
          <w:numId w:val="0"/>
        </w:numPr>
        <w:wordWrap/>
        <w:ind w:left="196"/>
        <w:rPr>
          <w:del w:id="9146" w:author="哲均 宋" w:date="2019-08-16T16:29:00Z"/>
        </w:rPr>
        <w:pPrChange w:id="9147" w:author="Seongeun Woo" w:date="2016-10-13T18:44:00Z">
          <w:pPr>
            <w:pStyle w:val="-11"/>
          </w:pPr>
        </w:pPrChange>
      </w:pPr>
    </w:p>
    <w:p w14:paraId="56751ED0" w14:textId="582A4AF9" w:rsidR="00507DCC" w:rsidRPr="00ED175E" w:rsidRDefault="00507DCC">
      <w:pPr>
        <w:pStyle w:val="af6"/>
        <w:keepNext/>
        <w:autoSpaceDE w:val="0"/>
        <w:autoSpaceDN w:val="0"/>
        <w:pPrChange w:id="9148" w:author="Seongeun Woo" w:date="2016-10-13T18:44:00Z">
          <w:pPr>
            <w:pStyle w:val="af6"/>
            <w:keepNext/>
          </w:pPr>
        </w:pPrChange>
      </w:pPr>
      <w:r w:rsidRPr="00ED175E">
        <w:t xml:space="preserve"> </w:t>
      </w:r>
      <w:del w:id="9149" w:author="哲均 宋" w:date="2019-08-16T08:55:00Z">
        <w:r w:rsidRPr="00ED175E" w:rsidDel="003566B2">
          <w:delText>[</w:delText>
        </w:r>
        <w:r w:rsidRPr="00ED175E" w:rsidDel="003566B2">
          <w:rPr>
            <w:rFonts w:hint="eastAsia"/>
          </w:rPr>
          <w:delText>表</w:delText>
        </w:r>
      </w:del>
      <w:del w:id="9150" w:author="哲均 宋" w:date="2019-08-16T16:29:00Z">
        <w:r w:rsidRPr="00ED175E" w:rsidDel="00101C1B">
          <w:delText xml:space="preserve"> </w:delText>
        </w:r>
        <w:r w:rsidRPr="0073721B" w:rsidDel="00101C1B">
          <w:fldChar w:fldCharType="begin"/>
        </w:r>
        <w:r w:rsidRPr="00ED175E" w:rsidDel="00101C1B">
          <w:delInstrText xml:space="preserve"> SEQ [</w:delInstrText>
        </w:r>
        <w:r w:rsidRPr="00ED175E" w:rsidDel="00101C1B">
          <w:rPr>
            <w:rFonts w:hint="eastAsia"/>
          </w:rPr>
          <w:delInstrText>表</w:delInstrText>
        </w:r>
        <w:r w:rsidRPr="00ED175E" w:rsidDel="00101C1B">
          <w:delInstrText xml:space="preserve"> \* ARABIC </w:delInstrText>
        </w:r>
        <w:r w:rsidRPr="0073721B" w:rsidDel="00101C1B">
          <w:fldChar w:fldCharType="separate"/>
        </w:r>
        <w:r w:rsidR="00D76249" w:rsidDel="00101C1B">
          <w:rPr>
            <w:noProof/>
          </w:rPr>
          <w:delText>37</w:delText>
        </w:r>
        <w:r w:rsidRPr="0073721B" w:rsidDel="00101C1B">
          <w:fldChar w:fldCharType="end"/>
        </w:r>
        <w:r w:rsidRPr="00ED175E" w:rsidDel="00101C1B">
          <w:delText xml:space="preserve"> InnoProduct</w:delText>
        </w:r>
        <w:r w:rsidRPr="00ED175E" w:rsidDel="00101C1B">
          <w:rPr>
            <w:rFonts w:hint="eastAsia"/>
          </w:rPr>
          <w:delText>で照会される関係</w:delText>
        </w:r>
      </w:del>
      <w:ins w:id="9151" w:author="InnoRules" w:date="2016-08-19T10:30:00Z">
        <w:del w:id="9152" w:author="哲均 宋" w:date="2019-08-16T16:29:00Z">
          <w:r w:rsidR="002138EE" w:rsidRPr="00ED175E" w:rsidDel="00101C1B">
            <w:rPr>
              <w:rFonts w:hint="eastAsia"/>
            </w:rPr>
            <w:delText>ルール</w:delText>
          </w:r>
        </w:del>
      </w:ins>
      <w:del w:id="9153" w:author="哲均 宋" w:date="2019-08-16T16:29:00Z">
        <w:r w:rsidRPr="00ED175E" w:rsidDel="00101C1B">
          <w:rPr>
            <w:rFonts w:hint="eastAsia"/>
          </w:rPr>
          <w:delText>ルール</w:delText>
        </w:r>
      </w:del>
      <w:ins w:id="9154" w:author="Seongeun Woo" w:date="2016-07-07T16:53:00Z">
        <w:del w:id="9155" w:author="哲均 宋" w:date="2019-08-16T16:29:00Z">
          <w:r w:rsidR="001C74DC" w:rsidRPr="00ED175E" w:rsidDel="00101C1B">
            <w:rPr>
              <w:rFonts w:hint="eastAsia"/>
            </w:rPr>
            <w:delText>規則</w:delText>
          </w:r>
        </w:del>
      </w:ins>
      <w:del w:id="9156" w:author="哲均 宋" w:date="2019-08-16T16:29:00Z">
        <w:r w:rsidRPr="00ED175E" w:rsidDel="00101C1B">
          <w:rPr>
            <w:rFonts w:hint="eastAsia"/>
          </w:rPr>
          <w:delText>の形態</w:delText>
        </w:r>
        <w:r w:rsidRPr="00ED175E" w:rsidDel="00101C1B">
          <w:delText>]</w:delText>
        </w:r>
      </w:del>
    </w:p>
    <w:tbl>
      <w:tblPr>
        <w:tblW w:w="9692" w:type="dxa"/>
        <w:tblInd w:w="84" w:type="dxa"/>
        <w:tblLayout w:type="fixed"/>
        <w:tblCellMar>
          <w:left w:w="99" w:type="dxa"/>
          <w:right w:w="99" w:type="dxa"/>
        </w:tblCellMar>
        <w:tblLook w:val="04A0" w:firstRow="1" w:lastRow="0" w:firstColumn="1" w:lastColumn="0" w:noHBand="0" w:noVBand="1"/>
        <w:tblPrChange w:id="9157" w:author="哲均 宋" w:date="2019-08-16T16:26:00Z">
          <w:tblPr>
            <w:tblW w:w="9692" w:type="dxa"/>
            <w:tblInd w:w="84" w:type="dxa"/>
            <w:tblLayout w:type="fixed"/>
            <w:tblCellMar>
              <w:left w:w="99" w:type="dxa"/>
              <w:right w:w="99" w:type="dxa"/>
            </w:tblCellMar>
            <w:tblLook w:val="04A0" w:firstRow="1" w:lastRow="0" w:firstColumn="1" w:lastColumn="0" w:noHBand="0" w:noVBand="1"/>
          </w:tblPr>
        </w:tblPrChange>
      </w:tblPr>
      <w:tblGrid>
        <w:gridCol w:w="1291"/>
        <w:gridCol w:w="2315"/>
        <w:gridCol w:w="237"/>
        <w:gridCol w:w="1597"/>
        <w:gridCol w:w="481"/>
        <w:gridCol w:w="1645"/>
        <w:gridCol w:w="671"/>
        <w:gridCol w:w="1455"/>
        <w:tblGridChange w:id="9158">
          <w:tblGrid>
            <w:gridCol w:w="1291"/>
            <w:gridCol w:w="2022"/>
            <w:gridCol w:w="2127"/>
            <w:gridCol w:w="2126"/>
            <w:gridCol w:w="2126"/>
          </w:tblGrid>
        </w:tblGridChange>
      </w:tblGrid>
      <w:tr w:rsidR="0096549F" w:rsidRPr="00ED175E" w14:paraId="1CE62FB0" w14:textId="77777777" w:rsidTr="00101C1B">
        <w:trPr>
          <w:trHeight w:val="330"/>
          <w:trPrChange w:id="9159" w:author="哲均 宋" w:date="2019-08-16T16:26:00Z">
            <w:trPr>
              <w:trHeight w:val="330"/>
            </w:trPr>
          </w:trPrChange>
        </w:trPr>
        <w:tc>
          <w:tcPr>
            <w:tcW w:w="1291"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9160" w:author="哲均 宋" w:date="2019-08-16T16:26:00Z">
              <w:tcPr>
                <w:tcW w:w="1291"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57C96002" w14:textId="7B1C530F" w:rsidR="0096549F" w:rsidRPr="00ED175E" w:rsidRDefault="00C26803">
            <w:pPr>
              <w:pStyle w:val="afc"/>
              <w:wordWrap/>
              <w:pPrChange w:id="9161" w:author="Seongeun Woo" w:date="2016-10-13T18:44:00Z">
                <w:pPr>
                  <w:pStyle w:val="afc"/>
                </w:pPr>
              </w:pPrChange>
            </w:pPr>
            <w:ins w:id="9162" w:author="哲均 宋" w:date="2019-08-16T16:23:00Z">
              <w:r>
                <w:rPr>
                  <w:rFonts w:hint="eastAsia"/>
                </w:rPr>
                <w:t>R</w:t>
              </w:r>
              <w:r>
                <w:t>elation Condition</w:t>
              </w:r>
            </w:ins>
            <w:del w:id="9163" w:author="哲均 宋" w:date="2019-08-16T16:23:00Z">
              <w:r w:rsidR="0096549F" w:rsidRPr="00ED175E" w:rsidDel="00C26803">
                <w:rPr>
                  <w:rFonts w:hint="eastAsia"/>
                </w:rPr>
                <w:delText>関係類型</w:delText>
              </w:r>
            </w:del>
          </w:p>
        </w:tc>
        <w:tc>
          <w:tcPr>
            <w:tcW w:w="2315" w:type="dxa"/>
            <w:tcBorders>
              <w:top w:val="single" w:sz="4" w:space="0" w:color="auto"/>
              <w:left w:val="nil"/>
              <w:bottom w:val="single" w:sz="4" w:space="0" w:color="auto"/>
              <w:right w:val="single" w:sz="4" w:space="0" w:color="auto"/>
            </w:tcBorders>
            <w:shd w:val="clear" w:color="auto" w:fill="EEECE1"/>
            <w:noWrap/>
            <w:vAlign w:val="center"/>
            <w:hideMark/>
            <w:tcPrChange w:id="9164" w:author="哲均 宋" w:date="2019-08-16T16:26:00Z">
              <w:tcPr>
                <w:tcW w:w="2022"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37517F2" w14:textId="0AD631E9" w:rsidR="0096549F" w:rsidRPr="00ED175E" w:rsidRDefault="00C26803">
            <w:pPr>
              <w:pStyle w:val="afc"/>
              <w:wordWrap/>
              <w:pPrChange w:id="9165" w:author="Seongeun Woo" w:date="2016-10-13T18:44:00Z">
                <w:pPr>
                  <w:pStyle w:val="afc"/>
                </w:pPr>
              </w:pPrChange>
            </w:pPr>
            <w:ins w:id="9166" w:author="哲均 宋" w:date="2019-08-16T16:23:00Z">
              <w:r w:rsidRPr="00C526DE">
                <w:t>criteria</w:t>
              </w:r>
            </w:ins>
            <w:del w:id="9167" w:author="哲均 宋" w:date="2019-08-16T16:23:00Z">
              <w:r w:rsidR="0096549F" w:rsidRPr="00ED175E" w:rsidDel="00C26803">
                <w:rPr>
                  <w:rFonts w:hint="eastAsia"/>
                </w:rPr>
                <w:delText>基準</w:delText>
              </w:r>
            </w:del>
          </w:p>
        </w:tc>
        <w:tc>
          <w:tcPr>
            <w:tcW w:w="2315" w:type="dxa"/>
            <w:gridSpan w:val="3"/>
            <w:tcBorders>
              <w:top w:val="single" w:sz="4" w:space="0" w:color="auto"/>
              <w:left w:val="nil"/>
              <w:bottom w:val="single" w:sz="4" w:space="0" w:color="auto"/>
              <w:right w:val="single" w:sz="4" w:space="0" w:color="auto"/>
            </w:tcBorders>
            <w:shd w:val="clear" w:color="auto" w:fill="EEECE1"/>
            <w:noWrap/>
            <w:vAlign w:val="center"/>
            <w:hideMark/>
            <w:tcPrChange w:id="9168" w:author="哲均 宋" w:date="2019-08-16T16:26:00Z">
              <w:tcPr>
                <w:tcW w:w="2127"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1E249C59" w14:textId="05A81E2F" w:rsidR="0096549F" w:rsidRPr="00ED175E" w:rsidRDefault="00C26803">
            <w:pPr>
              <w:pStyle w:val="afc"/>
              <w:wordWrap/>
              <w:pPrChange w:id="9169" w:author="Seongeun Woo" w:date="2016-10-13T18:44:00Z">
                <w:pPr>
                  <w:pStyle w:val="afc"/>
                </w:pPr>
              </w:pPrChange>
            </w:pPr>
            <w:ins w:id="9170" w:author="哲均 宋" w:date="2019-08-16T16:24:00Z">
              <w:r>
                <w:rPr>
                  <w:rFonts w:hint="eastAsia"/>
                </w:rPr>
                <w:t>S</w:t>
              </w:r>
              <w:r>
                <w:t>election</w:t>
              </w:r>
            </w:ins>
            <w:del w:id="9171" w:author="哲均 宋" w:date="2019-08-16T16:23:00Z">
              <w:r w:rsidR="0096549F" w:rsidRPr="00ED175E" w:rsidDel="00C26803">
                <w:rPr>
                  <w:rFonts w:hint="eastAsia"/>
                </w:rPr>
                <w:delText>選択</w:delText>
              </w:r>
            </w:del>
            <w:r w:rsidR="0096549F" w:rsidRPr="00ED175E">
              <w:t>1</w:t>
            </w:r>
          </w:p>
        </w:tc>
        <w:tc>
          <w:tcPr>
            <w:tcW w:w="2316" w:type="dxa"/>
            <w:gridSpan w:val="2"/>
            <w:tcBorders>
              <w:top w:val="single" w:sz="4" w:space="0" w:color="auto"/>
              <w:left w:val="nil"/>
              <w:bottom w:val="single" w:sz="4" w:space="0" w:color="auto"/>
              <w:right w:val="single" w:sz="4" w:space="0" w:color="auto"/>
            </w:tcBorders>
            <w:shd w:val="clear" w:color="auto" w:fill="EEECE1"/>
            <w:noWrap/>
            <w:vAlign w:val="center"/>
            <w:hideMark/>
            <w:tcPrChange w:id="9172" w:author="哲均 宋" w:date="2019-08-16T16:26:00Z">
              <w:tcPr>
                <w:tcW w:w="212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7D8EB85A" w14:textId="5FF820EC" w:rsidR="0096549F" w:rsidRPr="00ED175E" w:rsidRDefault="0096549F">
            <w:pPr>
              <w:pStyle w:val="afc"/>
              <w:wordWrap/>
              <w:pPrChange w:id="9173" w:author="Seongeun Woo" w:date="2016-10-13T18:44:00Z">
                <w:pPr>
                  <w:pStyle w:val="afc"/>
                </w:pPr>
              </w:pPrChange>
            </w:pPr>
            <w:del w:id="9174" w:author="哲均 宋" w:date="2019-08-16T16:24:00Z">
              <w:r w:rsidRPr="00ED175E" w:rsidDel="00C26803">
                <w:rPr>
                  <w:rFonts w:hint="eastAsia"/>
                </w:rPr>
                <w:delText>選択</w:delText>
              </w:r>
            </w:del>
            <w:ins w:id="9175" w:author="哲均 宋" w:date="2019-08-16T16:24:00Z">
              <w:r w:rsidR="00C26803">
                <w:rPr>
                  <w:rFonts w:hint="eastAsia"/>
                </w:rPr>
                <w:t>S</w:t>
              </w:r>
              <w:r w:rsidR="00C26803">
                <w:t>election</w:t>
              </w:r>
            </w:ins>
            <w:r w:rsidRPr="00ED175E">
              <w:t>2</w:t>
            </w:r>
          </w:p>
        </w:tc>
        <w:tc>
          <w:tcPr>
            <w:tcW w:w="1455" w:type="dxa"/>
            <w:tcBorders>
              <w:top w:val="single" w:sz="4" w:space="0" w:color="auto"/>
              <w:left w:val="nil"/>
              <w:bottom w:val="single" w:sz="4" w:space="0" w:color="auto"/>
              <w:right w:val="single" w:sz="4" w:space="0" w:color="auto"/>
            </w:tcBorders>
            <w:shd w:val="clear" w:color="auto" w:fill="EEECE1"/>
            <w:noWrap/>
            <w:vAlign w:val="center"/>
            <w:hideMark/>
            <w:tcPrChange w:id="9176" w:author="哲均 宋" w:date="2019-08-16T16:26:00Z">
              <w:tcPr>
                <w:tcW w:w="212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7435379" w14:textId="67498AAC" w:rsidR="0096549F" w:rsidRPr="00ED175E" w:rsidRDefault="00C26803">
            <w:pPr>
              <w:pStyle w:val="afc"/>
              <w:wordWrap/>
              <w:pPrChange w:id="9177" w:author="Seongeun Woo" w:date="2016-10-13T18:44:00Z">
                <w:pPr>
                  <w:pStyle w:val="afc"/>
                </w:pPr>
              </w:pPrChange>
            </w:pPr>
            <w:ins w:id="9178" w:author="哲均 宋" w:date="2019-08-16T16:24:00Z">
              <w:r>
                <w:rPr>
                  <w:rFonts w:hint="eastAsia"/>
                </w:rPr>
                <w:t>S</w:t>
              </w:r>
              <w:r>
                <w:t>election</w:t>
              </w:r>
            </w:ins>
            <w:del w:id="9179" w:author="哲均 宋" w:date="2019-08-16T16:24:00Z">
              <w:r w:rsidR="0096549F" w:rsidRPr="00ED175E" w:rsidDel="00C26803">
                <w:rPr>
                  <w:rFonts w:hint="eastAsia"/>
                </w:rPr>
                <w:delText>選択</w:delText>
              </w:r>
            </w:del>
            <w:del w:id="9180" w:author="Seongeun Woo" w:date="2016-07-07T16:52:00Z">
              <w:r w:rsidR="0096549F" w:rsidRPr="00ED175E" w:rsidDel="001C74DC">
                <w:delText>3</w:delText>
              </w:r>
            </w:del>
            <w:ins w:id="9181" w:author="Seongeun Woo" w:date="2016-07-07T16:52:00Z">
              <w:r w:rsidR="001C74DC" w:rsidRPr="00ED175E">
                <w:rPr>
                  <w:rFonts w:hint="eastAsia"/>
                </w:rPr>
                <w:t>…</w:t>
              </w:r>
            </w:ins>
          </w:p>
        </w:tc>
      </w:tr>
      <w:tr w:rsidR="00101C1B" w:rsidRPr="00ED175E" w14:paraId="507F48BC" w14:textId="77777777" w:rsidTr="00101C1B">
        <w:trPr>
          <w:trHeight w:val="330"/>
          <w:trPrChange w:id="9182" w:author="哲均 宋" w:date="2019-08-16T16:26:00Z">
            <w:trPr>
              <w:trHeight w:val="330"/>
            </w:trPr>
          </w:trPrChange>
        </w:trPr>
        <w:tc>
          <w:tcPr>
            <w:tcW w:w="1291" w:type="dxa"/>
            <w:tcBorders>
              <w:top w:val="nil"/>
              <w:left w:val="single" w:sz="4" w:space="0" w:color="auto"/>
              <w:bottom w:val="single" w:sz="4" w:space="0" w:color="auto"/>
              <w:right w:val="single" w:sz="4" w:space="0" w:color="auto"/>
            </w:tcBorders>
            <w:shd w:val="clear" w:color="auto" w:fill="auto"/>
            <w:noWrap/>
            <w:vAlign w:val="center"/>
            <w:hideMark/>
            <w:tcPrChange w:id="9183" w:author="哲均 宋" w:date="2019-08-16T16:26:00Z">
              <w:tcPr>
                <w:tcW w:w="129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C0278A" w14:textId="482206FB" w:rsidR="00101C1B" w:rsidRPr="00ED175E" w:rsidRDefault="00101C1B" w:rsidP="00101C1B">
            <w:pPr>
              <w:pStyle w:val="afb"/>
              <w:autoSpaceDE w:val="0"/>
              <w:autoSpaceDN w:val="0"/>
              <w:pPrChange w:id="9184" w:author="Seongeun Woo" w:date="2016-10-13T18:44:00Z">
                <w:pPr>
                  <w:pStyle w:val="afb"/>
                </w:pPr>
              </w:pPrChange>
            </w:pPr>
            <w:ins w:id="9185" w:author="哲均 宋" w:date="2019-08-16T16:24:00Z">
              <w:r>
                <w:rPr>
                  <w:rFonts w:hint="eastAsia"/>
                </w:rPr>
                <w:t>E</w:t>
              </w:r>
              <w:r>
                <w:t>xclusive</w:t>
              </w:r>
            </w:ins>
            <w:del w:id="9186" w:author="哲均 宋" w:date="2019-08-16T16:24:00Z">
              <w:r w:rsidRPr="00ED175E" w:rsidDel="00C26803">
                <w:rPr>
                  <w:rFonts w:hint="eastAsia"/>
                </w:rPr>
                <w:delText>同時加入不可</w:delText>
              </w:r>
            </w:del>
          </w:p>
        </w:tc>
        <w:tc>
          <w:tcPr>
            <w:tcW w:w="2315" w:type="dxa"/>
            <w:tcBorders>
              <w:top w:val="nil"/>
              <w:left w:val="nil"/>
              <w:bottom w:val="single" w:sz="4" w:space="0" w:color="auto"/>
              <w:right w:val="single" w:sz="4" w:space="0" w:color="auto"/>
            </w:tcBorders>
            <w:shd w:val="clear" w:color="auto" w:fill="auto"/>
            <w:noWrap/>
            <w:vAlign w:val="center"/>
            <w:hideMark/>
            <w:tcPrChange w:id="9187" w:author="哲均 宋" w:date="2019-08-16T16:26:00Z">
              <w:tcPr>
                <w:tcW w:w="2022" w:type="dxa"/>
                <w:tcBorders>
                  <w:top w:val="nil"/>
                  <w:left w:val="nil"/>
                  <w:bottom w:val="single" w:sz="4" w:space="0" w:color="auto"/>
                  <w:right w:val="single" w:sz="4" w:space="0" w:color="auto"/>
                </w:tcBorders>
                <w:shd w:val="clear" w:color="auto" w:fill="auto"/>
                <w:noWrap/>
                <w:vAlign w:val="center"/>
                <w:hideMark/>
              </w:tcPr>
            </w:tcPrChange>
          </w:tcPr>
          <w:p w14:paraId="77B9A03D" w14:textId="51D91D30" w:rsidR="00101C1B" w:rsidRPr="00ED175E" w:rsidRDefault="00101C1B" w:rsidP="00101C1B">
            <w:pPr>
              <w:pStyle w:val="afb"/>
              <w:autoSpaceDE w:val="0"/>
              <w:autoSpaceDN w:val="0"/>
              <w:pPrChange w:id="9188" w:author="Seongeun Woo" w:date="2016-10-13T18:44:00Z">
                <w:pPr>
                  <w:pStyle w:val="afb"/>
                </w:pPr>
              </w:pPrChange>
            </w:pPr>
            <w:ins w:id="9189" w:author="哲均 宋" w:date="2019-08-16T16:24:00Z">
              <w:r w:rsidRPr="00B44F86">
                <w:t>No age limit</w:t>
              </w:r>
            </w:ins>
            <w:del w:id="9190" w:author="哲均 宋" w:date="2019-08-16T16:24:00Z">
              <w:r w:rsidRPr="00ED175E" w:rsidDel="00C26803">
                <w:rPr>
                  <w:rFonts w:hint="eastAsia"/>
                </w:rPr>
                <w:delText>年齢制限なし</w:delText>
              </w:r>
            </w:del>
          </w:p>
        </w:tc>
        <w:tc>
          <w:tcPr>
            <w:tcW w:w="2315" w:type="dxa"/>
            <w:gridSpan w:val="3"/>
            <w:tcBorders>
              <w:top w:val="nil"/>
              <w:left w:val="nil"/>
              <w:bottom w:val="single" w:sz="4" w:space="0" w:color="auto"/>
              <w:right w:val="single" w:sz="4" w:space="0" w:color="auto"/>
            </w:tcBorders>
            <w:shd w:val="clear" w:color="auto" w:fill="auto"/>
            <w:noWrap/>
            <w:vAlign w:val="center"/>
            <w:hideMark/>
            <w:tcPrChange w:id="9191" w:author="哲均 宋" w:date="2019-08-16T16:26:00Z">
              <w:tcPr>
                <w:tcW w:w="2127" w:type="dxa"/>
                <w:tcBorders>
                  <w:top w:val="nil"/>
                  <w:left w:val="nil"/>
                  <w:bottom w:val="single" w:sz="4" w:space="0" w:color="auto"/>
                  <w:right w:val="single" w:sz="4" w:space="0" w:color="auto"/>
                </w:tcBorders>
                <w:shd w:val="clear" w:color="auto" w:fill="auto"/>
                <w:noWrap/>
                <w:vAlign w:val="center"/>
                <w:hideMark/>
              </w:tcPr>
            </w:tcPrChange>
          </w:tcPr>
          <w:p w14:paraId="27452C76" w14:textId="6848C3AF" w:rsidR="00101C1B" w:rsidRPr="00ED175E" w:rsidRDefault="00101C1B" w:rsidP="00101C1B">
            <w:pPr>
              <w:pStyle w:val="afb"/>
              <w:autoSpaceDE w:val="0"/>
              <w:autoSpaceDN w:val="0"/>
              <w:pPrChange w:id="9192" w:author="Seongeun Woo" w:date="2016-10-13T18:44:00Z">
                <w:pPr>
                  <w:pStyle w:val="afb"/>
                </w:pPr>
              </w:pPrChange>
            </w:pPr>
            <w:ins w:id="9193" w:author="哲均 宋" w:date="2019-08-16T16:24:00Z">
              <w:r>
                <w:t xml:space="preserve">From 21-years -old </w:t>
              </w:r>
              <w:r w:rsidRPr="00B44F86">
                <w:t xml:space="preserve">Limited </w:t>
              </w:r>
              <w:r>
                <w:t>driver</w:t>
              </w:r>
            </w:ins>
            <w:del w:id="9194" w:author="哲均 宋" w:date="2019-08-16T16:24:00Z">
              <w:r w:rsidRPr="00ED175E" w:rsidDel="00101C1B">
                <w:rPr>
                  <w:rFonts w:hint="eastAsia"/>
                </w:rPr>
                <w:delText>運転者年齢満</w:delText>
              </w:r>
              <w:r w:rsidRPr="00ED175E" w:rsidDel="00101C1B">
                <w:delText>21</w:delText>
              </w:r>
              <w:r w:rsidRPr="00ED175E" w:rsidDel="00101C1B">
                <w:rPr>
                  <w:rFonts w:hint="eastAsia"/>
                </w:rPr>
                <w:delText>歳以上</w:delText>
              </w:r>
              <w:r w:rsidRPr="00ED175E" w:rsidDel="00101C1B">
                <w:br/>
              </w:r>
              <w:r w:rsidRPr="00ED175E" w:rsidDel="00101C1B">
                <w:rPr>
                  <w:rFonts w:hint="eastAsia"/>
                </w:rPr>
                <w:delText>限定運転特約</w:delText>
              </w:r>
            </w:del>
          </w:p>
        </w:tc>
        <w:tc>
          <w:tcPr>
            <w:tcW w:w="2316" w:type="dxa"/>
            <w:gridSpan w:val="2"/>
            <w:tcBorders>
              <w:top w:val="nil"/>
              <w:left w:val="nil"/>
              <w:bottom w:val="single" w:sz="4" w:space="0" w:color="auto"/>
              <w:right w:val="single" w:sz="4" w:space="0" w:color="auto"/>
            </w:tcBorders>
            <w:shd w:val="clear" w:color="auto" w:fill="auto"/>
            <w:noWrap/>
            <w:vAlign w:val="center"/>
            <w:hideMark/>
            <w:tcPrChange w:id="9195" w:author="哲均 宋" w:date="2019-08-16T16:26:00Z">
              <w:tcPr>
                <w:tcW w:w="2126" w:type="dxa"/>
                <w:tcBorders>
                  <w:top w:val="nil"/>
                  <w:left w:val="nil"/>
                  <w:bottom w:val="single" w:sz="4" w:space="0" w:color="auto"/>
                  <w:right w:val="single" w:sz="4" w:space="0" w:color="auto"/>
                </w:tcBorders>
                <w:shd w:val="clear" w:color="auto" w:fill="auto"/>
                <w:noWrap/>
                <w:vAlign w:val="center"/>
                <w:hideMark/>
              </w:tcPr>
            </w:tcPrChange>
          </w:tcPr>
          <w:p w14:paraId="23C77EB7" w14:textId="1B64A5C0" w:rsidR="00101C1B" w:rsidRPr="00ED175E" w:rsidRDefault="00101C1B" w:rsidP="00101C1B">
            <w:pPr>
              <w:pStyle w:val="afb"/>
              <w:autoSpaceDE w:val="0"/>
              <w:autoSpaceDN w:val="0"/>
              <w:pPrChange w:id="9196" w:author="Seongeun Woo" w:date="2016-10-13T18:44:00Z">
                <w:pPr>
                  <w:pStyle w:val="afb"/>
                </w:pPr>
              </w:pPrChange>
            </w:pPr>
            <w:ins w:id="9197" w:author="哲均 宋" w:date="2019-08-16T16:25:00Z">
              <w:r>
                <w:t xml:space="preserve">From 30-years -old </w:t>
              </w:r>
              <w:r w:rsidRPr="00B44F86">
                <w:t xml:space="preserve">Limited </w:t>
              </w:r>
              <w:r>
                <w:t>driver</w:t>
              </w:r>
            </w:ins>
            <w:del w:id="9198" w:author="哲均 宋" w:date="2019-08-16T16:25:00Z">
              <w:r w:rsidRPr="00ED175E" w:rsidDel="008C7F01">
                <w:rPr>
                  <w:rFonts w:hint="eastAsia"/>
                </w:rPr>
                <w:delText>運転者年齢満</w:delText>
              </w:r>
              <w:r w:rsidRPr="00ED175E" w:rsidDel="008C7F01">
                <w:delText>24</w:delText>
              </w:r>
              <w:r w:rsidRPr="00ED175E" w:rsidDel="008C7F01">
                <w:rPr>
                  <w:rFonts w:hint="eastAsia"/>
                </w:rPr>
                <w:delText>歳以上</w:delText>
              </w:r>
              <w:r w:rsidRPr="00ED175E" w:rsidDel="008C7F01">
                <w:br/>
              </w:r>
              <w:r w:rsidRPr="00ED175E" w:rsidDel="008C7F01">
                <w:rPr>
                  <w:rFonts w:hint="eastAsia"/>
                </w:rPr>
                <w:delText>限定運転特約</w:delText>
              </w:r>
            </w:del>
          </w:p>
        </w:tc>
        <w:tc>
          <w:tcPr>
            <w:tcW w:w="1455" w:type="dxa"/>
            <w:tcBorders>
              <w:top w:val="nil"/>
              <w:left w:val="nil"/>
              <w:bottom w:val="single" w:sz="4" w:space="0" w:color="auto"/>
              <w:right w:val="single" w:sz="4" w:space="0" w:color="auto"/>
            </w:tcBorders>
            <w:shd w:val="clear" w:color="auto" w:fill="auto"/>
            <w:noWrap/>
            <w:vAlign w:val="center"/>
            <w:hideMark/>
            <w:tcPrChange w:id="9199" w:author="哲均 宋" w:date="2019-08-16T16:26:00Z">
              <w:tcPr>
                <w:tcW w:w="2126" w:type="dxa"/>
                <w:tcBorders>
                  <w:top w:val="nil"/>
                  <w:left w:val="nil"/>
                  <w:bottom w:val="single" w:sz="4" w:space="0" w:color="auto"/>
                  <w:right w:val="single" w:sz="4" w:space="0" w:color="auto"/>
                </w:tcBorders>
                <w:shd w:val="clear" w:color="auto" w:fill="auto"/>
                <w:noWrap/>
                <w:vAlign w:val="center"/>
                <w:hideMark/>
              </w:tcPr>
            </w:tcPrChange>
          </w:tcPr>
          <w:p w14:paraId="3754EFC6" w14:textId="6AD9C5FA" w:rsidR="00101C1B" w:rsidRPr="00ED175E" w:rsidRDefault="00101C1B" w:rsidP="00101C1B">
            <w:pPr>
              <w:pStyle w:val="afb"/>
              <w:autoSpaceDE w:val="0"/>
              <w:autoSpaceDN w:val="0"/>
              <w:pPrChange w:id="9200" w:author="Seongeun Woo" w:date="2016-10-13T18:44:00Z">
                <w:pPr>
                  <w:pStyle w:val="afb"/>
                </w:pPr>
              </w:pPrChange>
            </w:pPr>
            <w:ins w:id="9201" w:author="Seongeun Woo" w:date="2016-07-07T16:52:00Z">
              <w:r w:rsidRPr="00ED175E">
                <w:t>…</w:t>
              </w:r>
            </w:ins>
            <w:del w:id="9202" w:author="Seongeun Woo" w:date="2016-07-07T16:52:00Z">
              <w:r w:rsidRPr="00ED175E" w:rsidDel="001C74DC">
                <w:rPr>
                  <w:rFonts w:hint="eastAsia"/>
                </w:rPr>
                <w:delText>運転者年齢満</w:delText>
              </w:r>
              <w:r w:rsidRPr="00ED175E" w:rsidDel="001C74DC">
                <w:delText>26</w:delText>
              </w:r>
              <w:r w:rsidRPr="00ED175E" w:rsidDel="001C74DC">
                <w:rPr>
                  <w:rFonts w:hint="eastAsia"/>
                </w:rPr>
                <w:delText>歳以上</w:delText>
              </w:r>
              <w:r w:rsidRPr="00ED175E" w:rsidDel="001C74DC">
                <w:br/>
              </w:r>
              <w:r w:rsidRPr="00ED175E" w:rsidDel="001C74DC">
                <w:rPr>
                  <w:rFonts w:hint="eastAsia"/>
                </w:rPr>
                <w:delText>限定運転特約</w:delText>
              </w:r>
            </w:del>
          </w:p>
        </w:tc>
      </w:tr>
      <w:tr w:rsidR="00101C1B" w:rsidRPr="00ED175E" w14:paraId="13EFF65D" w14:textId="77777777" w:rsidTr="00101C1B">
        <w:trPr>
          <w:trHeight w:val="330"/>
          <w:trPrChange w:id="9203" w:author="哲均 宋" w:date="2019-08-16T16:26:00Z">
            <w:trPr>
              <w:trHeight w:val="330"/>
            </w:trPr>
          </w:trPrChange>
        </w:trPr>
        <w:tc>
          <w:tcPr>
            <w:tcW w:w="1291" w:type="dxa"/>
            <w:tcBorders>
              <w:top w:val="nil"/>
              <w:left w:val="single" w:sz="4" w:space="0" w:color="auto"/>
              <w:bottom w:val="single" w:sz="4" w:space="0" w:color="auto"/>
              <w:right w:val="single" w:sz="4" w:space="0" w:color="auto"/>
            </w:tcBorders>
            <w:shd w:val="clear" w:color="auto" w:fill="auto"/>
            <w:noWrap/>
            <w:hideMark/>
            <w:tcPrChange w:id="9204" w:author="哲均 宋" w:date="2019-08-16T16:26:00Z">
              <w:tcPr>
                <w:tcW w:w="129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162AEA" w14:textId="77F8E04A" w:rsidR="00101C1B" w:rsidRPr="00ED175E" w:rsidRDefault="00101C1B" w:rsidP="00101C1B">
            <w:pPr>
              <w:pStyle w:val="afb"/>
              <w:autoSpaceDE w:val="0"/>
              <w:autoSpaceDN w:val="0"/>
              <w:pPrChange w:id="9205" w:author="Seongeun Woo" w:date="2016-10-13T18:44:00Z">
                <w:pPr>
                  <w:pStyle w:val="afb"/>
                </w:pPr>
              </w:pPrChange>
            </w:pPr>
            <w:ins w:id="9206" w:author="哲均 宋" w:date="2019-08-16T16:24:00Z">
              <w:r w:rsidRPr="00E3119B">
                <w:rPr>
                  <w:rFonts w:hint="eastAsia"/>
                </w:rPr>
                <w:t>E</w:t>
              </w:r>
              <w:r w:rsidRPr="00E3119B">
                <w:t>xclusive</w:t>
              </w:r>
            </w:ins>
            <w:del w:id="9207" w:author="哲均 宋" w:date="2019-08-16T16:24:00Z">
              <w:r w:rsidRPr="00ED175E" w:rsidDel="000A080C">
                <w:rPr>
                  <w:rFonts w:hint="eastAsia"/>
                </w:rPr>
                <w:delText>同時加入不可</w:delText>
              </w:r>
            </w:del>
          </w:p>
        </w:tc>
        <w:tc>
          <w:tcPr>
            <w:tcW w:w="2315" w:type="dxa"/>
            <w:tcBorders>
              <w:top w:val="nil"/>
              <w:left w:val="nil"/>
              <w:bottom w:val="single" w:sz="4" w:space="0" w:color="auto"/>
              <w:right w:val="single" w:sz="4" w:space="0" w:color="auto"/>
            </w:tcBorders>
            <w:shd w:val="clear" w:color="auto" w:fill="auto"/>
            <w:noWrap/>
            <w:vAlign w:val="center"/>
            <w:hideMark/>
            <w:tcPrChange w:id="9208" w:author="哲均 宋" w:date="2019-08-16T16:26:00Z">
              <w:tcPr>
                <w:tcW w:w="2022" w:type="dxa"/>
                <w:tcBorders>
                  <w:top w:val="nil"/>
                  <w:left w:val="nil"/>
                  <w:bottom w:val="single" w:sz="4" w:space="0" w:color="auto"/>
                  <w:right w:val="single" w:sz="4" w:space="0" w:color="auto"/>
                </w:tcBorders>
                <w:shd w:val="clear" w:color="auto" w:fill="auto"/>
                <w:noWrap/>
                <w:vAlign w:val="center"/>
                <w:hideMark/>
              </w:tcPr>
            </w:tcPrChange>
          </w:tcPr>
          <w:p w14:paraId="73792BF2" w14:textId="11E76AB7" w:rsidR="00101C1B" w:rsidRPr="00ED175E" w:rsidRDefault="00101C1B" w:rsidP="00101C1B">
            <w:pPr>
              <w:pStyle w:val="afb"/>
              <w:autoSpaceDE w:val="0"/>
              <w:autoSpaceDN w:val="0"/>
              <w:pPrChange w:id="9209" w:author="Seongeun Woo" w:date="2016-10-13T18:44:00Z">
                <w:pPr>
                  <w:pStyle w:val="afb"/>
                </w:pPr>
              </w:pPrChange>
            </w:pPr>
            <w:ins w:id="9210" w:author="哲均 宋" w:date="2019-08-16T16:25:00Z">
              <w:r w:rsidRPr="007B0E72">
                <w:t>Only one registered insured person</w:t>
              </w:r>
            </w:ins>
            <w:del w:id="9211" w:author="哲均 宋" w:date="2019-08-16T16:25:00Z">
              <w:r w:rsidRPr="00ED175E" w:rsidDel="00101C1B">
                <w:rPr>
                  <w:rFonts w:hint="eastAsia"/>
                </w:rPr>
                <w:delText>緊急牽引サービス拡張</w:delText>
              </w:r>
              <w:r w:rsidRPr="00ED175E" w:rsidDel="00101C1B">
                <w:br/>
              </w:r>
              <w:r w:rsidRPr="00ED175E" w:rsidDel="00101C1B">
                <w:rPr>
                  <w:rFonts w:hint="eastAsia"/>
                </w:rPr>
                <w:delText>追加特別約款</w:delText>
              </w:r>
            </w:del>
          </w:p>
        </w:tc>
        <w:tc>
          <w:tcPr>
            <w:tcW w:w="2315" w:type="dxa"/>
            <w:gridSpan w:val="3"/>
            <w:tcBorders>
              <w:top w:val="nil"/>
              <w:left w:val="nil"/>
              <w:bottom w:val="single" w:sz="4" w:space="0" w:color="auto"/>
              <w:right w:val="single" w:sz="4" w:space="0" w:color="auto"/>
            </w:tcBorders>
            <w:shd w:val="clear" w:color="auto" w:fill="auto"/>
            <w:noWrap/>
            <w:vAlign w:val="center"/>
            <w:hideMark/>
            <w:tcPrChange w:id="9212" w:author="哲均 宋" w:date="2019-08-16T16:26:00Z">
              <w:tcPr>
                <w:tcW w:w="2127" w:type="dxa"/>
                <w:tcBorders>
                  <w:top w:val="nil"/>
                  <w:left w:val="nil"/>
                  <w:bottom w:val="single" w:sz="4" w:space="0" w:color="auto"/>
                  <w:right w:val="single" w:sz="4" w:space="0" w:color="auto"/>
                </w:tcBorders>
                <w:shd w:val="clear" w:color="auto" w:fill="auto"/>
                <w:noWrap/>
                <w:vAlign w:val="center"/>
                <w:hideMark/>
              </w:tcPr>
            </w:tcPrChange>
          </w:tcPr>
          <w:p w14:paraId="0A97D40F" w14:textId="6E9B8865" w:rsidR="00101C1B" w:rsidRPr="00ED175E" w:rsidRDefault="00101C1B" w:rsidP="00101C1B">
            <w:pPr>
              <w:pStyle w:val="afb"/>
              <w:autoSpaceDE w:val="0"/>
              <w:autoSpaceDN w:val="0"/>
              <w:pPrChange w:id="9213" w:author="Seongeun Woo" w:date="2016-10-13T18:44:00Z">
                <w:pPr>
                  <w:pStyle w:val="afb"/>
                </w:pPr>
              </w:pPrChange>
            </w:pPr>
            <w:ins w:id="9214" w:author="哲均 宋" w:date="2019-08-16T16:25:00Z">
              <w:r w:rsidRPr="007B0E72">
                <w:t>Couple driver only</w:t>
              </w:r>
            </w:ins>
            <w:del w:id="9215" w:author="哲均 宋" w:date="2019-08-16T16:25:00Z">
              <w:r w:rsidRPr="00ED175E" w:rsidDel="00101C1B">
                <w:rPr>
                  <w:rFonts w:hint="eastAsia"/>
                </w:rPr>
                <w:delText>緊急牽引サービス拡張</w:delText>
              </w:r>
              <w:r w:rsidRPr="00ED175E" w:rsidDel="00101C1B">
                <w:br/>
              </w:r>
              <w:r w:rsidRPr="00ED175E" w:rsidDel="00101C1B">
                <w:rPr>
                  <w:rFonts w:hint="eastAsia"/>
                </w:rPr>
                <w:delText>追加特別約款</w:delText>
              </w:r>
              <w:r w:rsidRPr="00ED175E" w:rsidDel="00101C1B">
                <w:delText>II</w:delText>
              </w:r>
            </w:del>
          </w:p>
        </w:tc>
        <w:tc>
          <w:tcPr>
            <w:tcW w:w="2316" w:type="dxa"/>
            <w:gridSpan w:val="2"/>
            <w:tcBorders>
              <w:top w:val="nil"/>
              <w:left w:val="nil"/>
              <w:bottom w:val="single" w:sz="4" w:space="0" w:color="auto"/>
              <w:right w:val="single" w:sz="4" w:space="0" w:color="auto"/>
            </w:tcBorders>
            <w:shd w:val="clear" w:color="auto" w:fill="auto"/>
            <w:noWrap/>
            <w:vAlign w:val="center"/>
            <w:hideMark/>
            <w:tcPrChange w:id="9216" w:author="哲均 宋" w:date="2019-08-16T16:26:00Z">
              <w:tcPr>
                <w:tcW w:w="2126" w:type="dxa"/>
                <w:tcBorders>
                  <w:top w:val="nil"/>
                  <w:left w:val="nil"/>
                  <w:bottom w:val="single" w:sz="4" w:space="0" w:color="auto"/>
                  <w:right w:val="single" w:sz="4" w:space="0" w:color="auto"/>
                </w:tcBorders>
                <w:shd w:val="clear" w:color="auto" w:fill="auto"/>
                <w:noWrap/>
                <w:vAlign w:val="center"/>
                <w:hideMark/>
              </w:tcPr>
            </w:tcPrChange>
          </w:tcPr>
          <w:p w14:paraId="7DAF01B6" w14:textId="77777777" w:rsidR="00101C1B" w:rsidRPr="00ED175E" w:rsidRDefault="00101C1B" w:rsidP="00101C1B">
            <w:pPr>
              <w:pStyle w:val="afb"/>
              <w:autoSpaceDE w:val="0"/>
              <w:autoSpaceDN w:val="0"/>
              <w:pPrChange w:id="9217" w:author="Seongeun Woo" w:date="2016-10-13T18:44:00Z">
                <w:pPr>
                  <w:pStyle w:val="afb"/>
                </w:pPr>
              </w:pPrChange>
            </w:pPr>
          </w:p>
        </w:tc>
        <w:tc>
          <w:tcPr>
            <w:tcW w:w="1455" w:type="dxa"/>
            <w:tcBorders>
              <w:top w:val="nil"/>
              <w:left w:val="nil"/>
              <w:bottom w:val="single" w:sz="4" w:space="0" w:color="auto"/>
              <w:right w:val="single" w:sz="4" w:space="0" w:color="auto"/>
            </w:tcBorders>
            <w:shd w:val="clear" w:color="auto" w:fill="auto"/>
            <w:noWrap/>
            <w:vAlign w:val="center"/>
            <w:hideMark/>
            <w:tcPrChange w:id="9218" w:author="哲均 宋" w:date="2019-08-16T16:26:00Z">
              <w:tcPr>
                <w:tcW w:w="2126" w:type="dxa"/>
                <w:tcBorders>
                  <w:top w:val="nil"/>
                  <w:left w:val="nil"/>
                  <w:bottom w:val="single" w:sz="4" w:space="0" w:color="auto"/>
                  <w:right w:val="single" w:sz="4" w:space="0" w:color="auto"/>
                </w:tcBorders>
                <w:shd w:val="clear" w:color="auto" w:fill="auto"/>
                <w:noWrap/>
                <w:vAlign w:val="center"/>
                <w:hideMark/>
              </w:tcPr>
            </w:tcPrChange>
          </w:tcPr>
          <w:p w14:paraId="3DE1A126" w14:textId="77777777" w:rsidR="00101C1B" w:rsidRPr="00ED175E" w:rsidRDefault="00101C1B" w:rsidP="00101C1B">
            <w:pPr>
              <w:pStyle w:val="afb"/>
              <w:autoSpaceDE w:val="0"/>
              <w:autoSpaceDN w:val="0"/>
              <w:pPrChange w:id="9219" w:author="Seongeun Woo" w:date="2016-10-13T18:44:00Z">
                <w:pPr>
                  <w:pStyle w:val="afb"/>
                </w:pPr>
              </w:pPrChange>
            </w:pPr>
          </w:p>
        </w:tc>
      </w:tr>
      <w:tr w:rsidR="00101C1B" w:rsidRPr="00ED175E" w:rsidDel="00101C1B" w14:paraId="52881AE0" w14:textId="5772B114" w:rsidTr="00101C1B">
        <w:trPr>
          <w:trHeight w:val="330"/>
          <w:del w:id="9220" w:author="哲均 宋" w:date="2019-08-16T16:25:00Z"/>
          <w:trPrChange w:id="9221" w:author="哲均 宋" w:date="2019-08-16T16:25:00Z">
            <w:trPr>
              <w:trHeight w:val="330"/>
            </w:trPr>
          </w:trPrChange>
        </w:trPr>
        <w:tc>
          <w:tcPr>
            <w:tcW w:w="1291" w:type="dxa"/>
            <w:tcBorders>
              <w:top w:val="single" w:sz="4" w:space="0" w:color="auto"/>
              <w:left w:val="single" w:sz="4" w:space="0" w:color="auto"/>
              <w:bottom w:val="single" w:sz="4" w:space="0" w:color="auto"/>
              <w:right w:val="single" w:sz="4" w:space="0" w:color="auto"/>
            </w:tcBorders>
            <w:shd w:val="clear" w:color="auto" w:fill="auto"/>
            <w:noWrap/>
            <w:hideMark/>
            <w:tcPrChange w:id="9222" w:author="哲均 宋" w:date="2019-08-16T16:25:00Z">
              <w:tcPr>
                <w:tcW w:w="1291"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7CB132A" w14:textId="4B469677" w:rsidR="00101C1B" w:rsidRPr="00ED175E" w:rsidDel="00101C1B" w:rsidRDefault="00101C1B" w:rsidP="00101C1B">
            <w:pPr>
              <w:pStyle w:val="afb"/>
              <w:autoSpaceDE w:val="0"/>
              <w:autoSpaceDN w:val="0"/>
              <w:rPr>
                <w:del w:id="9223" w:author="哲均 宋" w:date="2019-08-16T16:25:00Z"/>
              </w:rPr>
              <w:pPrChange w:id="9224" w:author="Seongeun Woo" w:date="2016-10-13T18:44:00Z">
                <w:pPr>
                  <w:pStyle w:val="afb"/>
                </w:pPr>
              </w:pPrChange>
            </w:pPr>
            <w:del w:id="9225" w:author="哲均 宋" w:date="2019-08-16T16:24:00Z">
              <w:r w:rsidRPr="00ED175E" w:rsidDel="000A080C">
                <w:rPr>
                  <w:rFonts w:hint="eastAsia"/>
                </w:rPr>
                <w:delText>同時加入不可</w:delText>
              </w:r>
            </w:del>
          </w:p>
        </w:tc>
        <w:tc>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Change w:id="9226" w:author="哲均 宋" w:date="2019-08-16T16:25:00Z">
              <w:tcPr>
                <w:tcW w:w="2022" w:type="dxa"/>
                <w:tcBorders>
                  <w:top w:val="nil"/>
                  <w:left w:val="nil"/>
                  <w:bottom w:val="single" w:sz="4" w:space="0" w:color="auto"/>
                  <w:right w:val="single" w:sz="4" w:space="0" w:color="auto"/>
                </w:tcBorders>
                <w:shd w:val="clear" w:color="auto" w:fill="auto"/>
                <w:noWrap/>
                <w:vAlign w:val="center"/>
                <w:hideMark/>
              </w:tcPr>
            </w:tcPrChange>
          </w:tcPr>
          <w:p w14:paraId="44AB3A1A" w14:textId="6F67FB37" w:rsidR="00101C1B" w:rsidRPr="00ED175E" w:rsidDel="00101C1B" w:rsidRDefault="00101C1B" w:rsidP="00101C1B">
            <w:pPr>
              <w:pStyle w:val="afb"/>
              <w:autoSpaceDE w:val="0"/>
              <w:autoSpaceDN w:val="0"/>
              <w:rPr>
                <w:del w:id="9227" w:author="哲均 宋" w:date="2019-08-16T16:25:00Z"/>
              </w:rPr>
              <w:pPrChange w:id="9228" w:author="Seongeun Woo" w:date="2016-10-13T18:44:00Z">
                <w:pPr>
                  <w:pStyle w:val="afb"/>
                </w:pPr>
              </w:pPrChange>
            </w:pPr>
            <w:del w:id="9229" w:author="哲均 宋" w:date="2019-08-16T16:25:00Z">
              <w:r w:rsidRPr="00ED175E" w:rsidDel="00101C1B">
                <w:rPr>
                  <w:rFonts w:hint="eastAsia"/>
                </w:rPr>
                <w:delText>記名被保険者</w:delText>
              </w:r>
              <w:r w:rsidRPr="00ED175E" w:rsidDel="00101C1B">
                <w:delText>1</w:delText>
              </w:r>
              <w:r w:rsidRPr="00ED175E" w:rsidDel="00101C1B">
                <w:rPr>
                  <w:rFonts w:hint="eastAsia"/>
                </w:rPr>
                <w:delText>名</w:delText>
              </w:r>
              <w:r w:rsidRPr="00ED175E" w:rsidDel="00101C1B">
                <w:br/>
              </w:r>
              <w:r w:rsidRPr="00ED175E" w:rsidDel="00101C1B">
                <w:rPr>
                  <w:rFonts w:hint="eastAsia"/>
                </w:rPr>
                <w:delText>限定特約</w:delText>
              </w:r>
            </w:del>
          </w:p>
        </w:tc>
        <w:tc>
          <w:tcPr>
            <w:tcW w:w="1597" w:type="dxa"/>
            <w:tcBorders>
              <w:top w:val="single" w:sz="4" w:space="0" w:color="auto"/>
              <w:left w:val="nil"/>
              <w:bottom w:val="single" w:sz="4" w:space="0" w:color="auto"/>
              <w:right w:val="single" w:sz="4" w:space="0" w:color="auto"/>
            </w:tcBorders>
            <w:shd w:val="clear" w:color="auto" w:fill="auto"/>
            <w:noWrap/>
            <w:vAlign w:val="center"/>
            <w:hideMark/>
            <w:tcPrChange w:id="9230" w:author="哲均 宋" w:date="2019-08-16T16:25:00Z">
              <w:tcPr>
                <w:tcW w:w="2127" w:type="dxa"/>
                <w:tcBorders>
                  <w:top w:val="nil"/>
                  <w:left w:val="nil"/>
                  <w:bottom w:val="single" w:sz="4" w:space="0" w:color="auto"/>
                  <w:right w:val="single" w:sz="4" w:space="0" w:color="auto"/>
                </w:tcBorders>
                <w:shd w:val="clear" w:color="auto" w:fill="auto"/>
                <w:noWrap/>
                <w:vAlign w:val="center"/>
                <w:hideMark/>
              </w:tcPr>
            </w:tcPrChange>
          </w:tcPr>
          <w:p w14:paraId="77E0DD6B" w14:textId="596AA0F5" w:rsidR="00101C1B" w:rsidRPr="00ED175E" w:rsidDel="00101C1B" w:rsidRDefault="00101C1B" w:rsidP="00101C1B">
            <w:pPr>
              <w:pStyle w:val="afb"/>
              <w:autoSpaceDE w:val="0"/>
              <w:autoSpaceDN w:val="0"/>
              <w:rPr>
                <w:del w:id="9231" w:author="哲均 宋" w:date="2019-08-16T16:25:00Z"/>
              </w:rPr>
              <w:pPrChange w:id="9232" w:author="Seongeun Woo" w:date="2016-10-13T18:44:00Z">
                <w:pPr>
                  <w:pStyle w:val="afb"/>
                </w:pPr>
              </w:pPrChange>
            </w:pPr>
            <w:del w:id="9233" w:author="哲均 宋" w:date="2019-08-16T16:25:00Z">
              <w:r w:rsidRPr="00ED175E" w:rsidDel="00101C1B">
                <w:rPr>
                  <w:rFonts w:hint="eastAsia"/>
                </w:rPr>
                <w:delText>夫婦運転者</w:delText>
              </w:r>
              <w:r w:rsidRPr="00ED175E" w:rsidDel="00101C1B">
                <w:br/>
              </w:r>
              <w:r w:rsidRPr="00ED175E" w:rsidDel="00101C1B">
                <w:rPr>
                  <w:rFonts w:hint="eastAsia"/>
                </w:rPr>
                <w:delText>限定運転特約</w:delText>
              </w:r>
            </w:del>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Change w:id="9234" w:author="哲均 宋" w:date="2019-08-16T16:25:00Z">
              <w:tcPr>
                <w:tcW w:w="2126" w:type="dxa"/>
                <w:tcBorders>
                  <w:top w:val="nil"/>
                  <w:left w:val="nil"/>
                  <w:bottom w:val="single" w:sz="4" w:space="0" w:color="auto"/>
                  <w:right w:val="single" w:sz="4" w:space="0" w:color="auto"/>
                </w:tcBorders>
                <w:shd w:val="clear" w:color="auto" w:fill="auto"/>
                <w:noWrap/>
                <w:vAlign w:val="center"/>
                <w:hideMark/>
              </w:tcPr>
            </w:tcPrChange>
          </w:tcPr>
          <w:p w14:paraId="089B5A3F" w14:textId="6AADB32A" w:rsidR="00101C1B" w:rsidRPr="00ED175E" w:rsidDel="00101C1B" w:rsidRDefault="00101C1B" w:rsidP="00101C1B">
            <w:pPr>
              <w:pStyle w:val="afb"/>
              <w:autoSpaceDE w:val="0"/>
              <w:autoSpaceDN w:val="0"/>
              <w:rPr>
                <w:del w:id="9235" w:author="哲均 宋" w:date="2019-08-16T16:25:00Z"/>
              </w:rPr>
              <w:pPrChange w:id="9236" w:author="Seongeun Woo" w:date="2016-10-13T18:44:00Z">
                <w:pPr>
                  <w:pStyle w:val="afb"/>
                </w:pPr>
              </w:pPrChange>
            </w:pP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Change w:id="9237" w:author="哲均 宋" w:date="2019-08-16T16:25:00Z">
              <w:tcPr>
                <w:tcW w:w="2126" w:type="dxa"/>
                <w:tcBorders>
                  <w:top w:val="nil"/>
                  <w:left w:val="nil"/>
                  <w:bottom w:val="single" w:sz="4" w:space="0" w:color="auto"/>
                  <w:right w:val="single" w:sz="4" w:space="0" w:color="auto"/>
                </w:tcBorders>
                <w:shd w:val="clear" w:color="auto" w:fill="auto"/>
                <w:noWrap/>
                <w:vAlign w:val="center"/>
                <w:hideMark/>
              </w:tcPr>
            </w:tcPrChange>
          </w:tcPr>
          <w:p w14:paraId="4AE1C67A" w14:textId="24BF3C22" w:rsidR="00101C1B" w:rsidRPr="00ED175E" w:rsidDel="00101C1B" w:rsidRDefault="00101C1B" w:rsidP="00101C1B">
            <w:pPr>
              <w:pStyle w:val="afb"/>
              <w:autoSpaceDE w:val="0"/>
              <w:autoSpaceDN w:val="0"/>
              <w:rPr>
                <w:del w:id="9238" w:author="哲均 宋" w:date="2019-08-16T16:25:00Z"/>
              </w:rPr>
              <w:pPrChange w:id="9239" w:author="Seongeun Woo" w:date="2016-10-13T18:44:00Z">
                <w:pPr>
                  <w:pStyle w:val="afb"/>
                </w:pPr>
              </w:pPrChange>
            </w:pPr>
          </w:p>
        </w:tc>
      </w:tr>
    </w:tbl>
    <w:p w14:paraId="4A7BD413" w14:textId="77777777" w:rsidR="0096549F" w:rsidRPr="00ED175E" w:rsidRDefault="0096549F">
      <w:pPr>
        <w:autoSpaceDE w:val="0"/>
        <w:autoSpaceDN w:val="0"/>
        <w:pPrChange w:id="9240" w:author="Seongeun Woo" w:date="2016-10-13T18:44:00Z">
          <w:pPr/>
        </w:pPrChange>
      </w:pPr>
    </w:p>
    <w:p w14:paraId="0B83A86F" w14:textId="77777777" w:rsidR="0096549F" w:rsidRPr="00ED175E" w:rsidRDefault="0096549F">
      <w:pPr>
        <w:pStyle w:val="a0"/>
        <w:wordWrap/>
        <w:ind w:left="717"/>
        <w:jc w:val="left"/>
        <w:pPrChange w:id="9241" w:author="Seongeun Woo" w:date="2016-10-13T18:44:00Z">
          <w:pPr>
            <w:pStyle w:val="a0"/>
            <w:ind w:left="717"/>
          </w:pPr>
        </w:pPrChange>
      </w:pPr>
      <w:r w:rsidRPr="00ED175E">
        <w:t>SET_SEQ</w:t>
      </w:r>
    </w:p>
    <w:p w14:paraId="54E16165" w14:textId="74E7F1DE" w:rsidR="0096549F" w:rsidDel="00101C1B" w:rsidRDefault="0096549F">
      <w:pPr>
        <w:pStyle w:val="a0"/>
        <w:numPr>
          <w:ilvl w:val="0"/>
          <w:numId w:val="0"/>
        </w:numPr>
        <w:wordWrap/>
        <w:ind w:left="714"/>
        <w:jc w:val="left"/>
        <w:rPr>
          <w:del w:id="9242" w:author="Seongeun Woo" w:date="2016-07-07T17:04:00Z"/>
        </w:rPr>
      </w:pPr>
      <w:del w:id="9243" w:author="哲均 宋" w:date="2019-08-16T16:31:00Z">
        <w:r w:rsidRPr="00ED175E" w:rsidDel="00101C1B">
          <w:rPr>
            <w:rFonts w:hint="eastAsia"/>
          </w:rPr>
          <w:delText>上記の</w:delText>
        </w:r>
        <w:r w:rsidRPr="00ED175E" w:rsidDel="00101C1B">
          <w:delText>InnoProduct</w:delText>
        </w:r>
        <w:r w:rsidRPr="00ED175E" w:rsidDel="00101C1B">
          <w:rPr>
            <w:rFonts w:hint="eastAsia"/>
          </w:rPr>
          <w:delText>画面における結果のように、</w:delText>
        </w:r>
      </w:del>
      <w:ins w:id="9244" w:author="Seongeun Woo" w:date="2016-07-07T17:03:00Z">
        <w:del w:id="9245" w:author="哲均 宋" w:date="2019-08-16T16:31:00Z">
          <w:r w:rsidR="003107EE" w:rsidRPr="00ED175E" w:rsidDel="00101C1B">
            <w:rPr>
              <w:rFonts w:hint="eastAsia"/>
            </w:rPr>
            <w:delText>で</w:delText>
          </w:r>
        </w:del>
      </w:ins>
      <w:del w:id="9246" w:author="哲均 宋" w:date="2019-08-16T16:31:00Z">
        <w:r w:rsidRPr="00ED175E" w:rsidDel="00101C1B">
          <w:rPr>
            <w:rFonts w:hint="eastAsia"/>
          </w:rPr>
          <w:delText>同時加入不可に対し</w:delText>
        </w:r>
      </w:del>
      <w:ins w:id="9247" w:author="Seongeun Woo" w:date="2016-07-07T17:03:00Z">
        <w:del w:id="9248" w:author="哲均 宋" w:date="2019-08-16T16:31:00Z">
          <w:r w:rsidR="003107EE" w:rsidRPr="00ED175E" w:rsidDel="00101C1B">
            <w:rPr>
              <w:rFonts w:hint="eastAsia"/>
            </w:rPr>
            <w:delText>て</w:delText>
          </w:r>
        </w:del>
      </w:ins>
      <w:del w:id="9249" w:author="哲均 宋" w:date="2019-08-16T16:31:00Z">
        <w:r w:rsidRPr="00ED175E" w:rsidDel="00101C1B">
          <w:delText>3</w:delText>
        </w:r>
        <w:r w:rsidRPr="00ED175E" w:rsidDel="00101C1B">
          <w:rPr>
            <w:rFonts w:hint="eastAsia"/>
          </w:rPr>
          <w:delText>つの関係</w:delText>
        </w:r>
      </w:del>
      <w:ins w:id="9250" w:author="InnoRules" w:date="2016-08-19T10:30:00Z">
        <w:del w:id="9251" w:author="哲均 宋" w:date="2019-08-16T16:31:00Z">
          <w:r w:rsidR="002138EE" w:rsidRPr="00ED175E" w:rsidDel="00101C1B">
            <w:rPr>
              <w:rFonts w:hint="eastAsia"/>
            </w:rPr>
            <w:delText>ルール</w:delText>
          </w:r>
        </w:del>
      </w:ins>
      <w:del w:id="9252" w:author="哲均 宋" w:date="2019-08-16T16:31:00Z">
        <w:r w:rsidRPr="00ED175E" w:rsidDel="00101C1B">
          <w:rPr>
            <w:rFonts w:hint="eastAsia"/>
          </w:rPr>
          <w:delText>ルール</w:delText>
        </w:r>
      </w:del>
      <w:ins w:id="9253" w:author="Seongeun Woo" w:date="2016-07-07T17:04:00Z">
        <w:del w:id="9254" w:author="哲均 宋" w:date="2019-08-16T16:31:00Z">
          <w:r w:rsidR="003107EE" w:rsidRPr="00ED175E" w:rsidDel="00101C1B">
            <w:rPr>
              <w:rFonts w:hint="eastAsia"/>
            </w:rPr>
            <w:delText>規則</w:delText>
          </w:r>
        </w:del>
      </w:ins>
      <w:del w:id="9255" w:author="哲均 宋" w:date="2019-08-16T16:31:00Z">
        <w:r w:rsidRPr="00ED175E" w:rsidDel="00101C1B">
          <w:rPr>
            <w:rFonts w:hint="eastAsia"/>
          </w:rPr>
          <w:delText>が保存されている。</w:delText>
        </w:r>
      </w:del>
      <w:ins w:id="9256" w:author="哲均 宋" w:date="2019-08-16T16:31:00Z">
        <w:r w:rsidR="00101C1B">
          <w:t>Two</w:t>
        </w:r>
      </w:ins>
      <w:ins w:id="9257" w:author="哲均 宋" w:date="2019-08-16T16:30:00Z">
        <w:r w:rsidR="00101C1B" w:rsidRPr="00101C1B">
          <w:t xml:space="preserve"> relation rules are saved in the above </w:t>
        </w:r>
        <w:proofErr w:type="spellStart"/>
        <w:r w:rsidR="00101C1B" w:rsidRPr="00101C1B">
          <w:t>InnoProduct</w:t>
        </w:r>
        <w:proofErr w:type="spellEnd"/>
        <w:r w:rsidR="00101C1B" w:rsidRPr="00101C1B">
          <w:t xml:space="preserve"> screen.</w:t>
        </w:r>
      </w:ins>
      <w:ins w:id="9258" w:author="哲均 宋" w:date="2019-08-16T16:31:00Z">
        <w:r w:rsidR="009E1E33">
          <w:t xml:space="preserve"> </w:t>
        </w:r>
        <w:r w:rsidR="009E1E33" w:rsidRPr="009E1E33">
          <w:t>T</w:t>
        </w:r>
        <w:r w:rsidR="009E1E33">
          <w:t>wo</w:t>
        </w:r>
        <w:r w:rsidR="009E1E33" w:rsidRPr="009E1E33">
          <w:t xml:space="preserve"> ROWs are distinguished by SET_SEQ value in OBJ_INV table</w:t>
        </w:r>
      </w:ins>
      <w:del w:id="9259" w:author="Seongeun Woo" w:date="2016-07-07T17:04:00Z">
        <w:r w:rsidRPr="00ED175E" w:rsidDel="003107EE">
          <w:rPr>
            <w:rFonts w:hint="eastAsia"/>
          </w:rPr>
          <w:delText>同一行</w:delText>
        </w:r>
        <w:r w:rsidRPr="00ED175E" w:rsidDel="003107EE">
          <w:delText>(</w:delText>
        </w:r>
        <w:r w:rsidRPr="00ED175E" w:rsidDel="003107EE">
          <w:rPr>
            <w:rFonts w:hint="eastAsia"/>
          </w:rPr>
          <w:delText>年齢制限なし、</w:delText>
        </w:r>
        <w:r w:rsidRPr="00ED175E" w:rsidDel="003107EE">
          <w:delText>21</w:delText>
        </w:r>
        <w:r w:rsidRPr="00ED175E" w:rsidDel="003107EE">
          <w:rPr>
            <w:rFonts w:hint="eastAsia"/>
          </w:rPr>
          <w:delText>歳限定特約、</w:delText>
        </w:r>
        <w:r w:rsidRPr="00ED175E" w:rsidDel="003107EE">
          <w:delText>24</w:delText>
        </w:r>
        <w:r w:rsidRPr="00ED175E" w:rsidDel="003107EE">
          <w:rPr>
            <w:rFonts w:hint="eastAsia"/>
          </w:rPr>
          <w:delText>歳限定特約、</w:delText>
        </w:r>
        <w:r w:rsidRPr="00ED175E" w:rsidDel="003107EE">
          <w:delText>26</w:delText>
        </w:r>
        <w:r w:rsidRPr="00ED175E" w:rsidDel="003107EE">
          <w:rPr>
            <w:rFonts w:hint="eastAsia"/>
          </w:rPr>
          <w:delText>歳限定特約</w:delText>
        </w:r>
        <w:r w:rsidRPr="00ED175E" w:rsidDel="003107EE">
          <w:delText>)</w:delText>
        </w:r>
        <w:r w:rsidRPr="00ED175E" w:rsidDel="003107EE">
          <w:rPr>
            <w:rFonts w:hint="eastAsia"/>
          </w:rPr>
          <w:delText>の関係ルールを</w:delText>
        </w:r>
        <w:r w:rsidRPr="00ED175E" w:rsidDel="003107EE">
          <w:delText>SET_SEQ</w:delText>
        </w:r>
        <w:r w:rsidRPr="00ED175E" w:rsidDel="003107EE">
          <w:rPr>
            <w:rFonts w:hint="eastAsia"/>
          </w:rPr>
          <w:delText>の値から確認できる。</w:delText>
        </w:r>
      </w:del>
    </w:p>
    <w:p w14:paraId="6F2FA81B" w14:textId="7004B482" w:rsidR="003107EE" w:rsidRPr="00ED175E" w:rsidDel="009E1E33" w:rsidRDefault="0096549F" w:rsidP="009E1E33">
      <w:pPr>
        <w:pStyle w:val="a0"/>
        <w:numPr>
          <w:ilvl w:val="0"/>
          <w:numId w:val="0"/>
        </w:numPr>
        <w:wordWrap/>
        <w:ind w:left="714" w:firstLineChars="50" w:firstLine="99"/>
        <w:jc w:val="left"/>
        <w:rPr>
          <w:ins w:id="9260" w:author="Seongeun Woo" w:date="2016-07-07T17:07:00Z"/>
          <w:del w:id="9261" w:author="哲均 宋" w:date="2019-08-16T16:32:00Z"/>
        </w:rPr>
        <w:pPrChange w:id="9262" w:author="哲均 宋" w:date="2019-08-16T16:32:00Z">
          <w:pPr>
            <w:pStyle w:val="a0"/>
            <w:numPr>
              <w:numId w:val="0"/>
            </w:numPr>
            <w:ind w:leftChars="0" w:left="0" w:firstLine="0"/>
          </w:pPr>
        </w:pPrChange>
      </w:pPr>
      <w:del w:id="9263" w:author="哲均 宋" w:date="2019-08-16T16:32:00Z">
        <w:r w:rsidRPr="00ED175E" w:rsidDel="009E1E33">
          <w:delText>3</w:delText>
        </w:r>
        <w:r w:rsidRPr="00ED175E" w:rsidDel="009E1E33">
          <w:rPr>
            <w:rFonts w:hint="eastAsia"/>
          </w:rPr>
          <w:delText>つの</w:delText>
        </w:r>
      </w:del>
      <w:ins w:id="9264" w:author="Seongeun Woo" w:date="2016-07-07T17:04:00Z">
        <w:del w:id="9265" w:author="哲均 宋" w:date="2019-08-16T16:32:00Z">
          <w:r w:rsidR="003107EE" w:rsidRPr="00ED175E" w:rsidDel="009E1E33">
            <w:delText>ROW</w:delText>
          </w:r>
          <w:r w:rsidR="003107EE" w:rsidRPr="00ED175E" w:rsidDel="009E1E33">
            <w:rPr>
              <w:rFonts w:hint="eastAsia"/>
            </w:rPr>
            <w:delText>は</w:delText>
          </w:r>
          <w:r w:rsidR="003107EE" w:rsidRPr="00ED175E" w:rsidDel="009E1E33">
            <w:delText>OBJ_INV</w:delText>
          </w:r>
        </w:del>
      </w:ins>
      <w:ins w:id="9266" w:author="Seongeun Woo" w:date="2016-07-07T17:05:00Z">
        <w:del w:id="9267" w:author="哲均 宋" w:date="2019-08-16T16:32:00Z">
          <w:r w:rsidR="003107EE" w:rsidRPr="00ED175E" w:rsidDel="009E1E33">
            <w:rPr>
              <w:rFonts w:hint="eastAsia"/>
            </w:rPr>
            <w:delText>テーブルの</w:delText>
          </w:r>
          <w:r w:rsidR="003107EE" w:rsidRPr="00ED175E" w:rsidDel="009E1E33">
            <w:delText>SET_SEQ</w:delText>
          </w:r>
          <w:r w:rsidR="003107EE" w:rsidRPr="00ED175E" w:rsidDel="009E1E33">
            <w:rPr>
              <w:rFonts w:hint="eastAsia"/>
            </w:rPr>
            <w:delText>値で区分する。</w:delText>
          </w:r>
        </w:del>
      </w:ins>
    </w:p>
    <w:p w14:paraId="27655ABA" w14:textId="765660C4" w:rsidR="009E1E33" w:rsidRPr="00ED175E" w:rsidRDefault="003107EE" w:rsidP="009E1E33">
      <w:pPr>
        <w:pStyle w:val="a0"/>
        <w:numPr>
          <w:ilvl w:val="0"/>
          <w:numId w:val="0"/>
        </w:numPr>
        <w:wordWrap/>
        <w:ind w:left="714" w:firstLineChars="50" w:firstLine="99"/>
        <w:jc w:val="left"/>
        <w:pPrChange w:id="9268" w:author="哲均 宋" w:date="2019-08-16T16:32:00Z">
          <w:pPr>
            <w:pStyle w:val="a0"/>
            <w:numPr>
              <w:numId w:val="0"/>
            </w:numPr>
            <w:ind w:leftChars="0" w:left="0" w:firstLine="0"/>
          </w:pPr>
        </w:pPrChange>
      </w:pPr>
      <w:ins w:id="9269" w:author="Seongeun Woo" w:date="2016-07-07T17:05:00Z">
        <w:del w:id="9270" w:author="哲均 宋" w:date="2019-08-16T16:32:00Z">
          <w:r w:rsidRPr="00ED175E" w:rsidDel="009E1E33">
            <w:rPr>
              <w:rFonts w:hint="eastAsia"/>
            </w:rPr>
            <w:delText>同</w:delText>
          </w:r>
          <w:r w:rsidRPr="00ED175E" w:rsidDel="009E1E33">
            <w:rPr>
              <w:rFonts w:ascii="ＭＳ Ｐゴシック" w:hAnsi="ＭＳ Ｐゴシック" w:hint="eastAsia"/>
              <w:rPrChange w:id="9271" w:author="InnoRules" w:date="2016-08-30T14:14:00Z">
                <w:rPr>
                  <w:rFonts w:hint="eastAsia"/>
                </w:rPr>
              </w:rPrChange>
            </w:rPr>
            <w:delText>一</w:delText>
          </w:r>
        </w:del>
      </w:ins>
      <w:ins w:id="9272" w:author="InnoRules" w:date="2016-08-12T15:12:00Z">
        <w:del w:id="9273" w:author="哲均 宋" w:date="2019-08-16T16:32:00Z">
          <w:r w:rsidR="001D600D" w:rsidRPr="00ED175E" w:rsidDel="009E1E33">
            <w:rPr>
              <w:rFonts w:ascii="ＭＳ Ｐゴシック" w:hAnsi="ＭＳ Ｐゴシック" w:hint="eastAsia"/>
              <w:rPrChange w:id="9274" w:author="InnoRules" w:date="2016-08-30T14:14:00Z">
                <w:rPr>
                  <w:rFonts w:hint="eastAsia"/>
                </w:rPr>
              </w:rPrChange>
            </w:rPr>
            <w:delText>の</w:delText>
          </w:r>
        </w:del>
      </w:ins>
      <w:ins w:id="9275" w:author="Seongeun Woo" w:date="2016-07-07T17:05:00Z">
        <w:del w:id="9276" w:author="哲均 宋" w:date="2019-08-16T16:32:00Z">
          <w:r w:rsidRPr="00ED175E" w:rsidDel="009E1E33">
            <w:rPr>
              <w:rFonts w:ascii="ＭＳ Ｐゴシック" w:hAnsi="ＭＳ Ｐゴシック" w:hint="eastAsia"/>
              <w:rPrChange w:id="9277" w:author="InnoRules" w:date="2016-08-30T14:14:00Z">
                <w:rPr>
                  <w:rFonts w:hint="eastAsia"/>
                </w:rPr>
              </w:rPrChange>
            </w:rPr>
            <w:delText>な</w:delText>
          </w:r>
        </w:del>
      </w:ins>
      <w:del w:id="9278" w:author="哲均 宋" w:date="2019-08-16T16:32:00Z">
        <w:r w:rsidR="0096549F" w:rsidRPr="00ED175E" w:rsidDel="009E1E33">
          <w:rPr>
            <w:rFonts w:ascii="ＭＳ Ｐゴシック" w:hAnsi="ＭＳ Ｐゴシック" w:hint="eastAsia"/>
            <w:rPrChange w:id="9279" w:author="InnoRules" w:date="2016-08-30T14:14:00Z">
              <w:rPr>
                <w:rFonts w:hint="eastAsia"/>
              </w:rPr>
            </w:rPrChange>
          </w:rPr>
          <w:delText>関係</w:delText>
        </w:r>
      </w:del>
      <w:ins w:id="9280" w:author="InnoRules" w:date="2016-08-19T10:30:00Z">
        <w:del w:id="9281" w:author="哲均 宋" w:date="2019-08-16T16:32:00Z">
          <w:r w:rsidR="002138EE" w:rsidRPr="00ED175E" w:rsidDel="009E1E33">
            <w:rPr>
              <w:rFonts w:hint="eastAsia"/>
            </w:rPr>
            <w:delText>ルール</w:delText>
          </w:r>
        </w:del>
      </w:ins>
      <w:del w:id="9282" w:author="哲均 宋" w:date="2019-08-16T16:32:00Z">
        <w:r w:rsidR="0096549F" w:rsidRPr="00ED175E" w:rsidDel="009E1E33">
          <w:rPr>
            <w:rFonts w:ascii="ＭＳ Ｐゴシック" w:hAnsi="ＭＳ Ｐゴシック" w:hint="eastAsia"/>
            <w:rPrChange w:id="9283" w:author="InnoRules" w:date="2016-08-30T14:14:00Z">
              <w:rPr>
                <w:rFonts w:hint="eastAsia"/>
              </w:rPr>
            </w:rPrChange>
          </w:rPr>
          <w:delText>ルール</w:delText>
        </w:r>
      </w:del>
      <w:ins w:id="9284" w:author="Seongeun Woo" w:date="2016-07-07T17:05:00Z">
        <w:del w:id="9285" w:author="哲均 宋" w:date="2019-08-16T16:32:00Z">
          <w:r w:rsidRPr="00ED175E" w:rsidDel="009E1E33">
            <w:rPr>
              <w:rFonts w:ascii="ＭＳ Ｐゴシック" w:hAnsi="ＭＳ Ｐゴシック" w:hint="eastAsia"/>
              <w:rPrChange w:id="9286" w:author="InnoRules" w:date="2016-08-30T14:14:00Z">
                <w:rPr>
                  <w:rFonts w:hint="eastAsia"/>
                </w:rPr>
              </w:rPrChange>
            </w:rPr>
            <w:delText>規則</w:delText>
          </w:r>
        </w:del>
      </w:ins>
      <w:ins w:id="9287" w:author="Seongeun Woo" w:date="2016-07-07T17:06:00Z">
        <w:del w:id="9288" w:author="哲均 宋" w:date="2019-08-16T16:32:00Z">
          <w:r w:rsidRPr="00ED175E" w:rsidDel="009E1E33">
            <w:rPr>
              <w:rFonts w:hint="eastAsia"/>
            </w:rPr>
            <w:delText>が</w:delText>
          </w:r>
          <w:r w:rsidRPr="00ED175E" w:rsidDel="009E1E33">
            <w:delText>3</w:delText>
          </w:r>
          <w:r w:rsidRPr="00ED175E" w:rsidDel="009E1E33">
            <w:rPr>
              <w:rFonts w:hint="eastAsia"/>
            </w:rPr>
            <w:delText>つあり、</w:delText>
          </w:r>
          <w:r w:rsidRPr="00ED175E" w:rsidDel="009E1E33">
            <w:delText>3</w:delText>
          </w:r>
          <w:r w:rsidRPr="00ED175E" w:rsidDel="009E1E33">
            <w:rPr>
              <w:rFonts w:hint="eastAsia"/>
            </w:rPr>
            <w:delText>つの</w:delText>
          </w:r>
        </w:del>
      </w:ins>
      <w:del w:id="9289" w:author="哲均 宋" w:date="2019-08-16T16:32:00Z">
        <w:r w:rsidR="0096549F" w:rsidRPr="00ED175E" w:rsidDel="009E1E33">
          <w:rPr>
            <w:rFonts w:hint="eastAsia"/>
          </w:rPr>
          <w:delText>があることから、</w:delText>
        </w:r>
        <w:r w:rsidR="0096549F" w:rsidRPr="00ED175E" w:rsidDel="009E1E33">
          <w:delText>SEQ</w:delText>
        </w:r>
      </w:del>
      <w:ins w:id="9290" w:author="InnoRules" w:date="2016-08-12T15:09:00Z">
        <w:del w:id="9291" w:author="哲均 宋" w:date="2019-08-16T16:32:00Z">
          <w:r w:rsidR="002D777F" w:rsidRPr="00ED175E" w:rsidDel="009E1E33">
            <w:delText>T</w:delText>
          </w:r>
        </w:del>
      </w:ins>
      <w:del w:id="9292" w:author="哲均 宋" w:date="2019-08-16T16:32:00Z">
        <w:r w:rsidR="0096549F" w:rsidRPr="00ED175E" w:rsidDel="009E1E33">
          <w:delText>_SEQ</w:delText>
        </w:r>
        <w:r w:rsidR="0096549F" w:rsidRPr="00ED175E" w:rsidDel="009E1E33">
          <w:rPr>
            <w:rFonts w:hint="eastAsia"/>
          </w:rPr>
          <w:delText>が</w:delText>
        </w:r>
        <w:r w:rsidR="0096549F" w:rsidRPr="00ED175E" w:rsidDel="009E1E33">
          <w:delText>3</w:delText>
        </w:r>
        <w:r w:rsidR="0096549F" w:rsidRPr="00ED175E" w:rsidDel="009E1E33">
          <w:rPr>
            <w:rFonts w:hint="eastAsia"/>
          </w:rPr>
          <w:delText>まで生成されていることがわかる</w:delText>
        </w:r>
      </w:del>
      <w:ins w:id="9293" w:author="Seongeun Woo" w:date="2016-07-07T17:06:00Z">
        <w:del w:id="9294" w:author="哲均 宋" w:date="2019-08-16T16:32:00Z">
          <w:r w:rsidRPr="00ED175E" w:rsidDel="009E1E33">
            <w:rPr>
              <w:rFonts w:hint="eastAsia"/>
            </w:rPr>
            <w:delText>ある</w:delText>
          </w:r>
        </w:del>
      </w:ins>
      <w:del w:id="9295" w:author="哲均 宋" w:date="2019-08-16T16:32:00Z">
        <w:r w:rsidR="0096549F" w:rsidRPr="00ED175E" w:rsidDel="009E1E33">
          <w:rPr>
            <w:rFonts w:hint="eastAsia"/>
          </w:rPr>
          <w:delText>。</w:delText>
        </w:r>
      </w:del>
      <w:ins w:id="9296" w:author="哲均 宋" w:date="2019-08-16T16:32:00Z">
        <w:r w:rsidR="009E1E33">
          <w:rPr>
            <w:rFonts w:hint="eastAsia"/>
          </w:rPr>
          <w:t>.</w:t>
        </w:r>
      </w:ins>
    </w:p>
    <w:p w14:paraId="072E6696" w14:textId="77777777" w:rsidR="0096549F" w:rsidRPr="00ED175E" w:rsidDel="001C74DC" w:rsidRDefault="0096549F">
      <w:pPr>
        <w:pStyle w:val="-00"/>
        <w:wordWrap/>
        <w:jc w:val="left"/>
        <w:rPr>
          <w:del w:id="9297" w:author="Seongeun Woo" w:date="2016-07-07T16:53:00Z"/>
          <w:lang w:eastAsia="ja-JP"/>
        </w:rPr>
        <w:pPrChange w:id="9298" w:author="Seongeun Woo" w:date="2016-10-13T18:44:00Z">
          <w:pPr>
            <w:pStyle w:val="-00"/>
          </w:pPr>
        </w:pPrChange>
      </w:pPr>
    </w:p>
    <w:p w14:paraId="1A224257" w14:textId="001A182A" w:rsidR="0096549F" w:rsidRPr="00ED175E" w:rsidDel="001C74DC" w:rsidRDefault="0096549F">
      <w:pPr>
        <w:pStyle w:val="a0"/>
        <w:wordWrap/>
        <w:ind w:left="717"/>
        <w:jc w:val="left"/>
        <w:rPr>
          <w:del w:id="9299" w:author="Seongeun Woo" w:date="2016-07-07T16:53:00Z"/>
        </w:rPr>
        <w:pPrChange w:id="9300" w:author="Seongeun Woo" w:date="2016-10-13T18:44:00Z">
          <w:pPr>
            <w:pStyle w:val="a0"/>
            <w:ind w:left="717"/>
          </w:pPr>
        </w:pPrChange>
      </w:pPr>
      <w:del w:id="9301" w:author="Seongeun Woo" w:date="2016-07-07T16:53:00Z">
        <w:r w:rsidRPr="00ED175E" w:rsidDel="001C74DC">
          <w:delText>BASIS</w:delText>
        </w:r>
      </w:del>
    </w:p>
    <w:p w14:paraId="2F57BFC6" w14:textId="4C26C9C0" w:rsidR="0096549F" w:rsidRPr="00ED175E" w:rsidDel="001C74DC" w:rsidRDefault="0096549F">
      <w:pPr>
        <w:pStyle w:val="a0"/>
        <w:numPr>
          <w:ilvl w:val="0"/>
          <w:numId w:val="0"/>
        </w:numPr>
        <w:wordWrap/>
        <w:ind w:left="812"/>
        <w:jc w:val="left"/>
        <w:rPr>
          <w:del w:id="9302" w:author="Seongeun Woo" w:date="2016-07-07T16:53:00Z"/>
        </w:rPr>
        <w:pPrChange w:id="9303" w:author="Seongeun Woo" w:date="2016-10-13T18:44:00Z">
          <w:pPr>
            <w:pStyle w:val="a0"/>
            <w:numPr>
              <w:numId w:val="0"/>
            </w:numPr>
            <w:ind w:leftChars="0" w:left="812" w:firstLine="0"/>
          </w:pPr>
        </w:pPrChange>
      </w:pPr>
      <w:del w:id="9304" w:author="Seongeun Woo" w:date="2016-07-07T16:53:00Z">
        <w:r w:rsidRPr="00ED175E" w:rsidDel="001C74DC">
          <w:delText>3</w:delText>
        </w:r>
        <w:r w:rsidRPr="00ED175E" w:rsidDel="001C74DC">
          <w:rPr>
            <w:rFonts w:hint="eastAsia"/>
          </w:rPr>
          <w:delText>つの関係ルールすべて基準情報が存在する。基準に該当する情報のみ</w:delText>
        </w:r>
        <w:r w:rsidRPr="00ED175E" w:rsidDel="001C74DC">
          <w:delText>BASIS</w:delText>
        </w:r>
        <w:r w:rsidRPr="00ED175E" w:rsidDel="001C74DC">
          <w:rPr>
            <w:rFonts w:hint="eastAsia"/>
          </w:rPr>
          <w:delText>の値が</w:delText>
        </w:r>
        <w:r w:rsidRPr="00ED175E" w:rsidDel="001C74DC">
          <w:delText>1</w:delText>
        </w:r>
        <w:r w:rsidRPr="00ED175E" w:rsidDel="001C74DC">
          <w:rPr>
            <w:rFonts w:hint="eastAsia"/>
          </w:rPr>
          <w:delText>であることがわかる。</w:delText>
        </w:r>
      </w:del>
    </w:p>
    <w:p w14:paraId="5464E34C" w14:textId="69178EED" w:rsidR="0096549F" w:rsidRPr="00ED175E" w:rsidDel="00CB3CB3" w:rsidRDefault="0096549F">
      <w:pPr>
        <w:autoSpaceDE w:val="0"/>
        <w:autoSpaceDN w:val="0"/>
        <w:jc w:val="left"/>
        <w:rPr>
          <w:del w:id="9305" w:author="InnoRules" w:date="2016-10-11T09:52:00Z"/>
        </w:rPr>
        <w:pPrChange w:id="9306" w:author="Seongeun Woo" w:date="2016-10-13T18:44:00Z">
          <w:pPr/>
        </w:pPrChange>
      </w:pPr>
    </w:p>
    <w:p w14:paraId="3D70C8AE" w14:textId="6D749609" w:rsidR="0096549F" w:rsidRPr="00ED175E" w:rsidRDefault="001C74DC">
      <w:pPr>
        <w:pStyle w:val="a0"/>
        <w:wordWrap/>
        <w:ind w:left="717"/>
        <w:jc w:val="left"/>
        <w:pPrChange w:id="9307" w:author="Seongeun Woo" w:date="2016-10-13T18:44:00Z">
          <w:pPr>
            <w:pStyle w:val="a0"/>
            <w:ind w:left="717"/>
          </w:pPr>
        </w:pPrChange>
      </w:pPr>
      <w:ins w:id="9308" w:author="Seongeun Woo" w:date="2016-07-07T16:53:00Z">
        <w:r w:rsidRPr="00ED175E">
          <w:t>BASIS</w:t>
        </w:r>
        <w:r w:rsidRPr="00ED175E">
          <w:rPr>
            <w:rFonts w:hint="eastAsia"/>
          </w:rPr>
          <w:t>、</w:t>
        </w:r>
      </w:ins>
      <w:r w:rsidR="0096549F" w:rsidRPr="00ED175E">
        <w:t>BASIS_YN</w:t>
      </w:r>
    </w:p>
    <w:p w14:paraId="2ACF8E88" w14:textId="3DE27297" w:rsidR="0096549F" w:rsidRPr="00ED175E" w:rsidRDefault="0096549F">
      <w:pPr>
        <w:pStyle w:val="a0"/>
        <w:numPr>
          <w:ilvl w:val="0"/>
          <w:numId w:val="0"/>
        </w:numPr>
        <w:wordWrap/>
        <w:ind w:left="714"/>
        <w:jc w:val="left"/>
        <w:pPrChange w:id="9309" w:author="Seongeun Woo" w:date="2016-10-13T18:44:00Z">
          <w:pPr>
            <w:pStyle w:val="a0"/>
            <w:numPr>
              <w:numId w:val="0"/>
            </w:numPr>
            <w:ind w:leftChars="0" w:left="812" w:firstLine="0"/>
          </w:pPr>
        </w:pPrChange>
      </w:pPr>
      <w:del w:id="9310" w:author="Seongeun Woo" w:date="2016-07-07T16:59:00Z">
        <w:r w:rsidRPr="00ED175E" w:rsidDel="003107EE">
          <w:delText>3</w:delText>
        </w:r>
        <w:r w:rsidRPr="00ED175E" w:rsidDel="003107EE">
          <w:rPr>
            <w:rFonts w:hint="eastAsia"/>
          </w:rPr>
          <w:delText>つの</w:delText>
        </w:r>
      </w:del>
      <w:del w:id="9311" w:author="哲均 宋" w:date="2019-08-16T16:34:00Z">
        <w:r w:rsidRPr="00ED175E" w:rsidDel="009E1E33">
          <w:rPr>
            <w:rFonts w:hint="eastAsia"/>
          </w:rPr>
          <w:delText>関係</w:delText>
        </w:r>
      </w:del>
      <w:ins w:id="9312" w:author="Seongeun Woo" w:date="2016-07-07T16:59:00Z">
        <w:del w:id="9313" w:author="哲均 宋" w:date="2019-08-16T16:34:00Z">
          <w:r w:rsidR="003107EE" w:rsidRPr="00ED175E" w:rsidDel="009E1E33">
            <w:rPr>
              <w:rFonts w:hint="eastAsia"/>
            </w:rPr>
            <w:delText>類型別の同一</w:delText>
          </w:r>
          <w:r w:rsidR="003107EE" w:rsidRPr="00ED175E" w:rsidDel="009E1E33">
            <w:delText>SET_SEQ</w:delText>
          </w:r>
          <w:r w:rsidR="003107EE" w:rsidRPr="00ED175E" w:rsidDel="009E1E33">
            <w:rPr>
              <w:rFonts w:hint="eastAsia"/>
            </w:rPr>
            <w:delText>で</w:delText>
          </w:r>
        </w:del>
      </w:ins>
      <w:del w:id="9314" w:author="哲均 宋" w:date="2019-08-16T16:34:00Z">
        <w:r w:rsidRPr="00ED175E" w:rsidDel="009E1E33">
          <w:rPr>
            <w:rFonts w:hint="eastAsia"/>
          </w:rPr>
          <w:delText>ルールすべて基準</w:delText>
        </w:r>
      </w:del>
      <w:ins w:id="9315" w:author="Seongeun Woo" w:date="2016-07-07T17:01:00Z">
        <w:del w:id="9316" w:author="哲均 宋" w:date="2019-08-16T16:34:00Z">
          <w:r w:rsidR="003107EE" w:rsidRPr="00ED175E" w:rsidDel="009E1E33">
            <w:rPr>
              <w:rFonts w:hint="eastAsia"/>
            </w:rPr>
            <w:delText>オブジェクトは</w:delText>
          </w:r>
        </w:del>
      </w:ins>
      <w:del w:id="9317" w:author="哲均 宋" w:date="2019-08-16T16:34:00Z">
        <w:r w:rsidRPr="00ED175E" w:rsidDel="009E1E33">
          <w:rPr>
            <w:rFonts w:hint="eastAsia"/>
          </w:rPr>
          <w:delText>情報が存在する。</w:delText>
        </w:r>
        <w:r w:rsidRPr="00ED175E" w:rsidDel="009E1E33">
          <w:delText>BASIS</w:delText>
        </w:r>
      </w:del>
      <w:ins w:id="9318" w:author="Seongeun Woo" w:date="2016-07-07T17:01:00Z">
        <w:del w:id="9319" w:author="哲均 宋" w:date="2019-08-16T16:34:00Z">
          <w:r w:rsidR="003107EE" w:rsidRPr="00ED175E" w:rsidDel="009E1E33">
            <w:rPr>
              <w:rFonts w:hint="eastAsia"/>
            </w:rPr>
            <w:delText>カラム値が</w:delText>
          </w:r>
        </w:del>
      </w:ins>
      <w:ins w:id="9320" w:author="user" w:date="2016-09-30T03:48:00Z">
        <w:del w:id="9321" w:author="哲均 宋" w:date="2019-08-16T16:34:00Z">
          <w:r w:rsidR="00006CA7" w:rsidDel="009E1E33">
            <w:rPr>
              <w:rFonts w:cs="Arial" w:hint="eastAsia"/>
            </w:rPr>
            <w:delText>1</w:delText>
          </w:r>
        </w:del>
      </w:ins>
      <w:ins w:id="9322" w:author="Seongeun Woo" w:date="2016-07-07T17:01:00Z">
        <w:del w:id="9323" w:author="哲均 宋" w:date="2019-08-16T16:34:00Z">
          <w:r w:rsidR="003107EE" w:rsidRPr="008707C4" w:rsidDel="009E1E33">
            <w:rPr>
              <w:rFonts w:cs="Arial" w:hint="eastAsia"/>
            </w:rPr>
            <w:delText>１</w:delText>
          </w:r>
          <w:r w:rsidR="003107EE" w:rsidRPr="00ED175E" w:rsidDel="009E1E33">
            <w:rPr>
              <w:rFonts w:hint="eastAsia"/>
            </w:rPr>
            <w:delText>であり、</w:delText>
          </w:r>
          <w:r w:rsidR="003107EE" w:rsidRPr="00ED175E" w:rsidDel="009E1E33">
            <w:delText>BASIS</w:delText>
          </w:r>
        </w:del>
      </w:ins>
      <w:del w:id="9324" w:author="哲均 宋" w:date="2019-08-16T16:34:00Z">
        <w:r w:rsidRPr="00ED175E" w:rsidDel="009E1E33">
          <w:delText>_YN</w:delText>
        </w:r>
      </w:del>
      <w:ins w:id="9325" w:author="Seongeun Woo" w:date="2016-07-07T17:01:00Z">
        <w:del w:id="9326" w:author="哲均 宋" w:date="2019-08-16T16:34:00Z">
          <w:r w:rsidR="003107EE" w:rsidRPr="00ED175E" w:rsidDel="009E1E33">
            <w:rPr>
              <w:rFonts w:hint="eastAsia"/>
            </w:rPr>
            <w:delText>カラム</w:delText>
          </w:r>
        </w:del>
      </w:ins>
      <w:del w:id="9327" w:author="哲均 宋" w:date="2019-08-16T16:34:00Z">
        <w:r w:rsidRPr="00ED175E" w:rsidDel="009E1E33">
          <w:rPr>
            <w:rFonts w:hint="eastAsia"/>
          </w:rPr>
          <w:delText>の値がすべて</w:delText>
        </w:r>
      </w:del>
      <w:ins w:id="9328" w:author="Seongeun Woo" w:date="2016-07-07T17:02:00Z">
        <w:del w:id="9329" w:author="哲均 宋" w:date="2019-08-16T16:34:00Z">
          <w:r w:rsidR="003107EE" w:rsidRPr="00ED175E" w:rsidDel="009E1E33">
            <w:rPr>
              <w:rFonts w:hint="eastAsia"/>
            </w:rPr>
            <w:delText>は</w:delText>
          </w:r>
        </w:del>
      </w:ins>
      <w:del w:id="9330" w:author="哲均 宋" w:date="2019-08-16T16:34:00Z">
        <w:r w:rsidRPr="00ED175E" w:rsidDel="009E1E33">
          <w:delText>Y</w:delText>
        </w:r>
        <w:r w:rsidRPr="00ED175E" w:rsidDel="009E1E33">
          <w:rPr>
            <w:rFonts w:hint="eastAsia"/>
          </w:rPr>
          <w:delText>であることがわかる。</w:delText>
        </w:r>
      </w:del>
      <w:ins w:id="9331" w:author="哲均 宋" w:date="2019-08-16T16:34:00Z">
        <w:r w:rsidR="009E1E33" w:rsidRPr="009E1E33">
          <w:t xml:space="preserve">In the same SET_SEQ, the </w:t>
        </w:r>
        <w:r w:rsidR="009E1E33">
          <w:t>criteria</w:t>
        </w:r>
        <w:r w:rsidR="009E1E33" w:rsidRPr="009E1E33">
          <w:t xml:space="preserve"> object has a BASIS column value of 1, and the BASIS_YN column value is Y.</w:t>
        </w:r>
      </w:ins>
    </w:p>
    <w:p w14:paraId="779BD0A5" w14:textId="77777777" w:rsidR="0096549F" w:rsidRPr="00ED175E" w:rsidRDefault="0096549F">
      <w:pPr>
        <w:widowControl/>
        <w:autoSpaceDE w:val="0"/>
        <w:autoSpaceDN w:val="0"/>
        <w:jc w:val="left"/>
        <w:pPrChange w:id="9332" w:author="Seongeun Woo" w:date="2016-10-13T18:44:00Z">
          <w:pPr>
            <w:widowControl/>
            <w:jc w:val="left"/>
          </w:pPr>
        </w:pPrChange>
      </w:pPr>
      <w:r w:rsidRPr="00ED175E">
        <w:br w:type="page"/>
      </w:r>
    </w:p>
    <w:p w14:paraId="2FA03098" w14:textId="63B78154" w:rsidR="0096549F" w:rsidRPr="00ED175E" w:rsidRDefault="00C33A69">
      <w:pPr>
        <w:pStyle w:val="11"/>
      </w:pPr>
      <w:bookmarkStart w:id="9333" w:name="_Toc434858374"/>
      <w:bookmarkStart w:id="9334" w:name="_Toc414631973"/>
      <w:bookmarkStart w:id="9335" w:name="_Toc445716761"/>
      <w:bookmarkStart w:id="9336" w:name="_Toc17112130"/>
      <w:ins w:id="9337" w:author="哲均 宋" w:date="2019-08-16T16:37:00Z">
        <w:r>
          <w:rPr>
            <w:rFonts w:hint="eastAsia"/>
            <w:lang w:eastAsia="ja-JP"/>
          </w:rPr>
          <w:t>S</w:t>
        </w:r>
        <w:r>
          <w:rPr>
            <w:lang w:eastAsia="ja-JP"/>
          </w:rPr>
          <w:t>ervice View</w:t>
        </w:r>
      </w:ins>
      <w:bookmarkEnd w:id="9336"/>
      <w:del w:id="9338" w:author="哲均 宋" w:date="2019-08-16T16:37:00Z">
        <w:r w:rsidR="0096549F" w:rsidRPr="00ED175E" w:rsidDel="00C33A69">
          <w:rPr>
            <w:rFonts w:hint="eastAsia"/>
          </w:rPr>
          <w:delText>サービス</w:delText>
        </w:r>
        <w:r w:rsidR="0096549F" w:rsidRPr="00ED175E" w:rsidDel="00C33A69">
          <w:rPr>
            <w:rFonts w:hint="eastAsia"/>
            <w:lang w:eastAsia="ja-JP"/>
          </w:rPr>
          <w:delText>ビュー</w:delText>
        </w:r>
      </w:del>
      <w:bookmarkEnd w:id="9333"/>
      <w:bookmarkEnd w:id="9334"/>
      <w:bookmarkEnd w:id="9335"/>
    </w:p>
    <w:p w14:paraId="2F750B5D" w14:textId="292CB891" w:rsidR="0096549F" w:rsidRPr="00ED175E" w:rsidRDefault="00C33A69">
      <w:pPr>
        <w:pStyle w:val="20"/>
        <w:wordWrap/>
        <w:pPrChange w:id="9339" w:author="Seongeun Woo" w:date="2016-10-13T18:44:00Z">
          <w:pPr>
            <w:pStyle w:val="20"/>
          </w:pPr>
        </w:pPrChange>
      </w:pPr>
      <w:bookmarkStart w:id="9340" w:name="_Toc414631974"/>
      <w:bookmarkStart w:id="9341" w:name="_Toc434858375"/>
      <w:bookmarkStart w:id="9342" w:name="_Toc445716762"/>
      <w:bookmarkStart w:id="9343" w:name="_Toc17112131"/>
      <w:ins w:id="9344" w:author="哲均 宋" w:date="2019-08-16T16:37:00Z">
        <w:r>
          <w:rPr>
            <w:rFonts w:hint="eastAsia"/>
            <w:lang w:eastAsia="ja-JP"/>
          </w:rPr>
          <w:t>S</w:t>
        </w:r>
        <w:r>
          <w:rPr>
            <w:lang w:eastAsia="ja-JP"/>
          </w:rPr>
          <w:t>ervice View list</w:t>
        </w:r>
      </w:ins>
      <w:bookmarkEnd w:id="9343"/>
      <w:del w:id="9345" w:author="哲均 宋" w:date="2019-08-16T16:37:00Z">
        <w:r w:rsidR="0096549F" w:rsidRPr="00ED175E" w:rsidDel="00C33A69">
          <w:rPr>
            <w:rFonts w:hint="eastAsia"/>
          </w:rPr>
          <w:delText>サービスビュー</w:delText>
        </w:r>
        <w:r w:rsidR="0096549F" w:rsidRPr="00ED175E" w:rsidDel="00C33A69">
          <w:rPr>
            <w:rFonts w:hint="eastAsia"/>
            <w:rPrChange w:id="9346" w:author="InnoRules" w:date="2016-08-30T14:14:00Z">
              <w:rPr>
                <w:rFonts w:ascii="Malgun Gothic" w:eastAsia="Malgun Gothic" w:hAnsi="Malgun Gothic" w:cstheme="minorBidi" w:hint="eastAsia"/>
                <w:b w:val="0"/>
                <w:bCs w:val="0"/>
                <w:spacing w:val="-2"/>
                <w:sz w:val="20"/>
                <w:szCs w:val="20"/>
                <w:lang w:eastAsia="ja-JP"/>
              </w:rPr>
            </w:rPrChange>
          </w:rPr>
          <w:delText>一覧</w:delText>
        </w:r>
      </w:del>
      <w:bookmarkEnd w:id="9340"/>
      <w:bookmarkEnd w:id="9341"/>
      <w:bookmarkEnd w:id="9342"/>
      <w:ins w:id="9347" w:author="Seongeun Woo" w:date="2016-07-07T23:30:00Z">
        <w:del w:id="9348" w:author="哲均 宋" w:date="2019-08-16T16:37:00Z">
          <w:r w:rsidR="00EF0E6F" w:rsidRPr="00ED175E" w:rsidDel="00C33A69">
            <w:rPr>
              <w:rFonts w:hint="eastAsia"/>
              <w:rPrChange w:id="9349" w:author="InnoRules" w:date="2016-08-30T14:14:00Z">
                <w:rPr>
                  <w:rFonts w:ascii="Malgun Gothic" w:eastAsiaTheme="minorEastAsia" w:hAnsi="Malgun Gothic" w:cstheme="minorBidi" w:hint="eastAsia"/>
                  <w:b w:val="0"/>
                  <w:bCs w:val="0"/>
                  <w:spacing w:val="-2"/>
                  <w:sz w:val="20"/>
                  <w:szCs w:val="20"/>
                  <w:lang w:eastAsia="ja-JP"/>
                </w:rPr>
              </w:rPrChange>
            </w:rPr>
            <w:delText>リスト</w:delText>
          </w:r>
        </w:del>
      </w:ins>
    </w:p>
    <w:p w14:paraId="3841C7F3" w14:textId="7B9F8A45" w:rsidR="0096549F" w:rsidRPr="00ED175E" w:rsidRDefault="00C33A69">
      <w:pPr>
        <w:autoSpaceDE w:val="0"/>
        <w:autoSpaceDN w:val="0"/>
        <w:pPrChange w:id="9350" w:author="Seongeun Woo" w:date="2016-10-13T18:44:00Z">
          <w:pPr/>
        </w:pPrChange>
      </w:pPr>
      <w:ins w:id="9351" w:author="哲均 宋" w:date="2019-08-16T16:37:00Z">
        <w:r>
          <w:rPr>
            <w:rFonts w:hint="eastAsia"/>
          </w:rPr>
          <w:t>Q</w:t>
        </w:r>
        <w:r>
          <w:t>uery service view list.</w:t>
        </w:r>
      </w:ins>
      <w:del w:id="9352" w:author="Seongeun Woo" w:date="2016-07-07T17:08:00Z">
        <w:r w:rsidR="0096549F" w:rsidRPr="00ED175E" w:rsidDel="003107EE">
          <w:rPr>
            <w:rFonts w:hint="eastAsia"/>
          </w:rPr>
          <w:delText>商品に登録されている</w:delText>
        </w:r>
      </w:del>
      <w:del w:id="9353" w:author="哲均 宋" w:date="2019-08-16T16:37:00Z">
        <w:r w:rsidR="0096549F" w:rsidRPr="00ED175E" w:rsidDel="00C33A69">
          <w:rPr>
            <w:rFonts w:hint="eastAsia"/>
          </w:rPr>
          <w:delText>サービスビューのリストを照会する方法である。</w:delText>
        </w:r>
      </w:del>
    </w:p>
    <w:p w14:paraId="4EA094F6" w14:textId="77777777" w:rsidR="0096549F" w:rsidRPr="00ED175E" w:rsidRDefault="0096549F">
      <w:pPr>
        <w:autoSpaceDE w:val="0"/>
        <w:autoSpaceDN w:val="0"/>
        <w:pPrChange w:id="9354" w:author="Seongeun Woo" w:date="2016-10-13T18:44:00Z">
          <w:pPr/>
        </w:pPrChange>
      </w:pPr>
    </w:p>
    <w:p w14:paraId="017F797D" w14:textId="27F0245F" w:rsidR="0096549F" w:rsidDel="00C33A69" w:rsidRDefault="00C33A69" w:rsidP="00192566">
      <w:pPr>
        <w:pStyle w:val="50"/>
        <w:wordWrap/>
        <w:ind w:left="601"/>
        <w:rPr>
          <w:del w:id="9355" w:author="哲均 宋" w:date="2019-08-16T16:38:00Z"/>
        </w:rPr>
      </w:pPr>
      <w:ins w:id="9356" w:author="哲均 宋" w:date="2019-08-16T16:38:00Z">
        <w:r>
          <w:t>SQL to query the service view list below</w:t>
        </w:r>
        <w:r w:rsidRPr="005642B9">
          <w:t xml:space="preserve"> the P2001 product.</w:t>
        </w:r>
        <w:r>
          <w:t xml:space="preserve"> </w:t>
        </w:r>
      </w:ins>
      <w:del w:id="9357" w:author="哲均 宋" w:date="2019-08-16T16:38:00Z">
        <w:r w:rsidR="0096549F" w:rsidRPr="00ED175E" w:rsidDel="00C33A69">
          <w:delText>P2001</w:delText>
        </w:r>
        <w:r w:rsidR="0096549F" w:rsidRPr="00ED175E" w:rsidDel="00C33A69">
          <w:rPr>
            <w:rFonts w:hint="eastAsia"/>
          </w:rPr>
          <w:delText>商品のサービスビュー一覧</w:delText>
        </w:r>
      </w:del>
      <w:ins w:id="9358" w:author="Seongeun Woo" w:date="2016-07-07T23:30:00Z">
        <w:del w:id="9359" w:author="哲均 宋" w:date="2019-08-16T16:38:00Z">
          <w:r w:rsidR="00A82FB9" w:rsidRPr="00ED175E" w:rsidDel="00C33A69">
            <w:rPr>
              <w:rFonts w:hint="eastAsia"/>
            </w:rPr>
            <w:delText>リスト</w:delText>
          </w:r>
        </w:del>
      </w:ins>
      <w:del w:id="9360" w:author="哲均 宋" w:date="2019-08-16T16:38:00Z">
        <w:r w:rsidR="0096549F" w:rsidRPr="00ED175E" w:rsidDel="00C33A69">
          <w:rPr>
            <w:rFonts w:hint="eastAsia"/>
          </w:rPr>
          <w:delText>を照会する</w:delText>
        </w:r>
        <w:r w:rsidR="0096549F" w:rsidRPr="00ED175E" w:rsidDel="00C33A69">
          <w:delText>SQL</w:delText>
        </w:r>
        <w:r w:rsidR="0096549F" w:rsidRPr="00ED175E" w:rsidDel="00C33A69">
          <w:rPr>
            <w:rFonts w:hint="eastAsia"/>
          </w:rPr>
          <w:delText>である。</w:delText>
        </w:r>
        <w:r w:rsidR="0096549F" w:rsidRPr="00ED175E" w:rsidDel="00C33A69">
          <w:delText xml:space="preserve"> </w:delText>
        </w:r>
      </w:del>
    </w:p>
    <w:p w14:paraId="42B02A0D" w14:textId="77777777" w:rsidR="00C33A69" w:rsidRPr="00ED175E" w:rsidRDefault="00C33A69" w:rsidP="00192566">
      <w:pPr>
        <w:pStyle w:val="50"/>
        <w:wordWrap/>
        <w:ind w:left="601"/>
        <w:rPr>
          <w:ins w:id="9361" w:author="哲均 宋" w:date="2019-08-16T16:38:00Z"/>
        </w:rPr>
        <w:pPrChange w:id="9362" w:author="Seongeun Woo" w:date="2016-10-13T18:44:00Z">
          <w:pPr>
            <w:pStyle w:val="50"/>
            <w:ind w:left="601"/>
          </w:pPr>
        </w:pPrChange>
      </w:pPr>
    </w:p>
    <w:p w14:paraId="126454E7" w14:textId="7B4A10E2" w:rsidR="0096549F" w:rsidRPr="00ED175E" w:rsidDel="00C33A69" w:rsidRDefault="0096549F" w:rsidP="00C33A69">
      <w:pPr>
        <w:pStyle w:val="50"/>
        <w:numPr>
          <w:ilvl w:val="0"/>
          <w:numId w:val="0"/>
        </w:numPr>
        <w:wordWrap/>
        <w:ind w:left="198"/>
        <w:rPr>
          <w:del w:id="9363" w:author="哲均 宋" w:date="2019-08-16T16:38:00Z"/>
        </w:rPr>
        <w:pPrChange w:id="9364" w:author="哲均 宋" w:date="2019-08-16T16:38:00Z">
          <w:pPr>
            <w:pStyle w:val="-8"/>
            <w:ind w:left="812"/>
          </w:pPr>
        </w:pPrChange>
      </w:pPr>
    </w:p>
    <w:p w14:paraId="11B7EF49" w14:textId="7C2AB7A5" w:rsidR="00B95640" w:rsidRPr="00ED175E" w:rsidRDefault="00B95640">
      <w:pPr>
        <w:pStyle w:val="af6"/>
        <w:keepNext/>
        <w:autoSpaceDE w:val="0"/>
        <w:autoSpaceDN w:val="0"/>
        <w:pPrChange w:id="9365" w:author="Seongeun Woo" w:date="2016-10-13T18:44:00Z">
          <w:pPr>
            <w:pStyle w:val="af6"/>
            <w:keepNext/>
          </w:pPr>
        </w:pPrChange>
      </w:pPr>
      <w:del w:id="9366" w:author="哲均 宋" w:date="2019-08-16T16:39:00Z">
        <w:r w:rsidRPr="00ED175E" w:rsidDel="00C33A69">
          <w:delText xml:space="preserve"> </w:delText>
        </w:r>
      </w:del>
      <w:del w:id="9367" w:author="哲均 宋" w:date="2019-08-16T08:55:00Z">
        <w:r w:rsidRPr="00ED175E" w:rsidDel="003566B2">
          <w:delText>[</w:delText>
        </w:r>
        <w:r w:rsidRPr="00ED175E" w:rsidDel="003566B2">
          <w:rPr>
            <w:rFonts w:hint="eastAsia"/>
          </w:rPr>
          <w:delText>表</w:delText>
        </w:r>
      </w:del>
      <w:del w:id="9368" w:author="哲均 宋" w:date="2019-08-16T16:39:00Z">
        <w:r w:rsidRPr="00ED175E" w:rsidDel="00C33A69">
          <w:delText xml:space="preserve"> </w:delText>
        </w:r>
        <w:r w:rsidRPr="0073721B" w:rsidDel="00C33A69">
          <w:fldChar w:fldCharType="begin"/>
        </w:r>
        <w:r w:rsidRPr="00ED175E" w:rsidDel="00C33A69">
          <w:delInstrText xml:space="preserve"> SEQ [</w:delInstrText>
        </w:r>
        <w:r w:rsidRPr="00ED175E" w:rsidDel="00C33A69">
          <w:rPr>
            <w:rFonts w:hint="eastAsia"/>
          </w:rPr>
          <w:delInstrText>表</w:delInstrText>
        </w:r>
        <w:r w:rsidRPr="00ED175E" w:rsidDel="00C33A69">
          <w:delInstrText xml:space="preserve"> \* ARABIC </w:delInstrText>
        </w:r>
        <w:r w:rsidRPr="0073721B" w:rsidDel="00C33A69">
          <w:fldChar w:fldCharType="separate"/>
        </w:r>
        <w:r w:rsidR="00D76249" w:rsidDel="00C33A69">
          <w:rPr>
            <w:noProof/>
          </w:rPr>
          <w:delText>38</w:delText>
        </w:r>
        <w:r w:rsidRPr="0073721B" w:rsidDel="00C33A69">
          <w:fldChar w:fldCharType="end"/>
        </w:r>
        <w:r w:rsidRPr="00ED175E" w:rsidDel="00C33A69">
          <w:delText xml:space="preserve"> </w:delText>
        </w:r>
        <w:r w:rsidRPr="00ED175E" w:rsidDel="00C33A69">
          <w:rPr>
            <w:rFonts w:hint="eastAsia"/>
          </w:rPr>
          <w:delText>サービスビュー一覧</w:delText>
        </w:r>
      </w:del>
      <w:ins w:id="9369" w:author="Seongeun Woo" w:date="2016-07-07T17:10:00Z">
        <w:del w:id="9370" w:author="哲均 宋" w:date="2019-08-16T16:39:00Z">
          <w:r w:rsidR="00FC2391" w:rsidRPr="00ED175E" w:rsidDel="00C33A69">
            <w:rPr>
              <w:rFonts w:hint="eastAsia"/>
            </w:rPr>
            <w:delText>リスト</w:delText>
          </w:r>
        </w:del>
      </w:ins>
      <w:del w:id="9371" w:author="哲均 宋" w:date="2019-08-16T16:39:00Z">
        <w:r w:rsidRPr="00ED175E" w:rsidDel="00C33A69">
          <w:rPr>
            <w:rFonts w:hint="eastAsia"/>
          </w:rPr>
          <w:delText>照会の</w:delText>
        </w:r>
        <w:r w:rsidRPr="00ED175E" w:rsidDel="00C33A69">
          <w:delText>SQL]</w:delText>
        </w:r>
      </w:del>
    </w:p>
    <w:tbl>
      <w:tblPr>
        <w:tblStyle w:val="af5"/>
        <w:tblW w:w="0" w:type="auto"/>
        <w:tblInd w:w="108" w:type="dxa"/>
        <w:tblLook w:val="04A0" w:firstRow="1" w:lastRow="0" w:firstColumn="1" w:lastColumn="0" w:noHBand="0" w:noVBand="1"/>
      </w:tblPr>
      <w:tblGrid>
        <w:gridCol w:w="9407"/>
      </w:tblGrid>
      <w:tr w:rsidR="0096549F" w:rsidRPr="00ED175E" w14:paraId="03A524C9" w14:textId="77777777" w:rsidTr="00B95640">
        <w:tc>
          <w:tcPr>
            <w:tcW w:w="9407" w:type="dxa"/>
          </w:tcPr>
          <w:p w14:paraId="586F96FB" w14:textId="77777777" w:rsidR="00FC2391" w:rsidRPr="00ED175E" w:rsidRDefault="00FC2391">
            <w:pPr>
              <w:pStyle w:val="afb"/>
              <w:autoSpaceDE w:val="0"/>
              <w:autoSpaceDN w:val="0"/>
              <w:rPr>
                <w:ins w:id="9372" w:author="Seongeun Woo" w:date="2016-07-07T17:10:00Z"/>
              </w:rPr>
              <w:pPrChange w:id="9373" w:author="Seongeun Woo" w:date="2016-10-13T18:44:00Z">
                <w:pPr>
                  <w:pStyle w:val="afb"/>
                </w:pPr>
              </w:pPrChange>
            </w:pPr>
            <w:ins w:id="9374" w:author="Seongeun Woo" w:date="2016-07-07T17:10:00Z">
              <w:r w:rsidRPr="00ED175E">
                <w:t xml:space="preserve">SELECT OM1.BIZCODE AS PBIZCODE, OM1.OBJ_NAME AS PNAME, OM2.BIZCODE AS IBIZCODE, OM2.OBJ_NAME AS INAME, OM2.SID AS ISID </w:t>
              </w:r>
            </w:ins>
          </w:p>
          <w:p w14:paraId="4C0003DC" w14:textId="77777777" w:rsidR="00FC2391" w:rsidRPr="00ED175E" w:rsidRDefault="00FC2391">
            <w:pPr>
              <w:pStyle w:val="afb"/>
              <w:autoSpaceDE w:val="0"/>
              <w:autoSpaceDN w:val="0"/>
              <w:rPr>
                <w:ins w:id="9375" w:author="Seongeun Woo" w:date="2016-07-07T17:10:00Z"/>
              </w:rPr>
              <w:pPrChange w:id="9376" w:author="Seongeun Woo" w:date="2016-10-13T18:44:00Z">
                <w:pPr>
                  <w:pStyle w:val="afb"/>
                </w:pPr>
              </w:pPrChange>
            </w:pPr>
            <w:ins w:id="9377" w:author="Seongeun Woo" w:date="2016-07-07T17:10:00Z">
              <w:r w:rsidRPr="00ED175E">
                <w:t xml:space="preserve"> FROM OBJ_MAIN OM1, OBJ_INV OI, OBJ_MAIN OM2</w:t>
              </w:r>
            </w:ins>
          </w:p>
          <w:p w14:paraId="37A0DF3F" w14:textId="77777777" w:rsidR="00FC2391" w:rsidRPr="00ED175E" w:rsidRDefault="00FC2391">
            <w:pPr>
              <w:pStyle w:val="afb"/>
              <w:autoSpaceDE w:val="0"/>
              <w:autoSpaceDN w:val="0"/>
              <w:rPr>
                <w:ins w:id="9378" w:author="Seongeun Woo" w:date="2016-07-07T17:10:00Z"/>
              </w:rPr>
              <w:pPrChange w:id="9379" w:author="Seongeun Woo" w:date="2016-10-13T18:44:00Z">
                <w:pPr>
                  <w:pStyle w:val="afb"/>
                </w:pPr>
              </w:pPrChange>
            </w:pPr>
            <w:ins w:id="9380" w:author="Seongeun Woo" w:date="2016-07-07T17:10:00Z">
              <w:r w:rsidRPr="00ED175E">
                <w:t>WHERE OM1.SID = OI.SID</w:t>
              </w:r>
            </w:ins>
          </w:p>
          <w:p w14:paraId="31A142F0" w14:textId="77777777" w:rsidR="00FC2391" w:rsidRPr="00ED175E" w:rsidRDefault="00FC2391">
            <w:pPr>
              <w:pStyle w:val="afb"/>
              <w:autoSpaceDE w:val="0"/>
              <w:autoSpaceDN w:val="0"/>
              <w:rPr>
                <w:ins w:id="9381" w:author="Seongeun Woo" w:date="2016-07-07T17:10:00Z"/>
              </w:rPr>
              <w:pPrChange w:id="9382" w:author="Seongeun Woo" w:date="2016-10-13T18:44:00Z">
                <w:pPr>
                  <w:pStyle w:val="afb"/>
                </w:pPr>
              </w:pPrChange>
            </w:pPr>
            <w:ins w:id="9383" w:author="Seongeun Woo" w:date="2016-07-07T17:10:00Z">
              <w:r w:rsidRPr="00ED175E">
                <w:t xml:space="preserve">    AND OI.SUBSID = OM2.SID</w:t>
              </w:r>
            </w:ins>
          </w:p>
          <w:p w14:paraId="1291BCDE" w14:textId="77777777" w:rsidR="00FC2391" w:rsidRPr="00ED175E" w:rsidRDefault="00FC2391">
            <w:pPr>
              <w:pStyle w:val="afb"/>
              <w:autoSpaceDE w:val="0"/>
              <w:autoSpaceDN w:val="0"/>
              <w:rPr>
                <w:ins w:id="9384" w:author="Seongeun Woo" w:date="2016-07-07T17:10:00Z"/>
              </w:rPr>
              <w:pPrChange w:id="9385" w:author="Seongeun Woo" w:date="2016-10-13T18:44:00Z">
                <w:pPr>
                  <w:pStyle w:val="afb"/>
                </w:pPr>
              </w:pPrChange>
            </w:pPr>
            <w:ins w:id="9386" w:author="Seongeun Woo" w:date="2016-07-07T17:10:00Z">
              <w:r w:rsidRPr="00ED175E">
                <w:t xml:space="preserve">    AND OI.INV_TYPE = 2</w:t>
              </w:r>
            </w:ins>
          </w:p>
          <w:p w14:paraId="7C0755A7" w14:textId="77777777" w:rsidR="00FC2391" w:rsidRPr="00ED175E" w:rsidRDefault="00FC2391">
            <w:pPr>
              <w:pStyle w:val="afb"/>
              <w:autoSpaceDE w:val="0"/>
              <w:autoSpaceDN w:val="0"/>
              <w:ind w:leftChars="176" w:left="348"/>
              <w:rPr>
                <w:ins w:id="9387" w:author="Seongeun Woo" w:date="2016-07-07T17:10:00Z"/>
              </w:rPr>
              <w:pPrChange w:id="9388" w:author="Seongeun Woo" w:date="2016-10-13T18:44:00Z">
                <w:pPr>
                  <w:pStyle w:val="afb"/>
                </w:pPr>
              </w:pPrChange>
            </w:pPr>
            <w:ins w:id="9389" w:author="Seongeun Woo" w:date="2016-07-07T17:10:00Z">
              <w:r w:rsidRPr="00ED175E">
                <w:t>AND OM1.SID = 261</w:t>
              </w:r>
            </w:ins>
          </w:p>
          <w:p w14:paraId="406DF309" w14:textId="77777777" w:rsidR="00FC2391" w:rsidRPr="00ED175E" w:rsidRDefault="00FC2391">
            <w:pPr>
              <w:pStyle w:val="afb"/>
              <w:autoSpaceDE w:val="0"/>
              <w:autoSpaceDN w:val="0"/>
              <w:rPr>
                <w:ins w:id="9390" w:author="Seongeun Woo" w:date="2016-07-07T17:10:00Z"/>
              </w:rPr>
              <w:pPrChange w:id="9391" w:author="Seongeun Woo" w:date="2016-10-13T18:44:00Z">
                <w:pPr>
                  <w:pStyle w:val="afb"/>
                </w:pPr>
              </w:pPrChange>
            </w:pPr>
            <w:ins w:id="9392" w:author="Seongeun Woo" w:date="2016-07-07T17:10:00Z">
              <w:r w:rsidRPr="00ED175E">
                <w:t xml:space="preserve">    AND OM1.END_DT = '99991231'</w:t>
              </w:r>
            </w:ins>
          </w:p>
          <w:p w14:paraId="5511746A" w14:textId="77777777" w:rsidR="00FC2391" w:rsidRPr="00ED175E" w:rsidRDefault="00FC2391">
            <w:pPr>
              <w:pStyle w:val="afb"/>
              <w:autoSpaceDE w:val="0"/>
              <w:autoSpaceDN w:val="0"/>
              <w:rPr>
                <w:ins w:id="9393" w:author="Seongeun Woo" w:date="2016-07-07T17:10:00Z"/>
              </w:rPr>
              <w:pPrChange w:id="9394" w:author="Seongeun Woo" w:date="2016-10-13T18:44:00Z">
                <w:pPr>
                  <w:pStyle w:val="afb"/>
                </w:pPr>
              </w:pPrChange>
            </w:pPr>
            <w:ins w:id="9395" w:author="Seongeun Woo" w:date="2016-07-07T17:10:00Z">
              <w:r w:rsidRPr="00ED175E">
                <w:t xml:space="preserve">    AND OI.END_DT = '99991231'</w:t>
              </w:r>
            </w:ins>
          </w:p>
          <w:p w14:paraId="32BFE279" w14:textId="19ABDFAD" w:rsidR="0096549F" w:rsidRPr="00ED175E" w:rsidDel="00FC2391" w:rsidRDefault="00FC2391">
            <w:pPr>
              <w:pStyle w:val="afb"/>
              <w:autoSpaceDE w:val="0"/>
              <w:autoSpaceDN w:val="0"/>
              <w:rPr>
                <w:del w:id="9396" w:author="Seongeun Woo" w:date="2016-07-07T17:10:00Z"/>
              </w:rPr>
              <w:pPrChange w:id="9397" w:author="Seongeun Woo" w:date="2016-10-13T18:44:00Z">
                <w:pPr>
                  <w:pStyle w:val="afb"/>
                </w:pPr>
              </w:pPrChange>
            </w:pPr>
            <w:ins w:id="9398" w:author="Seongeun Woo" w:date="2016-07-07T17:10:00Z">
              <w:r w:rsidRPr="00ED175E">
                <w:t xml:space="preserve">    AND OM2.END_DT = '99991231'</w:t>
              </w:r>
            </w:ins>
            <w:del w:id="9399" w:author="Seongeun Woo" w:date="2016-07-07T17:10:00Z">
              <w:r w:rsidR="0096549F" w:rsidRPr="00ED175E" w:rsidDel="00FC2391">
                <w:delText xml:space="preserve">SELECT OM1.BIZCODE AS PBIZCODE, OM1.OBJ_NAME AS PNAME, OM2.BIZCODE AS IBIZCODE, OM2.OBJ_NAME AS INAME, OM2.SID AS ISID </w:delText>
              </w:r>
            </w:del>
          </w:p>
          <w:p w14:paraId="06601AA2" w14:textId="048ABA81" w:rsidR="0096549F" w:rsidRPr="00ED175E" w:rsidDel="00FC2391" w:rsidRDefault="0096549F">
            <w:pPr>
              <w:pStyle w:val="afb"/>
              <w:autoSpaceDE w:val="0"/>
              <w:autoSpaceDN w:val="0"/>
              <w:rPr>
                <w:del w:id="9400" w:author="Seongeun Woo" w:date="2016-07-07T17:10:00Z"/>
              </w:rPr>
              <w:pPrChange w:id="9401" w:author="Seongeun Woo" w:date="2016-10-13T18:44:00Z">
                <w:pPr>
                  <w:pStyle w:val="afb"/>
                </w:pPr>
              </w:pPrChange>
            </w:pPr>
            <w:del w:id="9402" w:author="Seongeun Woo" w:date="2016-07-07T17:10:00Z">
              <w:r w:rsidRPr="00ED175E" w:rsidDel="00FC2391">
                <w:delText xml:space="preserve"> FROM OBJ_MAIN OM1, OBJ_INV OI, OBJ_MAIN OM2</w:delText>
              </w:r>
            </w:del>
          </w:p>
          <w:p w14:paraId="2FEA6C71" w14:textId="50871782" w:rsidR="0096549F" w:rsidRPr="00ED175E" w:rsidDel="00FC2391" w:rsidRDefault="0096549F">
            <w:pPr>
              <w:pStyle w:val="afb"/>
              <w:autoSpaceDE w:val="0"/>
              <w:autoSpaceDN w:val="0"/>
              <w:rPr>
                <w:del w:id="9403" w:author="Seongeun Woo" w:date="2016-07-07T17:10:00Z"/>
              </w:rPr>
              <w:pPrChange w:id="9404" w:author="Seongeun Woo" w:date="2016-10-13T18:44:00Z">
                <w:pPr>
                  <w:pStyle w:val="afb"/>
                </w:pPr>
              </w:pPrChange>
            </w:pPr>
            <w:del w:id="9405" w:author="Seongeun Woo" w:date="2016-07-07T17:10:00Z">
              <w:r w:rsidRPr="00ED175E" w:rsidDel="00FC2391">
                <w:delText>WHERE OM1.SID = OI.SID</w:delText>
              </w:r>
            </w:del>
          </w:p>
          <w:p w14:paraId="4F4EF3FE" w14:textId="733FEF99" w:rsidR="0096549F" w:rsidRPr="00ED175E" w:rsidDel="00FC2391" w:rsidRDefault="0096549F">
            <w:pPr>
              <w:pStyle w:val="afb"/>
              <w:autoSpaceDE w:val="0"/>
              <w:autoSpaceDN w:val="0"/>
              <w:rPr>
                <w:del w:id="9406" w:author="Seongeun Woo" w:date="2016-07-07T17:10:00Z"/>
              </w:rPr>
              <w:pPrChange w:id="9407" w:author="Seongeun Woo" w:date="2016-10-13T18:44:00Z">
                <w:pPr>
                  <w:pStyle w:val="afb"/>
                </w:pPr>
              </w:pPrChange>
            </w:pPr>
            <w:del w:id="9408" w:author="Seongeun Woo" w:date="2016-07-07T17:10:00Z">
              <w:r w:rsidRPr="00ED175E" w:rsidDel="00FC2391">
                <w:delText xml:space="preserve">    AND OI.SUBSID = OM2.SID</w:delText>
              </w:r>
            </w:del>
          </w:p>
          <w:p w14:paraId="22F33DAA" w14:textId="40ABFBDE" w:rsidR="0096549F" w:rsidRPr="00ED175E" w:rsidDel="00FC2391" w:rsidRDefault="0096549F">
            <w:pPr>
              <w:pStyle w:val="afb"/>
              <w:autoSpaceDE w:val="0"/>
              <w:autoSpaceDN w:val="0"/>
              <w:rPr>
                <w:del w:id="9409" w:author="Seongeun Woo" w:date="2016-07-07T17:10:00Z"/>
              </w:rPr>
              <w:pPrChange w:id="9410" w:author="Seongeun Woo" w:date="2016-10-13T18:44:00Z">
                <w:pPr>
                  <w:pStyle w:val="afb"/>
                </w:pPr>
              </w:pPrChange>
            </w:pPr>
            <w:del w:id="9411" w:author="Seongeun Woo" w:date="2016-07-07T17:10:00Z">
              <w:r w:rsidRPr="00ED175E" w:rsidDel="00FC2391">
                <w:delText xml:space="preserve">    AND OI.INV_TYPE = 2</w:delText>
              </w:r>
            </w:del>
          </w:p>
          <w:p w14:paraId="68917195" w14:textId="1FF03130" w:rsidR="0096549F" w:rsidRPr="00ED175E" w:rsidDel="00FC2391" w:rsidRDefault="0096549F">
            <w:pPr>
              <w:pStyle w:val="afb"/>
              <w:autoSpaceDE w:val="0"/>
              <w:autoSpaceDN w:val="0"/>
              <w:rPr>
                <w:del w:id="9412" w:author="Seongeun Woo" w:date="2016-07-07T17:10:00Z"/>
              </w:rPr>
              <w:pPrChange w:id="9413" w:author="Seongeun Woo" w:date="2016-10-13T18:44:00Z">
                <w:pPr>
                  <w:pStyle w:val="afb"/>
                </w:pPr>
              </w:pPrChange>
            </w:pPr>
            <w:del w:id="9414" w:author="Seongeun Woo" w:date="2016-07-07T17:10:00Z">
              <w:r w:rsidRPr="00ED175E" w:rsidDel="00FC2391">
                <w:delText xml:space="preserve">    AND OM1.END_DT = '99991231'</w:delText>
              </w:r>
            </w:del>
          </w:p>
          <w:p w14:paraId="2EBF3E44" w14:textId="78042F88" w:rsidR="0096549F" w:rsidRPr="00ED175E" w:rsidDel="00FC2391" w:rsidRDefault="0096549F">
            <w:pPr>
              <w:pStyle w:val="afb"/>
              <w:autoSpaceDE w:val="0"/>
              <w:autoSpaceDN w:val="0"/>
              <w:rPr>
                <w:del w:id="9415" w:author="Seongeun Woo" w:date="2016-07-07T17:10:00Z"/>
              </w:rPr>
              <w:pPrChange w:id="9416" w:author="Seongeun Woo" w:date="2016-10-13T18:44:00Z">
                <w:pPr>
                  <w:pStyle w:val="afb"/>
                </w:pPr>
              </w:pPrChange>
            </w:pPr>
            <w:del w:id="9417" w:author="Seongeun Woo" w:date="2016-07-07T17:10:00Z">
              <w:r w:rsidRPr="00ED175E" w:rsidDel="00FC2391">
                <w:delText xml:space="preserve">    AND OI.END_DT = '99991231'</w:delText>
              </w:r>
            </w:del>
          </w:p>
          <w:p w14:paraId="79C48812" w14:textId="10B7060B" w:rsidR="0096549F" w:rsidRPr="00ED175E" w:rsidRDefault="0096549F">
            <w:pPr>
              <w:pStyle w:val="afb"/>
              <w:autoSpaceDE w:val="0"/>
              <w:autoSpaceDN w:val="0"/>
              <w:pPrChange w:id="9418" w:author="Seongeun Woo" w:date="2016-10-13T18:44:00Z">
                <w:pPr>
                  <w:pStyle w:val="afb"/>
                </w:pPr>
              </w:pPrChange>
            </w:pPr>
            <w:del w:id="9419" w:author="Seongeun Woo" w:date="2016-07-07T17:10:00Z">
              <w:r w:rsidRPr="00ED175E" w:rsidDel="00FC2391">
                <w:delText xml:space="preserve">    AND OM2.END_DT = '99991231'</w:delText>
              </w:r>
            </w:del>
          </w:p>
        </w:tc>
      </w:tr>
    </w:tbl>
    <w:p w14:paraId="7180EB70" w14:textId="77777777" w:rsidR="0096549F" w:rsidRPr="00ED175E" w:rsidRDefault="0096549F">
      <w:pPr>
        <w:pStyle w:val="-00"/>
        <w:wordWrap/>
        <w:pPrChange w:id="9420" w:author="Seongeun Woo" w:date="2016-10-13T18:44:00Z">
          <w:pPr>
            <w:pStyle w:val="-00"/>
          </w:pPr>
        </w:pPrChange>
      </w:pPr>
    </w:p>
    <w:p w14:paraId="79D51F45" w14:textId="1957A92F" w:rsidR="0096549F" w:rsidRDefault="0096549F">
      <w:pPr>
        <w:pStyle w:val="50"/>
        <w:wordWrap/>
        <w:ind w:left="601"/>
        <w:rPr>
          <w:ins w:id="9421" w:author="InnoRules" w:date="2016-10-11T09:52:00Z"/>
        </w:rPr>
        <w:pPrChange w:id="9422" w:author="Seongeun Woo" w:date="2016-10-13T18:44:00Z">
          <w:pPr>
            <w:pStyle w:val="50"/>
            <w:ind w:left="601"/>
          </w:pPr>
        </w:pPrChange>
      </w:pPr>
      <w:del w:id="9423" w:author="哲均 宋" w:date="2019-08-16T16:39:00Z">
        <w:r w:rsidRPr="00ED175E" w:rsidDel="00C33A69">
          <w:rPr>
            <w:rFonts w:hint="eastAsia"/>
          </w:rPr>
          <w:delText>結果</w:delText>
        </w:r>
      </w:del>
      <w:ins w:id="9424" w:author="哲均 宋" w:date="2019-08-16T16:39:00Z">
        <w:r w:rsidR="00C33A69">
          <w:rPr>
            <w:rFonts w:hint="eastAsia"/>
          </w:rPr>
          <w:t>R</w:t>
        </w:r>
        <w:r w:rsidR="00C33A69">
          <w:t>esult</w:t>
        </w:r>
      </w:ins>
    </w:p>
    <w:p w14:paraId="47D30937" w14:textId="53023229" w:rsidR="00CB3CB3" w:rsidRPr="00ED175E" w:rsidDel="00C33A69" w:rsidRDefault="00CB3CB3">
      <w:pPr>
        <w:pStyle w:val="50"/>
        <w:numPr>
          <w:ilvl w:val="0"/>
          <w:numId w:val="0"/>
        </w:numPr>
        <w:wordWrap/>
        <w:ind w:left="599"/>
        <w:rPr>
          <w:del w:id="9425" w:author="哲均 宋" w:date="2019-08-16T16:39:00Z"/>
        </w:rPr>
        <w:pPrChange w:id="9426" w:author="Seongeun Woo" w:date="2016-10-13T18:44:00Z">
          <w:pPr>
            <w:pStyle w:val="50"/>
            <w:ind w:left="601"/>
          </w:pPr>
        </w:pPrChange>
      </w:pPr>
    </w:p>
    <w:p w14:paraId="453EF86E" w14:textId="0572D511" w:rsidR="00B95640" w:rsidRPr="00ED175E" w:rsidRDefault="00B95640">
      <w:pPr>
        <w:pStyle w:val="af6"/>
        <w:keepNext/>
        <w:autoSpaceDE w:val="0"/>
        <w:autoSpaceDN w:val="0"/>
        <w:pPrChange w:id="9427" w:author="Seongeun Woo" w:date="2016-10-13T18:44:00Z">
          <w:pPr>
            <w:pStyle w:val="af6"/>
            <w:keepNext/>
          </w:pPr>
        </w:pPrChange>
      </w:pPr>
      <w:del w:id="9428" w:author="哲均 宋" w:date="2019-08-16T16:39:00Z">
        <w:r w:rsidRPr="00ED175E" w:rsidDel="00C33A69">
          <w:delText xml:space="preserve"> </w:delText>
        </w:r>
      </w:del>
      <w:del w:id="9429" w:author="哲均 宋" w:date="2019-08-16T08:55:00Z">
        <w:r w:rsidRPr="00ED175E" w:rsidDel="003566B2">
          <w:delText>[</w:delText>
        </w:r>
        <w:r w:rsidRPr="00ED175E" w:rsidDel="003566B2">
          <w:rPr>
            <w:rFonts w:hint="eastAsia"/>
          </w:rPr>
          <w:delText>表</w:delText>
        </w:r>
      </w:del>
      <w:del w:id="9430" w:author="哲均 宋" w:date="2019-08-16T16:39:00Z">
        <w:r w:rsidRPr="00ED175E" w:rsidDel="00C33A69">
          <w:delText xml:space="preserve"> </w:delText>
        </w:r>
        <w:r w:rsidRPr="0073721B" w:rsidDel="00C33A69">
          <w:fldChar w:fldCharType="begin"/>
        </w:r>
        <w:r w:rsidRPr="00ED175E" w:rsidDel="00C33A69">
          <w:delInstrText xml:space="preserve"> SEQ [</w:delInstrText>
        </w:r>
        <w:r w:rsidRPr="00ED175E" w:rsidDel="00C33A69">
          <w:rPr>
            <w:rFonts w:hint="eastAsia"/>
          </w:rPr>
          <w:delInstrText>表</w:delInstrText>
        </w:r>
        <w:r w:rsidRPr="00ED175E" w:rsidDel="00C33A69">
          <w:delInstrText xml:space="preserve"> \* ARABIC </w:delInstrText>
        </w:r>
        <w:r w:rsidRPr="0073721B" w:rsidDel="00C33A69">
          <w:fldChar w:fldCharType="separate"/>
        </w:r>
        <w:r w:rsidR="00D76249" w:rsidDel="00C33A69">
          <w:rPr>
            <w:noProof/>
          </w:rPr>
          <w:delText>39</w:delText>
        </w:r>
        <w:r w:rsidRPr="0073721B" w:rsidDel="00C33A69">
          <w:fldChar w:fldCharType="end"/>
        </w:r>
        <w:r w:rsidRPr="00ED175E" w:rsidDel="00C33A69">
          <w:delText xml:space="preserve"> </w:delText>
        </w:r>
        <w:r w:rsidRPr="00ED175E" w:rsidDel="00C33A69">
          <w:rPr>
            <w:rFonts w:hint="eastAsia"/>
          </w:rPr>
          <w:delText>サービスビュー一覧</w:delText>
        </w:r>
      </w:del>
      <w:ins w:id="9431" w:author="Seongeun Woo" w:date="2016-07-07T17:16:00Z">
        <w:del w:id="9432" w:author="哲均 宋" w:date="2019-08-16T16:39:00Z">
          <w:r w:rsidR="00FC2391" w:rsidRPr="00ED175E" w:rsidDel="00C33A69">
            <w:rPr>
              <w:rFonts w:hint="eastAsia"/>
            </w:rPr>
            <w:delText>リスト</w:delText>
          </w:r>
        </w:del>
      </w:ins>
      <w:del w:id="9433" w:author="哲均 宋" w:date="2019-08-16T16:39:00Z">
        <w:r w:rsidRPr="00ED175E" w:rsidDel="00C33A69">
          <w:rPr>
            <w:rFonts w:hint="eastAsia"/>
          </w:rPr>
          <w:delText>照会の結果</w:delText>
        </w:r>
        <w:r w:rsidRPr="00ED175E" w:rsidDel="00C33A69">
          <w:delText>]</w:delText>
        </w:r>
      </w:del>
    </w:p>
    <w:tbl>
      <w:tblPr>
        <w:tblW w:w="9498" w:type="dxa"/>
        <w:tblInd w:w="99" w:type="dxa"/>
        <w:tblLayout w:type="fixed"/>
        <w:tblCellMar>
          <w:left w:w="99" w:type="dxa"/>
          <w:right w:w="99" w:type="dxa"/>
        </w:tblCellMar>
        <w:tblLook w:val="04A0" w:firstRow="1" w:lastRow="0" w:firstColumn="1" w:lastColumn="0" w:noHBand="0" w:noVBand="1"/>
        <w:tblPrChange w:id="9434" w:author="哲均 宋" w:date="2019-08-16T16:39:00Z">
          <w:tblPr>
            <w:tblW w:w="9498" w:type="dxa"/>
            <w:tblInd w:w="99" w:type="dxa"/>
            <w:tblLayout w:type="fixed"/>
            <w:tblCellMar>
              <w:left w:w="99" w:type="dxa"/>
              <w:right w:w="99" w:type="dxa"/>
            </w:tblCellMar>
            <w:tblLook w:val="04A0" w:firstRow="1" w:lastRow="0" w:firstColumn="1" w:lastColumn="0" w:noHBand="0" w:noVBand="1"/>
          </w:tblPr>
        </w:tblPrChange>
      </w:tblPr>
      <w:tblGrid>
        <w:gridCol w:w="1276"/>
        <w:gridCol w:w="2494"/>
        <w:gridCol w:w="1333"/>
        <w:gridCol w:w="2579"/>
        <w:gridCol w:w="1816"/>
        <w:tblGridChange w:id="9435">
          <w:tblGrid>
            <w:gridCol w:w="1814"/>
            <w:gridCol w:w="1956"/>
            <w:gridCol w:w="1956"/>
            <w:gridCol w:w="1956"/>
            <w:gridCol w:w="1816"/>
          </w:tblGrid>
        </w:tblGridChange>
      </w:tblGrid>
      <w:tr w:rsidR="0096549F" w:rsidRPr="00ED175E" w14:paraId="258F990F" w14:textId="77777777" w:rsidTr="00C33A69">
        <w:trPr>
          <w:trHeight w:val="255"/>
          <w:trPrChange w:id="9436" w:author="哲均 宋" w:date="2019-08-16T16:39:00Z">
            <w:trPr>
              <w:trHeight w:val="255"/>
            </w:trPr>
          </w:trPrChange>
        </w:trPr>
        <w:tc>
          <w:tcPr>
            <w:tcW w:w="1276"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9437" w:author="哲均 宋" w:date="2019-08-16T16:39:00Z">
              <w:tcPr>
                <w:tcW w:w="1814"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0A1EA18B" w14:textId="77777777" w:rsidR="0096549F" w:rsidRPr="00ED175E" w:rsidRDefault="0096549F">
            <w:pPr>
              <w:pStyle w:val="afc"/>
              <w:wordWrap/>
              <w:pPrChange w:id="9438" w:author="Seongeun Woo" w:date="2016-10-13T18:44:00Z">
                <w:pPr>
                  <w:pStyle w:val="afc"/>
                </w:pPr>
              </w:pPrChange>
            </w:pPr>
            <w:r w:rsidRPr="00ED175E">
              <w:t>PBIZCODE</w:t>
            </w:r>
          </w:p>
        </w:tc>
        <w:tc>
          <w:tcPr>
            <w:tcW w:w="2494" w:type="dxa"/>
            <w:tcBorders>
              <w:top w:val="single" w:sz="4" w:space="0" w:color="auto"/>
              <w:left w:val="nil"/>
              <w:bottom w:val="single" w:sz="4" w:space="0" w:color="auto"/>
              <w:right w:val="single" w:sz="4" w:space="0" w:color="auto"/>
            </w:tcBorders>
            <w:shd w:val="clear" w:color="auto" w:fill="EEECE1"/>
            <w:noWrap/>
            <w:vAlign w:val="center"/>
            <w:hideMark/>
            <w:tcPrChange w:id="9439" w:author="哲均 宋" w:date="2019-08-16T16:39:00Z">
              <w:tcPr>
                <w:tcW w:w="195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5427FB9B" w14:textId="77777777" w:rsidR="0096549F" w:rsidRPr="00ED175E" w:rsidRDefault="0096549F">
            <w:pPr>
              <w:pStyle w:val="afc"/>
              <w:wordWrap/>
              <w:pPrChange w:id="9440" w:author="Seongeun Woo" w:date="2016-10-13T18:44:00Z">
                <w:pPr>
                  <w:pStyle w:val="afc"/>
                </w:pPr>
              </w:pPrChange>
            </w:pPr>
            <w:r w:rsidRPr="00ED175E">
              <w:t>PNAME</w:t>
            </w:r>
          </w:p>
        </w:tc>
        <w:tc>
          <w:tcPr>
            <w:tcW w:w="1333" w:type="dxa"/>
            <w:tcBorders>
              <w:top w:val="single" w:sz="4" w:space="0" w:color="auto"/>
              <w:left w:val="nil"/>
              <w:bottom w:val="single" w:sz="4" w:space="0" w:color="auto"/>
              <w:right w:val="single" w:sz="4" w:space="0" w:color="auto"/>
            </w:tcBorders>
            <w:shd w:val="clear" w:color="auto" w:fill="EEECE1"/>
            <w:noWrap/>
            <w:vAlign w:val="center"/>
            <w:hideMark/>
            <w:tcPrChange w:id="9441" w:author="哲均 宋" w:date="2019-08-16T16:39:00Z">
              <w:tcPr>
                <w:tcW w:w="195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1CEC54AD" w14:textId="77777777" w:rsidR="0096549F" w:rsidRPr="00ED175E" w:rsidRDefault="0096549F">
            <w:pPr>
              <w:pStyle w:val="afc"/>
              <w:wordWrap/>
              <w:pPrChange w:id="9442" w:author="Seongeun Woo" w:date="2016-10-13T18:44:00Z">
                <w:pPr>
                  <w:pStyle w:val="afc"/>
                </w:pPr>
              </w:pPrChange>
            </w:pPr>
            <w:r w:rsidRPr="00ED175E">
              <w:t>IBIZCODE</w:t>
            </w:r>
          </w:p>
        </w:tc>
        <w:tc>
          <w:tcPr>
            <w:tcW w:w="2579" w:type="dxa"/>
            <w:tcBorders>
              <w:top w:val="single" w:sz="4" w:space="0" w:color="auto"/>
              <w:left w:val="nil"/>
              <w:bottom w:val="single" w:sz="4" w:space="0" w:color="auto"/>
              <w:right w:val="single" w:sz="4" w:space="0" w:color="auto"/>
            </w:tcBorders>
            <w:shd w:val="clear" w:color="auto" w:fill="EEECE1"/>
            <w:noWrap/>
            <w:vAlign w:val="center"/>
            <w:hideMark/>
            <w:tcPrChange w:id="9443" w:author="哲均 宋" w:date="2019-08-16T16:39:00Z">
              <w:tcPr>
                <w:tcW w:w="195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31792034" w14:textId="77777777" w:rsidR="0096549F" w:rsidRPr="00ED175E" w:rsidRDefault="0096549F">
            <w:pPr>
              <w:pStyle w:val="afc"/>
              <w:wordWrap/>
              <w:pPrChange w:id="9444" w:author="Seongeun Woo" w:date="2016-10-13T18:44:00Z">
                <w:pPr>
                  <w:pStyle w:val="afc"/>
                </w:pPr>
              </w:pPrChange>
            </w:pPr>
            <w:r w:rsidRPr="00ED175E">
              <w:t>INAME</w:t>
            </w:r>
          </w:p>
        </w:tc>
        <w:tc>
          <w:tcPr>
            <w:tcW w:w="1816" w:type="dxa"/>
            <w:tcBorders>
              <w:top w:val="single" w:sz="4" w:space="0" w:color="auto"/>
              <w:left w:val="nil"/>
              <w:bottom w:val="single" w:sz="4" w:space="0" w:color="auto"/>
              <w:right w:val="single" w:sz="4" w:space="0" w:color="auto"/>
            </w:tcBorders>
            <w:shd w:val="clear" w:color="auto" w:fill="EEECE1"/>
            <w:noWrap/>
            <w:vAlign w:val="center"/>
            <w:hideMark/>
            <w:tcPrChange w:id="9445" w:author="哲均 宋" w:date="2019-08-16T16:39:00Z">
              <w:tcPr>
                <w:tcW w:w="181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ED53CF1" w14:textId="77777777" w:rsidR="0096549F" w:rsidRPr="00ED175E" w:rsidRDefault="0096549F">
            <w:pPr>
              <w:pStyle w:val="afc"/>
              <w:wordWrap/>
              <w:pPrChange w:id="9446" w:author="Seongeun Woo" w:date="2016-10-13T18:44:00Z">
                <w:pPr>
                  <w:pStyle w:val="afc"/>
                </w:pPr>
              </w:pPrChange>
            </w:pPr>
            <w:r w:rsidRPr="00ED175E">
              <w:t>ISID</w:t>
            </w:r>
          </w:p>
        </w:tc>
      </w:tr>
      <w:tr w:rsidR="0096549F" w:rsidRPr="00ED175E" w14:paraId="33C645D2" w14:textId="77777777" w:rsidTr="00C33A69">
        <w:trPr>
          <w:trHeight w:val="255"/>
          <w:trPrChange w:id="9447" w:author="哲均 宋" w:date="2019-08-16T16:39:00Z">
            <w:trPr>
              <w:trHeight w:val="255"/>
            </w:trPr>
          </w:trPrChange>
        </w:trPr>
        <w:tc>
          <w:tcPr>
            <w:tcW w:w="1276" w:type="dxa"/>
            <w:tcBorders>
              <w:top w:val="nil"/>
              <w:left w:val="single" w:sz="4" w:space="0" w:color="auto"/>
              <w:bottom w:val="single" w:sz="4" w:space="0" w:color="auto"/>
              <w:right w:val="single" w:sz="4" w:space="0" w:color="auto"/>
            </w:tcBorders>
            <w:shd w:val="clear" w:color="auto" w:fill="auto"/>
            <w:noWrap/>
            <w:vAlign w:val="bottom"/>
            <w:hideMark/>
            <w:tcPrChange w:id="9448" w:author="哲均 宋" w:date="2019-08-16T16:39: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EF8E13" w14:textId="77777777" w:rsidR="0096549F" w:rsidRPr="00ED175E" w:rsidRDefault="0096549F">
            <w:pPr>
              <w:pStyle w:val="afb"/>
              <w:autoSpaceDE w:val="0"/>
              <w:autoSpaceDN w:val="0"/>
              <w:pPrChange w:id="9449" w:author="Seongeun Woo" w:date="2016-10-13T18:44:00Z">
                <w:pPr>
                  <w:pStyle w:val="afb"/>
                </w:pPr>
              </w:pPrChange>
            </w:pPr>
            <w:r w:rsidRPr="00ED175E">
              <w:t>P2001</w:t>
            </w:r>
          </w:p>
        </w:tc>
        <w:tc>
          <w:tcPr>
            <w:tcW w:w="2494" w:type="dxa"/>
            <w:tcBorders>
              <w:top w:val="nil"/>
              <w:left w:val="nil"/>
              <w:bottom w:val="single" w:sz="4" w:space="0" w:color="auto"/>
              <w:right w:val="single" w:sz="4" w:space="0" w:color="auto"/>
            </w:tcBorders>
            <w:shd w:val="clear" w:color="auto" w:fill="auto"/>
            <w:noWrap/>
            <w:vAlign w:val="bottom"/>
            <w:hideMark/>
            <w:tcPrChange w:id="9450" w:author="哲均 宋" w:date="2019-08-16T16:39:00Z">
              <w:tcPr>
                <w:tcW w:w="1956" w:type="dxa"/>
                <w:tcBorders>
                  <w:top w:val="nil"/>
                  <w:left w:val="nil"/>
                  <w:bottom w:val="single" w:sz="4" w:space="0" w:color="auto"/>
                  <w:right w:val="single" w:sz="4" w:space="0" w:color="auto"/>
                </w:tcBorders>
                <w:shd w:val="clear" w:color="auto" w:fill="auto"/>
                <w:noWrap/>
                <w:vAlign w:val="bottom"/>
                <w:hideMark/>
              </w:tcPr>
            </w:tcPrChange>
          </w:tcPr>
          <w:p w14:paraId="512A162A" w14:textId="78A6C0FA" w:rsidR="0096549F" w:rsidRPr="00ED175E" w:rsidRDefault="00C33A69">
            <w:pPr>
              <w:pStyle w:val="afb"/>
              <w:autoSpaceDE w:val="0"/>
              <w:autoSpaceDN w:val="0"/>
              <w:pPrChange w:id="9451" w:author="Seongeun Woo" w:date="2016-10-13T18:44:00Z">
                <w:pPr>
                  <w:pStyle w:val="afb"/>
                </w:pPr>
              </w:pPrChange>
            </w:pPr>
            <w:ins w:id="9452" w:author="哲均 宋" w:date="2019-08-16T16:39:00Z">
              <w:r>
                <w:rPr>
                  <w:rFonts w:hint="eastAsia"/>
                </w:rPr>
                <w:t>P</w:t>
              </w:r>
              <w:r>
                <w:t>ersonal Car Insurance</w:t>
              </w:r>
            </w:ins>
            <w:del w:id="9453" w:author="哲均 宋" w:date="2019-08-16T16:39:00Z">
              <w:r w:rsidR="0096549F" w:rsidRPr="00ED175E" w:rsidDel="00C33A69">
                <w:rPr>
                  <w:rFonts w:hint="eastAsia"/>
                </w:rPr>
                <w:delText>個人用自動車保険</w:delText>
              </w:r>
            </w:del>
          </w:p>
        </w:tc>
        <w:tc>
          <w:tcPr>
            <w:tcW w:w="1333" w:type="dxa"/>
            <w:tcBorders>
              <w:top w:val="nil"/>
              <w:left w:val="nil"/>
              <w:bottom w:val="single" w:sz="4" w:space="0" w:color="auto"/>
              <w:right w:val="single" w:sz="4" w:space="0" w:color="auto"/>
            </w:tcBorders>
            <w:shd w:val="clear" w:color="auto" w:fill="auto"/>
            <w:noWrap/>
            <w:vAlign w:val="bottom"/>
            <w:hideMark/>
            <w:tcPrChange w:id="9454" w:author="哲均 宋" w:date="2019-08-16T16:39:00Z">
              <w:tcPr>
                <w:tcW w:w="1956" w:type="dxa"/>
                <w:tcBorders>
                  <w:top w:val="nil"/>
                  <w:left w:val="nil"/>
                  <w:bottom w:val="single" w:sz="4" w:space="0" w:color="auto"/>
                  <w:right w:val="single" w:sz="4" w:space="0" w:color="auto"/>
                </w:tcBorders>
                <w:shd w:val="clear" w:color="auto" w:fill="auto"/>
                <w:noWrap/>
                <w:vAlign w:val="bottom"/>
                <w:hideMark/>
              </w:tcPr>
            </w:tcPrChange>
          </w:tcPr>
          <w:p w14:paraId="56A129FD" w14:textId="77777777" w:rsidR="0096549F" w:rsidRPr="00ED175E" w:rsidRDefault="0096549F">
            <w:pPr>
              <w:pStyle w:val="afb"/>
              <w:autoSpaceDE w:val="0"/>
              <w:autoSpaceDN w:val="0"/>
              <w:pPrChange w:id="9455" w:author="Seongeun Woo" w:date="2016-10-13T18:44:00Z">
                <w:pPr>
                  <w:pStyle w:val="afb"/>
                </w:pPr>
              </w:pPrChange>
            </w:pPr>
            <w:r w:rsidRPr="00ED175E">
              <w:t>S2001</w:t>
            </w:r>
          </w:p>
        </w:tc>
        <w:tc>
          <w:tcPr>
            <w:tcW w:w="2579" w:type="dxa"/>
            <w:tcBorders>
              <w:top w:val="nil"/>
              <w:left w:val="nil"/>
              <w:bottom w:val="single" w:sz="4" w:space="0" w:color="auto"/>
              <w:right w:val="single" w:sz="4" w:space="0" w:color="auto"/>
            </w:tcBorders>
            <w:shd w:val="clear" w:color="auto" w:fill="auto"/>
            <w:noWrap/>
            <w:vAlign w:val="bottom"/>
            <w:hideMark/>
            <w:tcPrChange w:id="9456" w:author="哲均 宋" w:date="2019-08-16T16:39:00Z">
              <w:tcPr>
                <w:tcW w:w="1956" w:type="dxa"/>
                <w:tcBorders>
                  <w:top w:val="nil"/>
                  <w:left w:val="nil"/>
                  <w:bottom w:val="single" w:sz="4" w:space="0" w:color="auto"/>
                  <w:right w:val="single" w:sz="4" w:space="0" w:color="auto"/>
                </w:tcBorders>
                <w:shd w:val="clear" w:color="auto" w:fill="auto"/>
                <w:noWrap/>
                <w:vAlign w:val="bottom"/>
                <w:hideMark/>
              </w:tcPr>
            </w:tcPrChange>
          </w:tcPr>
          <w:p w14:paraId="7FD4BBDA" w14:textId="3D1ED987" w:rsidR="0096549F" w:rsidRPr="00ED175E" w:rsidRDefault="0096549F">
            <w:pPr>
              <w:pStyle w:val="afb"/>
              <w:autoSpaceDE w:val="0"/>
              <w:autoSpaceDN w:val="0"/>
              <w:pPrChange w:id="9457" w:author="Seongeun Woo" w:date="2016-10-13T18:44:00Z">
                <w:pPr>
                  <w:pStyle w:val="afb"/>
                </w:pPr>
              </w:pPrChange>
            </w:pPr>
            <w:del w:id="9458" w:author="哲均 宋" w:date="2019-08-16T16:39:00Z">
              <w:r w:rsidRPr="00ED175E" w:rsidDel="00C33A69">
                <w:rPr>
                  <w:rFonts w:hint="eastAsia"/>
                </w:rPr>
                <w:delText>個人用自動車保険</w:delText>
              </w:r>
              <w:r w:rsidRPr="00ED175E" w:rsidDel="00C33A69">
                <w:delText>A</w:delText>
              </w:r>
            </w:del>
            <w:ins w:id="9459" w:author="哲均 宋" w:date="2019-08-16T16:39:00Z">
              <w:r w:rsidR="00C33A69">
                <w:rPr>
                  <w:rFonts w:hint="eastAsia"/>
                </w:rPr>
                <w:t>S</w:t>
              </w:r>
              <w:r w:rsidR="00C33A69">
                <w:t>ale P</w:t>
              </w:r>
            </w:ins>
            <w:ins w:id="9460" w:author="哲均 宋" w:date="2019-08-16T16:40:00Z">
              <w:r w:rsidR="00C33A69">
                <w:t>lan A</w:t>
              </w:r>
            </w:ins>
          </w:p>
        </w:tc>
        <w:tc>
          <w:tcPr>
            <w:tcW w:w="1816" w:type="dxa"/>
            <w:tcBorders>
              <w:top w:val="nil"/>
              <w:left w:val="nil"/>
              <w:bottom w:val="single" w:sz="4" w:space="0" w:color="auto"/>
              <w:right w:val="single" w:sz="4" w:space="0" w:color="auto"/>
            </w:tcBorders>
            <w:shd w:val="clear" w:color="auto" w:fill="auto"/>
            <w:noWrap/>
            <w:vAlign w:val="bottom"/>
            <w:hideMark/>
            <w:tcPrChange w:id="9461" w:author="哲均 宋" w:date="2019-08-16T16:39:00Z">
              <w:tcPr>
                <w:tcW w:w="1816" w:type="dxa"/>
                <w:tcBorders>
                  <w:top w:val="nil"/>
                  <w:left w:val="nil"/>
                  <w:bottom w:val="single" w:sz="4" w:space="0" w:color="auto"/>
                  <w:right w:val="single" w:sz="4" w:space="0" w:color="auto"/>
                </w:tcBorders>
                <w:shd w:val="clear" w:color="auto" w:fill="auto"/>
                <w:noWrap/>
                <w:vAlign w:val="bottom"/>
                <w:hideMark/>
              </w:tcPr>
            </w:tcPrChange>
          </w:tcPr>
          <w:p w14:paraId="1F379E72" w14:textId="77777777" w:rsidR="0096549F" w:rsidRPr="00ED175E" w:rsidRDefault="0096549F">
            <w:pPr>
              <w:pStyle w:val="afb"/>
              <w:autoSpaceDE w:val="0"/>
              <w:autoSpaceDN w:val="0"/>
              <w:pPrChange w:id="9462" w:author="Seongeun Woo" w:date="2016-10-13T18:44:00Z">
                <w:pPr>
                  <w:pStyle w:val="afb"/>
                </w:pPr>
              </w:pPrChange>
            </w:pPr>
            <w:r w:rsidRPr="00ED175E">
              <w:t>447</w:t>
            </w:r>
          </w:p>
        </w:tc>
      </w:tr>
      <w:tr w:rsidR="0096549F" w:rsidRPr="00ED175E" w14:paraId="6B8B6BA5" w14:textId="77777777" w:rsidTr="00C33A69">
        <w:trPr>
          <w:trHeight w:val="255"/>
          <w:trPrChange w:id="9463" w:author="哲均 宋" w:date="2019-08-16T16:39:00Z">
            <w:trPr>
              <w:trHeight w:val="255"/>
            </w:trPr>
          </w:trPrChange>
        </w:trPr>
        <w:tc>
          <w:tcPr>
            <w:tcW w:w="1276" w:type="dxa"/>
            <w:tcBorders>
              <w:top w:val="nil"/>
              <w:left w:val="single" w:sz="4" w:space="0" w:color="auto"/>
              <w:bottom w:val="single" w:sz="4" w:space="0" w:color="auto"/>
              <w:right w:val="single" w:sz="4" w:space="0" w:color="auto"/>
            </w:tcBorders>
            <w:shd w:val="clear" w:color="auto" w:fill="auto"/>
            <w:noWrap/>
            <w:vAlign w:val="bottom"/>
            <w:hideMark/>
            <w:tcPrChange w:id="9464" w:author="哲均 宋" w:date="2019-08-16T16:39: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8714AED" w14:textId="77777777" w:rsidR="0096549F" w:rsidRPr="00ED175E" w:rsidRDefault="0096549F">
            <w:pPr>
              <w:pStyle w:val="afb"/>
              <w:autoSpaceDE w:val="0"/>
              <w:autoSpaceDN w:val="0"/>
              <w:pPrChange w:id="9465" w:author="Seongeun Woo" w:date="2016-10-13T18:44:00Z">
                <w:pPr>
                  <w:pStyle w:val="afb"/>
                </w:pPr>
              </w:pPrChange>
            </w:pPr>
            <w:r w:rsidRPr="00ED175E">
              <w:t>P2001</w:t>
            </w:r>
          </w:p>
        </w:tc>
        <w:tc>
          <w:tcPr>
            <w:tcW w:w="2494" w:type="dxa"/>
            <w:tcBorders>
              <w:top w:val="nil"/>
              <w:left w:val="nil"/>
              <w:bottom w:val="single" w:sz="4" w:space="0" w:color="auto"/>
              <w:right w:val="single" w:sz="4" w:space="0" w:color="auto"/>
            </w:tcBorders>
            <w:shd w:val="clear" w:color="auto" w:fill="auto"/>
            <w:noWrap/>
            <w:vAlign w:val="bottom"/>
            <w:hideMark/>
            <w:tcPrChange w:id="9466" w:author="哲均 宋" w:date="2019-08-16T16:39:00Z">
              <w:tcPr>
                <w:tcW w:w="1956" w:type="dxa"/>
                <w:tcBorders>
                  <w:top w:val="nil"/>
                  <w:left w:val="nil"/>
                  <w:bottom w:val="single" w:sz="4" w:space="0" w:color="auto"/>
                  <w:right w:val="single" w:sz="4" w:space="0" w:color="auto"/>
                </w:tcBorders>
                <w:shd w:val="clear" w:color="auto" w:fill="auto"/>
                <w:noWrap/>
                <w:vAlign w:val="bottom"/>
                <w:hideMark/>
              </w:tcPr>
            </w:tcPrChange>
          </w:tcPr>
          <w:p w14:paraId="0D544470" w14:textId="126E9F46" w:rsidR="0096549F" w:rsidRPr="00ED175E" w:rsidRDefault="00C33A69">
            <w:pPr>
              <w:pStyle w:val="afb"/>
              <w:autoSpaceDE w:val="0"/>
              <w:autoSpaceDN w:val="0"/>
              <w:pPrChange w:id="9467" w:author="Seongeun Woo" w:date="2016-10-13T18:44:00Z">
                <w:pPr>
                  <w:pStyle w:val="afb"/>
                </w:pPr>
              </w:pPrChange>
            </w:pPr>
            <w:ins w:id="9468" w:author="哲均 宋" w:date="2019-08-16T16:39:00Z">
              <w:r>
                <w:rPr>
                  <w:rFonts w:hint="eastAsia"/>
                </w:rPr>
                <w:t>P</w:t>
              </w:r>
              <w:r>
                <w:t>ersonal Car Insurance</w:t>
              </w:r>
            </w:ins>
            <w:del w:id="9469" w:author="哲均 宋" w:date="2019-08-16T16:39:00Z">
              <w:r w:rsidR="0096549F" w:rsidRPr="00ED175E" w:rsidDel="00C33A69">
                <w:rPr>
                  <w:rFonts w:hint="eastAsia"/>
                </w:rPr>
                <w:delText>個人用自動車保険</w:delText>
              </w:r>
            </w:del>
          </w:p>
        </w:tc>
        <w:tc>
          <w:tcPr>
            <w:tcW w:w="1333" w:type="dxa"/>
            <w:tcBorders>
              <w:top w:val="nil"/>
              <w:left w:val="nil"/>
              <w:bottom w:val="single" w:sz="4" w:space="0" w:color="auto"/>
              <w:right w:val="single" w:sz="4" w:space="0" w:color="auto"/>
            </w:tcBorders>
            <w:shd w:val="clear" w:color="auto" w:fill="auto"/>
            <w:noWrap/>
            <w:vAlign w:val="bottom"/>
            <w:hideMark/>
            <w:tcPrChange w:id="9470" w:author="哲均 宋" w:date="2019-08-16T16:39:00Z">
              <w:tcPr>
                <w:tcW w:w="1956" w:type="dxa"/>
                <w:tcBorders>
                  <w:top w:val="nil"/>
                  <w:left w:val="nil"/>
                  <w:bottom w:val="single" w:sz="4" w:space="0" w:color="auto"/>
                  <w:right w:val="single" w:sz="4" w:space="0" w:color="auto"/>
                </w:tcBorders>
                <w:shd w:val="clear" w:color="auto" w:fill="auto"/>
                <w:noWrap/>
                <w:vAlign w:val="bottom"/>
                <w:hideMark/>
              </w:tcPr>
            </w:tcPrChange>
          </w:tcPr>
          <w:p w14:paraId="74D22419" w14:textId="77777777" w:rsidR="0096549F" w:rsidRPr="00ED175E" w:rsidRDefault="0096549F">
            <w:pPr>
              <w:pStyle w:val="afb"/>
              <w:autoSpaceDE w:val="0"/>
              <w:autoSpaceDN w:val="0"/>
              <w:pPrChange w:id="9471" w:author="Seongeun Woo" w:date="2016-10-13T18:44:00Z">
                <w:pPr>
                  <w:pStyle w:val="afb"/>
                </w:pPr>
              </w:pPrChange>
            </w:pPr>
            <w:r w:rsidRPr="00ED175E">
              <w:t>S2002</w:t>
            </w:r>
          </w:p>
        </w:tc>
        <w:tc>
          <w:tcPr>
            <w:tcW w:w="2579" w:type="dxa"/>
            <w:tcBorders>
              <w:top w:val="nil"/>
              <w:left w:val="nil"/>
              <w:bottom w:val="single" w:sz="4" w:space="0" w:color="auto"/>
              <w:right w:val="single" w:sz="4" w:space="0" w:color="auto"/>
            </w:tcBorders>
            <w:shd w:val="clear" w:color="auto" w:fill="auto"/>
            <w:noWrap/>
            <w:vAlign w:val="bottom"/>
            <w:hideMark/>
            <w:tcPrChange w:id="9472" w:author="哲均 宋" w:date="2019-08-16T16:39:00Z">
              <w:tcPr>
                <w:tcW w:w="1956" w:type="dxa"/>
                <w:tcBorders>
                  <w:top w:val="nil"/>
                  <w:left w:val="nil"/>
                  <w:bottom w:val="single" w:sz="4" w:space="0" w:color="auto"/>
                  <w:right w:val="single" w:sz="4" w:space="0" w:color="auto"/>
                </w:tcBorders>
                <w:shd w:val="clear" w:color="auto" w:fill="auto"/>
                <w:noWrap/>
                <w:vAlign w:val="bottom"/>
                <w:hideMark/>
              </w:tcPr>
            </w:tcPrChange>
          </w:tcPr>
          <w:p w14:paraId="3CBFC1C0" w14:textId="0B600184" w:rsidR="0096549F" w:rsidRPr="00ED175E" w:rsidRDefault="00C33A69">
            <w:pPr>
              <w:pStyle w:val="afb"/>
              <w:autoSpaceDE w:val="0"/>
              <w:autoSpaceDN w:val="0"/>
              <w:pPrChange w:id="9473" w:author="Seongeun Woo" w:date="2016-10-13T18:44:00Z">
                <w:pPr>
                  <w:pStyle w:val="afb"/>
                </w:pPr>
              </w:pPrChange>
            </w:pPr>
            <w:ins w:id="9474" w:author="哲均 宋" w:date="2019-08-16T16:40:00Z">
              <w:r>
                <w:rPr>
                  <w:rFonts w:hint="eastAsia"/>
                </w:rPr>
                <w:t>S</w:t>
              </w:r>
              <w:r>
                <w:t xml:space="preserve">ale Plan </w:t>
              </w:r>
            </w:ins>
            <w:del w:id="9475" w:author="哲均 宋" w:date="2019-08-16T16:40:00Z">
              <w:r w:rsidR="0096549F" w:rsidRPr="00ED175E" w:rsidDel="00C33A69">
                <w:rPr>
                  <w:rFonts w:hint="eastAsia"/>
                </w:rPr>
                <w:delText>個人用自動車保険</w:delText>
              </w:r>
            </w:del>
            <w:ins w:id="9476" w:author="哲均 宋" w:date="2019-08-16T16:40:00Z">
              <w:r>
                <w:t>B</w:t>
              </w:r>
            </w:ins>
            <w:del w:id="9477" w:author="哲均 宋" w:date="2019-08-16T16:40:00Z">
              <w:r w:rsidR="0096549F" w:rsidRPr="00ED175E" w:rsidDel="00C33A69">
                <w:delText>B</w:delText>
              </w:r>
            </w:del>
          </w:p>
        </w:tc>
        <w:tc>
          <w:tcPr>
            <w:tcW w:w="1816" w:type="dxa"/>
            <w:tcBorders>
              <w:top w:val="nil"/>
              <w:left w:val="nil"/>
              <w:bottom w:val="single" w:sz="4" w:space="0" w:color="auto"/>
              <w:right w:val="single" w:sz="4" w:space="0" w:color="auto"/>
            </w:tcBorders>
            <w:shd w:val="clear" w:color="auto" w:fill="auto"/>
            <w:noWrap/>
            <w:vAlign w:val="bottom"/>
            <w:hideMark/>
            <w:tcPrChange w:id="9478" w:author="哲均 宋" w:date="2019-08-16T16:39:00Z">
              <w:tcPr>
                <w:tcW w:w="1816" w:type="dxa"/>
                <w:tcBorders>
                  <w:top w:val="nil"/>
                  <w:left w:val="nil"/>
                  <w:bottom w:val="single" w:sz="4" w:space="0" w:color="auto"/>
                  <w:right w:val="single" w:sz="4" w:space="0" w:color="auto"/>
                </w:tcBorders>
                <w:shd w:val="clear" w:color="auto" w:fill="auto"/>
                <w:noWrap/>
                <w:vAlign w:val="bottom"/>
                <w:hideMark/>
              </w:tcPr>
            </w:tcPrChange>
          </w:tcPr>
          <w:p w14:paraId="2378C788" w14:textId="77777777" w:rsidR="0096549F" w:rsidRPr="00ED175E" w:rsidRDefault="0096549F">
            <w:pPr>
              <w:pStyle w:val="afb"/>
              <w:autoSpaceDE w:val="0"/>
              <w:autoSpaceDN w:val="0"/>
              <w:pPrChange w:id="9479" w:author="Seongeun Woo" w:date="2016-10-13T18:44:00Z">
                <w:pPr>
                  <w:pStyle w:val="afb"/>
                </w:pPr>
              </w:pPrChange>
            </w:pPr>
            <w:r w:rsidRPr="00ED175E">
              <w:t>448</w:t>
            </w:r>
          </w:p>
        </w:tc>
      </w:tr>
    </w:tbl>
    <w:p w14:paraId="5EAD7E78" w14:textId="77777777" w:rsidR="0096549F" w:rsidRPr="00ED175E" w:rsidRDefault="0096549F">
      <w:pPr>
        <w:autoSpaceDE w:val="0"/>
        <w:autoSpaceDN w:val="0"/>
        <w:pPrChange w:id="9480" w:author="Seongeun Woo" w:date="2016-10-13T18:44:00Z">
          <w:pPr/>
        </w:pPrChange>
      </w:pPr>
    </w:p>
    <w:p w14:paraId="40D9A03A" w14:textId="32A2D386" w:rsidR="0096549F" w:rsidRPr="00ED175E" w:rsidRDefault="0096549F">
      <w:pPr>
        <w:pStyle w:val="50"/>
        <w:wordWrap/>
        <w:ind w:left="601"/>
        <w:jc w:val="left"/>
        <w:pPrChange w:id="9481" w:author="Seongeun Woo" w:date="2016-10-13T18:44:00Z">
          <w:pPr>
            <w:pStyle w:val="50"/>
            <w:ind w:left="601"/>
          </w:pPr>
        </w:pPrChange>
      </w:pPr>
      <w:del w:id="9482" w:author="哲均 宋" w:date="2019-08-16T15:10:00Z">
        <w:r w:rsidRPr="00ED175E" w:rsidDel="00BE59E9">
          <w:rPr>
            <w:rFonts w:hint="eastAsia"/>
          </w:rPr>
          <w:delText>条件節</w:delText>
        </w:r>
      </w:del>
      <w:ins w:id="9483" w:author="哲均 宋" w:date="2019-08-16T15:34:00Z">
        <w:r w:rsidR="00FF1293">
          <w:rPr>
            <w:rFonts w:hint="eastAsia"/>
          </w:rPr>
          <w:t>WHERE CLAUSE</w:t>
        </w:r>
      </w:ins>
    </w:p>
    <w:p w14:paraId="77E4BAB7" w14:textId="6CFB03F1" w:rsidR="0096549F" w:rsidRPr="00ED175E" w:rsidRDefault="0096549F">
      <w:pPr>
        <w:pStyle w:val="a0"/>
        <w:wordWrap/>
        <w:ind w:left="717"/>
        <w:jc w:val="left"/>
        <w:pPrChange w:id="9484" w:author="Seongeun Woo" w:date="2016-10-13T18:44:00Z">
          <w:pPr>
            <w:pStyle w:val="a0"/>
            <w:ind w:left="717"/>
          </w:pPr>
        </w:pPrChange>
      </w:pPr>
      <w:r w:rsidRPr="00ED175E">
        <w:t>OI.INV_TYPE = 2</w:t>
      </w:r>
    </w:p>
    <w:p w14:paraId="1CDC0308" w14:textId="5080A677" w:rsidR="0096549F" w:rsidRPr="00ED175E" w:rsidRDefault="00FC2391">
      <w:pPr>
        <w:pStyle w:val="a0"/>
        <w:numPr>
          <w:ilvl w:val="0"/>
          <w:numId w:val="0"/>
        </w:numPr>
        <w:wordWrap/>
        <w:ind w:left="714"/>
        <w:jc w:val="left"/>
        <w:pPrChange w:id="9485" w:author="Seongeun Woo" w:date="2016-10-13T18:44:00Z">
          <w:pPr>
            <w:pStyle w:val="a0"/>
            <w:numPr>
              <w:numId w:val="0"/>
            </w:numPr>
            <w:ind w:leftChars="0" w:left="142" w:firstLine="0"/>
          </w:pPr>
        </w:pPrChange>
      </w:pPr>
      <w:ins w:id="9486" w:author="Seongeun Woo" w:date="2016-07-07T17:16:00Z">
        <w:del w:id="9487" w:author="哲均 宋" w:date="2019-08-16T16:41:00Z">
          <w:r w:rsidRPr="00ED175E" w:rsidDel="00C33A69">
            <w:rPr>
              <w:rFonts w:hint="eastAsia"/>
            </w:rPr>
            <w:delText>関係類型が</w:delText>
          </w:r>
        </w:del>
      </w:ins>
      <w:del w:id="9488" w:author="哲均 宋" w:date="2019-08-16T16:41:00Z">
        <w:r w:rsidR="0096549F" w:rsidRPr="00ED175E" w:rsidDel="00C33A69">
          <w:rPr>
            <w:rFonts w:hint="eastAsia"/>
          </w:rPr>
          <w:delText>サービスビュー</w:delText>
        </w:r>
      </w:del>
      <w:ins w:id="9489" w:author="Seongeun Woo" w:date="2016-07-07T17:17:00Z">
        <w:del w:id="9490" w:author="哲均 宋" w:date="2019-08-16T16:41:00Z">
          <w:r w:rsidRPr="00ED175E" w:rsidDel="00C33A69">
            <w:rPr>
              <w:rFonts w:hint="eastAsia"/>
            </w:rPr>
            <w:delText>である</w:delText>
          </w:r>
        </w:del>
      </w:ins>
      <w:ins w:id="9491" w:author="Seongeun Woo" w:date="2016-07-07T17:18:00Z">
        <w:del w:id="9492" w:author="哲均 宋" w:date="2019-08-16T16:41:00Z">
          <w:r w:rsidRPr="00ED175E" w:rsidDel="00C33A69">
            <w:rPr>
              <w:rFonts w:hint="eastAsia"/>
            </w:rPr>
            <w:delText>こと</w:delText>
          </w:r>
        </w:del>
      </w:ins>
      <w:ins w:id="9493" w:author="user" w:date="2016-10-18T13:39:00Z">
        <w:del w:id="9494" w:author="哲均 宋" w:date="2019-08-16T16:41:00Z">
          <w:r w:rsidR="00AD6A94" w:rsidDel="00C33A69">
            <w:rPr>
              <w:rFonts w:hint="eastAsia"/>
            </w:rPr>
            <w:delText>もの</w:delText>
          </w:r>
        </w:del>
      </w:ins>
      <w:ins w:id="9495" w:author="Seongeun Woo" w:date="2016-07-07T17:17:00Z">
        <w:del w:id="9496" w:author="哲均 宋" w:date="2019-08-16T16:41:00Z">
          <w:r w:rsidRPr="00ED175E" w:rsidDel="00C33A69">
            <w:rPr>
              <w:rFonts w:hint="eastAsia"/>
            </w:rPr>
            <w:delText>のみ</w:delText>
          </w:r>
        </w:del>
      </w:ins>
      <w:ins w:id="9497" w:author="user" w:date="2016-10-18T13:39:00Z">
        <w:del w:id="9498" w:author="哲均 宋" w:date="2019-08-16T16:41:00Z">
          <w:r w:rsidR="00AD6A94" w:rsidDel="00C33A69">
            <w:rPr>
              <w:rFonts w:hint="eastAsia"/>
            </w:rPr>
            <w:delText>を</w:delText>
          </w:r>
        </w:del>
      </w:ins>
      <w:del w:id="9499" w:author="哲均 宋" w:date="2019-08-16T16:41:00Z">
        <w:r w:rsidR="0096549F" w:rsidRPr="00ED175E" w:rsidDel="00C33A69">
          <w:rPr>
            <w:rFonts w:hint="eastAsia"/>
          </w:rPr>
          <w:delText>の関係類型の</w:delText>
        </w:r>
        <w:r w:rsidR="0096549F" w:rsidRPr="00ED175E" w:rsidDel="00C33A69">
          <w:delText>ID</w:delText>
        </w:r>
        <w:r w:rsidR="0096549F" w:rsidRPr="00ED175E" w:rsidDel="00C33A69">
          <w:rPr>
            <w:rFonts w:hint="eastAsia"/>
          </w:rPr>
          <w:delText>で条件を作成</w:delText>
        </w:r>
      </w:del>
      <w:ins w:id="9500" w:author="Seongeun Woo" w:date="2016-07-07T17:17:00Z">
        <w:del w:id="9501" w:author="哲均 宋" w:date="2019-08-16T16:41:00Z">
          <w:r w:rsidRPr="00ED175E" w:rsidDel="00C33A69">
            <w:rPr>
              <w:rFonts w:hint="eastAsia"/>
            </w:rPr>
            <w:delText>照会</w:delText>
          </w:r>
        </w:del>
      </w:ins>
      <w:del w:id="9502" w:author="哲均 宋" w:date="2019-08-16T16:41:00Z">
        <w:r w:rsidR="0096549F" w:rsidRPr="00ED175E" w:rsidDel="00C33A69">
          <w:rPr>
            <w:rFonts w:hint="eastAsia"/>
          </w:rPr>
          <w:delText>する。</w:delText>
        </w:r>
      </w:del>
      <w:ins w:id="9503" w:author="哲均 宋" w:date="2019-08-16T16:40:00Z">
        <w:r w:rsidR="00C33A69">
          <w:t>Query</w:t>
        </w:r>
        <w:r w:rsidR="00C33A69" w:rsidRPr="00C33A69">
          <w:t xml:space="preserve"> only those whose relation type is service view.</w:t>
        </w:r>
      </w:ins>
    </w:p>
    <w:p w14:paraId="3F6D09D2" w14:textId="035878E1" w:rsidR="0096549F" w:rsidRPr="00ED175E" w:rsidDel="00CB3CB3" w:rsidRDefault="0096549F">
      <w:pPr>
        <w:pStyle w:val="a0"/>
        <w:numPr>
          <w:ilvl w:val="0"/>
          <w:numId w:val="0"/>
        </w:numPr>
        <w:wordWrap/>
        <w:ind w:left="812"/>
        <w:jc w:val="left"/>
        <w:rPr>
          <w:del w:id="9504" w:author="InnoRules" w:date="2016-10-11T09:52:00Z"/>
        </w:rPr>
        <w:pPrChange w:id="9505" w:author="Seongeun Woo" w:date="2016-10-13T18:44:00Z">
          <w:pPr>
            <w:pStyle w:val="a0"/>
            <w:numPr>
              <w:numId w:val="0"/>
            </w:numPr>
            <w:ind w:leftChars="0" w:left="812" w:firstLine="0"/>
          </w:pPr>
        </w:pPrChange>
      </w:pPr>
    </w:p>
    <w:p w14:paraId="551E94CE" w14:textId="77777777" w:rsidR="0096549F" w:rsidRPr="00ED175E" w:rsidRDefault="0096549F">
      <w:pPr>
        <w:pStyle w:val="a0"/>
        <w:wordWrap/>
        <w:ind w:left="717"/>
        <w:jc w:val="left"/>
        <w:pPrChange w:id="9506" w:author="Seongeun Woo" w:date="2016-10-13T18:44:00Z">
          <w:pPr>
            <w:pStyle w:val="a0"/>
            <w:ind w:left="717"/>
          </w:pPr>
        </w:pPrChange>
      </w:pPr>
      <w:r w:rsidRPr="00ED175E">
        <w:t>OM1.SID = 261</w:t>
      </w:r>
    </w:p>
    <w:p w14:paraId="113F82AC" w14:textId="5C4B0421" w:rsidR="0096549F" w:rsidRPr="00ED175E" w:rsidRDefault="0096549F">
      <w:pPr>
        <w:pStyle w:val="a0"/>
        <w:numPr>
          <w:ilvl w:val="0"/>
          <w:numId w:val="0"/>
        </w:numPr>
        <w:wordWrap/>
        <w:ind w:left="714"/>
        <w:jc w:val="left"/>
        <w:pPrChange w:id="9507" w:author="Seongeun Woo" w:date="2016-10-13T18:44:00Z">
          <w:pPr>
            <w:pStyle w:val="a0"/>
            <w:numPr>
              <w:numId w:val="0"/>
            </w:numPr>
            <w:ind w:leftChars="0" w:left="812" w:firstLine="0"/>
          </w:pPr>
        </w:pPrChange>
      </w:pPr>
      <w:del w:id="9508" w:author="Seongeun Woo" w:date="2016-07-07T17:18:00Z">
        <w:r w:rsidRPr="00ED175E" w:rsidDel="00FC2391">
          <w:rPr>
            <w:rFonts w:hint="eastAsia"/>
          </w:rPr>
          <w:delText>サービスビュー</w:delText>
        </w:r>
      </w:del>
      <w:del w:id="9509" w:author="Seongeun Woo" w:date="2016-07-07T17:15:00Z">
        <w:r w:rsidRPr="00ED175E" w:rsidDel="00FC2391">
          <w:rPr>
            <w:rFonts w:hint="eastAsia"/>
          </w:rPr>
          <w:delText>一覧</w:delText>
        </w:r>
      </w:del>
      <w:del w:id="9510" w:author="Seongeun Woo" w:date="2016-07-07T17:18:00Z">
        <w:r w:rsidRPr="00ED175E" w:rsidDel="00FC2391">
          <w:rPr>
            <w:rFonts w:hint="eastAsia"/>
          </w:rPr>
          <w:delText>を照会する</w:delText>
        </w:r>
      </w:del>
      <w:del w:id="9511" w:author="哲均 宋" w:date="2019-08-16T16:41:00Z">
        <w:r w:rsidRPr="00ED175E" w:rsidDel="00C33A69">
          <w:rPr>
            <w:rFonts w:hint="eastAsia"/>
          </w:rPr>
          <w:delText>商品エンティティ</w:delText>
        </w:r>
      </w:del>
      <w:ins w:id="9512" w:author="Seongeun Woo" w:date="2016-07-06T11:18:00Z">
        <w:del w:id="9513" w:author="哲均 宋" w:date="2019-08-16T16:41:00Z">
          <w:r w:rsidR="00036622" w:rsidRPr="00ED175E" w:rsidDel="00C33A69">
            <w:rPr>
              <w:rFonts w:hint="eastAsia"/>
            </w:rPr>
            <w:delText>オブジェクト</w:delText>
          </w:r>
        </w:del>
      </w:ins>
      <w:del w:id="9514" w:author="哲均 宋" w:date="2019-08-16T16:41:00Z">
        <w:r w:rsidRPr="00ED175E" w:rsidDel="00C33A69">
          <w:rPr>
            <w:rFonts w:hint="eastAsia"/>
          </w:rPr>
          <w:delText>の</w:delText>
        </w:r>
        <w:r w:rsidRPr="00ED175E" w:rsidDel="00C33A69">
          <w:delText>ID</w:delText>
        </w:r>
        <w:r w:rsidRPr="00ED175E" w:rsidDel="00C33A69">
          <w:rPr>
            <w:rFonts w:hint="eastAsia"/>
          </w:rPr>
          <w:delText>である</w:delText>
        </w:r>
      </w:del>
      <w:ins w:id="9515" w:author="哲均 宋" w:date="2019-08-16T16:41:00Z">
        <w:r w:rsidR="00C33A69">
          <w:t xml:space="preserve">ID of </w:t>
        </w:r>
        <w:r w:rsidR="00C33A69" w:rsidRPr="005642B9">
          <w:t>P2001 product</w:t>
        </w:r>
      </w:ins>
      <w:del w:id="9516" w:author="哲均 宋" w:date="2019-08-16T16:41:00Z">
        <w:r w:rsidRPr="00ED175E" w:rsidDel="00C33A69">
          <w:rPr>
            <w:rFonts w:hint="eastAsia"/>
          </w:rPr>
          <w:delText>。</w:delText>
        </w:r>
      </w:del>
      <w:del w:id="9517" w:author="user" w:date="2016-10-14T13:48:00Z">
        <w:r w:rsidRPr="00ED175E" w:rsidDel="0042089F">
          <w:delText xml:space="preserve"> </w:delText>
        </w:r>
      </w:del>
    </w:p>
    <w:p w14:paraId="4C84C02C" w14:textId="77777777" w:rsidR="0096549F" w:rsidRPr="00ED175E" w:rsidRDefault="0096549F">
      <w:pPr>
        <w:widowControl/>
        <w:autoSpaceDE w:val="0"/>
        <w:autoSpaceDN w:val="0"/>
        <w:jc w:val="left"/>
        <w:pPrChange w:id="9518" w:author="Seongeun Woo" w:date="2016-10-13T18:44:00Z">
          <w:pPr>
            <w:widowControl/>
            <w:jc w:val="left"/>
          </w:pPr>
        </w:pPrChange>
      </w:pPr>
      <w:r w:rsidRPr="00ED175E">
        <w:br w:type="page"/>
      </w:r>
    </w:p>
    <w:p w14:paraId="38BBEDFE" w14:textId="5A28518A" w:rsidR="0096549F" w:rsidRPr="00ED175E" w:rsidRDefault="00CE703E">
      <w:pPr>
        <w:pStyle w:val="20"/>
        <w:wordWrap/>
        <w:spacing w:after="200"/>
        <w:pPrChange w:id="9519" w:author="Seongeun Woo" w:date="2016-10-13T18:44:00Z">
          <w:pPr>
            <w:pStyle w:val="20"/>
            <w:spacing w:after="200"/>
          </w:pPr>
        </w:pPrChange>
      </w:pPr>
      <w:bookmarkStart w:id="9520" w:name="_Toc414631975"/>
      <w:bookmarkStart w:id="9521" w:name="_Toc434858376"/>
      <w:bookmarkStart w:id="9522" w:name="_Toc445716763"/>
      <w:bookmarkStart w:id="9523" w:name="_Toc17112132"/>
      <w:ins w:id="9524" w:author="哲均 宋" w:date="2019-08-18T10:49:00Z">
        <w:r>
          <w:rPr>
            <w:rFonts w:hint="eastAsia"/>
            <w:lang w:eastAsia="ja-JP"/>
          </w:rPr>
          <w:t>S</w:t>
        </w:r>
        <w:r>
          <w:rPr>
            <w:lang w:eastAsia="ja-JP"/>
          </w:rPr>
          <w:t>ervice View Structure</w:t>
        </w:r>
      </w:ins>
      <w:bookmarkEnd w:id="9523"/>
      <w:del w:id="9525" w:author="哲均 宋" w:date="2019-08-18T10:49:00Z">
        <w:r w:rsidR="0096549F" w:rsidRPr="00ED175E" w:rsidDel="00CE703E">
          <w:rPr>
            <w:rFonts w:hint="eastAsia"/>
          </w:rPr>
          <w:delText>サービスビューの構造</w:delText>
        </w:r>
      </w:del>
      <w:bookmarkEnd w:id="9520"/>
      <w:bookmarkEnd w:id="9521"/>
      <w:bookmarkEnd w:id="9522"/>
    </w:p>
    <w:p w14:paraId="1CA60D9B" w14:textId="1A777A8F" w:rsidR="0096549F" w:rsidRPr="00ED175E" w:rsidRDefault="0096549F">
      <w:pPr>
        <w:autoSpaceDE w:val="0"/>
        <w:autoSpaceDN w:val="0"/>
        <w:pPrChange w:id="9526" w:author="Seongeun Woo" w:date="2016-10-13T18:44:00Z">
          <w:pPr/>
        </w:pPrChange>
      </w:pPr>
      <w:del w:id="9527" w:author="哲均 宋" w:date="2019-08-18T10:50:00Z">
        <w:r w:rsidRPr="00ED175E" w:rsidDel="00CE703E">
          <w:rPr>
            <w:rFonts w:hint="eastAsia"/>
          </w:rPr>
          <w:delText>サービスビューの構造を照会する方法である。</w:delText>
        </w:r>
      </w:del>
      <w:ins w:id="9528" w:author="哲均 宋" w:date="2019-08-18T10:49:00Z">
        <w:r w:rsidR="00CE703E">
          <w:rPr>
            <w:rFonts w:hint="eastAsia"/>
          </w:rPr>
          <w:t>Q</w:t>
        </w:r>
        <w:r w:rsidR="00CE703E">
          <w:t>uery th</w:t>
        </w:r>
      </w:ins>
      <w:ins w:id="9529" w:author="哲均 宋" w:date="2019-08-18T10:50:00Z">
        <w:r w:rsidR="00CE703E">
          <w:t>e structure of Service View.</w:t>
        </w:r>
      </w:ins>
    </w:p>
    <w:p w14:paraId="2964AF1A" w14:textId="77777777" w:rsidR="0096549F" w:rsidRPr="00ED175E" w:rsidRDefault="0096549F">
      <w:pPr>
        <w:pStyle w:val="-00"/>
        <w:wordWrap/>
        <w:rPr>
          <w:lang w:eastAsia="ja-JP"/>
        </w:rPr>
        <w:pPrChange w:id="9530" w:author="Seongeun Woo" w:date="2016-10-13T18:44:00Z">
          <w:pPr>
            <w:pStyle w:val="-00"/>
          </w:pPr>
        </w:pPrChange>
      </w:pPr>
    </w:p>
    <w:p w14:paraId="169E5057" w14:textId="07D83BB5" w:rsidR="0096549F" w:rsidRPr="00ED175E" w:rsidRDefault="0096549F">
      <w:pPr>
        <w:pStyle w:val="50"/>
        <w:wordWrap/>
        <w:ind w:left="601"/>
        <w:pPrChange w:id="9531" w:author="Seongeun Woo" w:date="2016-10-13T18:44:00Z">
          <w:pPr>
            <w:pStyle w:val="50"/>
            <w:ind w:left="601"/>
          </w:pPr>
        </w:pPrChange>
      </w:pPr>
      <w:del w:id="9532" w:author="哲均 宋" w:date="2019-08-18T10:52:00Z">
        <w:r w:rsidRPr="00ED175E" w:rsidDel="00CE703E">
          <w:delText>S2001</w:delText>
        </w:r>
        <w:r w:rsidRPr="00ED175E" w:rsidDel="00CE703E">
          <w:rPr>
            <w:rFonts w:hint="eastAsia"/>
          </w:rPr>
          <w:delText>サービスビューの構造を照会する</w:delText>
        </w:r>
        <w:r w:rsidRPr="00ED175E" w:rsidDel="00CE703E">
          <w:delText>SQL</w:delText>
        </w:r>
        <w:r w:rsidRPr="00ED175E" w:rsidDel="00CE703E">
          <w:rPr>
            <w:rFonts w:hint="eastAsia"/>
          </w:rPr>
          <w:delText>である。</w:delText>
        </w:r>
      </w:del>
      <w:ins w:id="9533" w:author="哲均 宋" w:date="2019-08-18T10:51:00Z">
        <w:r w:rsidR="00CE703E" w:rsidRPr="00CE703E">
          <w:t>SQL to query the structure of the S2001 service view.</w:t>
        </w:r>
      </w:ins>
      <w:del w:id="9534" w:author="user" w:date="2016-10-14T13:48:00Z">
        <w:r w:rsidRPr="00ED175E" w:rsidDel="0042089F">
          <w:delText xml:space="preserve"> </w:delText>
        </w:r>
      </w:del>
    </w:p>
    <w:p w14:paraId="527CCF8E" w14:textId="0D774681" w:rsidR="0096549F" w:rsidRPr="00ED175E" w:rsidDel="00CE703E" w:rsidRDefault="0096549F">
      <w:pPr>
        <w:pStyle w:val="-8"/>
        <w:wordWrap/>
        <w:ind w:left="812"/>
        <w:rPr>
          <w:del w:id="9535" w:author="哲均 宋" w:date="2019-08-18T10:52:00Z"/>
          <w:lang w:eastAsia="ja-JP"/>
        </w:rPr>
        <w:pPrChange w:id="9536" w:author="Seongeun Woo" w:date="2016-10-13T18:44:00Z">
          <w:pPr>
            <w:pStyle w:val="-8"/>
            <w:ind w:left="812"/>
          </w:pPr>
        </w:pPrChange>
      </w:pPr>
    </w:p>
    <w:p w14:paraId="0E6574AD" w14:textId="3DA198AE" w:rsidR="00B95640" w:rsidRPr="00ED175E" w:rsidRDefault="00B95640">
      <w:pPr>
        <w:pStyle w:val="af6"/>
        <w:autoSpaceDE w:val="0"/>
        <w:autoSpaceDN w:val="0"/>
        <w:pPrChange w:id="9537" w:author="Seongeun Woo" w:date="2016-10-13T18:44:00Z">
          <w:pPr>
            <w:pStyle w:val="af6"/>
          </w:pPr>
        </w:pPrChange>
      </w:pPr>
      <w:del w:id="9538" w:author="哲均 宋" w:date="2019-08-18T10:52:00Z">
        <w:r w:rsidRPr="00ED175E" w:rsidDel="00CE703E">
          <w:delText xml:space="preserve"> </w:delText>
        </w:r>
      </w:del>
      <w:del w:id="9539" w:author="哲均 宋" w:date="2019-08-16T08:55:00Z">
        <w:r w:rsidRPr="00ED175E" w:rsidDel="003566B2">
          <w:delText>[</w:delText>
        </w:r>
        <w:r w:rsidRPr="00ED175E" w:rsidDel="003566B2">
          <w:rPr>
            <w:rFonts w:hint="eastAsia"/>
          </w:rPr>
          <w:delText>表</w:delText>
        </w:r>
      </w:del>
      <w:del w:id="9540" w:author="哲均 宋" w:date="2019-08-18T10:52:00Z">
        <w:r w:rsidRPr="00ED175E" w:rsidDel="00CE703E">
          <w:delText xml:space="preserve"> </w:delText>
        </w:r>
        <w:r w:rsidRPr="0073721B" w:rsidDel="00CE703E">
          <w:fldChar w:fldCharType="begin"/>
        </w:r>
        <w:r w:rsidRPr="00ED175E" w:rsidDel="00CE703E">
          <w:delInstrText xml:space="preserve"> SEQ [</w:delInstrText>
        </w:r>
        <w:r w:rsidRPr="00ED175E" w:rsidDel="00CE703E">
          <w:rPr>
            <w:rFonts w:hint="eastAsia"/>
          </w:rPr>
          <w:delInstrText>表</w:delInstrText>
        </w:r>
        <w:r w:rsidRPr="00ED175E" w:rsidDel="00CE703E">
          <w:delInstrText xml:space="preserve"> \* ARABIC </w:delInstrText>
        </w:r>
        <w:r w:rsidRPr="0073721B" w:rsidDel="00CE703E">
          <w:fldChar w:fldCharType="separate"/>
        </w:r>
        <w:r w:rsidR="00D76249" w:rsidDel="00CE703E">
          <w:rPr>
            <w:noProof/>
          </w:rPr>
          <w:delText>40</w:delText>
        </w:r>
        <w:r w:rsidRPr="0073721B" w:rsidDel="00CE703E">
          <w:fldChar w:fldCharType="end"/>
        </w:r>
        <w:r w:rsidRPr="00ED175E" w:rsidDel="00CE703E">
          <w:delText xml:space="preserve"> </w:delText>
        </w:r>
        <w:r w:rsidRPr="00ED175E" w:rsidDel="00CE703E">
          <w:rPr>
            <w:rFonts w:hint="eastAsia"/>
          </w:rPr>
          <w:delText>サービスビュー構造照会の</w:delText>
        </w:r>
        <w:r w:rsidRPr="00ED175E" w:rsidDel="00CE703E">
          <w:delText>SQL]</w:delText>
        </w:r>
      </w:del>
    </w:p>
    <w:tbl>
      <w:tblPr>
        <w:tblStyle w:val="af5"/>
        <w:tblW w:w="0" w:type="auto"/>
        <w:tblInd w:w="108" w:type="dxa"/>
        <w:tblLook w:val="04A0" w:firstRow="1" w:lastRow="0" w:firstColumn="1" w:lastColumn="0" w:noHBand="0" w:noVBand="1"/>
      </w:tblPr>
      <w:tblGrid>
        <w:gridCol w:w="9407"/>
      </w:tblGrid>
      <w:tr w:rsidR="0096549F" w:rsidRPr="00ED175E" w14:paraId="042D7110" w14:textId="77777777" w:rsidTr="00B95640">
        <w:tc>
          <w:tcPr>
            <w:tcW w:w="9407" w:type="dxa"/>
          </w:tcPr>
          <w:p w14:paraId="1A45975F" w14:textId="77777777" w:rsidR="00FC2391" w:rsidRPr="00ED175E" w:rsidRDefault="00FC2391">
            <w:pPr>
              <w:pStyle w:val="afb"/>
              <w:autoSpaceDE w:val="0"/>
              <w:autoSpaceDN w:val="0"/>
              <w:rPr>
                <w:ins w:id="9541" w:author="Seongeun Woo" w:date="2016-07-07T17:19:00Z"/>
              </w:rPr>
              <w:pPrChange w:id="9542" w:author="Seongeun Woo" w:date="2016-10-13T18:44:00Z">
                <w:pPr>
                  <w:pStyle w:val="afb"/>
                </w:pPr>
              </w:pPrChange>
            </w:pPr>
            <w:ins w:id="9543" w:author="Seongeun Woo" w:date="2016-07-07T17:19:00Z">
              <w:r w:rsidRPr="00ED175E">
                <w:t>SELECT OM1.BIZCODE AS PBIZCODE, OM1.OBJ_NAME AS PNAME, OM2.BIZCODE AS IBIZCODE, OM2.OBJ_NAME AS INAME</w:t>
              </w:r>
            </w:ins>
          </w:p>
          <w:p w14:paraId="7ACCDD1E" w14:textId="77777777" w:rsidR="00FC2391" w:rsidRPr="00ED175E" w:rsidRDefault="00FC2391">
            <w:pPr>
              <w:pStyle w:val="afb"/>
              <w:autoSpaceDE w:val="0"/>
              <w:autoSpaceDN w:val="0"/>
              <w:rPr>
                <w:ins w:id="9544" w:author="Seongeun Woo" w:date="2016-07-07T17:19:00Z"/>
              </w:rPr>
              <w:pPrChange w:id="9545" w:author="Seongeun Woo" w:date="2016-10-13T18:44:00Z">
                <w:pPr>
                  <w:pStyle w:val="afb"/>
                </w:pPr>
              </w:pPrChange>
            </w:pPr>
            <w:ins w:id="9546" w:author="Seongeun Woo" w:date="2016-07-07T17:19:00Z">
              <w:r w:rsidRPr="00ED175E">
                <w:t xml:space="preserve">  FROM OBJ_MAIN OM1, OBJ_INV OI, OBJ_MAIN OM2</w:t>
              </w:r>
            </w:ins>
          </w:p>
          <w:p w14:paraId="204BBE4A" w14:textId="77777777" w:rsidR="00FC2391" w:rsidRPr="00ED175E" w:rsidRDefault="00FC2391">
            <w:pPr>
              <w:pStyle w:val="afb"/>
              <w:autoSpaceDE w:val="0"/>
              <w:autoSpaceDN w:val="0"/>
              <w:rPr>
                <w:ins w:id="9547" w:author="Seongeun Woo" w:date="2016-07-07T17:19:00Z"/>
              </w:rPr>
              <w:pPrChange w:id="9548" w:author="Seongeun Woo" w:date="2016-10-13T18:44:00Z">
                <w:pPr>
                  <w:pStyle w:val="afb"/>
                </w:pPr>
              </w:pPrChange>
            </w:pPr>
            <w:ins w:id="9549" w:author="Seongeun Woo" w:date="2016-07-07T17:19:00Z">
              <w:r w:rsidRPr="00ED175E">
                <w:t>WHERE OM1.SID = OI.SID</w:t>
              </w:r>
            </w:ins>
          </w:p>
          <w:p w14:paraId="14CFD010" w14:textId="77777777" w:rsidR="00FC2391" w:rsidRPr="00ED175E" w:rsidRDefault="00FC2391">
            <w:pPr>
              <w:pStyle w:val="afb"/>
              <w:autoSpaceDE w:val="0"/>
              <w:autoSpaceDN w:val="0"/>
              <w:rPr>
                <w:ins w:id="9550" w:author="Seongeun Woo" w:date="2016-07-07T17:19:00Z"/>
              </w:rPr>
              <w:pPrChange w:id="9551" w:author="Seongeun Woo" w:date="2016-10-13T18:44:00Z">
                <w:pPr>
                  <w:pStyle w:val="afb"/>
                </w:pPr>
              </w:pPrChange>
            </w:pPr>
            <w:ins w:id="9552" w:author="Seongeun Woo" w:date="2016-07-07T17:19:00Z">
              <w:r w:rsidRPr="00ED175E">
                <w:t xml:space="preserve">    AND OI.SUBSID = OM2.SID</w:t>
              </w:r>
            </w:ins>
          </w:p>
          <w:p w14:paraId="036DAB9D" w14:textId="77777777" w:rsidR="00FC2391" w:rsidRPr="00ED175E" w:rsidRDefault="00FC2391">
            <w:pPr>
              <w:pStyle w:val="afb"/>
              <w:autoSpaceDE w:val="0"/>
              <w:autoSpaceDN w:val="0"/>
              <w:rPr>
                <w:ins w:id="9553" w:author="Seongeun Woo" w:date="2016-07-07T17:19:00Z"/>
              </w:rPr>
              <w:pPrChange w:id="9554" w:author="Seongeun Woo" w:date="2016-10-13T18:44:00Z">
                <w:pPr>
                  <w:pStyle w:val="afb"/>
                </w:pPr>
              </w:pPrChange>
            </w:pPr>
            <w:ins w:id="9555" w:author="Seongeun Woo" w:date="2016-07-07T17:19:00Z">
              <w:r w:rsidRPr="00ED175E">
                <w:t xml:space="preserve">    AND OI.INV_TYPE = 2</w:t>
              </w:r>
            </w:ins>
          </w:p>
          <w:p w14:paraId="215D698C" w14:textId="77777777" w:rsidR="00FC2391" w:rsidRPr="00ED175E" w:rsidRDefault="00FC2391">
            <w:pPr>
              <w:pStyle w:val="afb"/>
              <w:autoSpaceDE w:val="0"/>
              <w:autoSpaceDN w:val="0"/>
              <w:ind w:leftChars="176" w:left="348"/>
              <w:rPr>
                <w:ins w:id="9556" w:author="Seongeun Woo" w:date="2016-07-07T17:19:00Z"/>
              </w:rPr>
              <w:pPrChange w:id="9557" w:author="Seongeun Woo" w:date="2016-10-13T18:44:00Z">
                <w:pPr>
                  <w:pStyle w:val="afb"/>
                </w:pPr>
              </w:pPrChange>
            </w:pPr>
            <w:ins w:id="9558" w:author="Seongeun Woo" w:date="2016-07-07T17:19:00Z">
              <w:r w:rsidRPr="00ED175E">
                <w:t>AND OM1.SID = 447</w:t>
              </w:r>
            </w:ins>
          </w:p>
          <w:p w14:paraId="17A6EC97" w14:textId="77777777" w:rsidR="00FC2391" w:rsidRPr="00ED175E" w:rsidRDefault="00FC2391">
            <w:pPr>
              <w:pStyle w:val="afb"/>
              <w:autoSpaceDE w:val="0"/>
              <w:autoSpaceDN w:val="0"/>
              <w:rPr>
                <w:ins w:id="9559" w:author="Seongeun Woo" w:date="2016-07-07T17:19:00Z"/>
              </w:rPr>
              <w:pPrChange w:id="9560" w:author="Seongeun Woo" w:date="2016-10-13T18:44:00Z">
                <w:pPr>
                  <w:pStyle w:val="afb"/>
                </w:pPr>
              </w:pPrChange>
            </w:pPr>
            <w:ins w:id="9561" w:author="Seongeun Woo" w:date="2016-07-07T17:19:00Z">
              <w:r w:rsidRPr="00ED175E">
                <w:t xml:space="preserve">    AND OM1.END_DT = '99991231'</w:t>
              </w:r>
            </w:ins>
          </w:p>
          <w:p w14:paraId="79CF1054" w14:textId="77777777" w:rsidR="00FC2391" w:rsidRPr="00ED175E" w:rsidRDefault="00FC2391">
            <w:pPr>
              <w:pStyle w:val="afb"/>
              <w:autoSpaceDE w:val="0"/>
              <w:autoSpaceDN w:val="0"/>
              <w:rPr>
                <w:ins w:id="9562" w:author="Seongeun Woo" w:date="2016-07-07T17:19:00Z"/>
              </w:rPr>
              <w:pPrChange w:id="9563" w:author="Seongeun Woo" w:date="2016-10-13T18:44:00Z">
                <w:pPr>
                  <w:pStyle w:val="afb"/>
                </w:pPr>
              </w:pPrChange>
            </w:pPr>
            <w:ins w:id="9564" w:author="Seongeun Woo" w:date="2016-07-07T17:19:00Z">
              <w:r w:rsidRPr="00ED175E">
                <w:t xml:space="preserve">    AND OI.END_DT = '99991231'</w:t>
              </w:r>
            </w:ins>
          </w:p>
          <w:p w14:paraId="5FF8B9C1" w14:textId="17B25E8E" w:rsidR="0096549F" w:rsidRPr="00ED175E" w:rsidDel="00FC2391" w:rsidRDefault="00FC2391">
            <w:pPr>
              <w:pStyle w:val="afb"/>
              <w:autoSpaceDE w:val="0"/>
              <w:autoSpaceDN w:val="0"/>
              <w:rPr>
                <w:del w:id="9565" w:author="Seongeun Woo" w:date="2016-07-07T17:19:00Z"/>
              </w:rPr>
              <w:pPrChange w:id="9566" w:author="Seongeun Woo" w:date="2016-10-13T18:44:00Z">
                <w:pPr>
                  <w:pStyle w:val="afb"/>
                </w:pPr>
              </w:pPrChange>
            </w:pPr>
            <w:ins w:id="9567" w:author="Seongeun Woo" w:date="2016-07-07T17:19:00Z">
              <w:r w:rsidRPr="00ED175E">
                <w:t xml:space="preserve">    AND OM2.END_DT = '99991231'</w:t>
              </w:r>
            </w:ins>
            <w:del w:id="9568" w:author="Seongeun Woo" w:date="2016-07-07T17:19:00Z">
              <w:r w:rsidR="0096549F" w:rsidRPr="00ED175E" w:rsidDel="00FC2391">
                <w:delText>SELECT OM1.BIZCODE AS PBIZCODE, OM1.OBJ_NAME AS PNAME, OM2.BIZCODE AS IBIZCODE, OM2.OBJ_NAME AS INAME</w:delText>
              </w:r>
            </w:del>
          </w:p>
          <w:p w14:paraId="63FAFBB3" w14:textId="7113B2EE" w:rsidR="0096549F" w:rsidRPr="00ED175E" w:rsidDel="00FC2391" w:rsidRDefault="0096549F">
            <w:pPr>
              <w:pStyle w:val="afb"/>
              <w:autoSpaceDE w:val="0"/>
              <w:autoSpaceDN w:val="0"/>
              <w:rPr>
                <w:del w:id="9569" w:author="Seongeun Woo" w:date="2016-07-07T17:19:00Z"/>
              </w:rPr>
              <w:pPrChange w:id="9570" w:author="Seongeun Woo" w:date="2016-10-13T18:44:00Z">
                <w:pPr>
                  <w:pStyle w:val="afb"/>
                </w:pPr>
              </w:pPrChange>
            </w:pPr>
            <w:del w:id="9571" w:author="Seongeun Woo" w:date="2016-07-07T17:19:00Z">
              <w:r w:rsidRPr="00ED175E" w:rsidDel="00FC2391">
                <w:delText xml:space="preserve">  FROM OBJ_MAIN OM1, OBJ_INV OI, OBJ_MAIN OM2</w:delText>
              </w:r>
            </w:del>
          </w:p>
          <w:p w14:paraId="2E96F305" w14:textId="781EF003" w:rsidR="0096549F" w:rsidRPr="00ED175E" w:rsidDel="00FC2391" w:rsidRDefault="0096549F">
            <w:pPr>
              <w:pStyle w:val="afb"/>
              <w:autoSpaceDE w:val="0"/>
              <w:autoSpaceDN w:val="0"/>
              <w:rPr>
                <w:del w:id="9572" w:author="Seongeun Woo" w:date="2016-07-07T17:19:00Z"/>
              </w:rPr>
              <w:pPrChange w:id="9573" w:author="Seongeun Woo" w:date="2016-10-13T18:44:00Z">
                <w:pPr>
                  <w:pStyle w:val="afb"/>
                </w:pPr>
              </w:pPrChange>
            </w:pPr>
            <w:del w:id="9574" w:author="Seongeun Woo" w:date="2016-07-07T17:19:00Z">
              <w:r w:rsidRPr="00ED175E" w:rsidDel="00FC2391">
                <w:delText>WHERE OM1.SID = OI.SID</w:delText>
              </w:r>
            </w:del>
          </w:p>
          <w:p w14:paraId="6FF5DD5B" w14:textId="5B8B1C04" w:rsidR="0096549F" w:rsidRPr="00ED175E" w:rsidDel="00FC2391" w:rsidRDefault="0096549F">
            <w:pPr>
              <w:pStyle w:val="afb"/>
              <w:autoSpaceDE w:val="0"/>
              <w:autoSpaceDN w:val="0"/>
              <w:rPr>
                <w:del w:id="9575" w:author="Seongeun Woo" w:date="2016-07-07T17:19:00Z"/>
              </w:rPr>
              <w:pPrChange w:id="9576" w:author="Seongeun Woo" w:date="2016-10-13T18:44:00Z">
                <w:pPr>
                  <w:pStyle w:val="afb"/>
                </w:pPr>
              </w:pPrChange>
            </w:pPr>
            <w:del w:id="9577" w:author="Seongeun Woo" w:date="2016-07-07T17:19:00Z">
              <w:r w:rsidRPr="00ED175E" w:rsidDel="00FC2391">
                <w:delText xml:space="preserve">    AND OI.SUBSID = OM2.SID</w:delText>
              </w:r>
            </w:del>
          </w:p>
          <w:p w14:paraId="4639E465" w14:textId="7268B260" w:rsidR="0096549F" w:rsidRPr="00ED175E" w:rsidDel="00FC2391" w:rsidRDefault="0096549F">
            <w:pPr>
              <w:pStyle w:val="afb"/>
              <w:autoSpaceDE w:val="0"/>
              <w:autoSpaceDN w:val="0"/>
              <w:rPr>
                <w:del w:id="9578" w:author="Seongeun Woo" w:date="2016-07-07T17:19:00Z"/>
              </w:rPr>
              <w:pPrChange w:id="9579" w:author="Seongeun Woo" w:date="2016-10-13T18:44:00Z">
                <w:pPr>
                  <w:pStyle w:val="afb"/>
                </w:pPr>
              </w:pPrChange>
            </w:pPr>
            <w:del w:id="9580" w:author="Seongeun Woo" w:date="2016-07-07T17:19:00Z">
              <w:r w:rsidRPr="00ED175E" w:rsidDel="00FC2391">
                <w:delText xml:space="preserve">    AND OI.INV_TYPE = 2</w:delText>
              </w:r>
            </w:del>
          </w:p>
          <w:p w14:paraId="35FBC5BE" w14:textId="50C472A3" w:rsidR="0096549F" w:rsidRPr="00ED175E" w:rsidDel="00FC2391" w:rsidRDefault="0096549F">
            <w:pPr>
              <w:pStyle w:val="afb"/>
              <w:autoSpaceDE w:val="0"/>
              <w:autoSpaceDN w:val="0"/>
              <w:rPr>
                <w:del w:id="9581" w:author="Seongeun Woo" w:date="2016-07-07T17:19:00Z"/>
              </w:rPr>
              <w:pPrChange w:id="9582" w:author="Seongeun Woo" w:date="2016-10-13T18:44:00Z">
                <w:pPr>
                  <w:pStyle w:val="afb"/>
                </w:pPr>
              </w:pPrChange>
            </w:pPr>
            <w:del w:id="9583" w:author="Seongeun Woo" w:date="2016-07-07T17:19:00Z">
              <w:r w:rsidRPr="00ED175E" w:rsidDel="00FC2391">
                <w:delText xml:space="preserve">    AND OM1.END_DT = '99991231'</w:delText>
              </w:r>
            </w:del>
          </w:p>
          <w:p w14:paraId="16DDD5B4" w14:textId="5BE988A8" w:rsidR="0096549F" w:rsidRPr="00ED175E" w:rsidDel="00FC2391" w:rsidRDefault="0096549F">
            <w:pPr>
              <w:pStyle w:val="afb"/>
              <w:autoSpaceDE w:val="0"/>
              <w:autoSpaceDN w:val="0"/>
              <w:rPr>
                <w:del w:id="9584" w:author="Seongeun Woo" w:date="2016-07-07T17:19:00Z"/>
              </w:rPr>
              <w:pPrChange w:id="9585" w:author="Seongeun Woo" w:date="2016-10-13T18:44:00Z">
                <w:pPr>
                  <w:pStyle w:val="afb"/>
                </w:pPr>
              </w:pPrChange>
            </w:pPr>
            <w:del w:id="9586" w:author="Seongeun Woo" w:date="2016-07-07T17:19:00Z">
              <w:r w:rsidRPr="00ED175E" w:rsidDel="00FC2391">
                <w:delText xml:space="preserve">    AND OI.END_DT = '99991231'</w:delText>
              </w:r>
            </w:del>
          </w:p>
          <w:p w14:paraId="575C1F66" w14:textId="4C1344DC" w:rsidR="0096549F" w:rsidRPr="00ED175E" w:rsidRDefault="0096549F">
            <w:pPr>
              <w:pStyle w:val="afb"/>
              <w:autoSpaceDE w:val="0"/>
              <w:autoSpaceDN w:val="0"/>
              <w:pPrChange w:id="9587" w:author="Seongeun Woo" w:date="2016-10-13T18:44:00Z">
                <w:pPr>
                  <w:pStyle w:val="afb"/>
                </w:pPr>
              </w:pPrChange>
            </w:pPr>
            <w:del w:id="9588" w:author="Seongeun Woo" w:date="2016-07-07T17:19:00Z">
              <w:r w:rsidRPr="00ED175E" w:rsidDel="00FC2391">
                <w:delText xml:space="preserve">    AND OM2.END_DT = '99991231'</w:delText>
              </w:r>
            </w:del>
          </w:p>
        </w:tc>
      </w:tr>
    </w:tbl>
    <w:p w14:paraId="5E572098" w14:textId="77777777" w:rsidR="0096549F" w:rsidRPr="00ED175E" w:rsidRDefault="0096549F">
      <w:pPr>
        <w:pStyle w:val="-00"/>
        <w:wordWrap/>
        <w:pPrChange w:id="9589" w:author="Seongeun Woo" w:date="2016-10-13T18:44:00Z">
          <w:pPr>
            <w:pStyle w:val="-00"/>
          </w:pPr>
        </w:pPrChange>
      </w:pPr>
    </w:p>
    <w:p w14:paraId="4F8A4062" w14:textId="08D0C46F" w:rsidR="0096549F" w:rsidRDefault="00CE703E">
      <w:pPr>
        <w:pStyle w:val="50"/>
        <w:wordWrap/>
        <w:ind w:left="601"/>
        <w:rPr>
          <w:ins w:id="9590" w:author="InnoRules" w:date="2016-10-11T09:52:00Z"/>
        </w:rPr>
        <w:pPrChange w:id="9591" w:author="Seongeun Woo" w:date="2016-10-13T18:44:00Z">
          <w:pPr>
            <w:pStyle w:val="50"/>
            <w:ind w:left="601"/>
          </w:pPr>
        </w:pPrChange>
      </w:pPr>
      <w:ins w:id="9592" w:author="哲均 宋" w:date="2019-08-18T10:52:00Z">
        <w:r>
          <w:rPr>
            <w:rFonts w:hint="eastAsia"/>
          </w:rPr>
          <w:t>R</w:t>
        </w:r>
        <w:r>
          <w:t>esult</w:t>
        </w:r>
      </w:ins>
      <w:del w:id="9593" w:author="哲均 宋" w:date="2019-08-18T10:52:00Z">
        <w:r w:rsidR="0096549F" w:rsidRPr="00ED175E" w:rsidDel="00CE703E">
          <w:rPr>
            <w:rFonts w:hint="eastAsia"/>
          </w:rPr>
          <w:delText>結果</w:delText>
        </w:r>
      </w:del>
      <w:r w:rsidR="0096549F" w:rsidRPr="00ED175E">
        <w:t>(</w:t>
      </w:r>
      <w:ins w:id="9594" w:author="哲均 宋" w:date="2019-08-18T10:53:00Z">
        <w:r>
          <w:t>Partially omitted</w:t>
        </w:r>
      </w:ins>
      <w:del w:id="9595" w:author="哲均 宋" w:date="2019-08-18T10:53:00Z">
        <w:r w:rsidR="0096549F" w:rsidRPr="00ED175E" w:rsidDel="00CE703E">
          <w:rPr>
            <w:rFonts w:hint="eastAsia"/>
          </w:rPr>
          <w:delText>一部省略</w:delText>
        </w:r>
      </w:del>
      <w:r w:rsidR="0096549F" w:rsidRPr="00ED175E">
        <w:t>)</w:t>
      </w:r>
    </w:p>
    <w:p w14:paraId="7421F26D" w14:textId="4C0C8F32" w:rsidR="00CB3CB3" w:rsidRPr="00ED175E" w:rsidDel="00CE703E" w:rsidRDefault="00CB3CB3">
      <w:pPr>
        <w:pStyle w:val="50"/>
        <w:numPr>
          <w:ilvl w:val="0"/>
          <w:numId w:val="0"/>
        </w:numPr>
        <w:wordWrap/>
        <w:ind w:left="599"/>
        <w:rPr>
          <w:del w:id="9596" w:author="哲均 宋" w:date="2019-08-18T10:54:00Z"/>
        </w:rPr>
        <w:pPrChange w:id="9597" w:author="Seongeun Woo" w:date="2016-10-13T18:44:00Z">
          <w:pPr>
            <w:pStyle w:val="50"/>
            <w:ind w:left="601"/>
          </w:pPr>
        </w:pPrChange>
      </w:pPr>
    </w:p>
    <w:p w14:paraId="54B109D9" w14:textId="6E9C9688" w:rsidR="00B95640" w:rsidRPr="00ED175E" w:rsidRDefault="00B95640">
      <w:pPr>
        <w:pStyle w:val="af6"/>
        <w:keepNext/>
        <w:autoSpaceDE w:val="0"/>
        <w:autoSpaceDN w:val="0"/>
        <w:pPrChange w:id="9598" w:author="Seongeun Woo" w:date="2016-10-13T18:44:00Z">
          <w:pPr>
            <w:pStyle w:val="af6"/>
            <w:keepNext/>
          </w:pPr>
        </w:pPrChange>
      </w:pPr>
      <w:del w:id="9599" w:author="哲均 宋" w:date="2019-08-18T10:54:00Z">
        <w:r w:rsidRPr="00ED175E" w:rsidDel="00CE703E">
          <w:delText xml:space="preserve"> </w:delText>
        </w:r>
      </w:del>
      <w:del w:id="9600" w:author="哲均 宋" w:date="2019-08-16T08:55:00Z">
        <w:r w:rsidRPr="00ED175E" w:rsidDel="003566B2">
          <w:delText>[</w:delText>
        </w:r>
        <w:r w:rsidRPr="00ED175E" w:rsidDel="003566B2">
          <w:rPr>
            <w:rFonts w:hint="eastAsia"/>
          </w:rPr>
          <w:delText>表</w:delText>
        </w:r>
      </w:del>
      <w:del w:id="9601" w:author="哲均 宋" w:date="2019-08-18T10:54:00Z">
        <w:r w:rsidRPr="00ED175E" w:rsidDel="00CE703E">
          <w:delText xml:space="preserve"> </w:delText>
        </w:r>
        <w:r w:rsidRPr="0073721B" w:rsidDel="00CE703E">
          <w:fldChar w:fldCharType="begin"/>
        </w:r>
        <w:r w:rsidRPr="00ED175E" w:rsidDel="00CE703E">
          <w:delInstrText xml:space="preserve"> SEQ [</w:delInstrText>
        </w:r>
        <w:r w:rsidRPr="00ED175E" w:rsidDel="00CE703E">
          <w:rPr>
            <w:rFonts w:hint="eastAsia"/>
          </w:rPr>
          <w:delInstrText>表</w:delInstrText>
        </w:r>
        <w:r w:rsidRPr="00ED175E" w:rsidDel="00CE703E">
          <w:delInstrText xml:space="preserve"> \* ARABIC </w:delInstrText>
        </w:r>
        <w:r w:rsidRPr="0073721B" w:rsidDel="00CE703E">
          <w:fldChar w:fldCharType="separate"/>
        </w:r>
        <w:r w:rsidR="00D76249" w:rsidDel="00CE703E">
          <w:rPr>
            <w:noProof/>
          </w:rPr>
          <w:delText>41</w:delText>
        </w:r>
        <w:r w:rsidRPr="0073721B" w:rsidDel="00CE703E">
          <w:fldChar w:fldCharType="end"/>
        </w:r>
        <w:r w:rsidRPr="00ED175E" w:rsidDel="00CE703E">
          <w:delText xml:space="preserve"> </w:delText>
        </w:r>
        <w:r w:rsidRPr="00ED175E" w:rsidDel="00CE703E">
          <w:rPr>
            <w:rFonts w:hint="eastAsia"/>
          </w:rPr>
          <w:delText>サービスビュー構造照会の結果</w:delText>
        </w:r>
        <w:r w:rsidRPr="00ED175E" w:rsidDel="00CE703E">
          <w:delText>]</w:delText>
        </w:r>
      </w:del>
    </w:p>
    <w:tbl>
      <w:tblPr>
        <w:tblW w:w="9498" w:type="dxa"/>
        <w:tblInd w:w="99" w:type="dxa"/>
        <w:tblLayout w:type="fixed"/>
        <w:tblCellMar>
          <w:left w:w="99" w:type="dxa"/>
          <w:right w:w="99" w:type="dxa"/>
        </w:tblCellMar>
        <w:tblLook w:val="04A0" w:firstRow="1" w:lastRow="0" w:firstColumn="1" w:lastColumn="0" w:noHBand="0" w:noVBand="1"/>
      </w:tblPr>
      <w:tblGrid>
        <w:gridCol w:w="1134"/>
        <w:gridCol w:w="3614"/>
        <w:gridCol w:w="1064"/>
        <w:gridCol w:w="3686"/>
        <w:tblGridChange w:id="9602">
          <w:tblGrid>
            <w:gridCol w:w="108"/>
            <w:gridCol w:w="1026"/>
            <w:gridCol w:w="108"/>
            <w:gridCol w:w="3506"/>
            <w:gridCol w:w="108"/>
            <w:gridCol w:w="956"/>
            <w:gridCol w:w="108"/>
            <w:gridCol w:w="3578"/>
            <w:gridCol w:w="108"/>
          </w:tblGrid>
        </w:tblGridChange>
      </w:tblGrid>
      <w:tr w:rsidR="0096549F" w:rsidRPr="00ED175E" w14:paraId="323FD152" w14:textId="77777777" w:rsidTr="00B95640">
        <w:trPr>
          <w:trHeight w:val="255"/>
        </w:trPr>
        <w:tc>
          <w:tcPr>
            <w:tcW w:w="1134"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5020FBA2" w14:textId="77777777" w:rsidR="0096549F" w:rsidRPr="0073721B" w:rsidRDefault="0096549F">
            <w:pPr>
              <w:pStyle w:val="afc"/>
              <w:wordWrap/>
              <w:pPrChange w:id="9603" w:author="Seongeun Woo" w:date="2016-10-13T18:44:00Z">
                <w:pPr>
                  <w:pStyle w:val="-1"/>
                </w:pPr>
              </w:pPrChange>
            </w:pPr>
            <w:r w:rsidRPr="0073721B">
              <w:t>PBIZCODE</w:t>
            </w:r>
          </w:p>
        </w:tc>
        <w:tc>
          <w:tcPr>
            <w:tcW w:w="3614" w:type="dxa"/>
            <w:tcBorders>
              <w:top w:val="single" w:sz="4" w:space="0" w:color="auto"/>
              <w:left w:val="nil"/>
              <w:bottom w:val="single" w:sz="4" w:space="0" w:color="auto"/>
              <w:right w:val="single" w:sz="4" w:space="0" w:color="auto"/>
            </w:tcBorders>
            <w:shd w:val="clear" w:color="auto" w:fill="EEECE1"/>
            <w:noWrap/>
            <w:vAlign w:val="bottom"/>
            <w:hideMark/>
          </w:tcPr>
          <w:p w14:paraId="1C626712" w14:textId="77777777" w:rsidR="0096549F" w:rsidRPr="00FC0EB8" w:rsidRDefault="0096549F">
            <w:pPr>
              <w:pStyle w:val="afc"/>
              <w:wordWrap/>
              <w:pPrChange w:id="9604" w:author="Seongeun Woo" w:date="2016-10-13T18:44:00Z">
                <w:pPr>
                  <w:pStyle w:val="-1"/>
                </w:pPr>
              </w:pPrChange>
            </w:pPr>
            <w:r w:rsidRPr="000244D6">
              <w:t>PNAME</w:t>
            </w:r>
          </w:p>
        </w:tc>
        <w:tc>
          <w:tcPr>
            <w:tcW w:w="1064" w:type="dxa"/>
            <w:tcBorders>
              <w:top w:val="single" w:sz="4" w:space="0" w:color="auto"/>
              <w:left w:val="nil"/>
              <w:bottom w:val="single" w:sz="4" w:space="0" w:color="auto"/>
              <w:right w:val="single" w:sz="4" w:space="0" w:color="auto"/>
            </w:tcBorders>
            <w:shd w:val="clear" w:color="auto" w:fill="EEECE1"/>
            <w:noWrap/>
            <w:vAlign w:val="bottom"/>
            <w:hideMark/>
          </w:tcPr>
          <w:p w14:paraId="0618E2A0" w14:textId="77777777" w:rsidR="0096549F" w:rsidRPr="00DE16D6" w:rsidRDefault="0096549F">
            <w:pPr>
              <w:pStyle w:val="afc"/>
              <w:wordWrap/>
              <w:pPrChange w:id="9605" w:author="Seongeun Woo" w:date="2016-10-13T18:44:00Z">
                <w:pPr>
                  <w:pStyle w:val="-1"/>
                </w:pPr>
              </w:pPrChange>
            </w:pPr>
            <w:r w:rsidRPr="00DE16D6">
              <w:t>IBIZCODE</w:t>
            </w:r>
          </w:p>
        </w:tc>
        <w:tc>
          <w:tcPr>
            <w:tcW w:w="3686" w:type="dxa"/>
            <w:tcBorders>
              <w:top w:val="single" w:sz="4" w:space="0" w:color="auto"/>
              <w:left w:val="nil"/>
              <w:bottom w:val="single" w:sz="4" w:space="0" w:color="auto"/>
              <w:right w:val="single" w:sz="4" w:space="0" w:color="auto"/>
            </w:tcBorders>
            <w:shd w:val="clear" w:color="auto" w:fill="EEECE1"/>
            <w:noWrap/>
            <w:vAlign w:val="bottom"/>
            <w:hideMark/>
          </w:tcPr>
          <w:p w14:paraId="03BAD9BD" w14:textId="77777777" w:rsidR="0096549F" w:rsidRPr="00006CA7" w:rsidRDefault="0096549F">
            <w:pPr>
              <w:pStyle w:val="afc"/>
              <w:wordWrap/>
              <w:pPrChange w:id="9606" w:author="Seongeun Woo" w:date="2016-10-13T18:44:00Z">
                <w:pPr>
                  <w:pStyle w:val="-1"/>
                </w:pPr>
              </w:pPrChange>
            </w:pPr>
            <w:r w:rsidRPr="00006CA7">
              <w:t>INAME</w:t>
            </w:r>
          </w:p>
        </w:tc>
      </w:tr>
      <w:tr w:rsidR="00CE703E" w:rsidRPr="00ED175E" w14:paraId="0FDD4BAB" w14:textId="77777777" w:rsidTr="00192566">
        <w:tblPrEx>
          <w:tblW w:w="9498" w:type="dxa"/>
          <w:tblInd w:w="99" w:type="dxa"/>
          <w:tblLayout w:type="fixed"/>
          <w:tblCellMar>
            <w:left w:w="99" w:type="dxa"/>
            <w:right w:w="99" w:type="dxa"/>
          </w:tblCellMar>
          <w:tblPrExChange w:id="9607" w:author="哲均 宋" w:date="2019-08-18T10:54:00Z">
            <w:tblPrEx>
              <w:tblW w:w="9498" w:type="dxa"/>
              <w:tblInd w:w="99" w:type="dxa"/>
              <w:tblLayout w:type="fixed"/>
              <w:tblCellMar>
                <w:left w:w="99" w:type="dxa"/>
                <w:right w:w="99" w:type="dxa"/>
              </w:tblCellMar>
            </w:tblPrEx>
          </w:tblPrExChange>
        </w:tblPrEx>
        <w:trPr>
          <w:trHeight w:val="255"/>
          <w:trPrChange w:id="9608" w:author="哲均 宋" w:date="2019-08-18T10:54:00Z">
            <w:trPr>
              <w:gridAfter w:val="0"/>
              <w:trHeight w:val="255"/>
            </w:trPr>
          </w:trPrChange>
        </w:trPr>
        <w:tc>
          <w:tcPr>
            <w:tcW w:w="1134" w:type="dxa"/>
            <w:tcBorders>
              <w:top w:val="nil"/>
              <w:left w:val="single" w:sz="4" w:space="0" w:color="auto"/>
              <w:bottom w:val="single" w:sz="4" w:space="0" w:color="auto"/>
              <w:right w:val="single" w:sz="4" w:space="0" w:color="auto"/>
            </w:tcBorders>
            <w:shd w:val="clear" w:color="auto" w:fill="auto"/>
            <w:noWrap/>
            <w:vAlign w:val="bottom"/>
            <w:hideMark/>
            <w:tcPrChange w:id="9609" w:author="哲均 宋" w:date="2019-08-18T10:54:00Z">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54E1054" w14:textId="77777777" w:rsidR="00CE703E" w:rsidRPr="00ED175E" w:rsidRDefault="00CE703E" w:rsidP="00CE703E">
            <w:pPr>
              <w:pStyle w:val="afb"/>
              <w:autoSpaceDE w:val="0"/>
              <w:autoSpaceDN w:val="0"/>
              <w:pPrChange w:id="9610" w:author="Seongeun Woo" w:date="2016-10-13T18:44:00Z">
                <w:pPr>
                  <w:pStyle w:val="afb"/>
                </w:pPr>
              </w:pPrChange>
            </w:pPr>
            <w:r w:rsidRPr="00ED175E">
              <w:t>S2001</w:t>
            </w:r>
          </w:p>
        </w:tc>
        <w:tc>
          <w:tcPr>
            <w:tcW w:w="3614" w:type="dxa"/>
            <w:tcBorders>
              <w:top w:val="nil"/>
              <w:left w:val="nil"/>
              <w:bottom w:val="single" w:sz="4" w:space="0" w:color="auto"/>
              <w:right w:val="single" w:sz="4" w:space="0" w:color="auto"/>
            </w:tcBorders>
            <w:shd w:val="clear" w:color="auto" w:fill="auto"/>
            <w:noWrap/>
            <w:hideMark/>
            <w:tcPrChange w:id="9611" w:author="哲均 宋" w:date="2019-08-18T10:54:00Z">
              <w:tcPr>
                <w:tcW w:w="3614" w:type="dxa"/>
                <w:gridSpan w:val="2"/>
                <w:tcBorders>
                  <w:top w:val="nil"/>
                  <w:left w:val="nil"/>
                  <w:bottom w:val="single" w:sz="4" w:space="0" w:color="auto"/>
                  <w:right w:val="single" w:sz="4" w:space="0" w:color="auto"/>
                </w:tcBorders>
                <w:shd w:val="clear" w:color="auto" w:fill="auto"/>
                <w:noWrap/>
                <w:vAlign w:val="bottom"/>
                <w:hideMark/>
              </w:tcPr>
            </w:tcPrChange>
          </w:tcPr>
          <w:p w14:paraId="2ED542AE" w14:textId="7E3394BB" w:rsidR="00CE703E" w:rsidRPr="00ED175E" w:rsidRDefault="00CE703E" w:rsidP="00CE703E">
            <w:pPr>
              <w:pStyle w:val="afb"/>
              <w:autoSpaceDE w:val="0"/>
              <w:autoSpaceDN w:val="0"/>
              <w:pPrChange w:id="9612" w:author="Seongeun Woo" w:date="2016-10-13T18:44:00Z">
                <w:pPr>
                  <w:pStyle w:val="afb"/>
                </w:pPr>
              </w:pPrChange>
            </w:pPr>
            <w:ins w:id="9613" w:author="哲均 宋" w:date="2019-08-18T10:54:00Z">
              <w:r w:rsidRPr="00ED01F4">
                <w:rPr>
                  <w:rFonts w:hint="eastAsia"/>
                </w:rPr>
                <w:t>S</w:t>
              </w:r>
              <w:r w:rsidRPr="00ED01F4">
                <w:t>ale Plan A</w:t>
              </w:r>
            </w:ins>
            <w:del w:id="9614" w:author="哲均 宋" w:date="2019-08-18T10:54:00Z">
              <w:r w:rsidRPr="00ED175E" w:rsidDel="00EE0147">
                <w:rPr>
                  <w:rFonts w:hint="eastAsia"/>
                </w:rPr>
                <w:delText>個人用自動車保険</w:delText>
              </w:r>
              <w:r w:rsidRPr="00ED175E" w:rsidDel="00EE0147">
                <w:delText>A</w:delText>
              </w:r>
            </w:del>
          </w:p>
        </w:tc>
        <w:tc>
          <w:tcPr>
            <w:tcW w:w="1064" w:type="dxa"/>
            <w:tcBorders>
              <w:top w:val="nil"/>
              <w:left w:val="nil"/>
              <w:bottom w:val="single" w:sz="4" w:space="0" w:color="auto"/>
              <w:right w:val="single" w:sz="4" w:space="0" w:color="auto"/>
            </w:tcBorders>
            <w:shd w:val="clear" w:color="auto" w:fill="auto"/>
            <w:noWrap/>
            <w:vAlign w:val="bottom"/>
            <w:hideMark/>
            <w:tcPrChange w:id="9615" w:author="哲均 宋" w:date="2019-08-18T10:54:00Z">
              <w:tcPr>
                <w:tcW w:w="1064" w:type="dxa"/>
                <w:gridSpan w:val="2"/>
                <w:tcBorders>
                  <w:top w:val="nil"/>
                  <w:left w:val="nil"/>
                  <w:bottom w:val="single" w:sz="4" w:space="0" w:color="auto"/>
                  <w:right w:val="single" w:sz="4" w:space="0" w:color="auto"/>
                </w:tcBorders>
                <w:shd w:val="clear" w:color="auto" w:fill="auto"/>
                <w:noWrap/>
                <w:vAlign w:val="bottom"/>
                <w:hideMark/>
              </w:tcPr>
            </w:tcPrChange>
          </w:tcPr>
          <w:p w14:paraId="466BD0B9" w14:textId="77777777" w:rsidR="00CE703E" w:rsidRPr="00ED175E" w:rsidRDefault="00CE703E" w:rsidP="00CE703E">
            <w:pPr>
              <w:pStyle w:val="afb"/>
              <w:autoSpaceDE w:val="0"/>
              <w:autoSpaceDN w:val="0"/>
              <w:pPrChange w:id="9616" w:author="Seongeun Woo" w:date="2016-10-13T18:44:00Z">
                <w:pPr>
                  <w:pStyle w:val="afb"/>
                </w:pPr>
              </w:pPrChange>
            </w:pPr>
            <w:r w:rsidRPr="00ED175E">
              <w:t>I2005</w:t>
            </w:r>
          </w:p>
        </w:tc>
        <w:tc>
          <w:tcPr>
            <w:tcW w:w="3686" w:type="dxa"/>
            <w:tcBorders>
              <w:top w:val="nil"/>
              <w:left w:val="nil"/>
              <w:bottom w:val="single" w:sz="4" w:space="0" w:color="auto"/>
              <w:right w:val="single" w:sz="4" w:space="0" w:color="auto"/>
            </w:tcBorders>
            <w:shd w:val="clear" w:color="auto" w:fill="auto"/>
            <w:noWrap/>
            <w:vAlign w:val="bottom"/>
            <w:hideMark/>
            <w:tcPrChange w:id="9617" w:author="哲均 宋" w:date="2019-08-18T10:54:00Z">
              <w:tcPr>
                <w:tcW w:w="3686" w:type="dxa"/>
                <w:gridSpan w:val="2"/>
                <w:tcBorders>
                  <w:top w:val="nil"/>
                  <w:left w:val="nil"/>
                  <w:bottom w:val="single" w:sz="4" w:space="0" w:color="auto"/>
                  <w:right w:val="single" w:sz="4" w:space="0" w:color="auto"/>
                </w:tcBorders>
                <w:shd w:val="clear" w:color="auto" w:fill="auto"/>
                <w:noWrap/>
                <w:vAlign w:val="bottom"/>
                <w:hideMark/>
              </w:tcPr>
            </w:tcPrChange>
          </w:tcPr>
          <w:p w14:paraId="313315EF" w14:textId="446A9693" w:rsidR="00CE703E" w:rsidRPr="00ED175E" w:rsidRDefault="00CE703E" w:rsidP="00CE703E">
            <w:pPr>
              <w:pStyle w:val="afb"/>
              <w:autoSpaceDE w:val="0"/>
              <w:autoSpaceDN w:val="0"/>
              <w:pPrChange w:id="9618" w:author="Seongeun Woo" w:date="2016-10-13T18:44:00Z">
                <w:pPr>
                  <w:pStyle w:val="afb"/>
                </w:pPr>
              </w:pPrChange>
            </w:pPr>
            <w:ins w:id="9619" w:author="哲均 宋" w:date="2019-08-18T10:55:00Z">
              <w:r w:rsidRPr="00CE703E">
                <w:t>Injury article support</w:t>
              </w:r>
            </w:ins>
            <w:del w:id="9620" w:author="哲均 宋" w:date="2019-08-18T10:55:00Z">
              <w:r w:rsidRPr="00ED175E" w:rsidDel="00CE703E">
                <w:rPr>
                  <w:rFonts w:hint="eastAsia"/>
                </w:rPr>
                <w:delText>傷害用品支援特約</w:delText>
              </w:r>
            </w:del>
          </w:p>
        </w:tc>
      </w:tr>
      <w:tr w:rsidR="00CE703E" w:rsidRPr="00ED175E" w14:paraId="2857D964" w14:textId="77777777" w:rsidTr="00192566">
        <w:tblPrEx>
          <w:tblW w:w="9498" w:type="dxa"/>
          <w:tblInd w:w="99" w:type="dxa"/>
          <w:tblLayout w:type="fixed"/>
          <w:tblCellMar>
            <w:left w:w="99" w:type="dxa"/>
            <w:right w:w="99" w:type="dxa"/>
          </w:tblCellMar>
          <w:tblPrExChange w:id="9621" w:author="哲均 宋" w:date="2019-08-18T10:54:00Z">
            <w:tblPrEx>
              <w:tblW w:w="9498" w:type="dxa"/>
              <w:tblInd w:w="99" w:type="dxa"/>
              <w:tblLayout w:type="fixed"/>
              <w:tblCellMar>
                <w:left w:w="99" w:type="dxa"/>
                <w:right w:w="99" w:type="dxa"/>
              </w:tblCellMar>
            </w:tblPrEx>
          </w:tblPrExChange>
        </w:tblPrEx>
        <w:trPr>
          <w:trHeight w:val="255"/>
          <w:trPrChange w:id="9622" w:author="哲均 宋" w:date="2019-08-18T10:54:00Z">
            <w:trPr>
              <w:gridAfter w:val="0"/>
              <w:trHeight w:val="255"/>
            </w:trPr>
          </w:trPrChange>
        </w:trPr>
        <w:tc>
          <w:tcPr>
            <w:tcW w:w="1134" w:type="dxa"/>
            <w:tcBorders>
              <w:top w:val="nil"/>
              <w:left w:val="single" w:sz="4" w:space="0" w:color="auto"/>
              <w:bottom w:val="single" w:sz="4" w:space="0" w:color="auto"/>
              <w:right w:val="single" w:sz="4" w:space="0" w:color="auto"/>
            </w:tcBorders>
            <w:shd w:val="clear" w:color="auto" w:fill="auto"/>
            <w:noWrap/>
            <w:vAlign w:val="bottom"/>
            <w:hideMark/>
            <w:tcPrChange w:id="9623" w:author="哲均 宋" w:date="2019-08-18T10:54:00Z">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7AC8A6E" w14:textId="77777777" w:rsidR="00CE703E" w:rsidRPr="00ED175E" w:rsidRDefault="00CE703E" w:rsidP="00CE703E">
            <w:pPr>
              <w:pStyle w:val="afb"/>
              <w:autoSpaceDE w:val="0"/>
              <w:autoSpaceDN w:val="0"/>
              <w:pPrChange w:id="9624" w:author="Seongeun Woo" w:date="2016-10-13T18:44:00Z">
                <w:pPr>
                  <w:pStyle w:val="afb"/>
                </w:pPr>
              </w:pPrChange>
            </w:pPr>
            <w:r w:rsidRPr="00ED175E">
              <w:t>S2001</w:t>
            </w:r>
          </w:p>
        </w:tc>
        <w:tc>
          <w:tcPr>
            <w:tcW w:w="3614" w:type="dxa"/>
            <w:tcBorders>
              <w:top w:val="nil"/>
              <w:left w:val="nil"/>
              <w:bottom w:val="single" w:sz="4" w:space="0" w:color="auto"/>
              <w:right w:val="single" w:sz="4" w:space="0" w:color="auto"/>
            </w:tcBorders>
            <w:shd w:val="clear" w:color="auto" w:fill="auto"/>
            <w:noWrap/>
            <w:hideMark/>
            <w:tcPrChange w:id="9625" w:author="哲均 宋" w:date="2019-08-18T10:54:00Z">
              <w:tcPr>
                <w:tcW w:w="3614" w:type="dxa"/>
                <w:gridSpan w:val="2"/>
                <w:tcBorders>
                  <w:top w:val="nil"/>
                  <w:left w:val="nil"/>
                  <w:bottom w:val="single" w:sz="4" w:space="0" w:color="auto"/>
                  <w:right w:val="single" w:sz="4" w:space="0" w:color="auto"/>
                </w:tcBorders>
                <w:shd w:val="clear" w:color="auto" w:fill="auto"/>
                <w:noWrap/>
                <w:vAlign w:val="bottom"/>
                <w:hideMark/>
              </w:tcPr>
            </w:tcPrChange>
          </w:tcPr>
          <w:p w14:paraId="71477759" w14:textId="70C46B4F" w:rsidR="00CE703E" w:rsidRPr="00ED175E" w:rsidRDefault="00CE703E" w:rsidP="00CE703E">
            <w:pPr>
              <w:pStyle w:val="afb"/>
              <w:autoSpaceDE w:val="0"/>
              <w:autoSpaceDN w:val="0"/>
              <w:pPrChange w:id="9626" w:author="Seongeun Woo" w:date="2016-10-13T18:44:00Z">
                <w:pPr>
                  <w:pStyle w:val="afb"/>
                </w:pPr>
              </w:pPrChange>
            </w:pPr>
            <w:ins w:id="9627" w:author="哲均 宋" w:date="2019-08-18T10:54:00Z">
              <w:r w:rsidRPr="00ED01F4">
                <w:rPr>
                  <w:rFonts w:hint="eastAsia"/>
                </w:rPr>
                <w:t>S</w:t>
              </w:r>
              <w:r w:rsidRPr="00ED01F4">
                <w:t>ale Plan A</w:t>
              </w:r>
            </w:ins>
            <w:del w:id="9628" w:author="哲均 宋" w:date="2019-08-18T10:54:00Z">
              <w:r w:rsidRPr="00ED175E" w:rsidDel="00EE0147">
                <w:rPr>
                  <w:rFonts w:hint="eastAsia"/>
                </w:rPr>
                <w:delText>個人用自動車保険</w:delText>
              </w:r>
              <w:r w:rsidRPr="00ED175E" w:rsidDel="00EE0147">
                <w:delText>A</w:delText>
              </w:r>
            </w:del>
          </w:p>
        </w:tc>
        <w:tc>
          <w:tcPr>
            <w:tcW w:w="1064" w:type="dxa"/>
            <w:tcBorders>
              <w:top w:val="nil"/>
              <w:left w:val="nil"/>
              <w:bottom w:val="single" w:sz="4" w:space="0" w:color="auto"/>
              <w:right w:val="single" w:sz="4" w:space="0" w:color="auto"/>
            </w:tcBorders>
            <w:shd w:val="clear" w:color="auto" w:fill="auto"/>
            <w:noWrap/>
            <w:vAlign w:val="bottom"/>
            <w:hideMark/>
            <w:tcPrChange w:id="9629" w:author="哲均 宋" w:date="2019-08-18T10:54:00Z">
              <w:tcPr>
                <w:tcW w:w="1064" w:type="dxa"/>
                <w:gridSpan w:val="2"/>
                <w:tcBorders>
                  <w:top w:val="nil"/>
                  <w:left w:val="nil"/>
                  <w:bottom w:val="single" w:sz="4" w:space="0" w:color="auto"/>
                  <w:right w:val="single" w:sz="4" w:space="0" w:color="auto"/>
                </w:tcBorders>
                <w:shd w:val="clear" w:color="auto" w:fill="auto"/>
                <w:noWrap/>
                <w:vAlign w:val="bottom"/>
                <w:hideMark/>
              </w:tcPr>
            </w:tcPrChange>
          </w:tcPr>
          <w:p w14:paraId="5DBA85EB" w14:textId="77777777" w:rsidR="00CE703E" w:rsidRPr="00ED175E" w:rsidRDefault="00CE703E" w:rsidP="00CE703E">
            <w:pPr>
              <w:pStyle w:val="afb"/>
              <w:autoSpaceDE w:val="0"/>
              <w:autoSpaceDN w:val="0"/>
              <w:pPrChange w:id="9630" w:author="Seongeun Woo" w:date="2016-10-13T18:44:00Z">
                <w:pPr>
                  <w:pStyle w:val="afb"/>
                </w:pPr>
              </w:pPrChange>
            </w:pPr>
            <w:r w:rsidRPr="00ED175E">
              <w:t>I2006</w:t>
            </w:r>
          </w:p>
        </w:tc>
        <w:tc>
          <w:tcPr>
            <w:tcW w:w="3686" w:type="dxa"/>
            <w:tcBorders>
              <w:top w:val="nil"/>
              <w:left w:val="nil"/>
              <w:bottom w:val="single" w:sz="4" w:space="0" w:color="auto"/>
              <w:right w:val="single" w:sz="4" w:space="0" w:color="auto"/>
            </w:tcBorders>
            <w:shd w:val="clear" w:color="auto" w:fill="auto"/>
            <w:noWrap/>
            <w:vAlign w:val="bottom"/>
            <w:hideMark/>
            <w:tcPrChange w:id="9631" w:author="哲均 宋" w:date="2019-08-18T10:54:00Z">
              <w:tcPr>
                <w:tcW w:w="3686" w:type="dxa"/>
                <w:gridSpan w:val="2"/>
                <w:tcBorders>
                  <w:top w:val="nil"/>
                  <w:left w:val="nil"/>
                  <w:bottom w:val="single" w:sz="4" w:space="0" w:color="auto"/>
                  <w:right w:val="single" w:sz="4" w:space="0" w:color="auto"/>
                </w:tcBorders>
                <w:shd w:val="clear" w:color="auto" w:fill="auto"/>
                <w:noWrap/>
                <w:vAlign w:val="bottom"/>
                <w:hideMark/>
              </w:tcPr>
            </w:tcPrChange>
          </w:tcPr>
          <w:p w14:paraId="57B07A7C" w14:textId="700E1F62" w:rsidR="00CE703E" w:rsidRPr="00ED175E" w:rsidRDefault="00CE703E" w:rsidP="00CE703E">
            <w:pPr>
              <w:pStyle w:val="afb"/>
              <w:autoSpaceDE w:val="0"/>
              <w:autoSpaceDN w:val="0"/>
              <w:pPrChange w:id="9632" w:author="Seongeun Woo" w:date="2016-10-13T18:44:00Z">
                <w:pPr>
                  <w:pStyle w:val="afb"/>
                </w:pPr>
              </w:pPrChange>
            </w:pPr>
            <w:ins w:id="9633" w:author="哲均 宋" w:date="2019-08-18T10:56:00Z">
              <w:r w:rsidRPr="00CE703E">
                <w:t>Injury nursing fee support</w:t>
              </w:r>
            </w:ins>
            <w:del w:id="9634" w:author="哲均 宋" w:date="2019-08-18T10:56:00Z">
              <w:r w:rsidRPr="00ED175E" w:rsidDel="00CE703E">
                <w:rPr>
                  <w:rFonts w:hint="eastAsia"/>
                </w:rPr>
                <w:delText>傷害看病費支援特約</w:delText>
              </w:r>
            </w:del>
          </w:p>
        </w:tc>
      </w:tr>
      <w:tr w:rsidR="00CE703E" w:rsidRPr="00ED175E" w14:paraId="6029BD0F" w14:textId="77777777" w:rsidTr="00192566">
        <w:tblPrEx>
          <w:tblW w:w="9498" w:type="dxa"/>
          <w:tblInd w:w="99" w:type="dxa"/>
          <w:tblLayout w:type="fixed"/>
          <w:tblCellMar>
            <w:left w:w="99" w:type="dxa"/>
            <w:right w:w="99" w:type="dxa"/>
          </w:tblCellMar>
          <w:tblPrExChange w:id="9635" w:author="哲均 宋" w:date="2019-08-18T10:54:00Z">
            <w:tblPrEx>
              <w:tblW w:w="9498" w:type="dxa"/>
              <w:tblInd w:w="99" w:type="dxa"/>
              <w:tblLayout w:type="fixed"/>
              <w:tblCellMar>
                <w:left w:w="99" w:type="dxa"/>
                <w:right w:w="99" w:type="dxa"/>
              </w:tblCellMar>
            </w:tblPrEx>
          </w:tblPrExChange>
        </w:tblPrEx>
        <w:trPr>
          <w:trHeight w:val="255"/>
          <w:trPrChange w:id="9636" w:author="哲均 宋" w:date="2019-08-18T10:54:00Z">
            <w:trPr>
              <w:gridBefore w:val="1"/>
              <w:trHeight w:val="255"/>
            </w:trPr>
          </w:trPrChange>
        </w:trPr>
        <w:tc>
          <w:tcPr>
            <w:tcW w:w="1134" w:type="dxa"/>
            <w:tcBorders>
              <w:top w:val="nil"/>
              <w:left w:val="single" w:sz="4" w:space="0" w:color="auto"/>
              <w:bottom w:val="single" w:sz="4" w:space="0" w:color="auto"/>
              <w:right w:val="single" w:sz="4" w:space="0" w:color="auto"/>
            </w:tcBorders>
            <w:shd w:val="clear" w:color="auto" w:fill="auto"/>
            <w:noWrap/>
            <w:vAlign w:val="center"/>
            <w:hideMark/>
            <w:tcPrChange w:id="9637" w:author="哲均 宋" w:date="2019-08-18T10:54:00Z">
              <w:tcPr>
                <w:tcW w:w="1134"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D3B8BD9" w14:textId="77777777" w:rsidR="00CE703E" w:rsidRPr="00ED175E" w:rsidRDefault="00CE703E" w:rsidP="00CE703E">
            <w:pPr>
              <w:pStyle w:val="afb"/>
              <w:autoSpaceDE w:val="0"/>
              <w:autoSpaceDN w:val="0"/>
              <w:pPrChange w:id="9638" w:author="Seongeun Woo" w:date="2016-10-13T18:44:00Z">
                <w:pPr>
                  <w:pStyle w:val="afb"/>
                </w:pPr>
              </w:pPrChange>
            </w:pPr>
            <w:r w:rsidRPr="00ED175E">
              <w:t>S2001</w:t>
            </w:r>
          </w:p>
        </w:tc>
        <w:tc>
          <w:tcPr>
            <w:tcW w:w="3614" w:type="dxa"/>
            <w:tcBorders>
              <w:top w:val="nil"/>
              <w:left w:val="nil"/>
              <w:bottom w:val="single" w:sz="4" w:space="0" w:color="auto"/>
              <w:right w:val="single" w:sz="4" w:space="0" w:color="auto"/>
            </w:tcBorders>
            <w:shd w:val="clear" w:color="auto" w:fill="auto"/>
            <w:noWrap/>
            <w:hideMark/>
            <w:tcPrChange w:id="9639" w:author="哲均 宋" w:date="2019-08-18T10:54:00Z">
              <w:tcPr>
                <w:tcW w:w="3614" w:type="dxa"/>
                <w:gridSpan w:val="2"/>
                <w:tcBorders>
                  <w:top w:val="nil"/>
                  <w:left w:val="nil"/>
                  <w:bottom w:val="single" w:sz="4" w:space="0" w:color="auto"/>
                  <w:right w:val="single" w:sz="4" w:space="0" w:color="auto"/>
                </w:tcBorders>
                <w:shd w:val="clear" w:color="auto" w:fill="auto"/>
                <w:noWrap/>
                <w:vAlign w:val="center"/>
                <w:hideMark/>
              </w:tcPr>
            </w:tcPrChange>
          </w:tcPr>
          <w:p w14:paraId="0070D85B" w14:textId="36DEB78C" w:rsidR="00CE703E" w:rsidRPr="00ED175E" w:rsidRDefault="00CE703E" w:rsidP="00CE703E">
            <w:pPr>
              <w:pStyle w:val="afb"/>
              <w:autoSpaceDE w:val="0"/>
              <w:autoSpaceDN w:val="0"/>
              <w:pPrChange w:id="9640" w:author="Seongeun Woo" w:date="2016-10-13T18:44:00Z">
                <w:pPr>
                  <w:pStyle w:val="afb"/>
                </w:pPr>
              </w:pPrChange>
            </w:pPr>
            <w:ins w:id="9641" w:author="哲均 宋" w:date="2019-08-18T10:54:00Z">
              <w:r w:rsidRPr="00ED01F4">
                <w:rPr>
                  <w:rFonts w:hint="eastAsia"/>
                </w:rPr>
                <w:t>S</w:t>
              </w:r>
              <w:r w:rsidRPr="00ED01F4">
                <w:t>ale Plan A</w:t>
              </w:r>
            </w:ins>
            <w:del w:id="9642" w:author="哲均 宋" w:date="2019-08-18T10:54:00Z">
              <w:r w:rsidRPr="00ED175E" w:rsidDel="00EE0147">
                <w:rPr>
                  <w:rFonts w:hint="eastAsia"/>
                </w:rPr>
                <w:delText>個人用自動車保険</w:delText>
              </w:r>
              <w:r w:rsidRPr="00ED175E" w:rsidDel="00EE0147">
                <w:delText>A</w:delText>
              </w:r>
            </w:del>
          </w:p>
        </w:tc>
        <w:tc>
          <w:tcPr>
            <w:tcW w:w="1064" w:type="dxa"/>
            <w:tcBorders>
              <w:top w:val="nil"/>
              <w:left w:val="nil"/>
              <w:bottom w:val="single" w:sz="4" w:space="0" w:color="auto"/>
              <w:right w:val="single" w:sz="4" w:space="0" w:color="auto"/>
            </w:tcBorders>
            <w:shd w:val="clear" w:color="auto" w:fill="auto"/>
            <w:noWrap/>
            <w:vAlign w:val="center"/>
            <w:hideMark/>
            <w:tcPrChange w:id="9643" w:author="哲均 宋" w:date="2019-08-18T10:54:00Z">
              <w:tcPr>
                <w:tcW w:w="1064" w:type="dxa"/>
                <w:gridSpan w:val="2"/>
                <w:tcBorders>
                  <w:top w:val="nil"/>
                  <w:left w:val="nil"/>
                  <w:bottom w:val="single" w:sz="4" w:space="0" w:color="auto"/>
                  <w:right w:val="single" w:sz="4" w:space="0" w:color="auto"/>
                </w:tcBorders>
                <w:shd w:val="clear" w:color="auto" w:fill="auto"/>
                <w:noWrap/>
                <w:vAlign w:val="center"/>
                <w:hideMark/>
              </w:tcPr>
            </w:tcPrChange>
          </w:tcPr>
          <w:p w14:paraId="0428CA58" w14:textId="77777777" w:rsidR="00CE703E" w:rsidRPr="00ED175E" w:rsidRDefault="00CE703E" w:rsidP="00CE703E">
            <w:pPr>
              <w:pStyle w:val="afb"/>
              <w:autoSpaceDE w:val="0"/>
              <w:autoSpaceDN w:val="0"/>
              <w:pPrChange w:id="9644" w:author="Seongeun Woo" w:date="2016-10-13T18:44:00Z">
                <w:pPr>
                  <w:pStyle w:val="afb"/>
                </w:pPr>
              </w:pPrChange>
            </w:pPr>
            <w:r w:rsidRPr="00ED175E">
              <w:t>I2007</w:t>
            </w:r>
          </w:p>
        </w:tc>
        <w:tc>
          <w:tcPr>
            <w:tcW w:w="3686" w:type="dxa"/>
            <w:tcBorders>
              <w:top w:val="nil"/>
              <w:left w:val="nil"/>
              <w:bottom w:val="single" w:sz="4" w:space="0" w:color="auto"/>
              <w:right w:val="single" w:sz="4" w:space="0" w:color="auto"/>
            </w:tcBorders>
            <w:shd w:val="clear" w:color="auto" w:fill="auto"/>
            <w:noWrap/>
            <w:vAlign w:val="bottom"/>
            <w:hideMark/>
            <w:tcPrChange w:id="9645" w:author="哲均 宋" w:date="2019-08-18T10:54:00Z">
              <w:tcPr>
                <w:tcW w:w="3686" w:type="dxa"/>
                <w:gridSpan w:val="2"/>
                <w:tcBorders>
                  <w:top w:val="nil"/>
                  <w:left w:val="nil"/>
                  <w:bottom w:val="single" w:sz="4" w:space="0" w:color="auto"/>
                  <w:right w:val="single" w:sz="4" w:space="0" w:color="auto"/>
                </w:tcBorders>
                <w:shd w:val="clear" w:color="auto" w:fill="auto"/>
                <w:noWrap/>
                <w:vAlign w:val="bottom"/>
                <w:hideMark/>
              </w:tcPr>
            </w:tcPrChange>
          </w:tcPr>
          <w:p w14:paraId="2BE736B0" w14:textId="3EB9D497" w:rsidR="00CE703E" w:rsidRPr="00ED175E" w:rsidRDefault="00CE703E" w:rsidP="00CE703E">
            <w:pPr>
              <w:pStyle w:val="afb"/>
              <w:autoSpaceDE w:val="0"/>
              <w:autoSpaceDN w:val="0"/>
              <w:pPrChange w:id="9646" w:author="Seongeun Woo" w:date="2016-10-13T18:44:00Z">
                <w:pPr>
                  <w:pStyle w:val="afb"/>
                </w:pPr>
              </w:pPrChange>
            </w:pPr>
            <w:ins w:id="9647" w:author="哲均 宋" w:date="2019-08-18T10:56:00Z">
              <w:r w:rsidRPr="00CE703E">
                <w:t>Other vehicle damage</w:t>
              </w:r>
            </w:ins>
            <w:del w:id="9648" w:author="哲均 宋" w:date="2019-08-18T10:56:00Z">
              <w:r w:rsidRPr="00ED175E" w:rsidDel="00CE703E">
                <w:rPr>
                  <w:rFonts w:hint="eastAsia"/>
                </w:rPr>
                <w:delText>他の自動車車両損害担保特約</w:delText>
              </w:r>
              <w:r w:rsidRPr="00ED175E" w:rsidDel="00CE703E">
                <w:delText>(</w:delText>
              </w:r>
              <w:r w:rsidRPr="00ED175E" w:rsidDel="00CE703E">
                <w:rPr>
                  <w:rFonts w:hint="eastAsia"/>
                </w:rPr>
                <w:delText>車対車衝突事故限定</w:delText>
              </w:r>
              <w:r w:rsidRPr="00ED175E" w:rsidDel="00CE703E">
                <w:delText>)</w:delText>
              </w:r>
            </w:del>
          </w:p>
        </w:tc>
      </w:tr>
      <w:tr w:rsidR="00CE703E" w:rsidRPr="00ED175E" w:rsidDel="00CE703E" w14:paraId="54FDFB6C" w14:textId="26143C4E" w:rsidTr="00192566">
        <w:tblPrEx>
          <w:tblW w:w="9498" w:type="dxa"/>
          <w:tblInd w:w="99" w:type="dxa"/>
          <w:tblLayout w:type="fixed"/>
          <w:tblCellMar>
            <w:left w:w="99" w:type="dxa"/>
            <w:right w:w="99" w:type="dxa"/>
          </w:tblCellMar>
          <w:tblPrExChange w:id="9649" w:author="哲均 宋" w:date="2019-08-18T10:54:00Z">
            <w:tblPrEx>
              <w:tblW w:w="9498" w:type="dxa"/>
              <w:tblInd w:w="99" w:type="dxa"/>
              <w:tblLayout w:type="fixed"/>
              <w:tblCellMar>
                <w:left w:w="99" w:type="dxa"/>
                <w:right w:w="99" w:type="dxa"/>
              </w:tblCellMar>
            </w:tblPrEx>
          </w:tblPrExChange>
        </w:tblPrEx>
        <w:trPr>
          <w:trHeight w:val="255"/>
          <w:del w:id="9650" w:author="哲均 宋" w:date="2019-08-18T10:57:00Z"/>
          <w:trPrChange w:id="9651" w:author="哲均 宋" w:date="2019-08-18T10:54:00Z">
            <w:trPr>
              <w:gridBefore w:val="1"/>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52" w:author="哲均 宋" w:date="2019-08-18T10:54:00Z">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C46CF10" w14:textId="7B154B99" w:rsidR="00CE703E" w:rsidRPr="00ED175E" w:rsidDel="00CE703E" w:rsidRDefault="00CE703E" w:rsidP="00CE703E">
            <w:pPr>
              <w:pStyle w:val="afb"/>
              <w:autoSpaceDE w:val="0"/>
              <w:autoSpaceDN w:val="0"/>
              <w:rPr>
                <w:del w:id="9653" w:author="哲均 宋" w:date="2019-08-18T10:57:00Z"/>
              </w:rPr>
              <w:pPrChange w:id="9654" w:author="Seongeun Woo" w:date="2016-10-13T18:44:00Z">
                <w:pPr>
                  <w:pStyle w:val="afb"/>
                </w:pPr>
              </w:pPrChange>
            </w:pPr>
            <w:del w:id="9655" w:author="哲均 宋" w:date="2019-08-18T10:57:00Z">
              <w:r w:rsidRPr="00ED175E" w:rsidDel="00CE703E">
                <w:delText>S2001</w:delText>
              </w:r>
            </w:del>
          </w:p>
        </w:tc>
        <w:tc>
          <w:tcPr>
            <w:tcW w:w="3614" w:type="dxa"/>
            <w:tcBorders>
              <w:top w:val="single" w:sz="4" w:space="0" w:color="auto"/>
              <w:left w:val="nil"/>
              <w:bottom w:val="single" w:sz="4" w:space="0" w:color="auto"/>
              <w:right w:val="single" w:sz="4" w:space="0" w:color="auto"/>
            </w:tcBorders>
            <w:shd w:val="clear" w:color="auto" w:fill="auto"/>
            <w:noWrap/>
            <w:hideMark/>
            <w:tcPrChange w:id="9656" w:author="哲均 宋" w:date="2019-08-18T10:54:00Z">
              <w:tcPr>
                <w:tcW w:w="3614" w:type="dxa"/>
                <w:gridSpan w:val="2"/>
                <w:tcBorders>
                  <w:top w:val="nil"/>
                  <w:left w:val="nil"/>
                  <w:bottom w:val="single" w:sz="4" w:space="0" w:color="auto"/>
                  <w:right w:val="single" w:sz="4" w:space="0" w:color="auto"/>
                </w:tcBorders>
                <w:shd w:val="clear" w:color="auto" w:fill="auto"/>
                <w:noWrap/>
                <w:vAlign w:val="bottom"/>
                <w:hideMark/>
              </w:tcPr>
            </w:tcPrChange>
          </w:tcPr>
          <w:p w14:paraId="03827C79" w14:textId="77602128" w:rsidR="00CE703E" w:rsidRPr="00ED175E" w:rsidDel="00CE703E" w:rsidRDefault="00CE703E" w:rsidP="00CE703E">
            <w:pPr>
              <w:pStyle w:val="afb"/>
              <w:autoSpaceDE w:val="0"/>
              <w:autoSpaceDN w:val="0"/>
              <w:rPr>
                <w:del w:id="9657" w:author="哲均 宋" w:date="2019-08-18T10:57:00Z"/>
              </w:rPr>
              <w:pPrChange w:id="9658" w:author="Seongeun Woo" w:date="2016-10-13T18:44:00Z">
                <w:pPr>
                  <w:pStyle w:val="afb"/>
                </w:pPr>
              </w:pPrChange>
            </w:pPr>
            <w:del w:id="9659" w:author="哲均 宋" w:date="2019-08-18T10:54:00Z">
              <w:r w:rsidRPr="00ED175E" w:rsidDel="00EE0147">
                <w:rPr>
                  <w:rFonts w:hint="eastAsia"/>
                </w:rPr>
                <w:delText>個人用自動車保険</w:delText>
              </w:r>
              <w:r w:rsidRPr="00ED175E" w:rsidDel="00EE0147">
                <w:delText>A</w:delText>
              </w:r>
            </w:del>
          </w:p>
        </w:tc>
        <w:tc>
          <w:tcPr>
            <w:tcW w:w="1064" w:type="dxa"/>
            <w:tcBorders>
              <w:top w:val="single" w:sz="4" w:space="0" w:color="auto"/>
              <w:left w:val="nil"/>
              <w:bottom w:val="single" w:sz="4" w:space="0" w:color="auto"/>
              <w:right w:val="single" w:sz="4" w:space="0" w:color="auto"/>
            </w:tcBorders>
            <w:shd w:val="clear" w:color="auto" w:fill="auto"/>
            <w:noWrap/>
            <w:vAlign w:val="bottom"/>
            <w:hideMark/>
            <w:tcPrChange w:id="9660" w:author="哲均 宋" w:date="2019-08-18T10:54:00Z">
              <w:tcPr>
                <w:tcW w:w="1064" w:type="dxa"/>
                <w:gridSpan w:val="2"/>
                <w:tcBorders>
                  <w:top w:val="nil"/>
                  <w:left w:val="nil"/>
                  <w:bottom w:val="single" w:sz="4" w:space="0" w:color="auto"/>
                  <w:right w:val="single" w:sz="4" w:space="0" w:color="auto"/>
                </w:tcBorders>
                <w:shd w:val="clear" w:color="auto" w:fill="auto"/>
                <w:noWrap/>
                <w:vAlign w:val="bottom"/>
                <w:hideMark/>
              </w:tcPr>
            </w:tcPrChange>
          </w:tcPr>
          <w:p w14:paraId="3FEDD166" w14:textId="11F3CB91" w:rsidR="00CE703E" w:rsidRPr="00ED175E" w:rsidDel="00CE703E" w:rsidRDefault="00CE703E" w:rsidP="00CE703E">
            <w:pPr>
              <w:pStyle w:val="afb"/>
              <w:autoSpaceDE w:val="0"/>
              <w:autoSpaceDN w:val="0"/>
              <w:rPr>
                <w:del w:id="9661" w:author="哲均 宋" w:date="2019-08-18T10:57:00Z"/>
              </w:rPr>
              <w:pPrChange w:id="9662" w:author="Seongeun Woo" w:date="2016-10-13T18:44:00Z">
                <w:pPr>
                  <w:pStyle w:val="afb"/>
                </w:pPr>
              </w:pPrChange>
            </w:pPr>
            <w:del w:id="9663" w:author="哲均 宋" w:date="2019-08-18T10:57:00Z">
              <w:r w:rsidRPr="00ED175E" w:rsidDel="00CE703E">
                <w:delText>I2010</w:delText>
              </w:r>
            </w:del>
          </w:p>
        </w:tc>
        <w:tc>
          <w:tcPr>
            <w:tcW w:w="3686" w:type="dxa"/>
            <w:tcBorders>
              <w:top w:val="single" w:sz="4" w:space="0" w:color="auto"/>
              <w:left w:val="nil"/>
              <w:bottom w:val="single" w:sz="4" w:space="0" w:color="auto"/>
              <w:right w:val="single" w:sz="4" w:space="0" w:color="auto"/>
            </w:tcBorders>
            <w:shd w:val="clear" w:color="auto" w:fill="auto"/>
            <w:noWrap/>
            <w:vAlign w:val="bottom"/>
            <w:hideMark/>
            <w:tcPrChange w:id="9664" w:author="哲均 宋" w:date="2019-08-18T10:54:00Z">
              <w:tcPr>
                <w:tcW w:w="3686" w:type="dxa"/>
                <w:gridSpan w:val="2"/>
                <w:tcBorders>
                  <w:top w:val="nil"/>
                  <w:left w:val="nil"/>
                  <w:bottom w:val="single" w:sz="4" w:space="0" w:color="auto"/>
                  <w:right w:val="single" w:sz="4" w:space="0" w:color="auto"/>
                </w:tcBorders>
                <w:shd w:val="clear" w:color="auto" w:fill="auto"/>
                <w:noWrap/>
                <w:vAlign w:val="bottom"/>
                <w:hideMark/>
              </w:tcPr>
            </w:tcPrChange>
          </w:tcPr>
          <w:p w14:paraId="21870CAD" w14:textId="20318050" w:rsidR="00CE703E" w:rsidRPr="00ED175E" w:rsidDel="00CE703E" w:rsidRDefault="00CE703E" w:rsidP="00CE703E">
            <w:pPr>
              <w:pStyle w:val="afb"/>
              <w:autoSpaceDE w:val="0"/>
              <w:autoSpaceDN w:val="0"/>
              <w:rPr>
                <w:del w:id="9665" w:author="哲均 宋" w:date="2019-08-18T10:57:00Z"/>
              </w:rPr>
              <w:pPrChange w:id="9666" w:author="Seongeun Woo" w:date="2016-10-13T18:44:00Z">
                <w:pPr>
                  <w:pStyle w:val="afb"/>
                </w:pPr>
              </w:pPrChange>
            </w:pPr>
            <w:del w:id="9667" w:author="哲均 宋" w:date="2019-08-18T10:57:00Z">
              <w:r w:rsidRPr="00ED175E" w:rsidDel="00CE703E">
                <w:rPr>
                  <w:rFonts w:hint="eastAsia"/>
                </w:rPr>
                <w:delText>特別療養環境室料支援特約</w:delText>
              </w:r>
            </w:del>
          </w:p>
        </w:tc>
      </w:tr>
      <w:tr w:rsidR="00CE703E" w:rsidRPr="00ED175E" w:rsidDel="00CE703E" w14:paraId="406A5EF8" w14:textId="75CDB62E" w:rsidTr="00192566">
        <w:tblPrEx>
          <w:tblW w:w="9498" w:type="dxa"/>
          <w:tblInd w:w="99" w:type="dxa"/>
          <w:tblLayout w:type="fixed"/>
          <w:tblCellMar>
            <w:left w:w="99" w:type="dxa"/>
            <w:right w:w="99" w:type="dxa"/>
          </w:tblCellMar>
          <w:tblPrExChange w:id="9668" w:author="哲均 宋" w:date="2019-08-18T10:54:00Z">
            <w:tblPrEx>
              <w:tblW w:w="9498" w:type="dxa"/>
              <w:tblInd w:w="99" w:type="dxa"/>
              <w:tblLayout w:type="fixed"/>
              <w:tblCellMar>
                <w:left w:w="99" w:type="dxa"/>
                <w:right w:w="99" w:type="dxa"/>
              </w:tblCellMar>
            </w:tblPrEx>
          </w:tblPrExChange>
        </w:tblPrEx>
        <w:trPr>
          <w:trHeight w:val="401"/>
          <w:del w:id="9669" w:author="哲均 宋" w:date="2019-08-18T10:57:00Z"/>
          <w:trPrChange w:id="9670" w:author="哲均 宋" w:date="2019-08-18T10:54:00Z">
            <w:trPr>
              <w:gridAfter w:val="0"/>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71" w:author="哲均 宋" w:date="2019-08-18T10:54:00Z">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2EA34F61" w14:textId="2DA97C10" w:rsidR="00CE703E" w:rsidRPr="00ED175E" w:rsidDel="00CE703E" w:rsidRDefault="00CE703E" w:rsidP="00CE703E">
            <w:pPr>
              <w:pStyle w:val="afb"/>
              <w:autoSpaceDE w:val="0"/>
              <w:autoSpaceDN w:val="0"/>
              <w:rPr>
                <w:del w:id="9672" w:author="哲均 宋" w:date="2019-08-18T10:57:00Z"/>
              </w:rPr>
              <w:pPrChange w:id="9673" w:author="Seongeun Woo" w:date="2016-10-13T18:44:00Z">
                <w:pPr>
                  <w:pStyle w:val="afb"/>
                </w:pPr>
              </w:pPrChange>
            </w:pPr>
            <w:del w:id="9674" w:author="哲均 宋" w:date="2019-08-18T10:57:00Z">
              <w:r w:rsidRPr="00ED175E" w:rsidDel="00CE703E">
                <w:delText>S2001</w:delText>
              </w:r>
            </w:del>
          </w:p>
        </w:tc>
        <w:tc>
          <w:tcPr>
            <w:tcW w:w="3614" w:type="dxa"/>
            <w:tcBorders>
              <w:top w:val="single" w:sz="4" w:space="0" w:color="auto"/>
              <w:left w:val="nil"/>
              <w:bottom w:val="single" w:sz="4" w:space="0" w:color="auto"/>
              <w:right w:val="single" w:sz="4" w:space="0" w:color="auto"/>
            </w:tcBorders>
            <w:shd w:val="clear" w:color="auto" w:fill="auto"/>
            <w:noWrap/>
            <w:hideMark/>
            <w:tcPrChange w:id="9675" w:author="哲均 宋" w:date="2019-08-18T10:54:00Z">
              <w:tcPr>
                <w:tcW w:w="3614" w:type="dxa"/>
                <w:gridSpan w:val="2"/>
                <w:tcBorders>
                  <w:top w:val="nil"/>
                  <w:left w:val="nil"/>
                  <w:bottom w:val="single" w:sz="4" w:space="0" w:color="auto"/>
                  <w:right w:val="single" w:sz="4" w:space="0" w:color="auto"/>
                </w:tcBorders>
                <w:shd w:val="clear" w:color="auto" w:fill="auto"/>
                <w:noWrap/>
                <w:vAlign w:val="bottom"/>
                <w:hideMark/>
              </w:tcPr>
            </w:tcPrChange>
          </w:tcPr>
          <w:p w14:paraId="4A28FA5B" w14:textId="7D405E60" w:rsidR="00CE703E" w:rsidRPr="00ED175E" w:rsidDel="00CE703E" w:rsidRDefault="00CE703E" w:rsidP="00CE703E">
            <w:pPr>
              <w:pStyle w:val="afb"/>
              <w:autoSpaceDE w:val="0"/>
              <w:autoSpaceDN w:val="0"/>
              <w:rPr>
                <w:del w:id="9676" w:author="哲均 宋" w:date="2019-08-18T10:57:00Z"/>
              </w:rPr>
              <w:pPrChange w:id="9677" w:author="Seongeun Woo" w:date="2016-10-13T18:44:00Z">
                <w:pPr>
                  <w:pStyle w:val="afb"/>
                </w:pPr>
              </w:pPrChange>
            </w:pPr>
            <w:del w:id="9678" w:author="哲均 宋" w:date="2019-08-18T10:54:00Z">
              <w:r w:rsidRPr="00ED175E" w:rsidDel="00EE0147">
                <w:rPr>
                  <w:rFonts w:hint="eastAsia"/>
                </w:rPr>
                <w:delText>個人用自動車保険</w:delText>
              </w:r>
              <w:r w:rsidRPr="00ED175E" w:rsidDel="00EE0147">
                <w:delText>A</w:delText>
              </w:r>
            </w:del>
          </w:p>
        </w:tc>
        <w:tc>
          <w:tcPr>
            <w:tcW w:w="1064" w:type="dxa"/>
            <w:tcBorders>
              <w:top w:val="single" w:sz="4" w:space="0" w:color="auto"/>
              <w:left w:val="nil"/>
              <w:bottom w:val="single" w:sz="4" w:space="0" w:color="auto"/>
              <w:right w:val="single" w:sz="4" w:space="0" w:color="auto"/>
            </w:tcBorders>
            <w:shd w:val="clear" w:color="auto" w:fill="auto"/>
            <w:noWrap/>
            <w:vAlign w:val="bottom"/>
            <w:hideMark/>
            <w:tcPrChange w:id="9679" w:author="哲均 宋" w:date="2019-08-18T10:54:00Z">
              <w:tcPr>
                <w:tcW w:w="1064" w:type="dxa"/>
                <w:gridSpan w:val="2"/>
                <w:tcBorders>
                  <w:top w:val="nil"/>
                  <w:left w:val="nil"/>
                  <w:bottom w:val="single" w:sz="4" w:space="0" w:color="auto"/>
                  <w:right w:val="single" w:sz="4" w:space="0" w:color="auto"/>
                </w:tcBorders>
                <w:shd w:val="clear" w:color="auto" w:fill="auto"/>
                <w:noWrap/>
                <w:vAlign w:val="bottom"/>
                <w:hideMark/>
              </w:tcPr>
            </w:tcPrChange>
          </w:tcPr>
          <w:p w14:paraId="21193ECA" w14:textId="01712F5D" w:rsidR="00CE703E" w:rsidRPr="00ED175E" w:rsidDel="00CE703E" w:rsidRDefault="00CE703E" w:rsidP="00CE703E">
            <w:pPr>
              <w:pStyle w:val="afb"/>
              <w:autoSpaceDE w:val="0"/>
              <w:autoSpaceDN w:val="0"/>
              <w:rPr>
                <w:del w:id="9680" w:author="哲均 宋" w:date="2019-08-18T10:57:00Z"/>
              </w:rPr>
              <w:pPrChange w:id="9681" w:author="Seongeun Woo" w:date="2016-10-13T18:44:00Z">
                <w:pPr>
                  <w:pStyle w:val="afb"/>
                </w:pPr>
              </w:pPrChange>
            </w:pPr>
            <w:del w:id="9682" w:author="哲均 宋" w:date="2019-08-18T10:57:00Z">
              <w:r w:rsidRPr="00ED175E" w:rsidDel="00CE703E">
                <w:delText>I2013</w:delText>
              </w:r>
            </w:del>
          </w:p>
        </w:tc>
        <w:tc>
          <w:tcPr>
            <w:tcW w:w="3686" w:type="dxa"/>
            <w:tcBorders>
              <w:top w:val="single" w:sz="4" w:space="0" w:color="auto"/>
              <w:left w:val="nil"/>
              <w:bottom w:val="single" w:sz="4" w:space="0" w:color="auto"/>
              <w:right w:val="single" w:sz="4" w:space="0" w:color="auto"/>
            </w:tcBorders>
            <w:shd w:val="clear" w:color="auto" w:fill="auto"/>
            <w:noWrap/>
            <w:vAlign w:val="bottom"/>
            <w:hideMark/>
            <w:tcPrChange w:id="9683" w:author="哲均 宋" w:date="2019-08-18T10:54:00Z">
              <w:tcPr>
                <w:tcW w:w="3686" w:type="dxa"/>
                <w:gridSpan w:val="2"/>
                <w:tcBorders>
                  <w:top w:val="nil"/>
                  <w:left w:val="nil"/>
                  <w:bottom w:val="single" w:sz="4" w:space="0" w:color="auto"/>
                  <w:right w:val="single" w:sz="4" w:space="0" w:color="auto"/>
                </w:tcBorders>
                <w:shd w:val="clear" w:color="auto" w:fill="auto"/>
                <w:noWrap/>
                <w:vAlign w:val="bottom"/>
                <w:hideMark/>
              </w:tcPr>
            </w:tcPrChange>
          </w:tcPr>
          <w:p w14:paraId="608A9B08" w14:textId="20D3BB86" w:rsidR="00CE703E" w:rsidRPr="00ED175E" w:rsidDel="00CE703E" w:rsidRDefault="00CE703E" w:rsidP="00CE703E">
            <w:pPr>
              <w:pStyle w:val="afb"/>
              <w:autoSpaceDE w:val="0"/>
              <w:autoSpaceDN w:val="0"/>
              <w:rPr>
                <w:del w:id="9684" w:author="哲均 宋" w:date="2019-08-18T10:57:00Z"/>
              </w:rPr>
              <w:pPrChange w:id="9685" w:author="Seongeun Woo" w:date="2016-10-13T18:44:00Z">
                <w:pPr>
                  <w:pStyle w:val="afb"/>
                </w:pPr>
              </w:pPrChange>
            </w:pPr>
            <w:del w:id="9686" w:author="哲均 宋" w:date="2019-08-18T10:57:00Z">
              <w:r w:rsidRPr="00ED175E" w:rsidDel="00CE703E">
                <w:rPr>
                  <w:rFonts w:hint="eastAsia"/>
                </w:rPr>
                <w:delText>人身傷害週末・休日拡大補償特約</w:delText>
              </w:r>
            </w:del>
          </w:p>
        </w:tc>
      </w:tr>
      <w:tr w:rsidR="004830CF" w:rsidRPr="00ED175E" w14:paraId="1E1F2458" w14:textId="77777777" w:rsidTr="00D700DF">
        <w:tblPrEx>
          <w:tblW w:w="9498" w:type="dxa"/>
          <w:tblInd w:w="99" w:type="dxa"/>
          <w:tblLayout w:type="fixed"/>
          <w:tblCellMar>
            <w:left w:w="99" w:type="dxa"/>
            <w:right w:w="99" w:type="dxa"/>
          </w:tblCellMar>
          <w:tblPrExChange w:id="9687" w:author="InnoRules" w:date="2016-10-21T16:47:00Z">
            <w:tblPrEx>
              <w:tblW w:w="9498" w:type="dxa"/>
              <w:tblInd w:w="99" w:type="dxa"/>
              <w:tblLayout w:type="fixed"/>
              <w:tblCellMar>
                <w:left w:w="99" w:type="dxa"/>
                <w:right w:w="99" w:type="dxa"/>
              </w:tblCellMar>
            </w:tblPrEx>
          </w:tblPrExChange>
        </w:tblPrEx>
        <w:trPr>
          <w:trHeight w:val="255"/>
          <w:ins w:id="9688" w:author="Seongeun Woo" w:date="2016-07-07T17:20:00Z"/>
          <w:trPrChange w:id="9689" w:author="InnoRules" w:date="2016-10-21T16:47:00Z">
            <w:trPr>
              <w:gridBefore w:val="1"/>
              <w:trHeight w:val="255"/>
            </w:trPr>
          </w:trPrChange>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tcPrChange w:id="9690" w:author="InnoRules" w:date="2016-10-21T16:47:00Z">
              <w:tcPr>
                <w:tcW w:w="1134" w:type="dxa"/>
                <w:gridSpan w:val="2"/>
                <w:tcBorders>
                  <w:top w:val="nil"/>
                  <w:left w:val="single" w:sz="4" w:space="0" w:color="auto"/>
                  <w:bottom w:val="single" w:sz="4" w:space="0" w:color="auto"/>
                  <w:right w:val="single" w:sz="4" w:space="0" w:color="auto"/>
                </w:tcBorders>
                <w:shd w:val="clear" w:color="auto" w:fill="auto"/>
                <w:noWrap/>
                <w:vAlign w:val="bottom"/>
              </w:tcPr>
            </w:tcPrChange>
          </w:tcPr>
          <w:p w14:paraId="675B1994" w14:textId="30B28B93" w:rsidR="004830CF" w:rsidRPr="00ED175E" w:rsidRDefault="004830CF">
            <w:pPr>
              <w:pStyle w:val="afb"/>
              <w:autoSpaceDE w:val="0"/>
              <w:autoSpaceDN w:val="0"/>
              <w:rPr>
                <w:ins w:id="9691" w:author="Seongeun Woo" w:date="2016-07-07T17:20:00Z"/>
              </w:rPr>
              <w:pPrChange w:id="9692" w:author="Seongeun Woo" w:date="2016-10-13T18:44:00Z">
                <w:pPr>
                  <w:pStyle w:val="afb"/>
                </w:pPr>
              </w:pPrChange>
            </w:pPr>
            <w:ins w:id="9693" w:author="Seongeun Woo" w:date="2016-07-07T17:20:00Z">
              <w:r w:rsidRPr="00ED175E">
                <w:rPr>
                  <w:rPrChange w:id="9694" w:author="InnoRules" w:date="2016-08-30T14:14:00Z">
                    <w:rPr>
                      <w:rFonts w:ascii="Noto Sans Japanese Regular" w:eastAsia="Noto Sans Japanese Regular" w:hAnsi="Arial" w:cs="Times New Roman"/>
                      <w:b/>
                      <w:color w:val="0070C0"/>
                      <w:szCs w:val="24"/>
                    </w:rPr>
                  </w:rPrChange>
                </w:rPr>
                <w:t>…</w:t>
              </w:r>
            </w:ins>
          </w:p>
        </w:tc>
        <w:tc>
          <w:tcPr>
            <w:tcW w:w="3614" w:type="dxa"/>
            <w:tcBorders>
              <w:top w:val="single" w:sz="4" w:space="0" w:color="auto"/>
              <w:left w:val="nil"/>
              <w:bottom w:val="single" w:sz="4" w:space="0" w:color="auto"/>
              <w:right w:val="single" w:sz="4" w:space="0" w:color="auto"/>
            </w:tcBorders>
            <w:shd w:val="clear" w:color="auto" w:fill="auto"/>
            <w:noWrap/>
            <w:vAlign w:val="bottom"/>
            <w:tcPrChange w:id="9695" w:author="InnoRules" w:date="2016-10-21T16:47:00Z">
              <w:tcPr>
                <w:tcW w:w="3614" w:type="dxa"/>
                <w:gridSpan w:val="2"/>
                <w:tcBorders>
                  <w:top w:val="nil"/>
                  <w:left w:val="nil"/>
                  <w:bottom w:val="single" w:sz="4" w:space="0" w:color="auto"/>
                  <w:right w:val="single" w:sz="4" w:space="0" w:color="auto"/>
                </w:tcBorders>
                <w:shd w:val="clear" w:color="auto" w:fill="auto"/>
                <w:noWrap/>
                <w:vAlign w:val="bottom"/>
              </w:tcPr>
            </w:tcPrChange>
          </w:tcPr>
          <w:p w14:paraId="2CF13ACD" w14:textId="4CA15E11" w:rsidR="004830CF" w:rsidRPr="00ED175E" w:rsidRDefault="004830CF">
            <w:pPr>
              <w:pStyle w:val="afb"/>
              <w:autoSpaceDE w:val="0"/>
              <w:autoSpaceDN w:val="0"/>
              <w:rPr>
                <w:ins w:id="9696" w:author="Seongeun Woo" w:date="2016-07-07T17:20:00Z"/>
              </w:rPr>
              <w:pPrChange w:id="9697" w:author="Seongeun Woo" w:date="2016-10-13T18:44:00Z">
                <w:pPr>
                  <w:pStyle w:val="afb"/>
                </w:pPr>
              </w:pPrChange>
            </w:pPr>
            <w:ins w:id="9698" w:author="Seongeun Woo" w:date="2016-07-07T17:20:00Z">
              <w:r w:rsidRPr="00ED175E">
                <w:rPr>
                  <w:rPrChange w:id="9699" w:author="InnoRules" w:date="2016-08-30T14:14:00Z">
                    <w:rPr>
                      <w:rFonts w:ascii="Noto Sans Japanese Regular" w:eastAsia="Noto Sans Japanese Regular" w:hAnsi="Arial" w:cs="Times New Roman"/>
                      <w:b/>
                      <w:color w:val="0070C0"/>
                      <w:szCs w:val="24"/>
                    </w:rPr>
                  </w:rPrChange>
                </w:rPr>
                <w:t>…</w:t>
              </w:r>
            </w:ins>
          </w:p>
        </w:tc>
        <w:tc>
          <w:tcPr>
            <w:tcW w:w="1064" w:type="dxa"/>
            <w:tcBorders>
              <w:top w:val="single" w:sz="4" w:space="0" w:color="auto"/>
              <w:left w:val="nil"/>
              <w:bottom w:val="single" w:sz="4" w:space="0" w:color="auto"/>
              <w:right w:val="single" w:sz="4" w:space="0" w:color="auto"/>
            </w:tcBorders>
            <w:shd w:val="clear" w:color="auto" w:fill="auto"/>
            <w:noWrap/>
            <w:vAlign w:val="bottom"/>
            <w:tcPrChange w:id="9700" w:author="InnoRules" w:date="2016-10-21T16:47:00Z">
              <w:tcPr>
                <w:tcW w:w="1064" w:type="dxa"/>
                <w:gridSpan w:val="2"/>
                <w:tcBorders>
                  <w:top w:val="nil"/>
                  <w:left w:val="nil"/>
                  <w:bottom w:val="single" w:sz="4" w:space="0" w:color="auto"/>
                  <w:right w:val="single" w:sz="4" w:space="0" w:color="auto"/>
                </w:tcBorders>
                <w:shd w:val="clear" w:color="auto" w:fill="auto"/>
                <w:noWrap/>
                <w:vAlign w:val="bottom"/>
              </w:tcPr>
            </w:tcPrChange>
          </w:tcPr>
          <w:p w14:paraId="3D69A3DD" w14:textId="65A29FF2" w:rsidR="004830CF" w:rsidRPr="00ED175E" w:rsidRDefault="004830CF">
            <w:pPr>
              <w:pStyle w:val="afb"/>
              <w:autoSpaceDE w:val="0"/>
              <w:autoSpaceDN w:val="0"/>
              <w:rPr>
                <w:ins w:id="9701" w:author="Seongeun Woo" w:date="2016-07-07T17:20:00Z"/>
              </w:rPr>
              <w:pPrChange w:id="9702" w:author="Seongeun Woo" w:date="2016-10-13T18:44:00Z">
                <w:pPr>
                  <w:pStyle w:val="afb"/>
                </w:pPr>
              </w:pPrChange>
            </w:pPr>
            <w:ins w:id="9703" w:author="Seongeun Woo" w:date="2016-07-07T17:20:00Z">
              <w:r w:rsidRPr="00ED175E">
                <w:rPr>
                  <w:rPrChange w:id="9704" w:author="InnoRules" w:date="2016-08-30T14:14:00Z">
                    <w:rPr>
                      <w:rFonts w:ascii="Noto Sans Japanese Regular" w:eastAsia="Noto Sans Japanese Regular" w:hAnsi="Arial" w:cs="Times New Roman"/>
                      <w:b/>
                      <w:color w:val="0070C0"/>
                      <w:szCs w:val="24"/>
                    </w:rPr>
                  </w:rPrChange>
                </w:rPr>
                <w:t>…</w:t>
              </w:r>
            </w:ins>
          </w:p>
        </w:tc>
        <w:tc>
          <w:tcPr>
            <w:tcW w:w="3686" w:type="dxa"/>
            <w:tcBorders>
              <w:top w:val="single" w:sz="4" w:space="0" w:color="auto"/>
              <w:left w:val="nil"/>
              <w:bottom w:val="single" w:sz="4" w:space="0" w:color="auto"/>
              <w:right w:val="single" w:sz="4" w:space="0" w:color="auto"/>
            </w:tcBorders>
            <w:shd w:val="clear" w:color="auto" w:fill="auto"/>
            <w:noWrap/>
            <w:vAlign w:val="bottom"/>
            <w:tcPrChange w:id="9705" w:author="InnoRules" w:date="2016-10-21T16:47:00Z">
              <w:tcPr>
                <w:tcW w:w="3686" w:type="dxa"/>
                <w:gridSpan w:val="2"/>
                <w:tcBorders>
                  <w:top w:val="nil"/>
                  <w:left w:val="nil"/>
                  <w:bottom w:val="single" w:sz="4" w:space="0" w:color="auto"/>
                  <w:right w:val="single" w:sz="4" w:space="0" w:color="auto"/>
                </w:tcBorders>
                <w:shd w:val="clear" w:color="auto" w:fill="auto"/>
                <w:noWrap/>
                <w:vAlign w:val="bottom"/>
              </w:tcPr>
            </w:tcPrChange>
          </w:tcPr>
          <w:p w14:paraId="18C02383" w14:textId="2ADEE4BA" w:rsidR="004830CF" w:rsidRPr="00ED175E" w:rsidRDefault="004830CF">
            <w:pPr>
              <w:pStyle w:val="afb"/>
              <w:autoSpaceDE w:val="0"/>
              <w:autoSpaceDN w:val="0"/>
              <w:rPr>
                <w:ins w:id="9706" w:author="Seongeun Woo" w:date="2016-07-07T17:20:00Z"/>
              </w:rPr>
              <w:pPrChange w:id="9707" w:author="Seongeun Woo" w:date="2016-10-13T18:44:00Z">
                <w:pPr>
                  <w:pStyle w:val="afb"/>
                </w:pPr>
              </w:pPrChange>
            </w:pPr>
            <w:ins w:id="9708" w:author="Seongeun Woo" w:date="2016-07-07T17:20:00Z">
              <w:r w:rsidRPr="00ED175E">
                <w:rPr>
                  <w:rPrChange w:id="9709" w:author="InnoRules" w:date="2016-08-30T14:14:00Z">
                    <w:rPr>
                      <w:rFonts w:ascii="Noto Sans Japanese Regular" w:eastAsia="Noto Sans Japanese Regular" w:hAnsi="Arial" w:cs="Times New Roman"/>
                      <w:b/>
                      <w:color w:val="0070C0"/>
                      <w:szCs w:val="24"/>
                    </w:rPr>
                  </w:rPrChange>
                </w:rPr>
                <w:t>…</w:t>
              </w:r>
            </w:ins>
          </w:p>
        </w:tc>
      </w:tr>
    </w:tbl>
    <w:p w14:paraId="4BCA1A7F" w14:textId="77777777" w:rsidR="0096549F" w:rsidRPr="00ED175E" w:rsidRDefault="0096549F">
      <w:pPr>
        <w:autoSpaceDE w:val="0"/>
        <w:autoSpaceDN w:val="0"/>
        <w:pPrChange w:id="9710" w:author="Seongeun Woo" w:date="2016-10-13T18:44:00Z">
          <w:pPr/>
        </w:pPrChange>
      </w:pPr>
    </w:p>
    <w:p w14:paraId="23676224" w14:textId="383E1696" w:rsidR="0096549F" w:rsidRPr="00ED175E" w:rsidRDefault="0096549F">
      <w:pPr>
        <w:pStyle w:val="50"/>
        <w:wordWrap/>
        <w:ind w:left="601"/>
        <w:jc w:val="left"/>
        <w:pPrChange w:id="9711" w:author="Seongeun Woo" w:date="2016-10-13T18:44:00Z">
          <w:pPr>
            <w:pStyle w:val="50"/>
            <w:ind w:left="601"/>
          </w:pPr>
        </w:pPrChange>
      </w:pPr>
      <w:del w:id="9712" w:author="哲均 宋" w:date="2019-08-16T15:10:00Z">
        <w:r w:rsidRPr="00ED175E" w:rsidDel="00BE59E9">
          <w:rPr>
            <w:rFonts w:hint="eastAsia"/>
          </w:rPr>
          <w:delText>条件節</w:delText>
        </w:r>
      </w:del>
      <w:ins w:id="9713" w:author="哲均 宋" w:date="2019-08-16T15:34:00Z">
        <w:r w:rsidR="00FF1293">
          <w:rPr>
            <w:rFonts w:hint="eastAsia"/>
          </w:rPr>
          <w:t>WHERE CLAUSE</w:t>
        </w:r>
      </w:ins>
    </w:p>
    <w:p w14:paraId="502CB70D" w14:textId="77777777" w:rsidR="0096549F" w:rsidRPr="00ED175E" w:rsidRDefault="0096549F">
      <w:pPr>
        <w:pStyle w:val="a0"/>
        <w:wordWrap/>
        <w:ind w:left="717"/>
        <w:jc w:val="left"/>
        <w:pPrChange w:id="9714" w:author="Seongeun Woo" w:date="2016-10-13T18:44:00Z">
          <w:pPr>
            <w:pStyle w:val="a0"/>
            <w:ind w:left="717"/>
          </w:pPr>
        </w:pPrChange>
      </w:pPr>
      <w:r w:rsidRPr="00ED175E">
        <w:t>OI.INV_TYPE = 2</w:t>
      </w:r>
    </w:p>
    <w:p w14:paraId="5E773B7F" w14:textId="0DC16977" w:rsidR="0096549F" w:rsidRPr="00ED175E" w:rsidRDefault="004830CF">
      <w:pPr>
        <w:autoSpaceDE w:val="0"/>
        <w:autoSpaceDN w:val="0"/>
        <w:ind w:firstLineChars="400" w:firstLine="792"/>
        <w:jc w:val="left"/>
        <w:pPrChange w:id="9715" w:author="Seongeun Woo" w:date="2016-10-13T18:44:00Z">
          <w:pPr>
            <w:pStyle w:val="a0"/>
            <w:numPr>
              <w:numId w:val="0"/>
            </w:numPr>
            <w:ind w:leftChars="0" w:left="284" w:firstLine="0"/>
          </w:pPr>
        </w:pPrChange>
      </w:pPr>
      <w:ins w:id="9716" w:author="Seongeun Woo" w:date="2016-07-07T17:25:00Z">
        <w:del w:id="9717" w:author="哲均 宋" w:date="2019-08-18T10:59:00Z">
          <w:r w:rsidRPr="00ED175E" w:rsidDel="00CE703E">
            <w:rPr>
              <w:rFonts w:hint="eastAsia"/>
            </w:rPr>
            <w:delText>関係類型が</w:delText>
          </w:r>
        </w:del>
      </w:ins>
      <w:del w:id="9718" w:author="哲均 宋" w:date="2019-08-18T10:59:00Z">
        <w:r w:rsidR="0096549F" w:rsidRPr="00ED175E" w:rsidDel="00CE703E">
          <w:rPr>
            <w:rFonts w:hint="eastAsia"/>
          </w:rPr>
          <w:delText>サービスビューの</w:delText>
        </w:r>
      </w:del>
      <w:ins w:id="9719" w:author="Seongeun Woo" w:date="2016-07-07T17:26:00Z">
        <w:del w:id="9720" w:author="哲均 宋" w:date="2019-08-18T10:59:00Z">
          <w:r w:rsidRPr="00ED175E" w:rsidDel="00CE703E">
            <w:rPr>
              <w:rFonts w:hint="eastAsia"/>
            </w:rPr>
            <w:delText>であること</w:delText>
          </w:r>
        </w:del>
      </w:ins>
      <w:ins w:id="9721" w:author="user" w:date="2016-10-14T15:14:00Z">
        <w:del w:id="9722" w:author="哲均 宋" w:date="2019-08-18T10:59:00Z">
          <w:r w:rsidR="00970BC5" w:rsidDel="00CE703E">
            <w:rPr>
              <w:rFonts w:hint="eastAsia"/>
            </w:rPr>
            <w:delText>もの</w:delText>
          </w:r>
        </w:del>
      </w:ins>
      <w:ins w:id="9723" w:author="Seongeun Woo" w:date="2016-07-07T17:26:00Z">
        <w:del w:id="9724" w:author="哲均 宋" w:date="2019-08-18T10:59:00Z">
          <w:r w:rsidRPr="00ED175E" w:rsidDel="00CE703E">
            <w:rPr>
              <w:rFonts w:hint="eastAsia"/>
            </w:rPr>
            <w:delText>のみ</w:delText>
          </w:r>
        </w:del>
      </w:ins>
      <w:ins w:id="9725" w:author="user" w:date="2016-10-14T13:57:00Z">
        <w:del w:id="9726" w:author="哲均 宋" w:date="2019-08-18T10:59:00Z">
          <w:r w:rsidR="005031AC" w:rsidDel="00CE703E">
            <w:rPr>
              <w:rFonts w:hint="eastAsia"/>
            </w:rPr>
            <w:delText>を</w:delText>
          </w:r>
        </w:del>
      </w:ins>
      <w:ins w:id="9727" w:author="Seongeun Woo" w:date="2016-07-07T17:26:00Z">
        <w:del w:id="9728" w:author="哲均 宋" w:date="2019-08-18T10:59:00Z">
          <w:r w:rsidRPr="00ED175E" w:rsidDel="00CE703E">
            <w:rPr>
              <w:rFonts w:hint="eastAsia"/>
            </w:rPr>
            <w:delText>照会する。</w:delText>
          </w:r>
        </w:del>
      </w:ins>
      <w:ins w:id="9729" w:author="哲均 宋" w:date="2019-08-18T10:59:00Z">
        <w:r w:rsidR="00CE703E">
          <w:t>Query</w:t>
        </w:r>
      </w:ins>
      <w:ins w:id="9730" w:author="哲均 宋" w:date="2019-08-18T10:58:00Z">
        <w:r w:rsidR="00CE703E" w:rsidRPr="00CE703E">
          <w:t xml:space="preserve"> only those whose relation type is service view.</w:t>
        </w:r>
      </w:ins>
      <w:del w:id="9731" w:author="Seongeun Woo" w:date="2016-07-07T17:25:00Z">
        <w:r w:rsidR="0096549F" w:rsidRPr="00ED175E" w:rsidDel="004830CF">
          <w:rPr>
            <w:rFonts w:hint="eastAsia"/>
          </w:rPr>
          <w:delText>関係類型</w:delText>
        </w:r>
      </w:del>
      <w:del w:id="9732" w:author="Seongeun Woo" w:date="2016-07-07T17:26:00Z">
        <w:r w:rsidR="0096549F" w:rsidRPr="00ED175E" w:rsidDel="004830CF">
          <w:rPr>
            <w:rFonts w:hint="eastAsia"/>
          </w:rPr>
          <w:delText>の</w:delText>
        </w:r>
        <w:r w:rsidR="0096549F" w:rsidRPr="00ED175E" w:rsidDel="004830CF">
          <w:delText>ID</w:delText>
        </w:r>
        <w:r w:rsidR="0096549F" w:rsidRPr="00ED175E" w:rsidDel="004830CF">
          <w:rPr>
            <w:rFonts w:hint="eastAsia"/>
          </w:rPr>
          <w:delText>で条件を作成する。</w:delText>
        </w:r>
      </w:del>
    </w:p>
    <w:p w14:paraId="1F3265CF" w14:textId="04EED600" w:rsidR="0096549F" w:rsidRPr="00ED175E" w:rsidDel="00CB3CB3" w:rsidRDefault="0096549F">
      <w:pPr>
        <w:pStyle w:val="a0"/>
        <w:numPr>
          <w:ilvl w:val="0"/>
          <w:numId w:val="0"/>
        </w:numPr>
        <w:wordWrap/>
        <w:ind w:left="812"/>
        <w:jc w:val="left"/>
        <w:rPr>
          <w:del w:id="9733" w:author="InnoRules" w:date="2016-10-11T09:52:00Z"/>
          <w:rFonts w:eastAsiaTheme="minorEastAsia"/>
        </w:rPr>
        <w:pPrChange w:id="9734" w:author="Seongeun Woo" w:date="2016-10-13T18:44:00Z">
          <w:pPr>
            <w:pStyle w:val="a0"/>
            <w:numPr>
              <w:numId w:val="0"/>
            </w:numPr>
            <w:ind w:leftChars="0" w:left="812" w:firstLine="0"/>
          </w:pPr>
        </w:pPrChange>
      </w:pPr>
    </w:p>
    <w:p w14:paraId="4C247941" w14:textId="2D19E12E" w:rsidR="005031AC" w:rsidRPr="00ED175E" w:rsidRDefault="0096549F">
      <w:pPr>
        <w:pStyle w:val="a0"/>
        <w:wordWrap/>
        <w:ind w:left="717"/>
        <w:jc w:val="left"/>
        <w:pPrChange w:id="9735" w:author="user" w:date="2016-10-14T13:59:00Z">
          <w:pPr>
            <w:pStyle w:val="a0"/>
            <w:ind w:left="717"/>
          </w:pPr>
        </w:pPrChange>
      </w:pPr>
      <w:r w:rsidRPr="00ED175E">
        <w:t>OM1.SID = 447</w:t>
      </w:r>
    </w:p>
    <w:p w14:paraId="071BB0C5" w14:textId="2A4F613B" w:rsidR="0096549F" w:rsidRPr="00ED175E" w:rsidRDefault="0096549F">
      <w:pPr>
        <w:autoSpaceDE w:val="0"/>
        <w:autoSpaceDN w:val="0"/>
        <w:ind w:firstLineChars="400" w:firstLine="792"/>
        <w:jc w:val="left"/>
        <w:pPrChange w:id="9736" w:author="user" w:date="2016-10-14T14:00:00Z">
          <w:pPr>
            <w:pStyle w:val="a0"/>
            <w:numPr>
              <w:numId w:val="0"/>
            </w:numPr>
            <w:ind w:leftChars="0" w:left="284" w:firstLine="0"/>
          </w:pPr>
        </w:pPrChange>
      </w:pPr>
      <w:del w:id="9737" w:author="哲均 宋" w:date="2019-08-18T10:59:00Z">
        <w:r w:rsidRPr="00ED175E" w:rsidDel="000174D4">
          <w:rPr>
            <w:rFonts w:hint="eastAsia"/>
          </w:rPr>
          <w:delText>サービスビューの</w:delText>
        </w:r>
      </w:del>
      <w:ins w:id="9738" w:author="Seongeun Woo" w:date="2016-07-07T17:26:00Z">
        <w:del w:id="9739" w:author="哲均 宋" w:date="2019-08-18T10:59:00Z">
          <w:r w:rsidR="004830CF" w:rsidRPr="00ED175E" w:rsidDel="000174D4">
            <w:rPr>
              <w:rFonts w:hint="eastAsia"/>
            </w:rPr>
            <w:delText>オブジェクトの</w:delText>
          </w:r>
        </w:del>
      </w:ins>
      <w:del w:id="9740" w:author="哲均 宋" w:date="2019-08-18T10:59:00Z">
        <w:r w:rsidRPr="00ED175E" w:rsidDel="000174D4">
          <w:rPr>
            <w:rFonts w:hint="eastAsia"/>
          </w:rPr>
          <w:delText>構造を照会しようとするサービスビューエンティティの</w:delText>
        </w:r>
        <w:r w:rsidRPr="00ED175E" w:rsidDel="000174D4">
          <w:delText>ID</w:delText>
        </w:r>
        <w:r w:rsidRPr="00ED175E" w:rsidDel="000174D4">
          <w:rPr>
            <w:rFonts w:hint="eastAsia"/>
          </w:rPr>
          <w:delText>である。</w:delText>
        </w:r>
      </w:del>
      <w:ins w:id="9741" w:author="哲均 宋" w:date="2019-08-18T10:59:00Z">
        <w:r w:rsidR="000174D4" w:rsidRPr="000174D4">
          <w:t>Service view object ID.</w:t>
        </w:r>
      </w:ins>
      <w:del w:id="9742" w:author="user" w:date="2016-10-14T13:49:00Z">
        <w:r w:rsidRPr="00ED175E" w:rsidDel="0042089F">
          <w:delText xml:space="preserve"> </w:delText>
        </w:r>
      </w:del>
    </w:p>
    <w:p w14:paraId="4C5938ED" w14:textId="77777777" w:rsidR="0096549F" w:rsidRPr="00ED175E" w:rsidRDefault="0096549F">
      <w:pPr>
        <w:pStyle w:val="-00"/>
        <w:wordWrap/>
        <w:rPr>
          <w:lang w:eastAsia="ja-JP"/>
        </w:rPr>
        <w:pPrChange w:id="9743" w:author="Seongeun Woo" w:date="2016-10-13T18:44:00Z">
          <w:pPr>
            <w:pStyle w:val="-00"/>
          </w:pPr>
        </w:pPrChange>
      </w:pPr>
    </w:p>
    <w:p w14:paraId="15E9C141" w14:textId="77777777" w:rsidR="0096549F" w:rsidRPr="00ED175E" w:rsidRDefault="0096549F">
      <w:pPr>
        <w:widowControl/>
        <w:autoSpaceDE w:val="0"/>
        <w:autoSpaceDN w:val="0"/>
        <w:jc w:val="left"/>
        <w:sectPr w:rsidR="0096549F" w:rsidRPr="00ED175E" w:rsidSect="0019306E">
          <w:pgSz w:w="11906" w:h="16838" w:code="9"/>
          <w:pgMar w:top="1418" w:right="1134" w:bottom="1418" w:left="1247" w:header="567" w:footer="567" w:gutter="0"/>
          <w:cols w:space="425"/>
          <w:docGrid w:type="lines" w:linePitch="360"/>
        </w:sectPr>
        <w:pPrChange w:id="9744" w:author="Seongeun Woo" w:date="2016-10-13T18:44:00Z">
          <w:pPr>
            <w:widowControl/>
            <w:jc w:val="left"/>
          </w:pPr>
        </w:pPrChange>
      </w:pPr>
      <w:r w:rsidRPr="00ED175E">
        <w:br w:type="page"/>
      </w:r>
    </w:p>
    <w:p w14:paraId="43A79655" w14:textId="2A42FEBD" w:rsidR="0096549F" w:rsidRPr="00ED175E" w:rsidRDefault="000174D4" w:rsidP="008009F4">
      <w:pPr>
        <w:pStyle w:val="st1"/>
        <w:pPrChange w:id="9745" w:author="哲均 宋" w:date="2019-08-15T14:21:00Z">
          <w:pPr>
            <w:pStyle w:val="st1"/>
            <w:tabs>
              <w:tab w:val="left" w:pos="993"/>
            </w:tabs>
          </w:pPr>
        </w:pPrChange>
      </w:pPr>
      <w:bookmarkStart w:id="9746" w:name="_Toc414631976"/>
      <w:bookmarkStart w:id="9747" w:name="_Toc434858377"/>
      <w:bookmarkStart w:id="9748" w:name="_Toc445716764"/>
      <w:bookmarkStart w:id="9749" w:name="_Toc17112133"/>
      <w:ins w:id="9750" w:author="哲均 宋" w:date="2019-08-18T11:05:00Z">
        <w:r>
          <w:rPr>
            <w:rFonts w:hint="eastAsia"/>
          </w:rPr>
          <w:t>A</w:t>
        </w:r>
        <w:r>
          <w:t>ttribute Info</w:t>
        </w:r>
      </w:ins>
      <w:bookmarkEnd w:id="9749"/>
      <w:del w:id="9751" w:author="哲均 宋" w:date="2019-08-18T11:05:00Z">
        <w:r w:rsidR="0096549F" w:rsidRPr="00ED175E" w:rsidDel="000174D4">
          <w:rPr>
            <w:rFonts w:hint="eastAsia"/>
          </w:rPr>
          <w:delText>標準項目情報の照会</w:delText>
        </w:r>
      </w:del>
      <w:bookmarkEnd w:id="9746"/>
      <w:bookmarkEnd w:id="9747"/>
      <w:bookmarkEnd w:id="9748"/>
    </w:p>
    <w:p w14:paraId="0F3F0BCE" w14:textId="6CA3DF18" w:rsidR="0096549F" w:rsidRPr="00ED175E" w:rsidRDefault="0096549F">
      <w:pPr>
        <w:pStyle w:val="11"/>
      </w:pPr>
      <w:bookmarkStart w:id="9752" w:name="_Toc414631977"/>
      <w:bookmarkStart w:id="9753" w:name="_Toc434858378"/>
      <w:bookmarkStart w:id="9754" w:name="_Toc445716765"/>
      <w:del w:id="9755" w:author="哲均 宋" w:date="2019-08-18T11:06:00Z">
        <w:r w:rsidRPr="00ED175E" w:rsidDel="000174D4">
          <w:rPr>
            <w:rFonts w:hint="eastAsia"/>
          </w:rPr>
          <w:delText>標準項目</w:delText>
        </w:r>
      </w:del>
      <w:bookmarkStart w:id="9756" w:name="_Toc17112134"/>
      <w:bookmarkEnd w:id="9752"/>
      <w:bookmarkEnd w:id="9753"/>
      <w:bookmarkEnd w:id="9754"/>
      <w:proofErr w:type="spellStart"/>
      <w:ins w:id="9757" w:author="哲均 宋" w:date="2019-08-18T11:06:00Z">
        <w:r w:rsidR="000174D4">
          <w:rPr>
            <w:rFonts w:hint="eastAsia"/>
            <w:lang w:eastAsia="ja-JP"/>
          </w:rPr>
          <w:t>A</w:t>
        </w:r>
        <w:r w:rsidR="000174D4">
          <w:rPr>
            <w:lang w:eastAsia="ja-JP"/>
          </w:rPr>
          <w:t>ttribue</w:t>
        </w:r>
      </w:ins>
      <w:bookmarkEnd w:id="9756"/>
      <w:proofErr w:type="spellEnd"/>
    </w:p>
    <w:p w14:paraId="00B497E9" w14:textId="08196C7C" w:rsidR="0096549F" w:rsidRPr="00ED175E" w:rsidRDefault="0096549F">
      <w:pPr>
        <w:autoSpaceDE w:val="0"/>
        <w:autoSpaceDN w:val="0"/>
        <w:jc w:val="left"/>
        <w:pPrChange w:id="9758" w:author="Seongeun Woo" w:date="2016-10-13T18:44:00Z">
          <w:pPr/>
        </w:pPrChange>
      </w:pPr>
      <w:del w:id="9759" w:author="哲均 宋" w:date="2019-08-18T11:08:00Z">
        <w:r w:rsidRPr="00ED175E" w:rsidDel="000174D4">
          <w:rPr>
            <w:rFonts w:hint="eastAsia"/>
          </w:rPr>
          <w:delText>特</w:delText>
        </w:r>
      </w:del>
      <w:del w:id="9760" w:author="哲均 宋" w:date="2019-08-18T11:07:00Z">
        <w:r w:rsidRPr="00ED175E" w:rsidDel="000174D4">
          <w:rPr>
            <w:rFonts w:hint="eastAsia"/>
          </w:rPr>
          <w:delText>定の詳細類型の標準項目の情報を照会する</w:delText>
        </w:r>
      </w:del>
      <w:del w:id="9761" w:author="Seongeun Woo" w:date="2016-07-07T17:27:00Z">
        <w:r w:rsidRPr="00ED175E" w:rsidDel="004830CF">
          <w:rPr>
            <w:rFonts w:hint="eastAsia"/>
          </w:rPr>
          <w:delText>方法である</w:delText>
        </w:r>
      </w:del>
      <w:del w:id="9762" w:author="哲均 宋" w:date="2019-08-18T11:07:00Z">
        <w:r w:rsidRPr="00ED175E" w:rsidDel="000174D4">
          <w:rPr>
            <w:rFonts w:hint="eastAsia"/>
          </w:rPr>
          <w:delText>。</w:delText>
        </w:r>
      </w:del>
      <w:ins w:id="9763" w:author="哲均 宋" w:date="2019-08-18T11:06:00Z">
        <w:r w:rsidR="000174D4" w:rsidRPr="000174D4">
          <w:t>Quer</w:t>
        </w:r>
      </w:ins>
      <w:ins w:id="9764" w:author="哲均 宋" w:date="2019-08-18T11:07:00Z">
        <w:r w:rsidR="000174D4">
          <w:t>y</w:t>
        </w:r>
      </w:ins>
      <w:ins w:id="9765" w:author="哲均 宋" w:date="2019-08-18T11:06:00Z">
        <w:r w:rsidR="000174D4" w:rsidRPr="000174D4">
          <w:t xml:space="preserve"> </w:t>
        </w:r>
        <w:proofErr w:type="spellStart"/>
        <w:r w:rsidR="000174D4" w:rsidRPr="000174D4">
          <w:t>information</w:t>
        </w:r>
      </w:ins>
      <w:ins w:id="9766" w:author="哲均 宋" w:date="2019-08-18T11:07:00Z">
        <w:r w:rsidR="000174D4">
          <w:t>s</w:t>
        </w:r>
      </w:ins>
      <w:proofErr w:type="spellEnd"/>
      <w:ins w:id="9767" w:author="哲均 宋" w:date="2019-08-18T11:06:00Z">
        <w:r w:rsidR="000174D4" w:rsidRPr="000174D4">
          <w:t xml:space="preserve"> of </w:t>
        </w:r>
      </w:ins>
      <w:ins w:id="9768" w:author="哲均 宋" w:date="2019-08-18T11:07:00Z">
        <w:r w:rsidR="000174D4">
          <w:t>attributes</w:t>
        </w:r>
      </w:ins>
      <w:ins w:id="9769" w:author="哲均 宋" w:date="2019-08-18T11:06:00Z">
        <w:r w:rsidR="000174D4" w:rsidRPr="000174D4">
          <w:t xml:space="preserve"> of a specific </w:t>
        </w:r>
      </w:ins>
      <w:ins w:id="9770" w:author="哲均 宋" w:date="2019-08-18T11:07:00Z">
        <w:r w:rsidR="000174D4">
          <w:t>semi-Type</w:t>
        </w:r>
      </w:ins>
      <w:ins w:id="9771" w:author="哲均 宋" w:date="2019-08-18T11:06:00Z">
        <w:r w:rsidR="000174D4" w:rsidRPr="000174D4">
          <w:t>.</w:t>
        </w:r>
      </w:ins>
    </w:p>
    <w:p w14:paraId="2B34705B" w14:textId="77777777" w:rsidR="0096549F" w:rsidRPr="00ED175E" w:rsidRDefault="0096549F">
      <w:pPr>
        <w:pStyle w:val="-00"/>
        <w:wordWrap/>
        <w:rPr>
          <w:lang w:eastAsia="ja-JP"/>
        </w:rPr>
        <w:pPrChange w:id="9772" w:author="Seongeun Woo" w:date="2016-10-13T18:44:00Z">
          <w:pPr>
            <w:pStyle w:val="-00"/>
          </w:pPr>
        </w:pPrChange>
      </w:pPr>
    </w:p>
    <w:p w14:paraId="15C71B12" w14:textId="50E14E59" w:rsidR="0096549F" w:rsidRPr="00ED175E" w:rsidRDefault="0096549F">
      <w:pPr>
        <w:pStyle w:val="50"/>
        <w:wordWrap/>
        <w:ind w:left="601"/>
        <w:pPrChange w:id="9773" w:author="Seongeun Woo" w:date="2016-10-13T18:44:00Z">
          <w:pPr>
            <w:pStyle w:val="50"/>
            <w:ind w:left="601"/>
          </w:pPr>
        </w:pPrChange>
      </w:pPr>
      <w:del w:id="9774" w:author="哲均 宋" w:date="2019-08-18T11:11:00Z">
        <w:r w:rsidRPr="00ED175E" w:rsidDel="001F5FB5">
          <w:rPr>
            <w:rFonts w:hint="eastAsia"/>
          </w:rPr>
          <w:delText>商品・自動車の詳細類型</w:delText>
        </w:r>
      </w:del>
      <w:ins w:id="9775" w:author="Seongeun Woo" w:date="2016-07-07T17:28:00Z">
        <w:del w:id="9776" w:author="哲均 宋" w:date="2019-08-18T11:11:00Z">
          <w:r w:rsidR="004830CF" w:rsidRPr="00ED175E" w:rsidDel="001F5FB5">
            <w:rPr>
              <w:rFonts w:hint="eastAsia"/>
            </w:rPr>
            <w:delText>中</w:delText>
          </w:r>
        </w:del>
      </w:ins>
      <w:del w:id="9777" w:author="哲均 宋" w:date="2019-08-18T11:11:00Z">
        <w:r w:rsidRPr="00ED175E" w:rsidDel="001F5FB5">
          <w:rPr>
            <w:rFonts w:hint="eastAsia"/>
          </w:rPr>
          <w:delText>に</w:delText>
        </w:r>
      </w:del>
      <w:ins w:id="9778" w:author="InnoRules" w:date="2016-09-08T11:31:00Z">
        <w:del w:id="9779" w:author="哲均 宋" w:date="2019-08-18T11:11:00Z">
          <w:r w:rsidR="006D5A3E" w:rsidDel="001F5FB5">
            <w:rPr>
              <w:rFonts w:hint="eastAsia"/>
            </w:rPr>
            <w:delText>で</w:delText>
          </w:r>
        </w:del>
      </w:ins>
      <w:ins w:id="9780" w:author="Seongeun Woo" w:date="2016-07-07T17:28:00Z">
        <w:del w:id="9781" w:author="哲均 宋" w:date="2019-08-18T11:11:00Z">
          <w:r w:rsidR="004830CF" w:rsidRPr="00ED175E" w:rsidDel="001F5FB5">
            <w:rPr>
              <w:rFonts w:hint="eastAsia"/>
            </w:rPr>
            <w:delText>自動車の</w:delText>
          </w:r>
        </w:del>
      </w:ins>
      <w:del w:id="9782" w:author="哲均 宋" w:date="2019-08-18T11:11:00Z">
        <w:r w:rsidRPr="00ED175E" w:rsidDel="001F5FB5">
          <w:rPr>
            <w:rFonts w:hint="eastAsia"/>
          </w:rPr>
          <w:delText>登録されている標準項目の情報を照会するサービス</w:delText>
        </w:r>
      </w:del>
      <w:ins w:id="9783" w:author="Seongeun Woo" w:date="2016-07-07T17:28:00Z">
        <w:del w:id="9784" w:author="哲均 宋" w:date="2019-08-18T11:11:00Z">
          <w:r w:rsidR="004830CF" w:rsidRPr="00ED175E" w:rsidDel="001F5FB5">
            <w:delText>SQL</w:delText>
          </w:r>
        </w:del>
      </w:ins>
      <w:del w:id="9785" w:author="哲均 宋" w:date="2019-08-18T11:11:00Z">
        <w:r w:rsidRPr="00ED175E" w:rsidDel="001F5FB5">
          <w:rPr>
            <w:rFonts w:hint="eastAsia"/>
          </w:rPr>
          <w:delText>である。</w:delText>
        </w:r>
      </w:del>
      <w:ins w:id="9786" w:author="哲均 宋" w:date="2019-08-18T11:10:00Z">
        <w:r w:rsidR="000174D4" w:rsidRPr="000174D4">
          <w:t xml:space="preserve">SQL to query </w:t>
        </w:r>
        <w:r w:rsidR="001F5FB5">
          <w:t>attribute</w:t>
        </w:r>
        <w:r w:rsidR="000174D4" w:rsidRPr="000174D4">
          <w:t xml:space="preserve"> information whose </w:t>
        </w:r>
        <w:r w:rsidR="001F5FB5">
          <w:t>semi-T</w:t>
        </w:r>
        <w:r w:rsidR="000174D4" w:rsidRPr="000174D4">
          <w:t xml:space="preserve">ype is </w:t>
        </w:r>
        <w:r w:rsidR="001F5FB5">
          <w:t>“Car”</w:t>
        </w:r>
      </w:ins>
      <w:ins w:id="9787" w:author="哲均 宋" w:date="2019-08-18T11:11:00Z">
        <w:r w:rsidR="001F5FB5">
          <w:t xml:space="preserve"> </w:t>
        </w:r>
      </w:ins>
      <w:ins w:id="9788" w:author="哲均 宋" w:date="2019-08-18T11:10:00Z">
        <w:r w:rsidR="001F5FB5">
          <w:t>(902)</w:t>
        </w:r>
        <w:r w:rsidR="000174D4" w:rsidRPr="000174D4">
          <w:t>.</w:t>
        </w:r>
      </w:ins>
    </w:p>
    <w:p w14:paraId="12662F83" w14:textId="6E879DFF" w:rsidR="0096549F" w:rsidRPr="00ED175E" w:rsidDel="001F5FB5" w:rsidRDefault="0096549F">
      <w:pPr>
        <w:pStyle w:val="-8"/>
        <w:wordWrap/>
        <w:ind w:left="812"/>
        <w:rPr>
          <w:del w:id="9789" w:author="哲均 宋" w:date="2019-08-18T11:11:00Z"/>
          <w:lang w:eastAsia="ja-JP"/>
        </w:rPr>
        <w:pPrChange w:id="9790" w:author="Seongeun Woo" w:date="2016-10-13T18:44:00Z">
          <w:pPr>
            <w:pStyle w:val="-8"/>
            <w:ind w:left="812"/>
          </w:pPr>
        </w:pPrChange>
      </w:pPr>
    </w:p>
    <w:p w14:paraId="33F02097" w14:textId="1BC37A8A" w:rsidR="00B95640" w:rsidRPr="00ED175E" w:rsidRDefault="00B95640">
      <w:pPr>
        <w:pStyle w:val="af6"/>
        <w:keepNext/>
        <w:autoSpaceDE w:val="0"/>
        <w:autoSpaceDN w:val="0"/>
        <w:pPrChange w:id="9791" w:author="Seongeun Woo" w:date="2016-10-13T18:44:00Z">
          <w:pPr>
            <w:pStyle w:val="af6"/>
            <w:keepNext/>
          </w:pPr>
        </w:pPrChange>
      </w:pPr>
      <w:del w:id="9792" w:author="哲均 宋" w:date="2019-08-18T11:11:00Z">
        <w:r w:rsidRPr="00ED175E" w:rsidDel="001F5FB5">
          <w:delText xml:space="preserve"> </w:delText>
        </w:r>
      </w:del>
      <w:del w:id="9793" w:author="哲均 宋" w:date="2019-08-16T08:55:00Z">
        <w:r w:rsidRPr="00ED175E" w:rsidDel="003566B2">
          <w:delText>[</w:delText>
        </w:r>
        <w:r w:rsidRPr="00ED175E" w:rsidDel="003566B2">
          <w:rPr>
            <w:rFonts w:hint="eastAsia"/>
          </w:rPr>
          <w:delText>表</w:delText>
        </w:r>
      </w:del>
      <w:del w:id="9794" w:author="哲均 宋" w:date="2019-08-18T11:11:00Z">
        <w:r w:rsidRPr="00ED175E" w:rsidDel="001F5FB5">
          <w:delText xml:space="preserve"> </w:delText>
        </w:r>
        <w:r w:rsidRPr="0073721B" w:rsidDel="001F5FB5">
          <w:fldChar w:fldCharType="begin"/>
        </w:r>
        <w:r w:rsidRPr="00ED175E" w:rsidDel="001F5FB5">
          <w:delInstrText xml:space="preserve"> SEQ [</w:delInstrText>
        </w:r>
        <w:r w:rsidRPr="00ED175E" w:rsidDel="001F5FB5">
          <w:rPr>
            <w:rFonts w:hint="eastAsia"/>
          </w:rPr>
          <w:delInstrText>表</w:delInstrText>
        </w:r>
        <w:r w:rsidRPr="00ED175E" w:rsidDel="001F5FB5">
          <w:delInstrText xml:space="preserve"> \* ARABIC </w:delInstrText>
        </w:r>
        <w:r w:rsidRPr="0073721B" w:rsidDel="001F5FB5">
          <w:fldChar w:fldCharType="separate"/>
        </w:r>
        <w:r w:rsidR="00D76249" w:rsidDel="001F5FB5">
          <w:rPr>
            <w:noProof/>
          </w:rPr>
          <w:delText>42</w:delText>
        </w:r>
        <w:r w:rsidRPr="0073721B" w:rsidDel="001F5FB5">
          <w:fldChar w:fldCharType="end"/>
        </w:r>
        <w:r w:rsidRPr="00ED175E" w:rsidDel="001F5FB5">
          <w:delText xml:space="preserve"> </w:delText>
        </w:r>
        <w:r w:rsidRPr="00ED175E" w:rsidDel="001F5FB5">
          <w:rPr>
            <w:rFonts w:hint="eastAsia"/>
          </w:rPr>
          <w:delText>標準項目情報照会の</w:delText>
        </w:r>
        <w:r w:rsidRPr="00ED175E" w:rsidDel="001F5FB5">
          <w:delText>SQL]</w:delText>
        </w:r>
      </w:del>
    </w:p>
    <w:tbl>
      <w:tblPr>
        <w:tblStyle w:val="af5"/>
        <w:tblW w:w="0" w:type="auto"/>
        <w:tblInd w:w="108" w:type="dxa"/>
        <w:tblLook w:val="04A0" w:firstRow="1" w:lastRow="0" w:firstColumn="1" w:lastColumn="0" w:noHBand="0" w:noVBand="1"/>
      </w:tblPr>
      <w:tblGrid>
        <w:gridCol w:w="9407"/>
      </w:tblGrid>
      <w:tr w:rsidR="0096549F" w:rsidRPr="00ED175E" w14:paraId="29267263" w14:textId="77777777" w:rsidTr="00B95640">
        <w:tc>
          <w:tcPr>
            <w:tcW w:w="9407" w:type="dxa"/>
          </w:tcPr>
          <w:p w14:paraId="351F9B05" w14:textId="77777777" w:rsidR="004830CF" w:rsidRPr="00ED175E" w:rsidRDefault="004830CF">
            <w:pPr>
              <w:pStyle w:val="afb"/>
              <w:autoSpaceDE w:val="0"/>
              <w:autoSpaceDN w:val="0"/>
              <w:rPr>
                <w:ins w:id="9795" w:author="Seongeun Woo" w:date="2016-07-07T17:27:00Z"/>
              </w:rPr>
              <w:pPrChange w:id="9796" w:author="Seongeun Woo" w:date="2016-10-13T18:44:00Z">
                <w:pPr>
                  <w:pStyle w:val="afb"/>
                </w:pPr>
              </w:pPrChange>
            </w:pPr>
            <w:ins w:id="9797" w:author="Seongeun Woo" w:date="2016-07-07T17:27:00Z">
              <w:r w:rsidRPr="00ED175E">
                <w:t>SELECT O11.GROUPNAME, O12.PROP_TYPE, O12.DISP_NAME, O12.DISP_TYPE, O12.PHY_COLUMN1, O12.PHY_COLUMN2, O12.ITEM_ID, O12.DATA_TYPE, O12.ALIAS, O12.DISP_ORDER</w:t>
              </w:r>
            </w:ins>
          </w:p>
          <w:p w14:paraId="188AE343" w14:textId="77777777" w:rsidR="004830CF" w:rsidRPr="00ED175E" w:rsidRDefault="004830CF">
            <w:pPr>
              <w:pStyle w:val="afb"/>
              <w:autoSpaceDE w:val="0"/>
              <w:autoSpaceDN w:val="0"/>
              <w:rPr>
                <w:ins w:id="9798" w:author="Seongeun Woo" w:date="2016-07-07T17:27:00Z"/>
              </w:rPr>
              <w:pPrChange w:id="9799" w:author="Seongeun Woo" w:date="2016-10-13T18:44:00Z">
                <w:pPr>
                  <w:pStyle w:val="afb"/>
                </w:pPr>
              </w:pPrChange>
            </w:pPr>
            <w:ins w:id="9800" w:author="Seongeun Woo" w:date="2016-07-07T17:27:00Z">
              <w:r w:rsidRPr="00ED175E">
                <w:t xml:space="preserve">  FROM OBJ1100 O11, OBJ1110 O11_1, OBJ1200 O12</w:t>
              </w:r>
            </w:ins>
          </w:p>
          <w:p w14:paraId="233D5004" w14:textId="77777777" w:rsidR="004830CF" w:rsidRPr="00ED175E" w:rsidRDefault="004830CF">
            <w:pPr>
              <w:pStyle w:val="afb"/>
              <w:autoSpaceDE w:val="0"/>
              <w:autoSpaceDN w:val="0"/>
              <w:rPr>
                <w:ins w:id="9801" w:author="Seongeun Woo" w:date="2016-07-07T17:27:00Z"/>
              </w:rPr>
              <w:pPrChange w:id="9802" w:author="Seongeun Woo" w:date="2016-10-13T18:44:00Z">
                <w:pPr>
                  <w:pStyle w:val="afb"/>
                </w:pPr>
              </w:pPrChange>
            </w:pPr>
            <w:ins w:id="9803" w:author="Seongeun Woo" w:date="2016-07-07T17:27:00Z">
              <w:r w:rsidRPr="00ED175E">
                <w:t>WHERE  O11_1.TYPEID = 902</w:t>
              </w:r>
            </w:ins>
          </w:p>
          <w:p w14:paraId="023378A8" w14:textId="77777777" w:rsidR="004830CF" w:rsidRPr="00ED175E" w:rsidRDefault="004830CF">
            <w:pPr>
              <w:pStyle w:val="afb"/>
              <w:autoSpaceDE w:val="0"/>
              <w:autoSpaceDN w:val="0"/>
              <w:rPr>
                <w:ins w:id="9804" w:author="Seongeun Woo" w:date="2016-07-07T17:27:00Z"/>
              </w:rPr>
              <w:pPrChange w:id="9805" w:author="Seongeun Woo" w:date="2016-10-13T18:44:00Z">
                <w:pPr>
                  <w:pStyle w:val="afb"/>
                </w:pPr>
              </w:pPrChange>
            </w:pPr>
            <w:ins w:id="9806" w:author="Seongeun Woo" w:date="2016-07-07T17:27:00Z">
              <w:r w:rsidRPr="00ED175E">
                <w:t xml:space="preserve">    AND O11.TYPEID = O11_1.TYPEID</w:t>
              </w:r>
            </w:ins>
          </w:p>
          <w:p w14:paraId="0BA87849" w14:textId="77777777" w:rsidR="004830CF" w:rsidRPr="00ED175E" w:rsidRDefault="004830CF">
            <w:pPr>
              <w:pStyle w:val="afb"/>
              <w:autoSpaceDE w:val="0"/>
              <w:autoSpaceDN w:val="0"/>
              <w:rPr>
                <w:ins w:id="9807" w:author="Seongeun Woo" w:date="2016-07-07T17:27:00Z"/>
              </w:rPr>
              <w:pPrChange w:id="9808" w:author="Seongeun Woo" w:date="2016-10-13T18:44:00Z">
                <w:pPr>
                  <w:pStyle w:val="afb"/>
                </w:pPr>
              </w:pPrChange>
            </w:pPr>
            <w:ins w:id="9809" w:author="Seongeun Woo" w:date="2016-07-07T17:27:00Z">
              <w:r w:rsidRPr="00ED175E">
                <w:t xml:space="preserve">    AND O11.GROUPSEQ = O11_1.GROUPSEQ</w:t>
              </w:r>
            </w:ins>
          </w:p>
          <w:p w14:paraId="35FCBA0D" w14:textId="591B454A" w:rsidR="0096549F" w:rsidRPr="00ED175E" w:rsidDel="004830CF" w:rsidRDefault="004830CF">
            <w:pPr>
              <w:pStyle w:val="afb"/>
              <w:autoSpaceDE w:val="0"/>
              <w:autoSpaceDN w:val="0"/>
              <w:rPr>
                <w:del w:id="9810" w:author="Seongeun Woo" w:date="2016-07-07T17:27:00Z"/>
              </w:rPr>
              <w:pPrChange w:id="9811" w:author="Seongeun Woo" w:date="2016-10-13T18:44:00Z">
                <w:pPr>
                  <w:pStyle w:val="afb"/>
                </w:pPr>
              </w:pPrChange>
            </w:pPr>
            <w:ins w:id="9812" w:author="Seongeun Woo" w:date="2016-07-07T17:27:00Z">
              <w:r w:rsidRPr="00ED175E">
                <w:t xml:space="preserve">    AND O11_1.ITEMID = O12.ITEMID</w:t>
              </w:r>
            </w:ins>
            <w:del w:id="9813" w:author="Seongeun Woo" w:date="2016-07-07T17:27:00Z">
              <w:r w:rsidR="0096549F" w:rsidRPr="00ED175E" w:rsidDel="004830CF">
                <w:delText>SELECT O12.ITEMID, O12.R10_1, O12.PROP_TYPE, O12.DISP_NAME, O12.DISP_TYPE, O12.PHY_COLUMN1, O12.PHY_COLUMN2, O12.ITEM_ID, O12.DATA_TYPE, O12.ALIAS, O12.DISP_ORDER</w:delText>
              </w:r>
            </w:del>
          </w:p>
          <w:p w14:paraId="3B7A5DD0" w14:textId="5CBEC842" w:rsidR="0096549F" w:rsidRPr="00ED175E" w:rsidDel="004830CF" w:rsidRDefault="0096549F">
            <w:pPr>
              <w:pStyle w:val="afb"/>
              <w:autoSpaceDE w:val="0"/>
              <w:autoSpaceDN w:val="0"/>
              <w:rPr>
                <w:del w:id="9814" w:author="Seongeun Woo" w:date="2016-07-07T17:27:00Z"/>
              </w:rPr>
              <w:pPrChange w:id="9815" w:author="Seongeun Woo" w:date="2016-10-13T18:44:00Z">
                <w:pPr>
                  <w:pStyle w:val="afb"/>
                </w:pPr>
              </w:pPrChange>
            </w:pPr>
            <w:del w:id="9816" w:author="Seongeun Woo" w:date="2016-07-07T17:27:00Z">
              <w:r w:rsidRPr="00ED175E" w:rsidDel="004830CF">
                <w:delText xml:space="preserve">  FROM OBJ1100 O11, OBJ1110 O11_1, OBJ1200 O12</w:delText>
              </w:r>
            </w:del>
          </w:p>
          <w:p w14:paraId="606DCD47" w14:textId="2F1DF33A" w:rsidR="0096549F" w:rsidRPr="00ED175E" w:rsidDel="004830CF" w:rsidRDefault="0096549F">
            <w:pPr>
              <w:pStyle w:val="afb"/>
              <w:autoSpaceDE w:val="0"/>
              <w:autoSpaceDN w:val="0"/>
              <w:rPr>
                <w:del w:id="9817" w:author="Seongeun Woo" w:date="2016-07-07T17:27:00Z"/>
              </w:rPr>
              <w:pPrChange w:id="9818" w:author="Seongeun Woo" w:date="2016-10-13T18:44:00Z">
                <w:pPr>
                  <w:pStyle w:val="afb"/>
                </w:pPr>
              </w:pPrChange>
            </w:pPr>
            <w:del w:id="9819" w:author="Seongeun Woo" w:date="2016-07-07T17:27:00Z">
              <w:r w:rsidRPr="00ED175E" w:rsidDel="004830CF">
                <w:delText>WHERE O11.TYPEID = O11_1.TYPEID</w:delText>
              </w:r>
            </w:del>
          </w:p>
          <w:p w14:paraId="6F68F907" w14:textId="6D356990" w:rsidR="0096549F" w:rsidRPr="00ED175E" w:rsidRDefault="0096549F">
            <w:pPr>
              <w:pStyle w:val="afb"/>
              <w:autoSpaceDE w:val="0"/>
              <w:autoSpaceDN w:val="0"/>
              <w:pPrChange w:id="9820" w:author="Seongeun Woo" w:date="2016-10-13T18:44:00Z">
                <w:pPr>
                  <w:pStyle w:val="afb"/>
                </w:pPr>
              </w:pPrChange>
            </w:pPr>
            <w:del w:id="9821" w:author="Seongeun Woo" w:date="2016-07-07T17:27:00Z">
              <w:r w:rsidRPr="00ED175E" w:rsidDel="004830CF">
                <w:delText xml:space="preserve">    AND O11.GROUPSEQ = O11_1.GROUPSEQ</w:delText>
              </w:r>
            </w:del>
          </w:p>
        </w:tc>
      </w:tr>
    </w:tbl>
    <w:p w14:paraId="42FF08B8" w14:textId="77777777" w:rsidR="0096549F" w:rsidRPr="00ED175E" w:rsidRDefault="0096549F">
      <w:pPr>
        <w:pStyle w:val="-00"/>
        <w:wordWrap/>
        <w:pPrChange w:id="9822" w:author="Seongeun Woo" w:date="2016-10-13T18:44:00Z">
          <w:pPr>
            <w:pStyle w:val="-00"/>
          </w:pPr>
        </w:pPrChange>
      </w:pPr>
    </w:p>
    <w:p w14:paraId="4CFE62FE" w14:textId="26F358D7" w:rsidR="0096549F" w:rsidRDefault="001F5FB5">
      <w:pPr>
        <w:pStyle w:val="50"/>
        <w:wordWrap/>
        <w:ind w:left="601"/>
        <w:rPr>
          <w:ins w:id="9823" w:author="InnoRules" w:date="2016-10-11T09:52:00Z"/>
        </w:rPr>
        <w:pPrChange w:id="9824" w:author="Seongeun Woo" w:date="2016-10-13T18:44:00Z">
          <w:pPr>
            <w:pStyle w:val="50"/>
            <w:ind w:left="601"/>
          </w:pPr>
        </w:pPrChange>
      </w:pPr>
      <w:ins w:id="9825" w:author="哲均 宋" w:date="2019-08-18T11:11:00Z">
        <w:r>
          <w:rPr>
            <w:rFonts w:hint="eastAsia"/>
          </w:rPr>
          <w:t>R</w:t>
        </w:r>
        <w:r>
          <w:t>esult</w:t>
        </w:r>
      </w:ins>
      <w:del w:id="9826" w:author="哲均 宋" w:date="2019-08-18T11:11:00Z">
        <w:r w:rsidR="0096549F" w:rsidRPr="00ED175E" w:rsidDel="001F5FB5">
          <w:rPr>
            <w:rFonts w:hint="eastAsia"/>
          </w:rPr>
          <w:delText>結</w:delText>
        </w:r>
      </w:del>
      <w:del w:id="9827" w:author="哲均 宋" w:date="2019-08-18T11:12:00Z">
        <w:r w:rsidR="0096549F" w:rsidRPr="00ED175E" w:rsidDel="001F5FB5">
          <w:rPr>
            <w:rFonts w:hint="eastAsia"/>
          </w:rPr>
          <w:delText>果</w:delText>
        </w:r>
      </w:del>
      <w:r w:rsidR="0096549F" w:rsidRPr="00ED175E">
        <w:t>(</w:t>
      </w:r>
      <w:ins w:id="9828" w:author="哲均 宋" w:date="2019-08-18T11:12:00Z">
        <w:r>
          <w:t>Partially omitted</w:t>
        </w:r>
      </w:ins>
      <w:del w:id="9829" w:author="哲均 宋" w:date="2019-08-18T11:12:00Z">
        <w:r w:rsidR="0096549F" w:rsidRPr="00ED175E" w:rsidDel="001F5FB5">
          <w:rPr>
            <w:rFonts w:hint="eastAsia"/>
          </w:rPr>
          <w:delText>一部省略</w:delText>
        </w:r>
      </w:del>
      <w:r w:rsidR="0096549F" w:rsidRPr="00ED175E">
        <w:t>)</w:t>
      </w:r>
    </w:p>
    <w:p w14:paraId="599470BA" w14:textId="60A3FDCE" w:rsidR="00CB3CB3" w:rsidRPr="00ED175E" w:rsidDel="001F5FB5" w:rsidRDefault="00CB3CB3">
      <w:pPr>
        <w:pStyle w:val="50"/>
        <w:numPr>
          <w:ilvl w:val="0"/>
          <w:numId w:val="0"/>
        </w:numPr>
        <w:wordWrap/>
        <w:ind w:left="599"/>
        <w:rPr>
          <w:del w:id="9830" w:author="哲均 宋" w:date="2019-08-18T11:12:00Z"/>
        </w:rPr>
        <w:pPrChange w:id="9831" w:author="Seongeun Woo" w:date="2016-10-13T18:44:00Z">
          <w:pPr>
            <w:pStyle w:val="50"/>
            <w:ind w:left="601"/>
          </w:pPr>
        </w:pPrChange>
      </w:pPr>
    </w:p>
    <w:p w14:paraId="09747254" w14:textId="24F3F82F" w:rsidR="00B95640" w:rsidRPr="00ED175E" w:rsidRDefault="00B95640">
      <w:pPr>
        <w:pStyle w:val="af6"/>
        <w:keepNext/>
        <w:autoSpaceDE w:val="0"/>
        <w:autoSpaceDN w:val="0"/>
        <w:pPrChange w:id="9832" w:author="Seongeun Woo" w:date="2016-10-13T18:44:00Z">
          <w:pPr>
            <w:pStyle w:val="af6"/>
            <w:keepNext/>
          </w:pPr>
        </w:pPrChange>
      </w:pPr>
      <w:del w:id="9833" w:author="哲均 宋" w:date="2019-08-18T11:12:00Z">
        <w:r w:rsidRPr="00ED175E" w:rsidDel="001F5FB5">
          <w:delText xml:space="preserve"> </w:delText>
        </w:r>
      </w:del>
      <w:del w:id="9834" w:author="哲均 宋" w:date="2019-08-16T08:55:00Z">
        <w:r w:rsidRPr="00ED175E" w:rsidDel="003566B2">
          <w:delText>[</w:delText>
        </w:r>
        <w:r w:rsidRPr="00ED175E" w:rsidDel="003566B2">
          <w:rPr>
            <w:rFonts w:hint="eastAsia"/>
          </w:rPr>
          <w:delText>表</w:delText>
        </w:r>
      </w:del>
      <w:del w:id="9835" w:author="哲均 宋" w:date="2019-08-18T11:12:00Z">
        <w:r w:rsidRPr="00ED175E" w:rsidDel="001F5FB5">
          <w:delText xml:space="preserve"> </w:delText>
        </w:r>
        <w:r w:rsidRPr="0073721B" w:rsidDel="001F5FB5">
          <w:fldChar w:fldCharType="begin"/>
        </w:r>
        <w:r w:rsidRPr="00ED175E" w:rsidDel="001F5FB5">
          <w:delInstrText xml:space="preserve"> SEQ [</w:delInstrText>
        </w:r>
        <w:r w:rsidRPr="00ED175E" w:rsidDel="001F5FB5">
          <w:rPr>
            <w:rFonts w:hint="eastAsia"/>
          </w:rPr>
          <w:delInstrText>表</w:delInstrText>
        </w:r>
        <w:r w:rsidRPr="00ED175E" w:rsidDel="001F5FB5">
          <w:delInstrText xml:space="preserve"> \* ARABIC </w:delInstrText>
        </w:r>
        <w:r w:rsidRPr="0073721B" w:rsidDel="001F5FB5">
          <w:fldChar w:fldCharType="separate"/>
        </w:r>
        <w:r w:rsidR="00D76249" w:rsidDel="001F5FB5">
          <w:rPr>
            <w:noProof/>
          </w:rPr>
          <w:delText>43</w:delText>
        </w:r>
        <w:r w:rsidRPr="0073721B" w:rsidDel="001F5FB5">
          <w:fldChar w:fldCharType="end"/>
        </w:r>
        <w:r w:rsidRPr="00ED175E" w:rsidDel="001F5FB5">
          <w:delText xml:space="preserve"> </w:delText>
        </w:r>
        <w:r w:rsidRPr="00ED175E" w:rsidDel="001F5FB5">
          <w:rPr>
            <w:rFonts w:hint="eastAsia"/>
          </w:rPr>
          <w:delText>標準項目情報照会の結果</w:delText>
        </w:r>
        <w:r w:rsidRPr="00ED175E" w:rsidDel="001F5FB5">
          <w:delText>]</w:delText>
        </w:r>
      </w:del>
    </w:p>
    <w:tbl>
      <w:tblPr>
        <w:tblW w:w="9427" w:type="dxa"/>
        <w:tblInd w:w="99" w:type="dxa"/>
        <w:tblLayout w:type="fixed"/>
        <w:tblCellMar>
          <w:left w:w="99" w:type="dxa"/>
          <w:right w:w="99" w:type="dxa"/>
        </w:tblCellMar>
        <w:tblLook w:val="04A0" w:firstRow="1" w:lastRow="0" w:firstColumn="1" w:lastColumn="0" w:noHBand="0" w:noVBand="1"/>
        <w:tblPrChange w:id="9836" w:author="류종우" w:date="2016-08-10T11:15:00Z">
          <w:tblPr>
            <w:tblW w:w="12293" w:type="dxa"/>
            <w:tblInd w:w="99" w:type="dxa"/>
            <w:tblLayout w:type="fixed"/>
            <w:tblCellMar>
              <w:left w:w="99" w:type="dxa"/>
              <w:right w:w="99" w:type="dxa"/>
            </w:tblCellMar>
            <w:tblLook w:val="04A0" w:firstRow="1" w:lastRow="0" w:firstColumn="1" w:lastColumn="0" w:noHBand="0" w:noVBand="1"/>
          </w:tblPr>
        </w:tblPrChange>
      </w:tblPr>
      <w:tblGrid>
        <w:gridCol w:w="1345"/>
        <w:gridCol w:w="1380"/>
        <w:gridCol w:w="2798"/>
        <w:gridCol w:w="1632"/>
        <w:gridCol w:w="2272"/>
        <w:tblGridChange w:id="9837">
          <w:tblGrid>
            <w:gridCol w:w="1414"/>
            <w:gridCol w:w="1450"/>
            <w:gridCol w:w="2940"/>
            <w:gridCol w:w="1715"/>
            <w:gridCol w:w="2387"/>
          </w:tblGrid>
        </w:tblGridChange>
      </w:tblGrid>
      <w:tr w:rsidR="00EE1F78" w:rsidRPr="00ED175E" w14:paraId="77B3DF50" w14:textId="77777777" w:rsidTr="007A78B4">
        <w:trPr>
          <w:trHeight w:val="270"/>
          <w:trPrChange w:id="9838" w:author="류종우" w:date="2016-08-10T11:15:00Z">
            <w:trPr>
              <w:trHeight w:val="255"/>
            </w:trPr>
          </w:trPrChange>
        </w:trPr>
        <w:tc>
          <w:tcPr>
            <w:tcW w:w="1345"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9839" w:author="류종우" w:date="2016-08-10T11:15:00Z">
              <w:tcPr>
                <w:tcW w:w="1414"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6E243E64" w14:textId="77777777" w:rsidR="00EE1F78" w:rsidRPr="00ED175E" w:rsidRDefault="00EE1F78">
            <w:pPr>
              <w:pStyle w:val="afc"/>
              <w:wordWrap/>
              <w:pPrChange w:id="9840" w:author="Seongeun Woo" w:date="2016-10-13T18:44:00Z">
                <w:pPr>
                  <w:pStyle w:val="afc"/>
                </w:pPr>
              </w:pPrChange>
            </w:pPr>
            <w:r w:rsidRPr="00ED175E">
              <w:t>GROUPNAME</w:t>
            </w:r>
          </w:p>
        </w:tc>
        <w:tc>
          <w:tcPr>
            <w:tcW w:w="1380" w:type="dxa"/>
            <w:tcBorders>
              <w:top w:val="single" w:sz="4" w:space="0" w:color="auto"/>
              <w:left w:val="nil"/>
              <w:bottom w:val="single" w:sz="4" w:space="0" w:color="auto"/>
              <w:right w:val="single" w:sz="4" w:space="0" w:color="auto"/>
            </w:tcBorders>
            <w:shd w:val="clear" w:color="auto" w:fill="EEECE1"/>
            <w:noWrap/>
            <w:vAlign w:val="center"/>
            <w:hideMark/>
            <w:tcPrChange w:id="9841" w:author="류종우" w:date="2016-08-10T11:15:00Z">
              <w:tcPr>
                <w:tcW w:w="145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7F7A71BE" w14:textId="77777777" w:rsidR="00EE1F78" w:rsidRPr="00ED175E" w:rsidRDefault="00EE1F78">
            <w:pPr>
              <w:pStyle w:val="afc"/>
              <w:wordWrap/>
              <w:pPrChange w:id="9842" w:author="Seongeun Woo" w:date="2016-10-13T18:44:00Z">
                <w:pPr>
                  <w:pStyle w:val="afc"/>
                </w:pPr>
              </w:pPrChange>
            </w:pPr>
            <w:r w:rsidRPr="00ED175E">
              <w:t>PROP_TYPE</w:t>
            </w:r>
          </w:p>
        </w:tc>
        <w:tc>
          <w:tcPr>
            <w:tcW w:w="2798" w:type="dxa"/>
            <w:tcBorders>
              <w:top w:val="single" w:sz="4" w:space="0" w:color="auto"/>
              <w:left w:val="nil"/>
              <w:bottom w:val="single" w:sz="4" w:space="0" w:color="auto"/>
              <w:right w:val="single" w:sz="4" w:space="0" w:color="auto"/>
            </w:tcBorders>
            <w:shd w:val="clear" w:color="auto" w:fill="EEECE1"/>
            <w:noWrap/>
            <w:vAlign w:val="center"/>
            <w:hideMark/>
            <w:tcPrChange w:id="9843" w:author="류종우" w:date="2016-08-10T11:15:00Z">
              <w:tcPr>
                <w:tcW w:w="294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176A8A20" w14:textId="77777777" w:rsidR="00EE1F78" w:rsidRPr="00ED175E" w:rsidRDefault="00EE1F78">
            <w:pPr>
              <w:pStyle w:val="afc"/>
              <w:wordWrap/>
              <w:pPrChange w:id="9844" w:author="Seongeun Woo" w:date="2016-10-13T18:44:00Z">
                <w:pPr>
                  <w:pStyle w:val="afc"/>
                </w:pPr>
              </w:pPrChange>
            </w:pPr>
            <w:r w:rsidRPr="00ED175E">
              <w:t>DISP_NAME</w:t>
            </w:r>
          </w:p>
        </w:tc>
        <w:tc>
          <w:tcPr>
            <w:tcW w:w="1632" w:type="dxa"/>
            <w:tcBorders>
              <w:top w:val="single" w:sz="4" w:space="0" w:color="auto"/>
              <w:left w:val="nil"/>
              <w:bottom w:val="single" w:sz="4" w:space="0" w:color="auto"/>
              <w:right w:val="single" w:sz="4" w:space="0" w:color="auto"/>
            </w:tcBorders>
            <w:shd w:val="clear" w:color="auto" w:fill="EEECE1"/>
            <w:noWrap/>
            <w:vAlign w:val="center"/>
            <w:hideMark/>
            <w:tcPrChange w:id="9845" w:author="류종우" w:date="2016-08-10T11:15:00Z">
              <w:tcPr>
                <w:tcW w:w="1715"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D41AA17" w14:textId="77777777" w:rsidR="00EE1F78" w:rsidRPr="00ED175E" w:rsidRDefault="00EE1F78">
            <w:pPr>
              <w:pStyle w:val="afc"/>
              <w:wordWrap/>
              <w:pPrChange w:id="9846" w:author="Seongeun Woo" w:date="2016-10-13T18:44:00Z">
                <w:pPr>
                  <w:pStyle w:val="afc"/>
                </w:pPr>
              </w:pPrChange>
            </w:pPr>
            <w:r w:rsidRPr="00ED175E">
              <w:t>PHY_COLUMN1</w:t>
            </w:r>
          </w:p>
        </w:tc>
        <w:tc>
          <w:tcPr>
            <w:tcW w:w="2272" w:type="dxa"/>
            <w:tcBorders>
              <w:top w:val="single" w:sz="4" w:space="0" w:color="auto"/>
              <w:left w:val="nil"/>
              <w:bottom w:val="single" w:sz="4" w:space="0" w:color="auto"/>
              <w:right w:val="single" w:sz="4" w:space="0" w:color="auto"/>
            </w:tcBorders>
            <w:shd w:val="clear" w:color="auto" w:fill="EEECE1"/>
            <w:vAlign w:val="bottom"/>
            <w:tcPrChange w:id="9847" w:author="류종우" w:date="2016-08-10T11:15:00Z">
              <w:tcPr>
                <w:tcW w:w="2387" w:type="dxa"/>
                <w:tcBorders>
                  <w:top w:val="single" w:sz="4" w:space="0" w:color="auto"/>
                  <w:left w:val="nil"/>
                  <w:bottom w:val="single" w:sz="4" w:space="0" w:color="auto"/>
                  <w:right w:val="nil"/>
                </w:tcBorders>
                <w:shd w:val="clear" w:color="auto" w:fill="EEECE1"/>
                <w:vAlign w:val="bottom"/>
              </w:tcPr>
            </w:tcPrChange>
          </w:tcPr>
          <w:p w14:paraId="56AAFFD1" w14:textId="21282549" w:rsidR="00EE1F78" w:rsidRPr="00ED175E" w:rsidDel="002F5F96" w:rsidRDefault="00EE1F78">
            <w:pPr>
              <w:pStyle w:val="afc"/>
              <w:wordWrap/>
              <w:pPrChange w:id="9848" w:author="Seongeun Woo" w:date="2016-10-13T18:44:00Z">
                <w:pPr>
                  <w:pStyle w:val="afc"/>
                </w:pPr>
              </w:pPrChange>
            </w:pPr>
            <w:ins w:id="9849" w:author="Seongeun Woo" w:date="2016-07-07T17:30:00Z">
              <w:r w:rsidRPr="00ED175E">
                <w:t>…</w:t>
              </w:r>
            </w:ins>
          </w:p>
        </w:tc>
      </w:tr>
      <w:tr w:rsidR="00EE1F78" w:rsidRPr="00ED175E" w14:paraId="1B3FEC91" w14:textId="77777777" w:rsidTr="007A78B4">
        <w:trPr>
          <w:trHeight w:val="270"/>
          <w:trPrChange w:id="9850" w:author="류종우" w:date="2016-08-10T11:15:00Z">
            <w:trPr>
              <w:trHeight w:val="255"/>
            </w:trPr>
          </w:trPrChange>
        </w:trPr>
        <w:tc>
          <w:tcPr>
            <w:tcW w:w="1345" w:type="dxa"/>
            <w:tcBorders>
              <w:top w:val="nil"/>
              <w:left w:val="single" w:sz="4" w:space="0" w:color="auto"/>
              <w:bottom w:val="single" w:sz="4" w:space="0" w:color="auto"/>
              <w:right w:val="single" w:sz="4" w:space="0" w:color="auto"/>
            </w:tcBorders>
            <w:shd w:val="clear" w:color="auto" w:fill="auto"/>
            <w:noWrap/>
            <w:vAlign w:val="bottom"/>
            <w:hideMark/>
            <w:tcPrChange w:id="9851" w:author="류종우" w:date="2016-08-10T11:15:00Z">
              <w:tcPr>
                <w:tcW w:w="14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A8B092E" w14:textId="79716988" w:rsidR="00EE1F78" w:rsidRPr="00ED175E" w:rsidRDefault="001F5FB5">
            <w:pPr>
              <w:pStyle w:val="afb"/>
              <w:autoSpaceDE w:val="0"/>
              <w:autoSpaceDN w:val="0"/>
              <w:pPrChange w:id="9852" w:author="Seongeun Woo" w:date="2016-10-13T18:44:00Z">
                <w:pPr>
                  <w:pStyle w:val="afb"/>
                </w:pPr>
              </w:pPrChange>
            </w:pPr>
            <w:ins w:id="9853" w:author="哲均 宋" w:date="2019-08-18T11:14:00Z">
              <w:r>
                <w:rPr>
                  <w:rFonts w:hint="eastAsia"/>
                </w:rPr>
                <w:t>B</w:t>
              </w:r>
              <w:r>
                <w:t>asic</w:t>
              </w:r>
            </w:ins>
            <w:del w:id="9854" w:author="哲均 宋" w:date="2019-08-18T11:14:00Z">
              <w:r w:rsidR="00EE1F78" w:rsidRPr="00ED175E" w:rsidDel="001F5FB5">
                <w:rPr>
                  <w:rFonts w:hint="eastAsia"/>
                </w:rPr>
                <w:delText>基本属性</w:delText>
              </w:r>
            </w:del>
          </w:p>
        </w:tc>
        <w:tc>
          <w:tcPr>
            <w:tcW w:w="1380" w:type="dxa"/>
            <w:tcBorders>
              <w:top w:val="nil"/>
              <w:left w:val="nil"/>
              <w:bottom w:val="single" w:sz="4" w:space="0" w:color="auto"/>
              <w:right w:val="single" w:sz="4" w:space="0" w:color="auto"/>
            </w:tcBorders>
            <w:shd w:val="clear" w:color="auto" w:fill="auto"/>
            <w:noWrap/>
            <w:vAlign w:val="bottom"/>
            <w:hideMark/>
            <w:tcPrChange w:id="9855" w:author="류종우" w:date="2016-08-10T11:15:00Z">
              <w:tcPr>
                <w:tcW w:w="1450" w:type="dxa"/>
                <w:tcBorders>
                  <w:top w:val="nil"/>
                  <w:left w:val="nil"/>
                  <w:bottom w:val="single" w:sz="4" w:space="0" w:color="auto"/>
                  <w:right w:val="single" w:sz="4" w:space="0" w:color="auto"/>
                </w:tcBorders>
                <w:shd w:val="clear" w:color="auto" w:fill="auto"/>
                <w:noWrap/>
                <w:vAlign w:val="bottom"/>
                <w:hideMark/>
              </w:tcPr>
            </w:tcPrChange>
          </w:tcPr>
          <w:p w14:paraId="52EC1322" w14:textId="77777777" w:rsidR="00EE1F78" w:rsidRPr="00ED175E" w:rsidRDefault="00EE1F78">
            <w:pPr>
              <w:pStyle w:val="afb"/>
              <w:autoSpaceDE w:val="0"/>
              <w:autoSpaceDN w:val="0"/>
              <w:pPrChange w:id="9856" w:author="Seongeun Woo" w:date="2016-10-13T18:44:00Z">
                <w:pPr>
                  <w:pStyle w:val="afb"/>
                </w:pPr>
              </w:pPrChange>
            </w:pPr>
            <w:r w:rsidRPr="00ED175E">
              <w:t>1</w:t>
            </w:r>
          </w:p>
        </w:tc>
        <w:tc>
          <w:tcPr>
            <w:tcW w:w="2798" w:type="dxa"/>
            <w:tcBorders>
              <w:top w:val="nil"/>
              <w:left w:val="nil"/>
              <w:bottom w:val="single" w:sz="4" w:space="0" w:color="auto"/>
              <w:right w:val="single" w:sz="4" w:space="0" w:color="auto"/>
            </w:tcBorders>
            <w:shd w:val="clear" w:color="auto" w:fill="auto"/>
            <w:noWrap/>
            <w:vAlign w:val="bottom"/>
            <w:hideMark/>
            <w:tcPrChange w:id="9857" w:author="류종우" w:date="2016-08-10T11:15:00Z">
              <w:tcPr>
                <w:tcW w:w="2940" w:type="dxa"/>
                <w:tcBorders>
                  <w:top w:val="nil"/>
                  <w:left w:val="nil"/>
                  <w:bottom w:val="single" w:sz="4" w:space="0" w:color="auto"/>
                  <w:right w:val="single" w:sz="4" w:space="0" w:color="auto"/>
                </w:tcBorders>
                <w:shd w:val="clear" w:color="auto" w:fill="auto"/>
                <w:noWrap/>
                <w:vAlign w:val="bottom"/>
                <w:hideMark/>
              </w:tcPr>
            </w:tcPrChange>
          </w:tcPr>
          <w:p w14:paraId="45A6EEFF" w14:textId="5A128080" w:rsidR="00EE1F78" w:rsidRPr="00ED175E" w:rsidRDefault="001F5FB5">
            <w:pPr>
              <w:pStyle w:val="afb"/>
              <w:autoSpaceDE w:val="0"/>
              <w:autoSpaceDN w:val="0"/>
              <w:pPrChange w:id="9858" w:author="Seongeun Woo" w:date="2016-10-13T18:44:00Z">
                <w:pPr>
                  <w:pStyle w:val="afb"/>
                </w:pPr>
              </w:pPrChange>
            </w:pPr>
            <w:ins w:id="9859" w:author="哲均 宋" w:date="2019-08-18T11:15:00Z">
              <w:r>
                <w:rPr>
                  <w:rFonts w:hint="eastAsia"/>
                </w:rPr>
                <w:t>P</w:t>
              </w:r>
              <w:r>
                <w:t>roduct Name</w:t>
              </w:r>
            </w:ins>
            <w:del w:id="9860" w:author="哲均 宋" w:date="2019-08-18T11:15:00Z">
              <w:r w:rsidR="00EE1F78" w:rsidRPr="00ED175E" w:rsidDel="001F5FB5">
                <w:rPr>
                  <w:rFonts w:hint="eastAsia"/>
                </w:rPr>
                <w:delText>商品名</w:delText>
              </w:r>
            </w:del>
          </w:p>
        </w:tc>
        <w:tc>
          <w:tcPr>
            <w:tcW w:w="1632" w:type="dxa"/>
            <w:tcBorders>
              <w:top w:val="nil"/>
              <w:left w:val="nil"/>
              <w:bottom w:val="single" w:sz="4" w:space="0" w:color="auto"/>
              <w:right w:val="single" w:sz="4" w:space="0" w:color="auto"/>
            </w:tcBorders>
            <w:shd w:val="clear" w:color="auto" w:fill="auto"/>
            <w:noWrap/>
            <w:vAlign w:val="bottom"/>
            <w:hideMark/>
            <w:tcPrChange w:id="9861" w:author="류종우" w:date="2016-08-10T11:15:00Z">
              <w:tcPr>
                <w:tcW w:w="1715" w:type="dxa"/>
                <w:tcBorders>
                  <w:top w:val="nil"/>
                  <w:left w:val="nil"/>
                  <w:bottom w:val="single" w:sz="4" w:space="0" w:color="auto"/>
                  <w:right w:val="single" w:sz="4" w:space="0" w:color="auto"/>
                </w:tcBorders>
                <w:shd w:val="clear" w:color="auto" w:fill="auto"/>
                <w:noWrap/>
                <w:vAlign w:val="bottom"/>
                <w:hideMark/>
              </w:tcPr>
            </w:tcPrChange>
          </w:tcPr>
          <w:p w14:paraId="302B78D7" w14:textId="77777777" w:rsidR="00EE1F78" w:rsidRPr="00ED175E" w:rsidRDefault="00EE1F78">
            <w:pPr>
              <w:pStyle w:val="afb"/>
              <w:autoSpaceDE w:val="0"/>
              <w:autoSpaceDN w:val="0"/>
              <w:pPrChange w:id="9862" w:author="Seongeun Woo" w:date="2016-10-13T18:44:00Z">
                <w:pPr>
                  <w:pStyle w:val="afb"/>
                </w:pPr>
              </w:pPrChange>
            </w:pPr>
            <w:r w:rsidRPr="00ED175E">
              <w:t>CHAR09</w:t>
            </w:r>
          </w:p>
        </w:tc>
        <w:tc>
          <w:tcPr>
            <w:tcW w:w="2272" w:type="dxa"/>
            <w:tcBorders>
              <w:top w:val="single" w:sz="4" w:space="0" w:color="auto"/>
              <w:left w:val="nil"/>
              <w:bottom w:val="single" w:sz="4" w:space="0" w:color="auto"/>
              <w:right w:val="single" w:sz="4" w:space="0" w:color="auto"/>
            </w:tcBorders>
            <w:vAlign w:val="bottom"/>
            <w:tcPrChange w:id="9863" w:author="류종우" w:date="2016-08-10T11:15:00Z">
              <w:tcPr>
                <w:tcW w:w="2387" w:type="dxa"/>
                <w:tcBorders>
                  <w:top w:val="nil"/>
                  <w:left w:val="nil"/>
                  <w:bottom w:val="single" w:sz="4" w:space="0" w:color="auto"/>
                  <w:right w:val="nil"/>
                </w:tcBorders>
                <w:vAlign w:val="bottom"/>
              </w:tcPr>
            </w:tcPrChange>
          </w:tcPr>
          <w:p w14:paraId="15CC337B" w14:textId="1C2B3392" w:rsidR="00EE1F78" w:rsidRPr="00ED175E" w:rsidDel="002F5F96" w:rsidRDefault="00EE1F78">
            <w:pPr>
              <w:pStyle w:val="afb"/>
              <w:autoSpaceDE w:val="0"/>
              <w:autoSpaceDN w:val="0"/>
              <w:pPrChange w:id="9864" w:author="Seongeun Woo" w:date="2016-10-13T18:44:00Z">
                <w:pPr>
                  <w:pStyle w:val="afb"/>
                </w:pPr>
              </w:pPrChange>
            </w:pPr>
            <w:ins w:id="9865" w:author="Seongeun Woo" w:date="2016-07-07T17:30:00Z">
              <w:r w:rsidRPr="00ED175E">
                <w:t>…</w:t>
              </w:r>
            </w:ins>
          </w:p>
        </w:tc>
      </w:tr>
      <w:tr w:rsidR="001F5FB5" w:rsidRPr="00ED175E" w14:paraId="2A8C3827" w14:textId="77777777" w:rsidTr="00192566">
        <w:trPr>
          <w:trHeight w:val="270"/>
          <w:trPrChange w:id="9866" w:author="哲均 宋" w:date="2019-08-18T11:14:00Z">
            <w:trPr>
              <w:trHeight w:val="255"/>
            </w:trPr>
          </w:trPrChange>
        </w:trPr>
        <w:tc>
          <w:tcPr>
            <w:tcW w:w="1345" w:type="dxa"/>
            <w:tcBorders>
              <w:top w:val="nil"/>
              <w:left w:val="single" w:sz="4" w:space="0" w:color="auto"/>
              <w:bottom w:val="single" w:sz="4" w:space="0" w:color="auto"/>
              <w:right w:val="single" w:sz="4" w:space="0" w:color="auto"/>
            </w:tcBorders>
            <w:shd w:val="clear" w:color="auto" w:fill="auto"/>
            <w:noWrap/>
            <w:hideMark/>
            <w:tcPrChange w:id="9867" w:author="哲均 宋" w:date="2019-08-18T11:14:00Z">
              <w:tcPr>
                <w:tcW w:w="14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632713" w14:textId="33C038E0" w:rsidR="001F5FB5" w:rsidRPr="00ED175E" w:rsidRDefault="001F5FB5" w:rsidP="001F5FB5">
            <w:pPr>
              <w:pStyle w:val="afb"/>
              <w:autoSpaceDE w:val="0"/>
              <w:autoSpaceDN w:val="0"/>
              <w:pPrChange w:id="9868" w:author="Seongeun Woo" w:date="2016-10-13T18:44:00Z">
                <w:pPr>
                  <w:pStyle w:val="afb"/>
                </w:pPr>
              </w:pPrChange>
            </w:pPr>
            <w:ins w:id="9869" w:author="哲均 宋" w:date="2019-08-18T11:14:00Z">
              <w:r w:rsidRPr="0080165F">
                <w:rPr>
                  <w:rFonts w:hint="eastAsia"/>
                </w:rPr>
                <w:t>B</w:t>
              </w:r>
              <w:r w:rsidRPr="0080165F">
                <w:t>asic</w:t>
              </w:r>
            </w:ins>
            <w:del w:id="9870" w:author="哲均 宋" w:date="2019-08-18T11:14:00Z">
              <w:r w:rsidRPr="00ED175E" w:rsidDel="00182358">
                <w:rPr>
                  <w:rFonts w:hint="eastAsia"/>
                </w:rPr>
                <w:delText>基本属性</w:delText>
              </w:r>
            </w:del>
          </w:p>
        </w:tc>
        <w:tc>
          <w:tcPr>
            <w:tcW w:w="1380" w:type="dxa"/>
            <w:tcBorders>
              <w:top w:val="nil"/>
              <w:left w:val="nil"/>
              <w:bottom w:val="single" w:sz="4" w:space="0" w:color="auto"/>
              <w:right w:val="single" w:sz="4" w:space="0" w:color="auto"/>
            </w:tcBorders>
            <w:shd w:val="clear" w:color="auto" w:fill="auto"/>
            <w:noWrap/>
            <w:vAlign w:val="bottom"/>
            <w:hideMark/>
            <w:tcPrChange w:id="9871" w:author="哲均 宋" w:date="2019-08-18T11:14:00Z">
              <w:tcPr>
                <w:tcW w:w="1450" w:type="dxa"/>
                <w:tcBorders>
                  <w:top w:val="nil"/>
                  <w:left w:val="nil"/>
                  <w:bottom w:val="single" w:sz="4" w:space="0" w:color="auto"/>
                  <w:right w:val="single" w:sz="4" w:space="0" w:color="auto"/>
                </w:tcBorders>
                <w:shd w:val="clear" w:color="auto" w:fill="auto"/>
                <w:noWrap/>
                <w:vAlign w:val="bottom"/>
                <w:hideMark/>
              </w:tcPr>
            </w:tcPrChange>
          </w:tcPr>
          <w:p w14:paraId="3CDF1125" w14:textId="77777777" w:rsidR="001F5FB5" w:rsidRPr="00ED175E" w:rsidRDefault="001F5FB5" w:rsidP="001F5FB5">
            <w:pPr>
              <w:pStyle w:val="afb"/>
              <w:autoSpaceDE w:val="0"/>
              <w:autoSpaceDN w:val="0"/>
              <w:pPrChange w:id="9872" w:author="Seongeun Woo" w:date="2016-10-13T18:44:00Z">
                <w:pPr>
                  <w:pStyle w:val="afb"/>
                </w:pPr>
              </w:pPrChange>
            </w:pPr>
            <w:r w:rsidRPr="00ED175E">
              <w:t>1</w:t>
            </w:r>
          </w:p>
        </w:tc>
        <w:tc>
          <w:tcPr>
            <w:tcW w:w="2798" w:type="dxa"/>
            <w:tcBorders>
              <w:top w:val="nil"/>
              <w:left w:val="nil"/>
              <w:bottom w:val="single" w:sz="4" w:space="0" w:color="auto"/>
              <w:right w:val="single" w:sz="4" w:space="0" w:color="auto"/>
            </w:tcBorders>
            <w:shd w:val="clear" w:color="auto" w:fill="auto"/>
            <w:noWrap/>
            <w:vAlign w:val="bottom"/>
            <w:hideMark/>
            <w:tcPrChange w:id="9873" w:author="哲均 宋" w:date="2019-08-18T11:14:00Z">
              <w:tcPr>
                <w:tcW w:w="2940" w:type="dxa"/>
                <w:tcBorders>
                  <w:top w:val="nil"/>
                  <w:left w:val="nil"/>
                  <w:bottom w:val="single" w:sz="4" w:space="0" w:color="auto"/>
                  <w:right w:val="single" w:sz="4" w:space="0" w:color="auto"/>
                </w:tcBorders>
                <w:shd w:val="clear" w:color="auto" w:fill="auto"/>
                <w:noWrap/>
                <w:vAlign w:val="bottom"/>
                <w:hideMark/>
              </w:tcPr>
            </w:tcPrChange>
          </w:tcPr>
          <w:p w14:paraId="54A17B0D" w14:textId="49A5E5F3" w:rsidR="001F5FB5" w:rsidRPr="00ED175E" w:rsidRDefault="001F5FB5" w:rsidP="001F5FB5">
            <w:pPr>
              <w:pStyle w:val="afb"/>
              <w:autoSpaceDE w:val="0"/>
              <w:autoSpaceDN w:val="0"/>
              <w:pPrChange w:id="9874" w:author="Seongeun Woo" w:date="2016-10-13T18:44:00Z">
                <w:pPr>
                  <w:pStyle w:val="afb"/>
                </w:pPr>
              </w:pPrChange>
            </w:pPr>
            <w:del w:id="9875" w:author="哲均 宋" w:date="2019-08-18T11:15:00Z">
              <w:r w:rsidRPr="00ED175E" w:rsidDel="001F5FB5">
                <w:rPr>
                  <w:rFonts w:hint="eastAsia"/>
                </w:rPr>
                <w:delText>業務区分</w:delText>
              </w:r>
            </w:del>
            <w:ins w:id="9876" w:author="哲均 宋" w:date="2019-08-18T11:15:00Z">
              <w:r>
                <w:rPr>
                  <w:rFonts w:hint="eastAsia"/>
                </w:rPr>
                <w:t>B</w:t>
              </w:r>
              <w:r>
                <w:t>usiness Category</w:t>
              </w:r>
            </w:ins>
          </w:p>
        </w:tc>
        <w:tc>
          <w:tcPr>
            <w:tcW w:w="1632" w:type="dxa"/>
            <w:tcBorders>
              <w:top w:val="nil"/>
              <w:left w:val="nil"/>
              <w:bottom w:val="single" w:sz="4" w:space="0" w:color="auto"/>
              <w:right w:val="single" w:sz="4" w:space="0" w:color="auto"/>
            </w:tcBorders>
            <w:shd w:val="clear" w:color="auto" w:fill="auto"/>
            <w:noWrap/>
            <w:vAlign w:val="bottom"/>
            <w:hideMark/>
            <w:tcPrChange w:id="9877" w:author="哲均 宋" w:date="2019-08-18T11:14:00Z">
              <w:tcPr>
                <w:tcW w:w="1715" w:type="dxa"/>
                <w:tcBorders>
                  <w:top w:val="nil"/>
                  <w:left w:val="nil"/>
                  <w:bottom w:val="single" w:sz="4" w:space="0" w:color="auto"/>
                  <w:right w:val="single" w:sz="4" w:space="0" w:color="auto"/>
                </w:tcBorders>
                <w:shd w:val="clear" w:color="auto" w:fill="auto"/>
                <w:noWrap/>
                <w:vAlign w:val="bottom"/>
                <w:hideMark/>
              </w:tcPr>
            </w:tcPrChange>
          </w:tcPr>
          <w:p w14:paraId="51FA8DEB" w14:textId="77777777" w:rsidR="001F5FB5" w:rsidRPr="00ED175E" w:rsidRDefault="001F5FB5" w:rsidP="001F5FB5">
            <w:pPr>
              <w:pStyle w:val="afb"/>
              <w:autoSpaceDE w:val="0"/>
              <w:autoSpaceDN w:val="0"/>
              <w:pPrChange w:id="9878" w:author="Seongeun Woo" w:date="2016-10-13T18:44:00Z">
                <w:pPr>
                  <w:pStyle w:val="afb"/>
                </w:pPr>
              </w:pPrChange>
            </w:pPr>
            <w:r w:rsidRPr="00ED175E">
              <w:t>CHAR10</w:t>
            </w:r>
          </w:p>
        </w:tc>
        <w:tc>
          <w:tcPr>
            <w:tcW w:w="2272" w:type="dxa"/>
            <w:tcBorders>
              <w:top w:val="single" w:sz="4" w:space="0" w:color="auto"/>
              <w:left w:val="nil"/>
              <w:bottom w:val="single" w:sz="4" w:space="0" w:color="auto"/>
              <w:right w:val="single" w:sz="4" w:space="0" w:color="auto"/>
            </w:tcBorders>
            <w:vAlign w:val="bottom"/>
            <w:tcPrChange w:id="9879" w:author="哲均 宋" w:date="2019-08-18T11:14:00Z">
              <w:tcPr>
                <w:tcW w:w="2387" w:type="dxa"/>
                <w:tcBorders>
                  <w:top w:val="nil"/>
                  <w:left w:val="nil"/>
                  <w:bottom w:val="single" w:sz="4" w:space="0" w:color="auto"/>
                  <w:right w:val="nil"/>
                </w:tcBorders>
                <w:vAlign w:val="bottom"/>
              </w:tcPr>
            </w:tcPrChange>
          </w:tcPr>
          <w:p w14:paraId="7FB163D7" w14:textId="4066178B" w:rsidR="001F5FB5" w:rsidRPr="00ED175E" w:rsidDel="002F5F96" w:rsidRDefault="001F5FB5" w:rsidP="001F5FB5">
            <w:pPr>
              <w:pStyle w:val="afb"/>
              <w:autoSpaceDE w:val="0"/>
              <w:autoSpaceDN w:val="0"/>
              <w:pPrChange w:id="9880" w:author="Seongeun Woo" w:date="2016-10-13T18:44:00Z">
                <w:pPr>
                  <w:pStyle w:val="afb"/>
                </w:pPr>
              </w:pPrChange>
            </w:pPr>
            <w:ins w:id="9881" w:author="Seongeun Woo" w:date="2016-07-07T17:30:00Z">
              <w:r w:rsidRPr="00ED175E">
                <w:t>…</w:t>
              </w:r>
            </w:ins>
          </w:p>
        </w:tc>
      </w:tr>
      <w:tr w:rsidR="001F5FB5" w:rsidRPr="00ED175E" w14:paraId="0ACBE689" w14:textId="77777777" w:rsidTr="00192566">
        <w:trPr>
          <w:trHeight w:val="270"/>
          <w:trPrChange w:id="9882" w:author="哲均 宋" w:date="2019-08-18T11:14:00Z">
            <w:trPr>
              <w:trHeight w:val="255"/>
            </w:trPr>
          </w:trPrChange>
        </w:trPr>
        <w:tc>
          <w:tcPr>
            <w:tcW w:w="1345" w:type="dxa"/>
            <w:tcBorders>
              <w:top w:val="nil"/>
              <w:left w:val="single" w:sz="4" w:space="0" w:color="auto"/>
              <w:bottom w:val="single" w:sz="4" w:space="0" w:color="auto"/>
              <w:right w:val="single" w:sz="4" w:space="0" w:color="auto"/>
            </w:tcBorders>
            <w:shd w:val="clear" w:color="auto" w:fill="auto"/>
            <w:noWrap/>
            <w:hideMark/>
            <w:tcPrChange w:id="9883" w:author="哲均 宋" w:date="2019-08-18T11:14:00Z">
              <w:tcPr>
                <w:tcW w:w="14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052E717" w14:textId="2DF05681" w:rsidR="001F5FB5" w:rsidRPr="00ED175E" w:rsidRDefault="001F5FB5" w:rsidP="001F5FB5">
            <w:pPr>
              <w:pStyle w:val="afb"/>
              <w:autoSpaceDE w:val="0"/>
              <w:autoSpaceDN w:val="0"/>
              <w:pPrChange w:id="9884" w:author="Seongeun Woo" w:date="2016-10-13T18:44:00Z">
                <w:pPr>
                  <w:pStyle w:val="afb"/>
                </w:pPr>
              </w:pPrChange>
            </w:pPr>
            <w:ins w:id="9885" w:author="哲均 宋" w:date="2019-08-18T11:14:00Z">
              <w:r w:rsidRPr="0080165F">
                <w:rPr>
                  <w:rFonts w:hint="eastAsia"/>
                </w:rPr>
                <w:t>B</w:t>
              </w:r>
              <w:r w:rsidRPr="0080165F">
                <w:t>asic</w:t>
              </w:r>
            </w:ins>
            <w:del w:id="9886" w:author="哲均 宋" w:date="2019-08-18T11:14:00Z">
              <w:r w:rsidRPr="00ED175E" w:rsidDel="00182358">
                <w:rPr>
                  <w:rFonts w:hint="eastAsia"/>
                </w:rPr>
                <w:delText>基本属性</w:delText>
              </w:r>
            </w:del>
          </w:p>
        </w:tc>
        <w:tc>
          <w:tcPr>
            <w:tcW w:w="1380" w:type="dxa"/>
            <w:tcBorders>
              <w:top w:val="nil"/>
              <w:left w:val="nil"/>
              <w:bottom w:val="single" w:sz="4" w:space="0" w:color="auto"/>
              <w:right w:val="single" w:sz="4" w:space="0" w:color="auto"/>
            </w:tcBorders>
            <w:shd w:val="clear" w:color="auto" w:fill="auto"/>
            <w:noWrap/>
            <w:vAlign w:val="bottom"/>
            <w:hideMark/>
            <w:tcPrChange w:id="9887" w:author="哲均 宋" w:date="2019-08-18T11:14:00Z">
              <w:tcPr>
                <w:tcW w:w="1450" w:type="dxa"/>
                <w:tcBorders>
                  <w:top w:val="nil"/>
                  <w:left w:val="nil"/>
                  <w:bottom w:val="single" w:sz="4" w:space="0" w:color="auto"/>
                  <w:right w:val="single" w:sz="4" w:space="0" w:color="auto"/>
                </w:tcBorders>
                <w:shd w:val="clear" w:color="auto" w:fill="auto"/>
                <w:noWrap/>
                <w:vAlign w:val="bottom"/>
                <w:hideMark/>
              </w:tcPr>
            </w:tcPrChange>
          </w:tcPr>
          <w:p w14:paraId="67783CAA" w14:textId="77777777" w:rsidR="001F5FB5" w:rsidRPr="00ED175E" w:rsidRDefault="001F5FB5" w:rsidP="001F5FB5">
            <w:pPr>
              <w:pStyle w:val="afb"/>
              <w:autoSpaceDE w:val="0"/>
              <w:autoSpaceDN w:val="0"/>
              <w:pPrChange w:id="9888" w:author="Seongeun Woo" w:date="2016-10-13T18:44:00Z">
                <w:pPr>
                  <w:pStyle w:val="afb"/>
                </w:pPr>
              </w:pPrChange>
            </w:pPr>
            <w:r w:rsidRPr="00ED175E">
              <w:t>1</w:t>
            </w:r>
          </w:p>
        </w:tc>
        <w:tc>
          <w:tcPr>
            <w:tcW w:w="2798" w:type="dxa"/>
            <w:tcBorders>
              <w:top w:val="nil"/>
              <w:left w:val="nil"/>
              <w:bottom w:val="single" w:sz="4" w:space="0" w:color="auto"/>
              <w:right w:val="single" w:sz="4" w:space="0" w:color="auto"/>
            </w:tcBorders>
            <w:shd w:val="clear" w:color="auto" w:fill="auto"/>
            <w:noWrap/>
            <w:vAlign w:val="bottom"/>
            <w:hideMark/>
            <w:tcPrChange w:id="9889" w:author="哲均 宋" w:date="2019-08-18T11:14:00Z">
              <w:tcPr>
                <w:tcW w:w="2940" w:type="dxa"/>
                <w:tcBorders>
                  <w:top w:val="nil"/>
                  <w:left w:val="nil"/>
                  <w:bottom w:val="single" w:sz="4" w:space="0" w:color="auto"/>
                  <w:right w:val="single" w:sz="4" w:space="0" w:color="auto"/>
                </w:tcBorders>
                <w:shd w:val="clear" w:color="auto" w:fill="auto"/>
                <w:noWrap/>
                <w:vAlign w:val="bottom"/>
                <w:hideMark/>
              </w:tcPr>
            </w:tcPrChange>
          </w:tcPr>
          <w:p w14:paraId="0ABC2166" w14:textId="6892D6FB" w:rsidR="001F5FB5" w:rsidRPr="00ED175E" w:rsidRDefault="001F5FB5" w:rsidP="001F5FB5">
            <w:pPr>
              <w:pStyle w:val="afb"/>
              <w:autoSpaceDE w:val="0"/>
              <w:autoSpaceDN w:val="0"/>
              <w:pPrChange w:id="9890" w:author="Seongeun Woo" w:date="2016-10-13T18:44:00Z">
                <w:pPr>
                  <w:pStyle w:val="afb"/>
                </w:pPr>
              </w:pPrChange>
            </w:pPr>
            <w:del w:id="9891" w:author="哲均 宋" w:date="2019-08-18T11:16:00Z">
              <w:r w:rsidRPr="00ED175E" w:rsidDel="001F5FB5">
                <w:rPr>
                  <w:rFonts w:hint="eastAsia"/>
                </w:rPr>
                <w:delText>自動車商品群</w:delText>
              </w:r>
            </w:del>
            <w:ins w:id="9892" w:author="哲均 宋" w:date="2019-08-18T11:16:00Z">
              <w:r>
                <w:rPr>
                  <w:rFonts w:hint="eastAsia"/>
                </w:rPr>
                <w:t>C</w:t>
              </w:r>
              <w:r>
                <w:t>ar Insurance Group</w:t>
              </w:r>
            </w:ins>
          </w:p>
        </w:tc>
        <w:tc>
          <w:tcPr>
            <w:tcW w:w="1632" w:type="dxa"/>
            <w:tcBorders>
              <w:top w:val="nil"/>
              <w:left w:val="nil"/>
              <w:bottom w:val="single" w:sz="4" w:space="0" w:color="auto"/>
              <w:right w:val="single" w:sz="4" w:space="0" w:color="auto"/>
            </w:tcBorders>
            <w:shd w:val="clear" w:color="auto" w:fill="auto"/>
            <w:noWrap/>
            <w:vAlign w:val="bottom"/>
            <w:hideMark/>
            <w:tcPrChange w:id="9893" w:author="哲均 宋" w:date="2019-08-18T11:14:00Z">
              <w:tcPr>
                <w:tcW w:w="1715" w:type="dxa"/>
                <w:tcBorders>
                  <w:top w:val="nil"/>
                  <w:left w:val="nil"/>
                  <w:bottom w:val="single" w:sz="4" w:space="0" w:color="auto"/>
                  <w:right w:val="single" w:sz="4" w:space="0" w:color="auto"/>
                </w:tcBorders>
                <w:shd w:val="clear" w:color="auto" w:fill="auto"/>
                <w:noWrap/>
                <w:vAlign w:val="bottom"/>
                <w:hideMark/>
              </w:tcPr>
            </w:tcPrChange>
          </w:tcPr>
          <w:p w14:paraId="6E59FF26" w14:textId="77777777" w:rsidR="001F5FB5" w:rsidRPr="00ED175E" w:rsidRDefault="001F5FB5" w:rsidP="001F5FB5">
            <w:pPr>
              <w:pStyle w:val="afb"/>
              <w:autoSpaceDE w:val="0"/>
              <w:autoSpaceDN w:val="0"/>
              <w:pPrChange w:id="9894" w:author="Seongeun Woo" w:date="2016-10-13T18:44:00Z">
                <w:pPr>
                  <w:pStyle w:val="afb"/>
                </w:pPr>
              </w:pPrChange>
            </w:pPr>
            <w:r w:rsidRPr="00ED175E">
              <w:t>CHAR14</w:t>
            </w:r>
          </w:p>
        </w:tc>
        <w:tc>
          <w:tcPr>
            <w:tcW w:w="2272" w:type="dxa"/>
            <w:tcBorders>
              <w:top w:val="single" w:sz="4" w:space="0" w:color="auto"/>
              <w:left w:val="nil"/>
              <w:bottom w:val="single" w:sz="4" w:space="0" w:color="auto"/>
              <w:right w:val="single" w:sz="4" w:space="0" w:color="auto"/>
            </w:tcBorders>
            <w:vAlign w:val="bottom"/>
            <w:tcPrChange w:id="9895" w:author="哲均 宋" w:date="2019-08-18T11:14:00Z">
              <w:tcPr>
                <w:tcW w:w="2387" w:type="dxa"/>
                <w:tcBorders>
                  <w:top w:val="nil"/>
                  <w:left w:val="nil"/>
                  <w:bottom w:val="single" w:sz="4" w:space="0" w:color="auto"/>
                  <w:right w:val="nil"/>
                </w:tcBorders>
                <w:vAlign w:val="bottom"/>
              </w:tcPr>
            </w:tcPrChange>
          </w:tcPr>
          <w:p w14:paraId="456A8480" w14:textId="27A20F7B" w:rsidR="001F5FB5" w:rsidRPr="00ED175E" w:rsidDel="002F5F96" w:rsidRDefault="001F5FB5" w:rsidP="001F5FB5">
            <w:pPr>
              <w:pStyle w:val="afb"/>
              <w:autoSpaceDE w:val="0"/>
              <w:autoSpaceDN w:val="0"/>
              <w:pPrChange w:id="9896" w:author="Seongeun Woo" w:date="2016-10-13T18:44:00Z">
                <w:pPr>
                  <w:pStyle w:val="afb"/>
                </w:pPr>
              </w:pPrChange>
            </w:pPr>
            <w:ins w:id="9897" w:author="Seongeun Woo" w:date="2016-07-07T17:30:00Z">
              <w:r w:rsidRPr="00ED175E">
                <w:t>…</w:t>
              </w:r>
            </w:ins>
          </w:p>
        </w:tc>
      </w:tr>
      <w:tr w:rsidR="00EE1F78" w:rsidRPr="00ED175E" w14:paraId="724F3999" w14:textId="77777777" w:rsidTr="007A78B4">
        <w:trPr>
          <w:trHeight w:val="270"/>
          <w:trPrChange w:id="9898" w:author="류종우" w:date="2016-08-10T11:15:00Z">
            <w:trPr>
              <w:trHeight w:val="255"/>
            </w:trPr>
          </w:trPrChange>
        </w:trPr>
        <w:tc>
          <w:tcPr>
            <w:tcW w:w="1345" w:type="dxa"/>
            <w:tcBorders>
              <w:top w:val="nil"/>
              <w:left w:val="single" w:sz="4" w:space="0" w:color="auto"/>
              <w:bottom w:val="single" w:sz="4" w:space="0" w:color="auto"/>
              <w:right w:val="single" w:sz="4" w:space="0" w:color="auto"/>
            </w:tcBorders>
            <w:shd w:val="clear" w:color="auto" w:fill="auto"/>
            <w:noWrap/>
            <w:vAlign w:val="bottom"/>
            <w:hideMark/>
            <w:tcPrChange w:id="9899" w:author="류종우" w:date="2016-08-10T11:15:00Z">
              <w:tcPr>
                <w:tcW w:w="14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B57BA56" w14:textId="1AA6E340" w:rsidR="00EE1F78" w:rsidRPr="00ED175E" w:rsidRDefault="00EE1F78">
            <w:pPr>
              <w:pStyle w:val="afb"/>
              <w:autoSpaceDE w:val="0"/>
              <w:autoSpaceDN w:val="0"/>
              <w:pPrChange w:id="9900" w:author="Seongeun Woo" w:date="2016-10-13T18:44:00Z">
                <w:pPr>
                  <w:pStyle w:val="afb"/>
                </w:pPr>
              </w:pPrChange>
            </w:pPr>
            <w:del w:id="9901" w:author="哲均 宋" w:date="2019-08-18T11:15:00Z">
              <w:r w:rsidRPr="00ED175E" w:rsidDel="001F5FB5">
                <w:rPr>
                  <w:rFonts w:hint="eastAsia"/>
                </w:rPr>
                <w:delText>その他</w:delText>
              </w:r>
            </w:del>
            <w:ins w:id="9902" w:author="哲均 宋" w:date="2019-08-18T11:15:00Z">
              <w:r w:rsidR="001F5FB5">
                <w:rPr>
                  <w:rFonts w:hint="eastAsia"/>
                </w:rPr>
                <w:t>O</w:t>
              </w:r>
              <w:r w:rsidR="001F5FB5">
                <w:t>ther</w:t>
              </w:r>
            </w:ins>
          </w:p>
        </w:tc>
        <w:tc>
          <w:tcPr>
            <w:tcW w:w="1380" w:type="dxa"/>
            <w:tcBorders>
              <w:top w:val="nil"/>
              <w:left w:val="nil"/>
              <w:bottom w:val="single" w:sz="4" w:space="0" w:color="auto"/>
              <w:right w:val="single" w:sz="4" w:space="0" w:color="auto"/>
            </w:tcBorders>
            <w:shd w:val="clear" w:color="auto" w:fill="auto"/>
            <w:noWrap/>
            <w:vAlign w:val="bottom"/>
            <w:hideMark/>
            <w:tcPrChange w:id="9903" w:author="류종우" w:date="2016-08-10T11:15:00Z">
              <w:tcPr>
                <w:tcW w:w="1450" w:type="dxa"/>
                <w:tcBorders>
                  <w:top w:val="nil"/>
                  <w:left w:val="nil"/>
                  <w:bottom w:val="single" w:sz="4" w:space="0" w:color="auto"/>
                  <w:right w:val="single" w:sz="4" w:space="0" w:color="auto"/>
                </w:tcBorders>
                <w:shd w:val="clear" w:color="auto" w:fill="auto"/>
                <w:noWrap/>
                <w:vAlign w:val="bottom"/>
                <w:hideMark/>
              </w:tcPr>
            </w:tcPrChange>
          </w:tcPr>
          <w:p w14:paraId="7F94414A" w14:textId="77777777" w:rsidR="00EE1F78" w:rsidRPr="00ED175E" w:rsidRDefault="00EE1F78">
            <w:pPr>
              <w:pStyle w:val="afb"/>
              <w:autoSpaceDE w:val="0"/>
              <w:autoSpaceDN w:val="0"/>
              <w:pPrChange w:id="9904" w:author="Seongeun Woo" w:date="2016-10-13T18:44:00Z">
                <w:pPr>
                  <w:pStyle w:val="afb"/>
                </w:pPr>
              </w:pPrChange>
            </w:pPr>
            <w:r w:rsidRPr="00ED175E">
              <w:t>1</w:t>
            </w:r>
          </w:p>
        </w:tc>
        <w:tc>
          <w:tcPr>
            <w:tcW w:w="2798" w:type="dxa"/>
            <w:tcBorders>
              <w:top w:val="nil"/>
              <w:left w:val="nil"/>
              <w:bottom w:val="single" w:sz="4" w:space="0" w:color="auto"/>
              <w:right w:val="single" w:sz="4" w:space="0" w:color="auto"/>
            </w:tcBorders>
            <w:shd w:val="clear" w:color="auto" w:fill="auto"/>
            <w:noWrap/>
            <w:vAlign w:val="bottom"/>
            <w:hideMark/>
            <w:tcPrChange w:id="9905" w:author="류종우" w:date="2016-08-10T11:15:00Z">
              <w:tcPr>
                <w:tcW w:w="2940" w:type="dxa"/>
                <w:tcBorders>
                  <w:top w:val="nil"/>
                  <w:left w:val="nil"/>
                  <w:bottom w:val="single" w:sz="4" w:space="0" w:color="auto"/>
                  <w:right w:val="single" w:sz="4" w:space="0" w:color="auto"/>
                </w:tcBorders>
                <w:shd w:val="clear" w:color="auto" w:fill="auto"/>
                <w:noWrap/>
                <w:vAlign w:val="bottom"/>
                <w:hideMark/>
              </w:tcPr>
            </w:tcPrChange>
          </w:tcPr>
          <w:p w14:paraId="7599C218" w14:textId="1FD47839" w:rsidR="00EE1F78" w:rsidRPr="00ED175E" w:rsidRDefault="001F5FB5">
            <w:pPr>
              <w:pStyle w:val="afb"/>
              <w:autoSpaceDE w:val="0"/>
              <w:autoSpaceDN w:val="0"/>
              <w:pPrChange w:id="9906" w:author="Seongeun Woo" w:date="2016-10-13T18:44:00Z">
                <w:pPr>
                  <w:pStyle w:val="afb"/>
                </w:pPr>
              </w:pPrChange>
            </w:pPr>
            <w:ins w:id="9907" w:author="哲均 宋" w:date="2019-08-18T11:16:00Z">
              <w:r w:rsidRPr="001F5FB5">
                <w:t>Existence of traffic law violation types</w:t>
              </w:r>
            </w:ins>
            <w:del w:id="9908" w:author="哲均 宋" w:date="2019-08-18T11:16:00Z">
              <w:r w:rsidR="00EE1F78" w:rsidRPr="00ED175E" w:rsidDel="001F5FB5">
                <w:rPr>
                  <w:rFonts w:hint="eastAsia"/>
                </w:rPr>
                <w:delText>交通法規違反類型への該当有無</w:delText>
              </w:r>
            </w:del>
          </w:p>
        </w:tc>
        <w:tc>
          <w:tcPr>
            <w:tcW w:w="1632" w:type="dxa"/>
            <w:tcBorders>
              <w:top w:val="nil"/>
              <w:left w:val="nil"/>
              <w:bottom w:val="single" w:sz="4" w:space="0" w:color="auto"/>
              <w:right w:val="single" w:sz="4" w:space="0" w:color="auto"/>
            </w:tcBorders>
            <w:shd w:val="clear" w:color="auto" w:fill="auto"/>
            <w:noWrap/>
            <w:vAlign w:val="bottom"/>
            <w:hideMark/>
            <w:tcPrChange w:id="9909" w:author="류종우" w:date="2016-08-10T11:15:00Z">
              <w:tcPr>
                <w:tcW w:w="1715" w:type="dxa"/>
                <w:tcBorders>
                  <w:top w:val="nil"/>
                  <w:left w:val="nil"/>
                  <w:bottom w:val="single" w:sz="4" w:space="0" w:color="auto"/>
                  <w:right w:val="single" w:sz="4" w:space="0" w:color="auto"/>
                </w:tcBorders>
                <w:shd w:val="clear" w:color="auto" w:fill="auto"/>
                <w:noWrap/>
                <w:vAlign w:val="bottom"/>
                <w:hideMark/>
              </w:tcPr>
            </w:tcPrChange>
          </w:tcPr>
          <w:p w14:paraId="26B809A2" w14:textId="77777777" w:rsidR="00EE1F78" w:rsidRPr="00ED175E" w:rsidRDefault="00EE1F78">
            <w:pPr>
              <w:pStyle w:val="afb"/>
              <w:autoSpaceDE w:val="0"/>
              <w:autoSpaceDN w:val="0"/>
              <w:pPrChange w:id="9910" w:author="Seongeun Woo" w:date="2016-10-13T18:44:00Z">
                <w:pPr>
                  <w:pStyle w:val="afb"/>
                </w:pPr>
              </w:pPrChange>
            </w:pPr>
            <w:r w:rsidRPr="00ED175E">
              <w:t>CHAR01</w:t>
            </w:r>
          </w:p>
        </w:tc>
        <w:tc>
          <w:tcPr>
            <w:tcW w:w="2272" w:type="dxa"/>
            <w:tcBorders>
              <w:top w:val="single" w:sz="4" w:space="0" w:color="auto"/>
              <w:left w:val="nil"/>
              <w:bottom w:val="single" w:sz="4" w:space="0" w:color="auto"/>
              <w:right w:val="single" w:sz="4" w:space="0" w:color="auto"/>
            </w:tcBorders>
            <w:vAlign w:val="bottom"/>
            <w:tcPrChange w:id="9911" w:author="류종우" w:date="2016-08-10T11:15:00Z">
              <w:tcPr>
                <w:tcW w:w="2387" w:type="dxa"/>
                <w:tcBorders>
                  <w:top w:val="nil"/>
                  <w:left w:val="nil"/>
                  <w:bottom w:val="single" w:sz="4" w:space="0" w:color="auto"/>
                  <w:right w:val="nil"/>
                </w:tcBorders>
                <w:vAlign w:val="bottom"/>
              </w:tcPr>
            </w:tcPrChange>
          </w:tcPr>
          <w:p w14:paraId="55395BD7" w14:textId="0F38AF50" w:rsidR="00EE1F78" w:rsidRPr="00ED175E" w:rsidDel="002F5F96" w:rsidRDefault="00EE1F78">
            <w:pPr>
              <w:pStyle w:val="afb"/>
              <w:autoSpaceDE w:val="0"/>
              <w:autoSpaceDN w:val="0"/>
              <w:pPrChange w:id="9912" w:author="Seongeun Woo" w:date="2016-10-13T18:44:00Z">
                <w:pPr>
                  <w:pStyle w:val="afb"/>
                </w:pPr>
              </w:pPrChange>
            </w:pPr>
            <w:ins w:id="9913" w:author="Seongeun Woo" w:date="2016-07-07T17:30:00Z">
              <w:r w:rsidRPr="00ED175E">
                <w:t>…</w:t>
              </w:r>
            </w:ins>
          </w:p>
        </w:tc>
      </w:tr>
      <w:tr w:rsidR="00EE1F78" w:rsidRPr="00ED175E" w14:paraId="555265E4" w14:textId="77777777" w:rsidTr="007A78B4">
        <w:trPr>
          <w:trHeight w:val="270"/>
          <w:trPrChange w:id="9914" w:author="류종우" w:date="2016-08-10T11:15:00Z">
            <w:trPr>
              <w:trHeight w:val="255"/>
            </w:trPr>
          </w:trPrChange>
        </w:trPr>
        <w:tc>
          <w:tcPr>
            <w:tcW w:w="1345" w:type="dxa"/>
            <w:tcBorders>
              <w:top w:val="nil"/>
              <w:left w:val="single" w:sz="4" w:space="0" w:color="auto"/>
              <w:bottom w:val="single" w:sz="4" w:space="0" w:color="auto"/>
              <w:right w:val="single" w:sz="4" w:space="0" w:color="auto"/>
            </w:tcBorders>
            <w:shd w:val="clear" w:color="auto" w:fill="auto"/>
            <w:noWrap/>
            <w:vAlign w:val="bottom"/>
            <w:hideMark/>
            <w:tcPrChange w:id="9915" w:author="류종우" w:date="2016-08-10T11:15:00Z">
              <w:tcPr>
                <w:tcW w:w="14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4618B1B" w14:textId="057D6D6F" w:rsidR="00EE1F78" w:rsidRPr="00ED175E" w:rsidRDefault="001F5FB5">
            <w:pPr>
              <w:pStyle w:val="afb"/>
              <w:autoSpaceDE w:val="0"/>
              <w:autoSpaceDN w:val="0"/>
              <w:pPrChange w:id="9916" w:author="Seongeun Woo" w:date="2016-10-13T18:44:00Z">
                <w:pPr>
                  <w:pStyle w:val="afb"/>
                </w:pPr>
              </w:pPrChange>
            </w:pPr>
            <w:ins w:id="9917" w:author="哲均 宋" w:date="2019-08-18T11:15:00Z">
              <w:r>
                <w:rPr>
                  <w:rFonts w:hint="eastAsia"/>
                </w:rPr>
                <w:t>O</w:t>
              </w:r>
              <w:r>
                <w:t>ther</w:t>
              </w:r>
            </w:ins>
            <w:del w:id="9918" w:author="哲均 宋" w:date="2019-08-18T11:15:00Z">
              <w:r w:rsidR="00EE1F78" w:rsidRPr="00ED175E" w:rsidDel="001F5FB5">
                <w:rPr>
                  <w:rFonts w:hint="eastAsia"/>
                </w:rPr>
                <w:delText>その他</w:delText>
              </w:r>
            </w:del>
          </w:p>
        </w:tc>
        <w:tc>
          <w:tcPr>
            <w:tcW w:w="1380" w:type="dxa"/>
            <w:tcBorders>
              <w:top w:val="nil"/>
              <w:left w:val="nil"/>
              <w:bottom w:val="single" w:sz="4" w:space="0" w:color="auto"/>
              <w:right w:val="single" w:sz="4" w:space="0" w:color="auto"/>
            </w:tcBorders>
            <w:shd w:val="clear" w:color="auto" w:fill="auto"/>
            <w:noWrap/>
            <w:vAlign w:val="bottom"/>
            <w:hideMark/>
            <w:tcPrChange w:id="9919" w:author="류종우" w:date="2016-08-10T11:15:00Z">
              <w:tcPr>
                <w:tcW w:w="1450" w:type="dxa"/>
                <w:tcBorders>
                  <w:top w:val="nil"/>
                  <w:left w:val="nil"/>
                  <w:bottom w:val="single" w:sz="4" w:space="0" w:color="auto"/>
                  <w:right w:val="single" w:sz="4" w:space="0" w:color="auto"/>
                </w:tcBorders>
                <w:shd w:val="clear" w:color="auto" w:fill="auto"/>
                <w:noWrap/>
                <w:vAlign w:val="bottom"/>
                <w:hideMark/>
              </w:tcPr>
            </w:tcPrChange>
          </w:tcPr>
          <w:p w14:paraId="0D2273A3" w14:textId="77777777" w:rsidR="00EE1F78" w:rsidRPr="00ED175E" w:rsidRDefault="00EE1F78">
            <w:pPr>
              <w:pStyle w:val="afb"/>
              <w:autoSpaceDE w:val="0"/>
              <w:autoSpaceDN w:val="0"/>
              <w:pPrChange w:id="9920" w:author="Seongeun Woo" w:date="2016-10-13T18:44:00Z">
                <w:pPr>
                  <w:pStyle w:val="afb"/>
                </w:pPr>
              </w:pPrChange>
            </w:pPr>
            <w:r w:rsidRPr="00ED175E">
              <w:t>1</w:t>
            </w:r>
          </w:p>
        </w:tc>
        <w:tc>
          <w:tcPr>
            <w:tcW w:w="2798" w:type="dxa"/>
            <w:tcBorders>
              <w:top w:val="nil"/>
              <w:left w:val="nil"/>
              <w:bottom w:val="single" w:sz="4" w:space="0" w:color="auto"/>
              <w:right w:val="single" w:sz="4" w:space="0" w:color="auto"/>
            </w:tcBorders>
            <w:shd w:val="clear" w:color="auto" w:fill="auto"/>
            <w:noWrap/>
            <w:vAlign w:val="bottom"/>
            <w:hideMark/>
            <w:tcPrChange w:id="9921" w:author="류종우" w:date="2016-08-10T11:15:00Z">
              <w:tcPr>
                <w:tcW w:w="2940" w:type="dxa"/>
                <w:tcBorders>
                  <w:top w:val="nil"/>
                  <w:left w:val="nil"/>
                  <w:bottom w:val="single" w:sz="4" w:space="0" w:color="auto"/>
                  <w:right w:val="single" w:sz="4" w:space="0" w:color="auto"/>
                </w:tcBorders>
                <w:shd w:val="clear" w:color="auto" w:fill="auto"/>
                <w:noWrap/>
                <w:vAlign w:val="bottom"/>
                <w:hideMark/>
              </w:tcPr>
            </w:tcPrChange>
          </w:tcPr>
          <w:p w14:paraId="7DBAEC1C" w14:textId="6B224FF4" w:rsidR="00EE1F78" w:rsidRPr="00ED175E" w:rsidRDefault="001F5FB5">
            <w:pPr>
              <w:pStyle w:val="afb"/>
              <w:autoSpaceDE w:val="0"/>
              <w:autoSpaceDN w:val="0"/>
              <w:pPrChange w:id="9922" w:author="Seongeun Woo" w:date="2016-10-13T18:44:00Z">
                <w:pPr>
                  <w:pStyle w:val="afb"/>
                </w:pPr>
              </w:pPrChange>
            </w:pPr>
            <w:ins w:id="9923" w:author="哲均 宋" w:date="2019-08-18T11:17:00Z">
              <w:r w:rsidRPr="001F5FB5">
                <w:t>Named insured driving</w:t>
              </w:r>
            </w:ins>
            <w:del w:id="9924" w:author="哲均 宋" w:date="2019-08-18T11:17:00Z">
              <w:r w:rsidR="00EE1F78" w:rsidRPr="00ED175E" w:rsidDel="001F5FB5">
                <w:rPr>
                  <w:rFonts w:hint="eastAsia"/>
                </w:rPr>
                <w:delText>記名被保険者運転への該当有無</w:delText>
              </w:r>
            </w:del>
          </w:p>
        </w:tc>
        <w:tc>
          <w:tcPr>
            <w:tcW w:w="1632" w:type="dxa"/>
            <w:tcBorders>
              <w:top w:val="nil"/>
              <w:left w:val="nil"/>
              <w:bottom w:val="single" w:sz="4" w:space="0" w:color="auto"/>
              <w:right w:val="single" w:sz="4" w:space="0" w:color="auto"/>
            </w:tcBorders>
            <w:shd w:val="clear" w:color="auto" w:fill="auto"/>
            <w:noWrap/>
            <w:vAlign w:val="bottom"/>
            <w:hideMark/>
            <w:tcPrChange w:id="9925" w:author="류종우" w:date="2016-08-10T11:15:00Z">
              <w:tcPr>
                <w:tcW w:w="1715" w:type="dxa"/>
                <w:tcBorders>
                  <w:top w:val="nil"/>
                  <w:left w:val="nil"/>
                  <w:bottom w:val="single" w:sz="4" w:space="0" w:color="auto"/>
                  <w:right w:val="single" w:sz="4" w:space="0" w:color="auto"/>
                </w:tcBorders>
                <w:shd w:val="clear" w:color="auto" w:fill="auto"/>
                <w:noWrap/>
                <w:vAlign w:val="bottom"/>
                <w:hideMark/>
              </w:tcPr>
            </w:tcPrChange>
          </w:tcPr>
          <w:p w14:paraId="0700DB59" w14:textId="77777777" w:rsidR="00EE1F78" w:rsidRPr="00ED175E" w:rsidRDefault="00EE1F78">
            <w:pPr>
              <w:pStyle w:val="afb"/>
              <w:autoSpaceDE w:val="0"/>
              <w:autoSpaceDN w:val="0"/>
              <w:pPrChange w:id="9926" w:author="Seongeun Woo" w:date="2016-10-13T18:44:00Z">
                <w:pPr>
                  <w:pStyle w:val="afb"/>
                </w:pPr>
              </w:pPrChange>
            </w:pPr>
            <w:r w:rsidRPr="00ED175E">
              <w:t>CHAR02</w:t>
            </w:r>
          </w:p>
        </w:tc>
        <w:tc>
          <w:tcPr>
            <w:tcW w:w="2272" w:type="dxa"/>
            <w:tcBorders>
              <w:top w:val="single" w:sz="4" w:space="0" w:color="auto"/>
              <w:left w:val="nil"/>
              <w:bottom w:val="single" w:sz="4" w:space="0" w:color="auto"/>
              <w:right w:val="single" w:sz="4" w:space="0" w:color="auto"/>
            </w:tcBorders>
            <w:vAlign w:val="bottom"/>
            <w:tcPrChange w:id="9927" w:author="류종우" w:date="2016-08-10T11:15:00Z">
              <w:tcPr>
                <w:tcW w:w="2387" w:type="dxa"/>
                <w:tcBorders>
                  <w:top w:val="nil"/>
                  <w:left w:val="nil"/>
                  <w:bottom w:val="single" w:sz="4" w:space="0" w:color="auto"/>
                  <w:right w:val="nil"/>
                </w:tcBorders>
                <w:vAlign w:val="bottom"/>
              </w:tcPr>
            </w:tcPrChange>
          </w:tcPr>
          <w:p w14:paraId="52B2510F" w14:textId="0CAA4A6F" w:rsidR="00EE1F78" w:rsidRPr="00ED175E" w:rsidDel="002F5F96" w:rsidRDefault="00EE1F78">
            <w:pPr>
              <w:pStyle w:val="afb"/>
              <w:autoSpaceDE w:val="0"/>
              <w:autoSpaceDN w:val="0"/>
              <w:pPrChange w:id="9928" w:author="Seongeun Woo" w:date="2016-10-13T18:44:00Z">
                <w:pPr>
                  <w:pStyle w:val="afb"/>
                </w:pPr>
              </w:pPrChange>
            </w:pPr>
            <w:ins w:id="9929" w:author="Seongeun Woo" w:date="2016-07-07T17:30:00Z">
              <w:r w:rsidRPr="00ED175E">
                <w:t>…</w:t>
              </w:r>
            </w:ins>
          </w:p>
        </w:tc>
      </w:tr>
      <w:tr w:rsidR="00EE1F78" w:rsidRPr="00ED175E" w14:paraId="27AE3AB2" w14:textId="77777777" w:rsidTr="007A78B4">
        <w:trPr>
          <w:trHeight w:val="270"/>
          <w:ins w:id="9930" w:author="Seongeun Woo" w:date="2016-07-07T17:30:00Z"/>
          <w:trPrChange w:id="9931" w:author="류종우" w:date="2016-08-10T11:15:00Z">
            <w:trPr>
              <w:trHeight w:val="255"/>
            </w:trPr>
          </w:trPrChange>
        </w:trPr>
        <w:tc>
          <w:tcPr>
            <w:tcW w:w="1345" w:type="dxa"/>
            <w:tcBorders>
              <w:top w:val="nil"/>
              <w:left w:val="single" w:sz="4" w:space="0" w:color="auto"/>
              <w:bottom w:val="single" w:sz="4" w:space="0" w:color="auto"/>
              <w:right w:val="single" w:sz="4" w:space="0" w:color="auto"/>
            </w:tcBorders>
            <w:shd w:val="clear" w:color="auto" w:fill="auto"/>
            <w:noWrap/>
            <w:tcPrChange w:id="9932" w:author="류종우" w:date="2016-08-10T11:15:00Z">
              <w:tcPr>
                <w:tcW w:w="1414" w:type="dxa"/>
                <w:tcBorders>
                  <w:top w:val="nil"/>
                  <w:left w:val="single" w:sz="4" w:space="0" w:color="auto"/>
                  <w:bottom w:val="single" w:sz="4" w:space="0" w:color="auto"/>
                  <w:right w:val="single" w:sz="4" w:space="0" w:color="auto"/>
                </w:tcBorders>
                <w:shd w:val="clear" w:color="auto" w:fill="auto"/>
                <w:noWrap/>
                <w:vAlign w:val="bottom"/>
              </w:tcPr>
            </w:tcPrChange>
          </w:tcPr>
          <w:p w14:paraId="4E025584" w14:textId="2F7D4E76" w:rsidR="00EE1F78" w:rsidRPr="00ED175E" w:rsidRDefault="00EE1F78">
            <w:pPr>
              <w:pStyle w:val="afb"/>
              <w:autoSpaceDE w:val="0"/>
              <w:autoSpaceDN w:val="0"/>
              <w:rPr>
                <w:ins w:id="9933" w:author="Seongeun Woo" w:date="2016-07-07T17:30:00Z"/>
              </w:rPr>
              <w:pPrChange w:id="9934" w:author="Seongeun Woo" w:date="2016-10-13T18:44:00Z">
                <w:pPr>
                  <w:pStyle w:val="afb"/>
                </w:pPr>
              </w:pPrChange>
            </w:pPr>
            <w:ins w:id="9935" w:author="Seongeun Woo" w:date="2016-07-07T17:31:00Z">
              <w:r w:rsidRPr="00ED175E">
                <w:t>…</w:t>
              </w:r>
            </w:ins>
          </w:p>
        </w:tc>
        <w:tc>
          <w:tcPr>
            <w:tcW w:w="1380" w:type="dxa"/>
            <w:tcBorders>
              <w:top w:val="nil"/>
              <w:left w:val="nil"/>
              <w:bottom w:val="single" w:sz="4" w:space="0" w:color="auto"/>
              <w:right w:val="single" w:sz="4" w:space="0" w:color="auto"/>
            </w:tcBorders>
            <w:shd w:val="clear" w:color="auto" w:fill="auto"/>
            <w:noWrap/>
            <w:tcPrChange w:id="9936" w:author="류종우" w:date="2016-08-10T11:15:00Z">
              <w:tcPr>
                <w:tcW w:w="1450" w:type="dxa"/>
                <w:tcBorders>
                  <w:top w:val="nil"/>
                  <w:left w:val="nil"/>
                  <w:bottom w:val="single" w:sz="4" w:space="0" w:color="auto"/>
                  <w:right w:val="single" w:sz="4" w:space="0" w:color="auto"/>
                </w:tcBorders>
                <w:shd w:val="clear" w:color="auto" w:fill="auto"/>
                <w:noWrap/>
                <w:vAlign w:val="bottom"/>
              </w:tcPr>
            </w:tcPrChange>
          </w:tcPr>
          <w:p w14:paraId="4A9794AE" w14:textId="7537CCA5" w:rsidR="00EE1F78" w:rsidRPr="00ED175E" w:rsidRDefault="00EE1F78">
            <w:pPr>
              <w:pStyle w:val="afb"/>
              <w:autoSpaceDE w:val="0"/>
              <w:autoSpaceDN w:val="0"/>
              <w:rPr>
                <w:ins w:id="9937" w:author="Seongeun Woo" w:date="2016-07-07T17:30:00Z"/>
              </w:rPr>
              <w:pPrChange w:id="9938" w:author="Seongeun Woo" w:date="2016-10-13T18:44:00Z">
                <w:pPr>
                  <w:pStyle w:val="afb"/>
                </w:pPr>
              </w:pPrChange>
            </w:pPr>
            <w:ins w:id="9939" w:author="Seongeun Woo" w:date="2016-07-07T17:31:00Z">
              <w:r w:rsidRPr="00ED175E">
                <w:t>…</w:t>
              </w:r>
            </w:ins>
          </w:p>
        </w:tc>
        <w:tc>
          <w:tcPr>
            <w:tcW w:w="2798" w:type="dxa"/>
            <w:tcBorders>
              <w:top w:val="nil"/>
              <w:left w:val="nil"/>
              <w:bottom w:val="single" w:sz="4" w:space="0" w:color="auto"/>
              <w:right w:val="single" w:sz="4" w:space="0" w:color="auto"/>
            </w:tcBorders>
            <w:shd w:val="clear" w:color="auto" w:fill="auto"/>
            <w:noWrap/>
            <w:tcPrChange w:id="9940" w:author="류종우" w:date="2016-08-10T11:15:00Z">
              <w:tcPr>
                <w:tcW w:w="2940" w:type="dxa"/>
                <w:tcBorders>
                  <w:top w:val="nil"/>
                  <w:left w:val="nil"/>
                  <w:bottom w:val="single" w:sz="4" w:space="0" w:color="auto"/>
                  <w:right w:val="single" w:sz="4" w:space="0" w:color="auto"/>
                </w:tcBorders>
                <w:shd w:val="clear" w:color="auto" w:fill="auto"/>
                <w:noWrap/>
                <w:vAlign w:val="bottom"/>
              </w:tcPr>
            </w:tcPrChange>
          </w:tcPr>
          <w:p w14:paraId="342FC090" w14:textId="78B2D697" w:rsidR="00EE1F78" w:rsidRPr="00ED175E" w:rsidRDefault="00EE1F78">
            <w:pPr>
              <w:pStyle w:val="afb"/>
              <w:autoSpaceDE w:val="0"/>
              <w:autoSpaceDN w:val="0"/>
              <w:rPr>
                <w:ins w:id="9941" w:author="Seongeun Woo" w:date="2016-07-07T17:30:00Z"/>
              </w:rPr>
              <w:pPrChange w:id="9942" w:author="Seongeun Woo" w:date="2016-10-13T18:44:00Z">
                <w:pPr>
                  <w:pStyle w:val="afb"/>
                </w:pPr>
              </w:pPrChange>
            </w:pPr>
            <w:ins w:id="9943" w:author="Seongeun Woo" w:date="2016-07-07T17:31:00Z">
              <w:r w:rsidRPr="00ED175E">
                <w:t>…</w:t>
              </w:r>
            </w:ins>
          </w:p>
        </w:tc>
        <w:tc>
          <w:tcPr>
            <w:tcW w:w="1632" w:type="dxa"/>
            <w:tcBorders>
              <w:top w:val="nil"/>
              <w:left w:val="nil"/>
              <w:bottom w:val="single" w:sz="4" w:space="0" w:color="auto"/>
              <w:right w:val="single" w:sz="4" w:space="0" w:color="auto"/>
            </w:tcBorders>
            <w:shd w:val="clear" w:color="auto" w:fill="auto"/>
            <w:noWrap/>
            <w:tcPrChange w:id="9944" w:author="류종우" w:date="2016-08-10T11:15:00Z">
              <w:tcPr>
                <w:tcW w:w="1715" w:type="dxa"/>
                <w:tcBorders>
                  <w:top w:val="nil"/>
                  <w:left w:val="nil"/>
                  <w:bottom w:val="single" w:sz="4" w:space="0" w:color="auto"/>
                  <w:right w:val="single" w:sz="4" w:space="0" w:color="auto"/>
                </w:tcBorders>
                <w:shd w:val="clear" w:color="auto" w:fill="auto"/>
                <w:noWrap/>
                <w:vAlign w:val="bottom"/>
              </w:tcPr>
            </w:tcPrChange>
          </w:tcPr>
          <w:p w14:paraId="26FB16A0" w14:textId="7FDF5A69" w:rsidR="00EE1F78" w:rsidRPr="00ED175E" w:rsidRDefault="00EE1F78">
            <w:pPr>
              <w:pStyle w:val="afb"/>
              <w:autoSpaceDE w:val="0"/>
              <w:autoSpaceDN w:val="0"/>
              <w:rPr>
                <w:ins w:id="9945" w:author="Seongeun Woo" w:date="2016-07-07T17:30:00Z"/>
              </w:rPr>
              <w:pPrChange w:id="9946" w:author="Seongeun Woo" w:date="2016-10-13T18:44:00Z">
                <w:pPr>
                  <w:pStyle w:val="afb"/>
                </w:pPr>
              </w:pPrChange>
            </w:pPr>
            <w:ins w:id="9947" w:author="Seongeun Woo" w:date="2016-07-07T17:31:00Z">
              <w:r w:rsidRPr="00ED175E">
                <w:t>…</w:t>
              </w:r>
            </w:ins>
          </w:p>
        </w:tc>
        <w:tc>
          <w:tcPr>
            <w:tcW w:w="2272" w:type="dxa"/>
            <w:tcBorders>
              <w:top w:val="single" w:sz="4" w:space="0" w:color="auto"/>
              <w:left w:val="nil"/>
              <w:bottom w:val="single" w:sz="4" w:space="0" w:color="auto"/>
              <w:right w:val="single" w:sz="4" w:space="0" w:color="auto"/>
            </w:tcBorders>
            <w:vAlign w:val="bottom"/>
            <w:tcPrChange w:id="9948" w:author="류종우" w:date="2016-08-10T11:15:00Z">
              <w:tcPr>
                <w:tcW w:w="2387" w:type="dxa"/>
                <w:tcBorders>
                  <w:top w:val="nil"/>
                  <w:left w:val="nil"/>
                  <w:bottom w:val="single" w:sz="4" w:space="0" w:color="auto"/>
                  <w:right w:val="nil"/>
                </w:tcBorders>
                <w:vAlign w:val="bottom"/>
              </w:tcPr>
            </w:tcPrChange>
          </w:tcPr>
          <w:p w14:paraId="099FC874" w14:textId="620E83AC" w:rsidR="00EE1F78" w:rsidRPr="00ED175E" w:rsidRDefault="00EE1F78">
            <w:pPr>
              <w:pStyle w:val="afb"/>
              <w:autoSpaceDE w:val="0"/>
              <w:autoSpaceDN w:val="0"/>
              <w:rPr>
                <w:ins w:id="9949" w:author="Seongeun Woo" w:date="2016-07-07T17:30:00Z"/>
              </w:rPr>
              <w:pPrChange w:id="9950" w:author="Seongeun Woo" w:date="2016-10-13T18:44:00Z">
                <w:pPr>
                  <w:pStyle w:val="afb"/>
                </w:pPr>
              </w:pPrChange>
            </w:pPr>
            <w:ins w:id="9951" w:author="Seongeun Woo" w:date="2016-07-07T17:30:00Z">
              <w:r w:rsidRPr="00ED175E">
                <w:t>…</w:t>
              </w:r>
            </w:ins>
          </w:p>
        </w:tc>
      </w:tr>
    </w:tbl>
    <w:p w14:paraId="551BB9DD" w14:textId="77777777" w:rsidR="0096549F" w:rsidRPr="00ED175E" w:rsidRDefault="0096549F">
      <w:pPr>
        <w:pStyle w:val="-00"/>
        <w:wordWrap/>
        <w:rPr>
          <w:lang w:eastAsia="ja-JP"/>
        </w:rPr>
        <w:pPrChange w:id="9952" w:author="Seongeun Woo" w:date="2016-10-13T18:44:00Z">
          <w:pPr>
            <w:pStyle w:val="-00"/>
          </w:pPr>
        </w:pPrChange>
      </w:pPr>
      <w:del w:id="9953" w:author="user" w:date="2016-10-14T13:49:00Z">
        <w:r w:rsidRPr="00ED175E" w:rsidDel="0042089F">
          <w:delText xml:space="preserve"> </w:delText>
        </w:r>
      </w:del>
    </w:p>
    <w:p w14:paraId="23B62B8E" w14:textId="7987EE09" w:rsidR="0096549F" w:rsidRPr="00ED175E" w:rsidRDefault="0096549F">
      <w:pPr>
        <w:pStyle w:val="50"/>
        <w:wordWrap/>
        <w:ind w:left="601"/>
        <w:pPrChange w:id="9954" w:author="Seongeun Woo" w:date="2016-10-13T18:44:00Z">
          <w:pPr>
            <w:pStyle w:val="50"/>
            <w:ind w:left="601"/>
          </w:pPr>
        </w:pPrChange>
      </w:pPr>
      <w:del w:id="9955" w:author="哲均 宋" w:date="2019-08-16T15:10:00Z">
        <w:r w:rsidRPr="00ED175E" w:rsidDel="00BE59E9">
          <w:rPr>
            <w:rFonts w:hint="eastAsia"/>
          </w:rPr>
          <w:delText>条件節</w:delText>
        </w:r>
      </w:del>
      <w:ins w:id="9956" w:author="哲均 宋" w:date="2019-08-16T15:34:00Z">
        <w:r w:rsidR="00FF1293">
          <w:rPr>
            <w:rFonts w:hint="eastAsia"/>
          </w:rPr>
          <w:t>WHERE CLAUSE</w:t>
        </w:r>
      </w:ins>
    </w:p>
    <w:p w14:paraId="1EB19904" w14:textId="77777777" w:rsidR="0096549F" w:rsidRPr="00ED175E" w:rsidRDefault="0096549F">
      <w:pPr>
        <w:pStyle w:val="a0"/>
        <w:wordWrap/>
        <w:ind w:left="717"/>
        <w:jc w:val="left"/>
        <w:pPrChange w:id="9957" w:author="Seongeun Woo" w:date="2016-10-13T18:44:00Z">
          <w:pPr>
            <w:pStyle w:val="a0"/>
            <w:ind w:left="717"/>
          </w:pPr>
        </w:pPrChange>
      </w:pPr>
      <w:r w:rsidRPr="00ED175E">
        <w:t>O11.TYPEID = O11_1.TYPEID</w:t>
      </w:r>
      <w:r w:rsidRPr="00ED175E">
        <w:br/>
        <w:t>O11.GROUPSEQ = O11_1.GRPOUPSEQ</w:t>
      </w:r>
      <w:r w:rsidRPr="00ED175E">
        <w:br/>
        <w:t>O11_1.ITEM_ID = O12.ITEM_ID</w:t>
      </w:r>
    </w:p>
    <w:p w14:paraId="1E47EB4C" w14:textId="7D0C1E17" w:rsidR="0096549F" w:rsidRPr="00ED175E" w:rsidRDefault="0096549F">
      <w:pPr>
        <w:pStyle w:val="a0"/>
        <w:numPr>
          <w:ilvl w:val="0"/>
          <w:numId w:val="0"/>
        </w:numPr>
        <w:wordWrap/>
        <w:ind w:left="714"/>
        <w:jc w:val="left"/>
        <w:pPrChange w:id="9958" w:author="Seongeun Woo" w:date="2016-10-13T18:44:00Z">
          <w:pPr>
            <w:pStyle w:val="a0"/>
            <w:numPr>
              <w:numId w:val="0"/>
            </w:numPr>
            <w:ind w:leftChars="0" w:left="812" w:firstLine="0"/>
          </w:pPr>
        </w:pPrChange>
      </w:pPr>
      <w:del w:id="9959" w:author="哲均 宋" w:date="2019-08-18T11:18:00Z">
        <w:r w:rsidRPr="00ED175E" w:rsidDel="001F5FB5">
          <w:rPr>
            <w:rFonts w:hint="eastAsia"/>
          </w:rPr>
          <w:delText>標準項目のグループ情報を一緒に照会するために、標準項目のグループが管理されている</w:delText>
        </w:r>
        <w:r w:rsidRPr="00ED175E" w:rsidDel="001F5FB5">
          <w:delText>OBJ1100</w:delText>
        </w:r>
        <w:r w:rsidRPr="00ED175E" w:rsidDel="001F5FB5">
          <w:rPr>
            <w:rFonts w:hint="eastAsia"/>
          </w:rPr>
          <w:delText>テーブル</w:delText>
        </w:r>
      </w:del>
      <w:ins w:id="9960" w:author="Seongeun Woo" w:date="2016-07-07T17:32:00Z">
        <w:del w:id="9961" w:author="哲均 宋" w:date="2019-08-18T11:18:00Z">
          <w:r w:rsidR="00EE1F78" w:rsidRPr="00ED175E" w:rsidDel="001F5FB5">
            <w:rPr>
              <w:rFonts w:hint="eastAsia"/>
            </w:rPr>
            <w:delText>と</w:delText>
          </w:r>
        </w:del>
      </w:ins>
      <w:del w:id="9962" w:author="哲均 宋" w:date="2019-08-18T11:18:00Z">
        <w:r w:rsidRPr="00ED175E" w:rsidDel="001F5FB5">
          <w:rPr>
            <w:rFonts w:hint="eastAsia"/>
          </w:rPr>
          <w:delText>や標準項目と標準項目のグループを連結する</w:delText>
        </w:r>
        <w:r w:rsidRPr="00ED175E" w:rsidDel="001F5FB5">
          <w:delText>OBJ1110</w:delText>
        </w:r>
        <w:r w:rsidRPr="00ED175E" w:rsidDel="001F5FB5">
          <w:rPr>
            <w:rFonts w:hint="eastAsia"/>
          </w:rPr>
          <w:delText>テーブルを連結する。</w:delText>
        </w:r>
      </w:del>
      <w:ins w:id="9963" w:author="哲均 宋" w:date="2019-08-18T11:17:00Z">
        <w:r w:rsidR="001F5FB5" w:rsidRPr="001F5FB5">
          <w:t xml:space="preserve">Join OBJ1100 table and OBJ1110 table to </w:t>
        </w:r>
        <w:r w:rsidR="001F5FB5">
          <w:t>query</w:t>
        </w:r>
        <w:r w:rsidR="001F5FB5" w:rsidRPr="001F5FB5">
          <w:t xml:space="preserve"> group information of </w:t>
        </w:r>
      </w:ins>
      <w:ins w:id="9964" w:author="哲均 宋" w:date="2019-08-18T11:18:00Z">
        <w:r w:rsidR="001F5FB5">
          <w:t>attributes.</w:t>
        </w:r>
      </w:ins>
    </w:p>
    <w:p w14:paraId="481A88F8" w14:textId="2EB56849" w:rsidR="0096549F" w:rsidRPr="00ED175E" w:rsidDel="00CB3CB3" w:rsidRDefault="0096549F">
      <w:pPr>
        <w:pStyle w:val="a0"/>
        <w:numPr>
          <w:ilvl w:val="0"/>
          <w:numId w:val="0"/>
        </w:numPr>
        <w:wordWrap/>
        <w:ind w:left="812"/>
        <w:jc w:val="left"/>
        <w:rPr>
          <w:del w:id="9965" w:author="InnoRules" w:date="2016-10-11T09:52:00Z"/>
        </w:rPr>
        <w:pPrChange w:id="9966" w:author="Seongeun Woo" w:date="2016-10-13T18:44:00Z">
          <w:pPr>
            <w:pStyle w:val="a0"/>
            <w:numPr>
              <w:numId w:val="0"/>
            </w:numPr>
            <w:ind w:leftChars="0" w:left="812" w:firstLine="0"/>
          </w:pPr>
        </w:pPrChange>
      </w:pPr>
    </w:p>
    <w:p w14:paraId="3D055B13" w14:textId="77777777" w:rsidR="0096549F" w:rsidRPr="00ED175E" w:rsidRDefault="0096549F">
      <w:pPr>
        <w:pStyle w:val="a0"/>
        <w:wordWrap/>
        <w:ind w:left="717"/>
        <w:jc w:val="left"/>
        <w:pPrChange w:id="9967" w:author="Seongeun Woo" w:date="2016-10-13T18:44:00Z">
          <w:pPr>
            <w:pStyle w:val="a0"/>
            <w:ind w:left="717"/>
          </w:pPr>
        </w:pPrChange>
      </w:pPr>
      <w:r w:rsidRPr="00ED175E">
        <w:t>O11.TYPEID = 902</w:t>
      </w:r>
    </w:p>
    <w:p w14:paraId="1183BE99" w14:textId="070BA4EF" w:rsidR="0096549F" w:rsidRPr="00ED175E" w:rsidRDefault="0096549F">
      <w:pPr>
        <w:pStyle w:val="a0"/>
        <w:numPr>
          <w:ilvl w:val="0"/>
          <w:numId w:val="0"/>
        </w:numPr>
        <w:wordWrap/>
        <w:ind w:left="714"/>
        <w:jc w:val="left"/>
        <w:pPrChange w:id="9968" w:author="Seongeun Woo" w:date="2016-10-13T18:44:00Z">
          <w:pPr>
            <w:pStyle w:val="a0"/>
            <w:numPr>
              <w:numId w:val="0"/>
            </w:numPr>
            <w:ind w:leftChars="0" w:left="812" w:firstLine="0"/>
          </w:pPr>
        </w:pPrChange>
      </w:pPr>
      <w:del w:id="9969" w:author="Seongeun Woo" w:date="2016-07-07T17:32:00Z">
        <w:r w:rsidRPr="00ED175E" w:rsidDel="00EE1F78">
          <w:rPr>
            <w:rFonts w:hint="eastAsia"/>
          </w:rPr>
          <w:delText>自動車の詳細類型で管理している標準項目の情報を照会するために、自動車</w:delText>
        </w:r>
      </w:del>
      <w:ins w:id="9970" w:author="Seongeun Woo" w:date="2016-07-07T17:32:00Z">
        <w:del w:id="9971" w:author="哲均 宋" w:date="2019-08-18T11:19:00Z">
          <w:r w:rsidR="00EE1F78" w:rsidRPr="00ED175E" w:rsidDel="001F5FB5">
            <w:rPr>
              <w:rFonts w:hint="eastAsia"/>
            </w:rPr>
            <w:delText>商品の</w:delText>
          </w:r>
        </w:del>
      </w:ins>
      <w:del w:id="9972" w:author="哲均 宋" w:date="2019-08-18T11:19:00Z">
        <w:r w:rsidRPr="00ED175E" w:rsidDel="001F5FB5">
          <w:rPr>
            <w:rFonts w:hint="eastAsia"/>
          </w:rPr>
          <w:delText>詳細類型</w:delText>
        </w:r>
      </w:del>
      <w:ins w:id="9973" w:author="Seongeun Woo" w:date="2016-07-07T17:32:00Z">
        <w:del w:id="9974" w:author="哲均 宋" w:date="2019-08-18T11:19:00Z">
          <w:r w:rsidR="00EE1F78" w:rsidRPr="00ED175E" w:rsidDel="001F5FB5">
            <w:rPr>
              <w:rFonts w:hint="eastAsia"/>
            </w:rPr>
            <w:delText>中に自動車の</w:delText>
          </w:r>
        </w:del>
      </w:ins>
      <w:del w:id="9975" w:author="哲均 宋" w:date="2019-08-18T11:19:00Z">
        <w:r w:rsidRPr="00ED175E" w:rsidDel="001F5FB5">
          <w:rPr>
            <w:rFonts w:hint="eastAsia"/>
          </w:rPr>
          <w:delText>の</w:delText>
        </w:r>
        <w:r w:rsidRPr="00ED175E" w:rsidDel="001F5FB5">
          <w:delText>TYPEID</w:delText>
        </w:r>
        <w:r w:rsidRPr="00ED175E" w:rsidDel="001F5FB5">
          <w:rPr>
            <w:rFonts w:hint="eastAsia"/>
          </w:rPr>
          <w:delText>を入力す</w:delText>
        </w:r>
      </w:del>
      <w:ins w:id="9976" w:author="Seongeun Woo" w:date="2016-07-07T17:33:00Z">
        <w:del w:id="9977" w:author="哲均 宋" w:date="2019-08-18T11:19:00Z">
          <w:r w:rsidR="00EE1F78" w:rsidRPr="00ED175E" w:rsidDel="001F5FB5">
            <w:rPr>
              <w:rFonts w:hint="eastAsia"/>
            </w:rPr>
            <w:delText>であ</w:delText>
          </w:r>
        </w:del>
      </w:ins>
      <w:del w:id="9978" w:author="哲均 宋" w:date="2019-08-18T11:19:00Z">
        <w:r w:rsidRPr="00ED175E" w:rsidDel="001F5FB5">
          <w:rPr>
            <w:rFonts w:hint="eastAsia"/>
          </w:rPr>
          <w:delText>る。</w:delText>
        </w:r>
      </w:del>
      <w:ins w:id="9979" w:author="哲均 宋" w:date="2019-08-18T11:18:00Z">
        <w:r w:rsidR="001F5FB5" w:rsidRPr="001F5FB5">
          <w:t xml:space="preserve">TYPEID </w:t>
        </w:r>
      </w:ins>
      <w:ins w:id="9980" w:author="哲均 宋" w:date="2019-08-18T11:19:00Z">
        <w:r w:rsidR="001F5FB5" w:rsidRPr="000174D4">
          <w:t xml:space="preserve">whose </w:t>
        </w:r>
        <w:r w:rsidR="001F5FB5">
          <w:t>semi-T</w:t>
        </w:r>
        <w:r w:rsidR="001F5FB5" w:rsidRPr="000174D4">
          <w:t xml:space="preserve">ype is </w:t>
        </w:r>
        <w:r w:rsidR="001F5FB5">
          <w:t>“Car”</w:t>
        </w:r>
      </w:ins>
      <w:ins w:id="9981" w:author="哲均 宋" w:date="2019-08-18T11:18:00Z">
        <w:r w:rsidR="001F5FB5" w:rsidRPr="001F5FB5">
          <w:t>.</w:t>
        </w:r>
      </w:ins>
    </w:p>
    <w:p w14:paraId="0633AD21" w14:textId="77777777" w:rsidR="0096549F" w:rsidRPr="00ED175E" w:rsidRDefault="0096549F">
      <w:pPr>
        <w:widowControl/>
        <w:autoSpaceDE w:val="0"/>
        <w:autoSpaceDN w:val="0"/>
        <w:jc w:val="left"/>
        <w:pPrChange w:id="9982" w:author="Seongeun Woo" w:date="2016-10-13T18:44:00Z">
          <w:pPr>
            <w:widowControl/>
            <w:jc w:val="left"/>
          </w:pPr>
        </w:pPrChange>
      </w:pPr>
      <w:r w:rsidRPr="00ED175E">
        <w:br w:type="page"/>
      </w:r>
    </w:p>
    <w:p w14:paraId="078591A6" w14:textId="3B328CEA" w:rsidR="0096549F" w:rsidRPr="00ED175E" w:rsidRDefault="0096549F">
      <w:pPr>
        <w:pStyle w:val="11"/>
      </w:pPr>
      <w:bookmarkStart w:id="9983" w:name="_Toc414631978"/>
      <w:bookmarkStart w:id="9984" w:name="_Toc434858379"/>
      <w:bookmarkStart w:id="9985" w:name="_Toc445716766"/>
      <w:del w:id="9986" w:author="哲均 宋" w:date="2019-08-18T11:21:00Z">
        <w:r w:rsidRPr="00ED175E" w:rsidDel="003C7971">
          <w:rPr>
            <w:rFonts w:hint="eastAsia"/>
          </w:rPr>
          <w:delText>単一項目の値</w:delText>
        </w:r>
      </w:del>
      <w:bookmarkStart w:id="9987" w:name="_Toc17112135"/>
      <w:bookmarkEnd w:id="9983"/>
      <w:bookmarkEnd w:id="9984"/>
      <w:bookmarkEnd w:id="9985"/>
      <w:ins w:id="9988" w:author="哲均 宋" w:date="2019-08-18T11:21:00Z">
        <w:r w:rsidR="003C7971">
          <w:rPr>
            <w:lang w:eastAsia="ja-JP"/>
          </w:rPr>
          <w:t>Single Value of Attribute</w:t>
        </w:r>
      </w:ins>
      <w:bookmarkEnd w:id="9987"/>
    </w:p>
    <w:p w14:paraId="2A314BCC" w14:textId="2D3A7D15" w:rsidR="0096549F" w:rsidRPr="00ED175E" w:rsidRDefault="0096549F">
      <w:pPr>
        <w:autoSpaceDE w:val="0"/>
        <w:autoSpaceDN w:val="0"/>
        <w:jc w:val="left"/>
        <w:pPrChange w:id="9989" w:author="Seongeun Woo" w:date="2016-10-13T18:44:00Z">
          <w:pPr/>
        </w:pPrChange>
      </w:pPr>
      <w:del w:id="9990" w:author="哲均 宋" w:date="2019-08-18T11:28:00Z">
        <w:r w:rsidRPr="00ED175E" w:rsidDel="003C7971">
          <w:rPr>
            <w:rFonts w:hint="eastAsia"/>
          </w:rPr>
          <w:delText>特定のエンティティ</w:delText>
        </w:r>
      </w:del>
      <w:ins w:id="9991" w:author="Seongeun Woo" w:date="2016-07-06T11:18:00Z">
        <w:del w:id="9992" w:author="哲均 宋" w:date="2019-08-18T11:28:00Z">
          <w:r w:rsidR="00036622" w:rsidRPr="00ED175E" w:rsidDel="003C7971">
            <w:rPr>
              <w:rFonts w:hint="eastAsia"/>
            </w:rPr>
            <w:delText>オブジェクト</w:delText>
          </w:r>
        </w:del>
      </w:ins>
      <w:del w:id="9993" w:author="哲均 宋" w:date="2019-08-18T11:28:00Z">
        <w:r w:rsidRPr="00ED175E" w:rsidDel="003C7971">
          <w:rPr>
            <w:rFonts w:hint="eastAsia"/>
          </w:rPr>
          <w:delText>の単一項目の値を照会する方法である。</w:delText>
        </w:r>
      </w:del>
      <w:ins w:id="9994" w:author="哲均 宋" w:date="2019-08-18T11:28:00Z">
        <w:r w:rsidR="003C7971">
          <w:t>Query</w:t>
        </w:r>
        <w:r w:rsidR="003C7971" w:rsidRPr="003C7971">
          <w:t xml:space="preserve"> the value of </w:t>
        </w:r>
        <w:r w:rsidR="003C7971">
          <w:t>attribute</w:t>
        </w:r>
        <w:r w:rsidR="003C7971" w:rsidRPr="003C7971">
          <w:t xml:space="preserve"> that has a single value for a specific object</w:t>
        </w:r>
      </w:ins>
    </w:p>
    <w:p w14:paraId="40359751" w14:textId="77777777" w:rsidR="0096549F" w:rsidRPr="00ED175E" w:rsidRDefault="0096549F">
      <w:pPr>
        <w:autoSpaceDE w:val="0"/>
        <w:autoSpaceDN w:val="0"/>
        <w:pPrChange w:id="9995" w:author="Seongeun Woo" w:date="2016-10-13T18:44:00Z">
          <w:pPr/>
        </w:pPrChange>
      </w:pPr>
    </w:p>
    <w:p w14:paraId="62FADFD5" w14:textId="7B5E367A" w:rsidR="0096549F" w:rsidRPr="00ED175E" w:rsidRDefault="0096549F">
      <w:pPr>
        <w:pStyle w:val="50"/>
        <w:wordWrap/>
        <w:ind w:left="601"/>
        <w:pPrChange w:id="9996" w:author="Seongeun Woo" w:date="2016-10-13T18:44:00Z">
          <w:pPr>
            <w:pStyle w:val="50"/>
            <w:ind w:left="601"/>
          </w:pPr>
        </w:pPrChange>
      </w:pPr>
      <w:del w:id="9997" w:author="哲均 宋" w:date="2019-08-18T11:23:00Z">
        <w:r w:rsidRPr="00ED175E" w:rsidDel="003C7971">
          <w:delText>P2001</w:delText>
        </w:r>
        <w:r w:rsidRPr="00ED175E" w:rsidDel="003C7971">
          <w:rPr>
            <w:rFonts w:hint="eastAsia"/>
          </w:rPr>
          <w:delText>商品の標準項目のうち「商品名」項目の値を照会する</w:delText>
        </w:r>
        <w:r w:rsidRPr="00ED175E" w:rsidDel="003C7971">
          <w:delText>SQL</w:delText>
        </w:r>
        <w:r w:rsidRPr="00ED175E" w:rsidDel="003C7971">
          <w:rPr>
            <w:rFonts w:hint="eastAsia"/>
          </w:rPr>
          <w:delText>である。</w:delText>
        </w:r>
      </w:del>
      <w:ins w:id="9998" w:author="哲均 宋" w:date="2019-08-18T11:22:00Z">
        <w:r w:rsidR="003C7971">
          <w:rPr>
            <w:rFonts w:hint="eastAsia"/>
          </w:rPr>
          <w:t>S</w:t>
        </w:r>
        <w:r w:rsidR="003C7971">
          <w:t>QL to query</w:t>
        </w:r>
        <w:r w:rsidR="003C7971" w:rsidRPr="003C7971">
          <w:t xml:space="preserve"> the value of </w:t>
        </w:r>
        <w:r w:rsidR="003C7971">
          <w:t>attribute</w:t>
        </w:r>
        <w:r w:rsidR="003C7971" w:rsidRPr="003C7971">
          <w:t xml:space="preserve"> that has a single value for a specific object</w:t>
        </w:r>
      </w:ins>
      <w:del w:id="9999" w:author="user" w:date="2016-10-14T13:49:00Z">
        <w:r w:rsidRPr="00ED175E" w:rsidDel="0042089F">
          <w:delText xml:space="preserve"> </w:delText>
        </w:r>
      </w:del>
    </w:p>
    <w:p w14:paraId="298347D6" w14:textId="289B8840" w:rsidR="00F46238" w:rsidRPr="00ED175E" w:rsidDel="003C7971" w:rsidRDefault="00F46238">
      <w:pPr>
        <w:pStyle w:val="50"/>
        <w:numPr>
          <w:ilvl w:val="0"/>
          <w:numId w:val="0"/>
        </w:numPr>
        <w:wordWrap/>
        <w:ind w:left="599"/>
        <w:rPr>
          <w:del w:id="10000" w:author="哲均 宋" w:date="2019-08-18T11:23:00Z"/>
        </w:rPr>
        <w:pPrChange w:id="10001" w:author="Seongeun Woo" w:date="2016-10-13T18:44:00Z">
          <w:pPr>
            <w:pStyle w:val="50"/>
            <w:numPr>
              <w:numId w:val="0"/>
            </w:numPr>
            <w:ind w:leftChars="0" w:left="599" w:firstLine="0"/>
          </w:pPr>
        </w:pPrChange>
      </w:pPr>
    </w:p>
    <w:p w14:paraId="6E81105F" w14:textId="5DFFDDF1" w:rsidR="00F46238" w:rsidRPr="00ED175E" w:rsidRDefault="00F46238">
      <w:pPr>
        <w:pStyle w:val="af6"/>
        <w:autoSpaceDE w:val="0"/>
        <w:autoSpaceDN w:val="0"/>
        <w:pPrChange w:id="10002" w:author="Seongeun Woo" w:date="2016-10-13T18:44:00Z">
          <w:pPr>
            <w:pStyle w:val="af6"/>
          </w:pPr>
        </w:pPrChange>
      </w:pPr>
      <w:del w:id="10003" w:author="哲均 宋" w:date="2019-08-18T11:23:00Z">
        <w:r w:rsidRPr="00ED175E" w:rsidDel="003C7971">
          <w:delText xml:space="preserve"> </w:delText>
        </w:r>
      </w:del>
      <w:del w:id="10004" w:author="哲均 宋" w:date="2019-08-16T08:55:00Z">
        <w:r w:rsidRPr="00ED175E" w:rsidDel="003566B2">
          <w:delText>[</w:delText>
        </w:r>
        <w:r w:rsidRPr="00ED175E" w:rsidDel="003566B2">
          <w:rPr>
            <w:rFonts w:hint="eastAsia"/>
          </w:rPr>
          <w:delText>表</w:delText>
        </w:r>
      </w:del>
      <w:del w:id="10005" w:author="哲均 宋" w:date="2019-08-18T11:23:00Z">
        <w:r w:rsidRPr="00ED175E" w:rsidDel="003C7971">
          <w:delText xml:space="preserve"> </w:delText>
        </w:r>
        <w:r w:rsidRPr="0073721B" w:rsidDel="003C7971">
          <w:fldChar w:fldCharType="begin"/>
        </w:r>
        <w:r w:rsidRPr="00ED175E" w:rsidDel="003C7971">
          <w:delInstrText xml:space="preserve"> SEQ [</w:delInstrText>
        </w:r>
        <w:r w:rsidRPr="00ED175E" w:rsidDel="003C7971">
          <w:rPr>
            <w:rFonts w:hint="eastAsia"/>
          </w:rPr>
          <w:delInstrText>表</w:delInstrText>
        </w:r>
        <w:r w:rsidRPr="00ED175E" w:rsidDel="003C7971">
          <w:delInstrText xml:space="preserve"> \* ARABIC </w:delInstrText>
        </w:r>
        <w:r w:rsidRPr="0073721B" w:rsidDel="003C7971">
          <w:fldChar w:fldCharType="separate"/>
        </w:r>
        <w:r w:rsidR="00D76249" w:rsidDel="003C7971">
          <w:rPr>
            <w:noProof/>
          </w:rPr>
          <w:delText>44</w:delText>
        </w:r>
        <w:r w:rsidRPr="0073721B" w:rsidDel="003C7971">
          <w:fldChar w:fldCharType="end"/>
        </w:r>
        <w:r w:rsidRPr="00ED175E" w:rsidDel="003C7971">
          <w:delText xml:space="preserve"> </w:delText>
        </w:r>
        <w:r w:rsidRPr="00ED175E" w:rsidDel="003C7971">
          <w:rPr>
            <w:rFonts w:hint="eastAsia"/>
          </w:rPr>
          <w:delText>特定エンティティ</w:delText>
        </w:r>
      </w:del>
      <w:ins w:id="10006" w:author="Seongeun Woo" w:date="2016-07-06T11:18:00Z">
        <w:del w:id="10007" w:author="哲均 宋" w:date="2019-08-18T11:23:00Z">
          <w:r w:rsidR="00036622" w:rsidRPr="00ED175E" w:rsidDel="003C7971">
            <w:rPr>
              <w:rFonts w:hint="eastAsia"/>
            </w:rPr>
            <w:delText>オブジェクト</w:delText>
          </w:r>
        </w:del>
      </w:ins>
      <w:del w:id="10008" w:author="哲均 宋" w:date="2019-08-18T11:23:00Z">
        <w:r w:rsidRPr="00ED175E" w:rsidDel="003C7971">
          <w:rPr>
            <w:rFonts w:hint="eastAsia"/>
          </w:rPr>
          <w:delText>の単一項目照会の</w:delText>
        </w:r>
        <w:r w:rsidRPr="00ED175E" w:rsidDel="003C7971">
          <w:delText>SQL]</w:delText>
        </w:r>
      </w:del>
    </w:p>
    <w:tbl>
      <w:tblPr>
        <w:tblStyle w:val="af5"/>
        <w:tblW w:w="0" w:type="auto"/>
        <w:tblInd w:w="108" w:type="dxa"/>
        <w:tblLook w:val="04A0" w:firstRow="1" w:lastRow="0" w:firstColumn="1" w:lastColumn="0" w:noHBand="0" w:noVBand="1"/>
      </w:tblPr>
      <w:tblGrid>
        <w:gridCol w:w="9407"/>
      </w:tblGrid>
      <w:tr w:rsidR="0096549F" w:rsidRPr="00ED175E" w14:paraId="09AD1453" w14:textId="77777777" w:rsidTr="00F46238">
        <w:tc>
          <w:tcPr>
            <w:tcW w:w="9407" w:type="dxa"/>
          </w:tcPr>
          <w:p w14:paraId="41D6DE5A" w14:textId="77777777" w:rsidR="00EE1F78" w:rsidRPr="00ED175E" w:rsidRDefault="00EE1F78">
            <w:pPr>
              <w:pStyle w:val="afb"/>
              <w:autoSpaceDE w:val="0"/>
              <w:autoSpaceDN w:val="0"/>
              <w:rPr>
                <w:ins w:id="10009" w:author="Seongeun Woo" w:date="2016-07-07T17:40:00Z"/>
              </w:rPr>
              <w:pPrChange w:id="10010" w:author="Seongeun Woo" w:date="2016-10-13T18:44:00Z">
                <w:pPr>
                  <w:pStyle w:val="afb"/>
                </w:pPr>
              </w:pPrChange>
            </w:pPr>
            <w:ins w:id="10011" w:author="Seongeun Woo" w:date="2016-07-07T17:40:00Z">
              <w:r w:rsidRPr="00ED175E">
                <w:t>SELECT OM.BIZCODE, OM.OBJ_NAME, OD.SID, OD.KIND, OD.VF_DT, OD.VT_DT, OD.CHAR09</w:t>
              </w:r>
            </w:ins>
          </w:p>
          <w:p w14:paraId="6B1CFF14" w14:textId="77777777" w:rsidR="00EE1F78" w:rsidRPr="00ED175E" w:rsidRDefault="00EE1F78">
            <w:pPr>
              <w:pStyle w:val="afb"/>
              <w:autoSpaceDE w:val="0"/>
              <w:autoSpaceDN w:val="0"/>
              <w:rPr>
                <w:ins w:id="10012" w:author="Seongeun Woo" w:date="2016-07-07T17:40:00Z"/>
              </w:rPr>
              <w:pPrChange w:id="10013" w:author="Seongeun Woo" w:date="2016-10-13T18:44:00Z">
                <w:pPr>
                  <w:pStyle w:val="afb"/>
                </w:pPr>
              </w:pPrChange>
            </w:pPr>
            <w:ins w:id="10014" w:author="Seongeun Woo" w:date="2016-07-07T17:40:00Z">
              <w:r w:rsidRPr="00ED175E">
                <w:t xml:space="preserve">  FROM OBJ_MAIN OM, OBJ_DETAIL OD</w:t>
              </w:r>
            </w:ins>
          </w:p>
          <w:p w14:paraId="5272A10B" w14:textId="77777777" w:rsidR="00EE1F78" w:rsidRPr="00ED175E" w:rsidRDefault="00EE1F78">
            <w:pPr>
              <w:pStyle w:val="afb"/>
              <w:autoSpaceDE w:val="0"/>
              <w:autoSpaceDN w:val="0"/>
              <w:rPr>
                <w:ins w:id="10015" w:author="Seongeun Woo" w:date="2016-07-07T17:40:00Z"/>
              </w:rPr>
              <w:pPrChange w:id="10016" w:author="Seongeun Woo" w:date="2016-10-13T18:44:00Z">
                <w:pPr>
                  <w:pStyle w:val="afb"/>
                </w:pPr>
              </w:pPrChange>
            </w:pPr>
            <w:ins w:id="10017" w:author="Seongeun Woo" w:date="2016-07-07T17:40:00Z">
              <w:r w:rsidRPr="00ED175E">
                <w:t>WHERE OM.SID = OD.SID</w:t>
              </w:r>
            </w:ins>
          </w:p>
          <w:p w14:paraId="129909BA" w14:textId="77777777" w:rsidR="00EE1F78" w:rsidRPr="00ED175E" w:rsidRDefault="00EE1F78">
            <w:pPr>
              <w:pStyle w:val="afb"/>
              <w:autoSpaceDE w:val="0"/>
              <w:autoSpaceDN w:val="0"/>
              <w:rPr>
                <w:ins w:id="10018" w:author="Seongeun Woo" w:date="2016-07-07T17:40:00Z"/>
              </w:rPr>
              <w:pPrChange w:id="10019" w:author="Seongeun Woo" w:date="2016-10-13T18:44:00Z">
                <w:pPr>
                  <w:pStyle w:val="afb"/>
                </w:pPr>
              </w:pPrChange>
            </w:pPr>
            <w:ins w:id="10020" w:author="Seongeun Woo" w:date="2016-07-07T17:40:00Z">
              <w:r w:rsidRPr="00ED175E">
                <w:t xml:space="preserve">    AND OM.SID = 261</w:t>
              </w:r>
            </w:ins>
          </w:p>
          <w:p w14:paraId="1416D92C" w14:textId="77777777" w:rsidR="00EE1F78" w:rsidRPr="00ED175E" w:rsidRDefault="00EE1F78">
            <w:pPr>
              <w:pStyle w:val="afb"/>
              <w:autoSpaceDE w:val="0"/>
              <w:autoSpaceDN w:val="0"/>
              <w:rPr>
                <w:ins w:id="10021" w:author="Seongeun Woo" w:date="2016-07-07T17:40:00Z"/>
              </w:rPr>
              <w:pPrChange w:id="10022" w:author="Seongeun Woo" w:date="2016-10-13T18:44:00Z">
                <w:pPr>
                  <w:pStyle w:val="afb"/>
                </w:pPr>
              </w:pPrChange>
            </w:pPr>
            <w:ins w:id="10023" w:author="Seongeun Woo" w:date="2016-07-07T17:40:00Z">
              <w:r w:rsidRPr="00ED175E">
                <w:t xml:space="preserve">    AND OM.END_DT = '99991231'</w:t>
              </w:r>
            </w:ins>
          </w:p>
          <w:p w14:paraId="4B963417" w14:textId="77777777" w:rsidR="00EE1F78" w:rsidRPr="00ED175E" w:rsidRDefault="00EE1F78">
            <w:pPr>
              <w:pStyle w:val="afb"/>
              <w:autoSpaceDE w:val="0"/>
              <w:autoSpaceDN w:val="0"/>
              <w:rPr>
                <w:ins w:id="10024" w:author="Seongeun Woo" w:date="2016-07-07T17:40:00Z"/>
              </w:rPr>
              <w:pPrChange w:id="10025" w:author="Seongeun Woo" w:date="2016-10-13T18:44:00Z">
                <w:pPr>
                  <w:pStyle w:val="afb"/>
                </w:pPr>
              </w:pPrChange>
            </w:pPr>
            <w:ins w:id="10026" w:author="Seongeun Woo" w:date="2016-07-07T17:40:00Z">
              <w:r w:rsidRPr="00ED175E">
                <w:t xml:space="preserve">    AND OD.END_DT = '99991231'</w:t>
              </w:r>
            </w:ins>
          </w:p>
          <w:p w14:paraId="5C593EA7" w14:textId="77777777" w:rsidR="00EE1F78" w:rsidRPr="00ED175E" w:rsidRDefault="00EE1F78">
            <w:pPr>
              <w:pStyle w:val="afb"/>
              <w:autoSpaceDE w:val="0"/>
              <w:autoSpaceDN w:val="0"/>
              <w:ind w:leftChars="176" w:left="348"/>
              <w:rPr>
                <w:ins w:id="10027" w:author="Seongeun Woo" w:date="2016-07-07T17:40:00Z"/>
              </w:rPr>
              <w:pPrChange w:id="10028" w:author="Seongeun Woo" w:date="2016-10-13T18:44:00Z">
                <w:pPr>
                  <w:pStyle w:val="afb"/>
                </w:pPr>
              </w:pPrChange>
            </w:pPr>
            <w:ins w:id="10029" w:author="Seongeun Woo" w:date="2016-07-07T17:40:00Z">
              <w:r w:rsidRPr="00ED175E">
                <w:t>AND OD.KIND = 1</w:t>
              </w:r>
            </w:ins>
          </w:p>
          <w:p w14:paraId="7B303968" w14:textId="66C586E0" w:rsidR="0096549F" w:rsidRPr="00ED175E" w:rsidDel="00EE1F78" w:rsidRDefault="00EE1F78">
            <w:pPr>
              <w:pStyle w:val="afb"/>
              <w:autoSpaceDE w:val="0"/>
              <w:autoSpaceDN w:val="0"/>
              <w:ind w:leftChars="176" w:left="348"/>
              <w:rPr>
                <w:del w:id="10030" w:author="Seongeun Woo" w:date="2016-07-07T17:40:00Z"/>
              </w:rPr>
              <w:pPrChange w:id="10031" w:author="Seongeun Woo" w:date="2016-10-13T18:44:00Z">
                <w:pPr>
                  <w:pStyle w:val="afb"/>
                </w:pPr>
              </w:pPrChange>
            </w:pPr>
            <w:ins w:id="10032" w:author="Seongeun Woo" w:date="2016-07-07T17:40:00Z">
              <w:r w:rsidRPr="00ED175E">
                <w:t>AND ‘20150225’ BETWEEN OD.VF_DT AND OD.VT_DT</w:t>
              </w:r>
            </w:ins>
            <w:del w:id="10033" w:author="Seongeun Woo" w:date="2016-07-07T17:40:00Z">
              <w:r w:rsidR="0096549F" w:rsidRPr="00ED175E" w:rsidDel="00EE1F78">
                <w:delText>SELECT OM.BIZCODE, OM.OBJ_NAME, OD.SID, OD.KIND, OD.VF_DT, OD.VT_DT, OD.CHAR09</w:delText>
              </w:r>
            </w:del>
          </w:p>
          <w:p w14:paraId="04173290" w14:textId="2CB36B01" w:rsidR="0096549F" w:rsidRPr="00ED175E" w:rsidDel="00EE1F78" w:rsidRDefault="0096549F">
            <w:pPr>
              <w:pStyle w:val="afb"/>
              <w:autoSpaceDE w:val="0"/>
              <w:autoSpaceDN w:val="0"/>
              <w:ind w:leftChars="176" w:left="348"/>
              <w:rPr>
                <w:del w:id="10034" w:author="Seongeun Woo" w:date="2016-07-07T17:40:00Z"/>
              </w:rPr>
              <w:pPrChange w:id="10035" w:author="Seongeun Woo" w:date="2016-10-13T18:44:00Z">
                <w:pPr>
                  <w:pStyle w:val="afb"/>
                </w:pPr>
              </w:pPrChange>
            </w:pPr>
            <w:del w:id="10036" w:author="Seongeun Woo" w:date="2016-07-07T17:40:00Z">
              <w:r w:rsidRPr="00ED175E" w:rsidDel="00EE1F78">
                <w:delText xml:space="preserve">  FROM OBJ_MAIN OM, OBJ_DETAIL OD</w:delText>
              </w:r>
            </w:del>
          </w:p>
          <w:p w14:paraId="08FB6175" w14:textId="7D54B853" w:rsidR="0096549F" w:rsidRPr="00ED175E" w:rsidDel="00EE1F78" w:rsidRDefault="0096549F">
            <w:pPr>
              <w:pStyle w:val="afb"/>
              <w:autoSpaceDE w:val="0"/>
              <w:autoSpaceDN w:val="0"/>
              <w:ind w:leftChars="176" w:left="348"/>
              <w:rPr>
                <w:del w:id="10037" w:author="Seongeun Woo" w:date="2016-07-07T17:40:00Z"/>
              </w:rPr>
              <w:pPrChange w:id="10038" w:author="Seongeun Woo" w:date="2016-10-13T18:44:00Z">
                <w:pPr>
                  <w:pStyle w:val="afb"/>
                </w:pPr>
              </w:pPrChange>
            </w:pPr>
            <w:del w:id="10039" w:author="Seongeun Woo" w:date="2016-07-07T17:40:00Z">
              <w:r w:rsidRPr="00ED175E" w:rsidDel="00EE1F78">
                <w:delText>WHERE OM.SID = OD.SID</w:delText>
              </w:r>
            </w:del>
          </w:p>
          <w:p w14:paraId="2ED68040" w14:textId="60002E0E" w:rsidR="0096549F" w:rsidRPr="00ED175E" w:rsidDel="00EE1F78" w:rsidRDefault="0096549F">
            <w:pPr>
              <w:pStyle w:val="afb"/>
              <w:autoSpaceDE w:val="0"/>
              <w:autoSpaceDN w:val="0"/>
              <w:ind w:leftChars="176" w:left="348"/>
              <w:rPr>
                <w:del w:id="10040" w:author="Seongeun Woo" w:date="2016-07-07T17:40:00Z"/>
              </w:rPr>
              <w:pPrChange w:id="10041" w:author="Seongeun Woo" w:date="2016-10-13T18:44:00Z">
                <w:pPr>
                  <w:pStyle w:val="afb"/>
                </w:pPr>
              </w:pPrChange>
            </w:pPr>
            <w:del w:id="10042" w:author="Seongeun Woo" w:date="2016-07-07T17:40:00Z">
              <w:r w:rsidRPr="00ED175E" w:rsidDel="00EE1F78">
                <w:delText xml:space="preserve">    AND OM.SID = 261</w:delText>
              </w:r>
            </w:del>
          </w:p>
          <w:p w14:paraId="7602DA4F" w14:textId="6DE2037A" w:rsidR="0096549F" w:rsidRPr="00ED175E" w:rsidDel="00EE1F78" w:rsidRDefault="0096549F">
            <w:pPr>
              <w:pStyle w:val="afb"/>
              <w:autoSpaceDE w:val="0"/>
              <w:autoSpaceDN w:val="0"/>
              <w:ind w:leftChars="176" w:left="348"/>
              <w:rPr>
                <w:del w:id="10043" w:author="Seongeun Woo" w:date="2016-07-07T17:40:00Z"/>
              </w:rPr>
              <w:pPrChange w:id="10044" w:author="Seongeun Woo" w:date="2016-10-13T18:44:00Z">
                <w:pPr>
                  <w:pStyle w:val="afb"/>
                </w:pPr>
              </w:pPrChange>
            </w:pPr>
            <w:del w:id="10045" w:author="Seongeun Woo" w:date="2016-07-07T17:40:00Z">
              <w:r w:rsidRPr="00ED175E" w:rsidDel="00EE1F78">
                <w:delText xml:space="preserve">    AND OM.END_DT = '99991231'</w:delText>
              </w:r>
            </w:del>
          </w:p>
          <w:p w14:paraId="667DF857" w14:textId="19CBFDDE" w:rsidR="0096549F" w:rsidRPr="00ED175E" w:rsidRDefault="0096549F">
            <w:pPr>
              <w:pStyle w:val="afb"/>
              <w:autoSpaceDE w:val="0"/>
              <w:autoSpaceDN w:val="0"/>
              <w:ind w:leftChars="176" w:left="348"/>
              <w:pPrChange w:id="10046" w:author="Seongeun Woo" w:date="2016-10-13T18:44:00Z">
                <w:pPr>
                  <w:pStyle w:val="afb"/>
                </w:pPr>
              </w:pPrChange>
            </w:pPr>
            <w:del w:id="10047" w:author="Seongeun Woo" w:date="2016-07-07T17:40:00Z">
              <w:r w:rsidRPr="00ED175E" w:rsidDel="00EE1F78">
                <w:delText xml:space="preserve">    AND OD.END_DT = '99991231'</w:delText>
              </w:r>
            </w:del>
          </w:p>
        </w:tc>
      </w:tr>
    </w:tbl>
    <w:p w14:paraId="4FF16B26" w14:textId="77777777" w:rsidR="0096549F" w:rsidRPr="00ED175E" w:rsidRDefault="0096549F">
      <w:pPr>
        <w:pStyle w:val="-00"/>
        <w:wordWrap/>
        <w:pPrChange w:id="10048" w:author="Seongeun Woo" w:date="2016-10-13T18:44:00Z">
          <w:pPr>
            <w:pStyle w:val="-00"/>
          </w:pPr>
        </w:pPrChange>
      </w:pPr>
    </w:p>
    <w:p w14:paraId="7BA87714" w14:textId="36FCBB9F" w:rsidR="0096549F" w:rsidRPr="00ED175E" w:rsidRDefault="0096549F">
      <w:pPr>
        <w:pStyle w:val="50"/>
        <w:wordWrap/>
        <w:ind w:left="601"/>
        <w:pPrChange w:id="10049" w:author="Seongeun Woo" w:date="2016-10-13T18:44:00Z">
          <w:pPr>
            <w:pStyle w:val="50"/>
            <w:ind w:left="601"/>
          </w:pPr>
        </w:pPrChange>
      </w:pPr>
      <w:del w:id="10050" w:author="哲均 宋" w:date="2019-08-18T11:24:00Z">
        <w:r w:rsidRPr="00ED175E" w:rsidDel="003C7971">
          <w:rPr>
            <w:rFonts w:hint="eastAsia"/>
          </w:rPr>
          <w:delText>結果</w:delText>
        </w:r>
      </w:del>
      <w:ins w:id="10051" w:author="哲均 宋" w:date="2019-08-18T11:24:00Z">
        <w:r w:rsidR="003C7971">
          <w:rPr>
            <w:rFonts w:hint="eastAsia"/>
          </w:rPr>
          <w:t>R</w:t>
        </w:r>
        <w:r w:rsidR="003C7971">
          <w:t>esult</w:t>
        </w:r>
      </w:ins>
      <w:del w:id="10052" w:author="Seongeun Woo" w:date="2016-07-07T17:40:00Z">
        <w:r w:rsidRPr="00ED175E" w:rsidDel="0092750B">
          <w:delText>(</w:delText>
        </w:r>
        <w:r w:rsidRPr="00ED175E" w:rsidDel="0092750B">
          <w:rPr>
            <w:rFonts w:hint="eastAsia"/>
          </w:rPr>
          <w:delText>一部省略</w:delText>
        </w:r>
        <w:r w:rsidRPr="00ED175E" w:rsidDel="0092750B">
          <w:delText>)</w:delText>
        </w:r>
      </w:del>
    </w:p>
    <w:p w14:paraId="2A240A99" w14:textId="18B690C4" w:rsidR="006D3F4A" w:rsidRPr="00ED175E" w:rsidDel="003C7971" w:rsidRDefault="006D3F4A">
      <w:pPr>
        <w:pStyle w:val="af6"/>
        <w:autoSpaceDE w:val="0"/>
        <w:autoSpaceDN w:val="0"/>
        <w:rPr>
          <w:del w:id="10053" w:author="哲均 宋" w:date="2019-08-18T11:24:00Z"/>
        </w:rPr>
        <w:pPrChange w:id="10054" w:author="Seongeun Woo" w:date="2016-10-13T18:44:00Z">
          <w:pPr>
            <w:pStyle w:val="af6"/>
          </w:pPr>
        </w:pPrChange>
      </w:pPr>
    </w:p>
    <w:p w14:paraId="795AB1C7" w14:textId="3515BAEE" w:rsidR="00F46238" w:rsidRPr="00ED175E" w:rsidRDefault="00F46238">
      <w:pPr>
        <w:pStyle w:val="af6"/>
        <w:keepNext/>
        <w:autoSpaceDE w:val="0"/>
        <w:autoSpaceDN w:val="0"/>
        <w:pPrChange w:id="10055" w:author="Seongeun Woo" w:date="2016-10-13T18:44:00Z">
          <w:pPr>
            <w:pStyle w:val="af6"/>
            <w:keepNext/>
          </w:pPr>
        </w:pPrChange>
      </w:pPr>
      <w:del w:id="10056" w:author="哲均 宋" w:date="2019-08-18T11:24:00Z">
        <w:r w:rsidRPr="00ED175E" w:rsidDel="003C7971">
          <w:delText xml:space="preserve"> </w:delText>
        </w:r>
      </w:del>
      <w:del w:id="10057" w:author="哲均 宋" w:date="2019-08-16T08:55:00Z">
        <w:r w:rsidRPr="00ED175E" w:rsidDel="003566B2">
          <w:delText>[</w:delText>
        </w:r>
        <w:r w:rsidRPr="00ED175E" w:rsidDel="003566B2">
          <w:rPr>
            <w:rFonts w:hint="eastAsia"/>
          </w:rPr>
          <w:delText>表</w:delText>
        </w:r>
      </w:del>
      <w:del w:id="10058" w:author="哲均 宋" w:date="2019-08-18T11:24:00Z">
        <w:r w:rsidRPr="00ED175E" w:rsidDel="003C7971">
          <w:delText xml:space="preserve"> </w:delText>
        </w:r>
        <w:r w:rsidRPr="0073721B" w:rsidDel="003C7971">
          <w:fldChar w:fldCharType="begin"/>
        </w:r>
        <w:r w:rsidRPr="00ED175E" w:rsidDel="003C7971">
          <w:delInstrText xml:space="preserve"> SEQ [</w:delInstrText>
        </w:r>
        <w:r w:rsidRPr="00ED175E" w:rsidDel="003C7971">
          <w:rPr>
            <w:rFonts w:hint="eastAsia"/>
          </w:rPr>
          <w:delInstrText>表</w:delInstrText>
        </w:r>
        <w:r w:rsidRPr="00ED175E" w:rsidDel="003C7971">
          <w:delInstrText xml:space="preserve"> \* ARABIC </w:delInstrText>
        </w:r>
        <w:r w:rsidRPr="0073721B" w:rsidDel="003C7971">
          <w:fldChar w:fldCharType="separate"/>
        </w:r>
        <w:r w:rsidR="00D76249" w:rsidDel="003C7971">
          <w:rPr>
            <w:noProof/>
          </w:rPr>
          <w:delText>45</w:delText>
        </w:r>
        <w:r w:rsidRPr="0073721B" w:rsidDel="003C7971">
          <w:fldChar w:fldCharType="end"/>
        </w:r>
        <w:r w:rsidRPr="00ED175E" w:rsidDel="003C7971">
          <w:delText xml:space="preserve"> </w:delText>
        </w:r>
        <w:r w:rsidRPr="00ED175E" w:rsidDel="003C7971">
          <w:rPr>
            <w:rFonts w:hint="eastAsia"/>
          </w:rPr>
          <w:delText>特定エンティティ</w:delText>
        </w:r>
      </w:del>
      <w:ins w:id="10059" w:author="Seongeun Woo" w:date="2016-07-06T11:18:00Z">
        <w:del w:id="10060" w:author="哲均 宋" w:date="2019-08-18T11:24:00Z">
          <w:r w:rsidR="00036622" w:rsidRPr="00ED175E" w:rsidDel="003C7971">
            <w:rPr>
              <w:rFonts w:hint="eastAsia"/>
            </w:rPr>
            <w:delText>オブジェクト</w:delText>
          </w:r>
        </w:del>
      </w:ins>
      <w:del w:id="10061" w:author="哲均 宋" w:date="2019-08-18T11:24:00Z">
        <w:r w:rsidRPr="00ED175E" w:rsidDel="003C7971">
          <w:rPr>
            <w:rFonts w:hint="eastAsia"/>
          </w:rPr>
          <w:delText>の単一項目照会の結果</w:delText>
        </w:r>
        <w:r w:rsidRPr="00ED175E" w:rsidDel="003C7971">
          <w:delText>]</w:delText>
        </w:r>
      </w:del>
    </w:p>
    <w:tbl>
      <w:tblPr>
        <w:tblW w:w="9683" w:type="dxa"/>
        <w:tblInd w:w="99" w:type="dxa"/>
        <w:tblLayout w:type="fixed"/>
        <w:tblCellMar>
          <w:left w:w="99" w:type="dxa"/>
          <w:right w:w="99" w:type="dxa"/>
        </w:tblCellMar>
        <w:tblLook w:val="04A0" w:firstRow="1" w:lastRow="0" w:firstColumn="1" w:lastColumn="0" w:noHBand="0" w:noVBand="1"/>
      </w:tblPr>
      <w:tblGrid>
        <w:gridCol w:w="1030"/>
        <w:gridCol w:w="1701"/>
        <w:gridCol w:w="1134"/>
        <w:gridCol w:w="993"/>
        <w:gridCol w:w="1134"/>
        <w:gridCol w:w="1275"/>
        <w:gridCol w:w="2416"/>
      </w:tblGrid>
      <w:tr w:rsidR="0096549F" w:rsidRPr="00ED175E" w14:paraId="1D09F62A" w14:textId="77777777" w:rsidTr="00CB0A33">
        <w:trPr>
          <w:trHeight w:val="255"/>
        </w:trPr>
        <w:tc>
          <w:tcPr>
            <w:tcW w:w="1030"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p w14:paraId="0F8FC347" w14:textId="77777777" w:rsidR="0096549F" w:rsidRPr="00ED175E" w:rsidRDefault="0096549F">
            <w:pPr>
              <w:pStyle w:val="afc"/>
              <w:wordWrap/>
              <w:pPrChange w:id="10062" w:author="Seongeun Woo" w:date="2016-10-13T18:44:00Z">
                <w:pPr>
                  <w:pStyle w:val="afc"/>
                </w:pPr>
              </w:pPrChange>
            </w:pPr>
            <w:r w:rsidRPr="00ED175E">
              <w:t>BIZCODE</w:t>
            </w:r>
          </w:p>
        </w:tc>
        <w:tc>
          <w:tcPr>
            <w:tcW w:w="1701" w:type="dxa"/>
            <w:tcBorders>
              <w:top w:val="single" w:sz="4" w:space="0" w:color="auto"/>
              <w:left w:val="nil"/>
              <w:bottom w:val="single" w:sz="4" w:space="0" w:color="auto"/>
              <w:right w:val="single" w:sz="4" w:space="0" w:color="auto"/>
            </w:tcBorders>
            <w:shd w:val="clear" w:color="auto" w:fill="EEECE1"/>
            <w:noWrap/>
            <w:vAlign w:val="center"/>
            <w:hideMark/>
          </w:tcPr>
          <w:p w14:paraId="19433A7C" w14:textId="77777777" w:rsidR="0096549F" w:rsidRPr="00ED175E" w:rsidRDefault="0096549F">
            <w:pPr>
              <w:pStyle w:val="afc"/>
              <w:wordWrap/>
              <w:pPrChange w:id="10063" w:author="Seongeun Woo" w:date="2016-10-13T18:44:00Z">
                <w:pPr>
                  <w:pStyle w:val="afc"/>
                </w:pPr>
              </w:pPrChange>
            </w:pPr>
            <w:r w:rsidRPr="00ED175E">
              <w:t>OBJ_NAME</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
          <w:p w14:paraId="432769A9" w14:textId="77777777" w:rsidR="0096549F" w:rsidRPr="00ED175E" w:rsidRDefault="0096549F">
            <w:pPr>
              <w:pStyle w:val="afc"/>
              <w:wordWrap/>
              <w:pPrChange w:id="10064" w:author="Seongeun Woo" w:date="2016-10-13T18:44:00Z">
                <w:pPr>
                  <w:pStyle w:val="afc"/>
                </w:pPr>
              </w:pPrChange>
            </w:pPr>
            <w:r w:rsidRPr="00ED175E">
              <w:t>SID</w:t>
            </w:r>
          </w:p>
        </w:tc>
        <w:tc>
          <w:tcPr>
            <w:tcW w:w="993" w:type="dxa"/>
            <w:tcBorders>
              <w:top w:val="single" w:sz="4" w:space="0" w:color="auto"/>
              <w:left w:val="nil"/>
              <w:bottom w:val="single" w:sz="4" w:space="0" w:color="auto"/>
              <w:right w:val="single" w:sz="4" w:space="0" w:color="auto"/>
            </w:tcBorders>
            <w:shd w:val="clear" w:color="auto" w:fill="EEECE1"/>
            <w:noWrap/>
            <w:vAlign w:val="center"/>
            <w:hideMark/>
          </w:tcPr>
          <w:p w14:paraId="5A0D3E3A" w14:textId="77777777" w:rsidR="0096549F" w:rsidRPr="00ED175E" w:rsidRDefault="0096549F">
            <w:pPr>
              <w:pStyle w:val="afc"/>
              <w:wordWrap/>
              <w:pPrChange w:id="10065" w:author="Seongeun Woo" w:date="2016-10-13T18:44:00Z">
                <w:pPr>
                  <w:pStyle w:val="afc"/>
                </w:pPr>
              </w:pPrChange>
            </w:pPr>
            <w:r w:rsidRPr="00ED175E">
              <w:t>KIND</w:t>
            </w:r>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
          <w:p w14:paraId="49191C00" w14:textId="77777777" w:rsidR="0096549F" w:rsidRPr="00ED175E" w:rsidRDefault="0096549F">
            <w:pPr>
              <w:pStyle w:val="afc"/>
              <w:wordWrap/>
              <w:pPrChange w:id="10066" w:author="Seongeun Woo" w:date="2016-10-13T18:44:00Z">
                <w:pPr>
                  <w:pStyle w:val="afc"/>
                </w:pPr>
              </w:pPrChange>
            </w:pPr>
            <w:r w:rsidRPr="00ED175E">
              <w:t>VF_DT</w:t>
            </w:r>
          </w:p>
        </w:tc>
        <w:tc>
          <w:tcPr>
            <w:tcW w:w="1275" w:type="dxa"/>
            <w:tcBorders>
              <w:top w:val="single" w:sz="4" w:space="0" w:color="auto"/>
              <w:left w:val="nil"/>
              <w:bottom w:val="single" w:sz="4" w:space="0" w:color="auto"/>
              <w:right w:val="single" w:sz="4" w:space="0" w:color="auto"/>
            </w:tcBorders>
            <w:shd w:val="clear" w:color="auto" w:fill="EEECE1"/>
            <w:noWrap/>
            <w:vAlign w:val="center"/>
            <w:hideMark/>
          </w:tcPr>
          <w:p w14:paraId="6353F92D" w14:textId="77777777" w:rsidR="0096549F" w:rsidRPr="00ED175E" w:rsidRDefault="0096549F">
            <w:pPr>
              <w:pStyle w:val="afc"/>
              <w:wordWrap/>
              <w:pPrChange w:id="10067" w:author="Seongeun Woo" w:date="2016-10-13T18:44:00Z">
                <w:pPr>
                  <w:pStyle w:val="afc"/>
                </w:pPr>
              </w:pPrChange>
            </w:pPr>
            <w:r w:rsidRPr="00ED175E">
              <w:t>VT_DT</w:t>
            </w:r>
          </w:p>
        </w:tc>
        <w:tc>
          <w:tcPr>
            <w:tcW w:w="2416" w:type="dxa"/>
            <w:tcBorders>
              <w:top w:val="single" w:sz="4" w:space="0" w:color="auto"/>
              <w:left w:val="nil"/>
              <w:bottom w:val="single" w:sz="4" w:space="0" w:color="auto"/>
              <w:right w:val="single" w:sz="4" w:space="0" w:color="auto"/>
            </w:tcBorders>
            <w:shd w:val="clear" w:color="auto" w:fill="EEECE1"/>
            <w:noWrap/>
            <w:vAlign w:val="center"/>
            <w:hideMark/>
          </w:tcPr>
          <w:p w14:paraId="278B10A3" w14:textId="77777777" w:rsidR="0096549F" w:rsidRPr="00ED175E" w:rsidRDefault="0096549F">
            <w:pPr>
              <w:pStyle w:val="afc"/>
              <w:wordWrap/>
              <w:pPrChange w:id="10068" w:author="Seongeun Woo" w:date="2016-10-13T18:44:00Z">
                <w:pPr>
                  <w:pStyle w:val="afc"/>
                </w:pPr>
              </w:pPrChange>
            </w:pPr>
            <w:r w:rsidRPr="00ED175E">
              <w:t>CHAR09</w:t>
            </w:r>
          </w:p>
        </w:tc>
      </w:tr>
      <w:tr w:rsidR="0096549F" w:rsidRPr="00ED175E" w14:paraId="2A07DA5A" w14:textId="77777777" w:rsidTr="00F46238">
        <w:trPr>
          <w:trHeight w:val="255"/>
        </w:trPr>
        <w:tc>
          <w:tcPr>
            <w:tcW w:w="1030" w:type="dxa"/>
            <w:tcBorders>
              <w:top w:val="nil"/>
              <w:left w:val="single" w:sz="4" w:space="0" w:color="auto"/>
              <w:bottom w:val="single" w:sz="4" w:space="0" w:color="auto"/>
              <w:right w:val="single" w:sz="4" w:space="0" w:color="auto"/>
            </w:tcBorders>
            <w:shd w:val="clear" w:color="auto" w:fill="auto"/>
            <w:noWrap/>
            <w:vAlign w:val="bottom"/>
            <w:hideMark/>
          </w:tcPr>
          <w:p w14:paraId="22355E89" w14:textId="77777777" w:rsidR="0096549F" w:rsidRPr="00ED175E" w:rsidRDefault="0096549F">
            <w:pPr>
              <w:pStyle w:val="afb"/>
              <w:autoSpaceDE w:val="0"/>
              <w:autoSpaceDN w:val="0"/>
              <w:pPrChange w:id="10069" w:author="Seongeun Woo" w:date="2016-10-13T18:44:00Z">
                <w:pPr>
                  <w:pStyle w:val="afb"/>
                </w:pPr>
              </w:pPrChange>
            </w:pPr>
            <w:r w:rsidRPr="00ED175E">
              <w:t>P2001</w:t>
            </w:r>
          </w:p>
        </w:tc>
        <w:tc>
          <w:tcPr>
            <w:tcW w:w="1701" w:type="dxa"/>
            <w:tcBorders>
              <w:top w:val="nil"/>
              <w:left w:val="nil"/>
              <w:bottom w:val="single" w:sz="4" w:space="0" w:color="auto"/>
              <w:right w:val="single" w:sz="4" w:space="0" w:color="auto"/>
            </w:tcBorders>
            <w:shd w:val="clear" w:color="auto" w:fill="auto"/>
            <w:noWrap/>
            <w:vAlign w:val="bottom"/>
            <w:hideMark/>
          </w:tcPr>
          <w:p w14:paraId="747866DD" w14:textId="01DF1317" w:rsidR="0096549F" w:rsidRPr="00ED175E" w:rsidRDefault="003C7971">
            <w:pPr>
              <w:pStyle w:val="afb"/>
              <w:autoSpaceDE w:val="0"/>
              <w:autoSpaceDN w:val="0"/>
              <w:pPrChange w:id="10070" w:author="Seongeun Woo" w:date="2016-10-13T18:44:00Z">
                <w:pPr>
                  <w:pStyle w:val="afb"/>
                </w:pPr>
              </w:pPrChange>
            </w:pPr>
            <w:ins w:id="10071" w:author="哲均 宋" w:date="2019-08-18T11:24:00Z">
              <w:r>
                <w:rPr>
                  <w:rFonts w:hint="eastAsia"/>
                </w:rPr>
                <w:t>P</w:t>
              </w:r>
              <w:r>
                <w:t>ersonal Car Insurance</w:t>
              </w:r>
            </w:ins>
            <w:del w:id="10072" w:author="哲均 宋" w:date="2019-08-18T11:24:00Z">
              <w:r w:rsidR="0096549F" w:rsidRPr="00ED175E" w:rsidDel="003C7971">
                <w:rPr>
                  <w:rFonts w:hint="eastAsia"/>
                </w:rPr>
                <w:delText>個人用自動車保険</w:delText>
              </w:r>
            </w:del>
          </w:p>
        </w:tc>
        <w:tc>
          <w:tcPr>
            <w:tcW w:w="1134" w:type="dxa"/>
            <w:tcBorders>
              <w:top w:val="nil"/>
              <w:left w:val="nil"/>
              <w:bottom w:val="single" w:sz="4" w:space="0" w:color="auto"/>
              <w:right w:val="single" w:sz="4" w:space="0" w:color="auto"/>
            </w:tcBorders>
            <w:shd w:val="clear" w:color="auto" w:fill="auto"/>
            <w:noWrap/>
            <w:vAlign w:val="bottom"/>
            <w:hideMark/>
          </w:tcPr>
          <w:p w14:paraId="4A0F15DC" w14:textId="77777777" w:rsidR="0096549F" w:rsidRPr="00ED175E" w:rsidRDefault="0096549F">
            <w:pPr>
              <w:pStyle w:val="afb"/>
              <w:autoSpaceDE w:val="0"/>
              <w:autoSpaceDN w:val="0"/>
              <w:pPrChange w:id="10073" w:author="Seongeun Woo" w:date="2016-10-13T18:44:00Z">
                <w:pPr>
                  <w:pStyle w:val="afb"/>
                </w:pPr>
              </w:pPrChange>
            </w:pPr>
            <w:r w:rsidRPr="00ED175E">
              <w:t>261</w:t>
            </w:r>
          </w:p>
        </w:tc>
        <w:tc>
          <w:tcPr>
            <w:tcW w:w="993" w:type="dxa"/>
            <w:tcBorders>
              <w:top w:val="nil"/>
              <w:left w:val="nil"/>
              <w:bottom w:val="single" w:sz="4" w:space="0" w:color="auto"/>
              <w:right w:val="single" w:sz="4" w:space="0" w:color="auto"/>
            </w:tcBorders>
            <w:shd w:val="clear" w:color="auto" w:fill="auto"/>
            <w:noWrap/>
            <w:vAlign w:val="bottom"/>
            <w:hideMark/>
          </w:tcPr>
          <w:p w14:paraId="3FC67037" w14:textId="77777777" w:rsidR="0096549F" w:rsidRPr="00ED175E" w:rsidRDefault="0096549F">
            <w:pPr>
              <w:pStyle w:val="afb"/>
              <w:autoSpaceDE w:val="0"/>
              <w:autoSpaceDN w:val="0"/>
              <w:pPrChange w:id="10074" w:author="Seongeun Woo" w:date="2016-10-13T18:44:00Z">
                <w:pPr>
                  <w:pStyle w:val="afb"/>
                </w:pPr>
              </w:pPrChange>
            </w:pPr>
            <w:r w:rsidRPr="00ED175E">
              <w:t>1</w:t>
            </w:r>
          </w:p>
        </w:tc>
        <w:tc>
          <w:tcPr>
            <w:tcW w:w="1134" w:type="dxa"/>
            <w:tcBorders>
              <w:top w:val="nil"/>
              <w:left w:val="nil"/>
              <w:bottom w:val="single" w:sz="4" w:space="0" w:color="auto"/>
              <w:right w:val="single" w:sz="4" w:space="0" w:color="auto"/>
            </w:tcBorders>
            <w:shd w:val="clear" w:color="auto" w:fill="auto"/>
            <w:noWrap/>
            <w:vAlign w:val="bottom"/>
            <w:hideMark/>
          </w:tcPr>
          <w:p w14:paraId="3ACBB8E9" w14:textId="77777777" w:rsidR="0096549F" w:rsidRPr="00ED175E" w:rsidRDefault="0096549F">
            <w:pPr>
              <w:pStyle w:val="afb"/>
              <w:autoSpaceDE w:val="0"/>
              <w:autoSpaceDN w:val="0"/>
              <w:pPrChange w:id="10075" w:author="Seongeun Woo" w:date="2016-10-13T18:44:00Z">
                <w:pPr>
                  <w:pStyle w:val="afb"/>
                </w:pPr>
              </w:pPrChange>
            </w:pPr>
            <w:r w:rsidRPr="00ED175E">
              <w:t>20150214</w:t>
            </w:r>
          </w:p>
        </w:tc>
        <w:tc>
          <w:tcPr>
            <w:tcW w:w="1275" w:type="dxa"/>
            <w:tcBorders>
              <w:top w:val="nil"/>
              <w:left w:val="nil"/>
              <w:bottom w:val="single" w:sz="4" w:space="0" w:color="auto"/>
              <w:right w:val="single" w:sz="4" w:space="0" w:color="auto"/>
            </w:tcBorders>
            <w:shd w:val="clear" w:color="auto" w:fill="auto"/>
            <w:noWrap/>
            <w:vAlign w:val="bottom"/>
            <w:hideMark/>
          </w:tcPr>
          <w:p w14:paraId="34818EB3" w14:textId="77777777" w:rsidR="0096549F" w:rsidRPr="00ED175E" w:rsidRDefault="0096549F">
            <w:pPr>
              <w:pStyle w:val="afb"/>
              <w:autoSpaceDE w:val="0"/>
              <w:autoSpaceDN w:val="0"/>
              <w:pPrChange w:id="10076" w:author="Seongeun Woo" w:date="2016-10-13T18:44:00Z">
                <w:pPr>
                  <w:pStyle w:val="afb"/>
                </w:pPr>
              </w:pPrChange>
            </w:pPr>
            <w:r w:rsidRPr="00ED175E">
              <w:t>99991231</w:t>
            </w:r>
          </w:p>
        </w:tc>
        <w:tc>
          <w:tcPr>
            <w:tcW w:w="2416" w:type="dxa"/>
            <w:tcBorders>
              <w:top w:val="nil"/>
              <w:left w:val="nil"/>
              <w:bottom w:val="single" w:sz="4" w:space="0" w:color="auto"/>
              <w:right w:val="single" w:sz="4" w:space="0" w:color="auto"/>
            </w:tcBorders>
            <w:shd w:val="clear" w:color="auto" w:fill="auto"/>
            <w:noWrap/>
            <w:vAlign w:val="bottom"/>
            <w:hideMark/>
          </w:tcPr>
          <w:p w14:paraId="694C2A83" w14:textId="4EE6D829" w:rsidR="0096549F" w:rsidRPr="00ED175E" w:rsidRDefault="0096549F" w:rsidP="003C7971">
            <w:pPr>
              <w:pStyle w:val="afb"/>
              <w:autoSpaceDE w:val="0"/>
              <w:autoSpaceDN w:val="0"/>
              <w:ind w:left="89" w:hangingChars="50" w:hanging="89"/>
              <w:pPrChange w:id="10077" w:author="哲均 宋" w:date="2019-08-18T11:24:00Z">
                <w:pPr>
                  <w:pStyle w:val="afb"/>
                </w:pPr>
              </w:pPrChange>
            </w:pPr>
            <w:proofErr w:type="spellStart"/>
            <w:r w:rsidRPr="00ED175E">
              <w:t>Innocar</w:t>
            </w:r>
            <w:proofErr w:type="spellEnd"/>
            <w:ins w:id="10078" w:author="哲均 宋" w:date="2019-08-18T11:24:00Z">
              <w:r w:rsidR="003C7971">
                <w:t xml:space="preserve"> Personal Car</w:t>
              </w:r>
            </w:ins>
            <w:ins w:id="10079" w:author="哲均 宋" w:date="2019-08-18T11:25:00Z">
              <w:r w:rsidR="003C7971">
                <w:t xml:space="preserve"> </w:t>
              </w:r>
            </w:ins>
            <w:ins w:id="10080" w:author="哲均 宋" w:date="2019-08-18T11:24:00Z">
              <w:r w:rsidR="003C7971">
                <w:t>Insurance</w:t>
              </w:r>
            </w:ins>
            <w:del w:id="10081" w:author="哲均 宋" w:date="2019-08-18T11:25:00Z">
              <w:r w:rsidRPr="00ED175E" w:rsidDel="003C7971">
                <w:rPr>
                  <w:rFonts w:hint="eastAsia"/>
                </w:rPr>
                <w:delText>個人用自動車保険</w:delText>
              </w:r>
            </w:del>
          </w:p>
        </w:tc>
      </w:tr>
    </w:tbl>
    <w:p w14:paraId="0A5084B7" w14:textId="77777777" w:rsidR="0096549F" w:rsidRPr="00ED175E" w:rsidRDefault="0096549F">
      <w:pPr>
        <w:autoSpaceDE w:val="0"/>
        <w:autoSpaceDN w:val="0"/>
        <w:pPrChange w:id="10082" w:author="Seongeun Woo" w:date="2016-10-13T18:44:00Z">
          <w:pPr/>
        </w:pPrChange>
      </w:pPr>
      <w:del w:id="10083" w:author="user" w:date="2016-10-14T13:49:00Z">
        <w:r w:rsidRPr="00ED175E" w:rsidDel="0042089F">
          <w:delText xml:space="preserve"> </w:delText>
        </w:r>
      </w:del>
    </w:p>
    <w:p w14:paraId="4E002809" w14:textId="1248EC16" w:rsidR="0096549F" w:rsidRPr="00ED175E" w:rsidRDefault="0096549F">
      <w:pPr>
        <w:pStyle w:val="50"/>
        <w:wordWrap/>
        <w:ind w:left="601"/>
        <w:pPrChange w:id="10084" w:author="Seongeun Woo" w:date="2016-10-13T18:44:00Z">
          <w:pPr>
            <w:pStyle w:val="50"/>
            <w:ind w:left="601"/>
          </w:pPr>
        </w:pPrChange>
      </w:pPr>
      <w:del w:id="10085" w:author="哲均 宋" w:date="2019-08-16T15:10:00Z">
        <w:r w:rsidRPr="00ED175E" w:rsidDel="00BE59E9">
          <w:rPr>
            <w:rFonts w:hint="eastAsia"/>
          </w:rPr>
          <w:delText>条件節</w:delText>
        </w:r>
      </w:del>
      <w:ins w:id="10086" w:author="哲均 宋" w:date="2019-08-16T15:34:00Z">
        <w:r w:rsidR="00FF1293">
          <w:rPr>
            <w:rFonts w:hint="eastAsia"/>
          </w:rPr>
          <w:t>WHERE CLAUSE</w:t>
        </w:r>
      </w:ins>
    </w:p>
    <w:p w14:paraId="770CCD03" w14:textId="77777777" w:rsidR="0096549F" w:rsidRPr="00ED175E" w:rsidRDefault="0096549F">
      <w:pPr>
        <w:pStyle w:val="a0"/>
        <w:wordWrap/>
        <w:ind w:left="717"/>
        <w:jc w:val="left"/>
        <w:pPrChange w:id="10087" w:author="Seongeun Woo" w:date="2016-10-13T18:44:00Z">
          <w:pPr>
            <w:pStyle w:val="a0"/>
            <w:ind w:left="717"/>
          </w:pPr>
        </w:pPrChange>
      </w:pPr>
      <w:r w:rsidRPr="00ED175E">
        <w:t>OM.SID = OD.SID</w:t>
      </w:r>
    </w:p>
    <w:p w14:paraId="4121F3EF" w14:textId="7EF95AF1" w:rsidR="0096549F" w:rsidRPr="00ED175E" w:rsidRDefault="0096549F">
      <w:pPr>
        <w:pStyle w:val="a0"/>
        <w:numPr>
          <w:ilvl w:val="0"/>
          <w:numId w:val="0"/>
        </w:numPr>
        <w:wordWrap/>
        <w:ind w:left="714"/>
        <w:jc w:val="left"/>
        <w:pPrChange w:id="10088" w:author="Seongeun Woo" w:date="2016-10-13T18:44:00Z">
          <w:pPr>
            <w:pStyle w:val="a0"/>
            <w:numPr>
              <w:numId w:val="0"/>
            </w:numPr>
            <w:ind w:leftChars="0" w:left="284" w:firstLine="0"/>
          </w:pPr>
        </w:pPrChange>
      </w:pPr>
      <w:del w:id="10089" w:author="哲均 宋" w:date="2019-08-18T11:26:00Z">
        <w:r w:rsidRPr="00ED175E" w:rsidDel="003C7971">
          <w:rPr>
            <w:rFonts w:hint="eastAsia"/>
          </w:rPr>
          <w:delText>商品</w:delText>
        </w:r>
      </w:del>
      <w:ins w:id="10090" w:author="Seongeun Woo" w:date="2016-07-07T17:41:00Z">
        <w:del w:id="10091" w:author="哲均 宋" w:date="2019-08-18T11:26:00Z">
          <w:r w:rsidR="0092750B" w:rsidRPr="00ED175E" w:rsidDel="003C7971">
            <w:rPr>
              <w:rFonts w:hint="eastAsia"/>
            </w:rPr>
            <w:delText>オブジェクト</w:delText>
          </w:r>
        </w:del>
      </w:ins>
      <w:del w:id="10092" w:author="哲均 宋" w:date="2019-08-18T11:26:00Z">
        <w:r w:rsidRPr="00ED175E" w:rsidDel="003C7971">
          <w:rPr>
            <w:rFonts w:hint="eastAsia"/>
          </w:rPr>
          <w:delText>の情報も一緒に</w:delText>
        </w:r>
      </w:del>
      <w:ins w:id="10093" w:author="Seongeun Woo" w:date="2016-07-07T17:41:00Z">
        <w:del w:id="10094" w:author="哲均 宋" w:date="2019-08-18T11:26:00Z">
          <w:r w:rsidR="0092750B" w:rsidRPr="00ED175E" w:rsidDel="003C7971">
            <w:rPr>
              <w:rFonts w:hint="eastAsia"/>
            </w:rPr>
            <w:delText>を</w:delText>
          </w:r>
        </w:del>
      </w:ins>
      <w:del w:id="10095" w:author="哲均 宋" w:date="2019-08-18T11:26:00Z">
        <w:r w:rsidRPr="00ED175E" w:rsidDel="003C7971">
          <w:rPr>
            <w:rFonts w:hint="eastAsia"/>
          </w:rPr>
          <w:delText>照会するために、</w:delText>
        </w:r>
        <w:r w:rsidRPr="00ED175E" w:rsidDel="003C7971">
          <w:delText>OBJ_MAIN</w:delText>
        </w:r>
        <w:r w:rsidRPr="00ED175E" w:rsidDel="003C7971">
          <w:rPr>
            <w:rFonts w:hint="eastAsia"/>
          </w:rPr>
          <w:delText>のテーブルと結合</w:delText>
        </w:r>
      </w:del>
      <w:ins w:id="10096" w:author="Seongeun Woo" w:date="2016-07-07T17:41:00Z">
        <w:del w:id="10097" w:author="哲均 宋" w:date="2019-08-18T11:26:00Z">
          <w:r w:rsidR="0092750B" w:rsidRPr="00ED175E" w:rsidDel="003C7971">
            <w:rPr>
              <w:rFonts w:hint="eastAsia"/>
            </w:rPr>
            <w:delText>を連結</w:delText>
          </w:r>
        </w:del>
      </w:ins>
      <w:del w:id="10098" w:author="哲均 宋" w:date="2019-08-18T11:26:00Z">
        <w:r w:rsidRPr="00ED175E" w:rsidDel="003C7971">
          <w:rPr>
            <w:rFonts w:hint="eastAsia"/>
          </w:rPr>
          <w:delText>する。</w:delText>
        </w:r>
      </w:del>
      <w:ins w:id="10099" w:author="哲均 宋" w:date="2019-08-18T11:26:00Z">
        <w:r w:rsidR="003C7971" w:rsidRPr="003C7971">
          <w:t>Join the OBJ_MAIN table to query the product object information</w:t>
        </w:r>
        <w:r w:rsidR="003C7971">
          <w:t>.</w:t>
        </w:r>
      </w:ins>
    </w:p>
    <w:p w14:paraId="4E97FDCD" w14:textId="006E94C3" w:rsidR="0096549F" w:rsidRPr="00ED175E" w:rsidDel="00CB3CB3" w:rsidRDefault="0096549F">
      <w:pPr>
        <w:pStyle w:val="a0"/>
        <w:numPr>
          <w:ilvl w:val="0"/>
          <w:numId w:val="0"/>
        </w:numPr>
        <w:wordWrap/>
        <w:ind w:left="812"/>
        <w:jc w:val="left"/>
        <w:rPr>
          <w:del w:id="10100" w:author="InnoRules" w:date="2016-10-11T09:52:00Z"/>
        </w:rPr>
        <w:pPrChange w:id="10101" w:author="Seongeun Woo" w:date="2016-10-13T18:44:00Z">
          <w:pPr>
            <w:pStyle w:val="a0"/>
            <w:numPr>
              <w:numId w:val="0"/>
            </w:numPr>
            <w:ind w:leftChars="0" w:left="812" w:firstLine="0"/>
          </w:pPr>
        </w:pPrChange>
      </w:pPr>
    </w:p>
    <w:p w14:paraId="37F0837B" w14:textId="77777777" w:rsidR="0096549F" w:rsidRPr="00ED175E" w:rsidRDefault="0096549F">
      <w:pPr>
        <w:pStyle w:val="a0"/>
        <w:wordWrap/>
        <w:ind w:left="717"/>
        <w:jc w:val="left"/>
        <w:pPrChange w:id="10102" w:author="Seongeun Woo" w:date="2016-10-13T18:44:00Z">
          <w:pPr>
            <w:pStyle w:val="a0"/>
            <w:ind w:left="717"/>
          </w:pPr>
        </w:pPrChange>
      </w:pPr>
      <w:r w:rsidRPr="00ED175E">
        <w:t>OD.KIND = 1</w:t>
      </w:r>
    </w:p>
    <w:p w14:paraId="20F0CFA4" w14:textId="7E715E9D" w:rsidR="0096549F" w:rsidRPr="00ED175E" w:rsidRDefault="0096549F">
      <w:pPr>
        <w:pStyle w:val="a0"/>
        <w:numPr>
          <w:ilvl w:val="0"/>
          <w:numId w:val="0"/>
        </w:numPr>
        <w:wordWrap/>
        <w:ind w:left="714"/>
        <w:jc w:val="left"/>
        <w:pPrChange w:id="10103" w:author="Seongeun Woo" w:date="2016-10-13T18:44:00Z">
          <w:pPr>
            <w:pStyle w:val="a0"/>
            <w:numPr>
              <w:numId w:val="0"/>
            </w:numPr>
            <w:ind w:leftChars="0" w:left="812" w:firstLine="0"/>
          </w:pPr>
        </w:pPrChange>
      </w:pPr>
      <w:del w:id="10104" w:author="Seongeun Woo" w:date="2016-07-07T17:42:00Z">
        <w:r w:rsidRPr="00ED175E" w:rsidDel="0092750B">
          <w:delText>OBJ_DETAIL</w:delText>
        </w:r>
        <w:r w:rsidRPr="00ED175E" w:rsidDel="0092750B">
          <w:rPr>
            <w:rFonts w:hint="eastAsia"/>
          </w:rPr>
          <w:delText>には標準項目とパターン</w:delText>
        </w:r>
      </w:del>
      <w:del w:id="10105" w:author="哲均 宋" w:date="2019-08-18T11:28:00Z">
        <w:r w:rsidRPr="00ED175E" w:rsidDel="003C7971">
          <w:rPr>
            <w:rFonts w:hint="eastAsia"/>
          </w:rPr>
          <w:delText>データの値が一緒に保存される。標準項目値を</w:delText>
        </w:r>
      </w:del>
      <w:ins w:id="10106" w:author="Seongeun Woo" w:date="2016-07-07T17:42:00Z">
        <w:del w:id="10107" w:author="哲均 宋" w:date="2019-08-18T11:28:00Z">
          <w:r w:rsidR="0092750B" w:rsidRPr="00ED175E" w:rsidDel="003C7971">
            <w:rPr>
              <w:rFonts w:hint="eastAsia"/>
            </w:rPr>
            <w:delText>であること</w:delText>
          </w:r>
        </w:del>
      </w:ins>
      <w:ins w:id="10108" w:author="user" w:date="2016-10-14T15:15:00Z">
        <w:del w:id="10109" w:author="哲均 宋" w:date="2019-08-18T11:28:00Z">
          <w:r w:rsidR="00970BC5" w:rsidDel="003C7971">
            <w:rPr>
              <w:rFonts w:hint="eastAsia"/>
            </w:rPr>
            <w:delText>もの</w:delText>
          </w:r>
        </w:del>
      </w:ins>
      <w:ins w:id="10110" w:author="Seongeun Woo" w:date="2016-07-07T17:42:00Z">
        <w:del w:id="10111" w:author="哲均 宋" w:date="2019-08-18T11:28:00Z">
          <w:r w:rsidR="0092750B" w:rsidRPr="00ED175E" w:rsidDel="003C7971">
            <w:rPr>
              <w:rFonts w:hint="eastAsia"/>
            </w:rPr>
            <w:delText>のみ</w:delText>
          </w:r>
        </w:del>
      </w:ins>
      <w:ins w:id="10112" w:author="InnoRules" w:date="2016-09-08T11:32:00Z">
        <w:del w:id="10113" w:author="哲均 宋" w:date="2019-08-18T11:28:00Z">
          <w:r w:rsidR="006D5A3E" w:rsidDel="003C7971">
            <w:rPr>
              <w:rFonts w:hint="eastAsia"/>
            </w:rPr>
            <w:delText>を</w:delText>
          </w:r>
        </w:del>
      </w:ins>
      <w:del w:id="10114" w:author="哲均 宋" w:date="2019-08-18T11:28:00Z">
        <w:r w:rsidRPr="00ED175E" w:rsidDel="003C7971">
          <w:rPr>
            <w:rFonts w:hint="eastAsia"/>
          </w:rPr>
          <w:delText>照会するために、標準項目に該当する区分値を入力する。</w:delText>
        </w:r>
      </w:del>
      <w:ins w:id="10115" w:author="哲均 宋" w:date="2019-08-18T11:27:00Z">
        <w:r w:rsidR="003C7971">
          <w:t>Query</w:t>
        </w:r>
      </w:ins>
      <w:ins w:id="10116" w:author="哲均 宋" w:date="2019-08-18T11:26:00Z">
        <w:r w:rsidR="003C7971" w:rsidRPr="003C7971">
          <w:t xml:space="preserve"> only </w:t>
        </w:r>
      </w:ins>
      <w:ins w:id="10117" w:author="哲均 宋" w:date="2019-08-18T11:27:00Z">
        <w:r w:rsidR="003C7971">
          <w:t>attributes</w:t>
        </w:r>
      </w:ins>
      <w:ins w:id="10118" w:author="哲均 宋" w:date="2019-08-18T11:26:00Z">
        <w:r w:rsidR="003C7971" w:rsidRPr="003C7971">
          <w:t>.</w:t>
        </w:r>
      </w:ins>
    </w:p>
    <w:p w14:paraId="515A84C5" w14:textId="77777777" w:rsidR="0096549F" w:rsidRPr="00ED175E" w:rsidRDefault="0096549F">
      <w:pPr>
        <w:pStyle w:val="a0"/>
        <w:wordWrap/>
        <w:ind w:left="717"/>
        <w:jc w:val="left"/>
        <w:pPrChange w:id="10119" w:author="Seongeun Woo" w:date="2016-10-13T18:44:00Z">
          <w:pPr>
            <w:pStyle w:val="a0"/>
            <w:ind w:left="717"/>
          </w:pPr>
        </w:pPrChange>
      </w:pPr>
      <w:r w:rsidRPr="00ED175E">
        <w:br w:type="page"/>
      </w:r>
    </w:p>
    <w:p w14:paraId="5950C598" w14:textId="02D7BB1C" w:rsidR="0096549F" w:rsidRPr="00ED175E" w:rsidRDefault="0096549F" w:rsidP="00192566">
      <w:pPr>
        <w:pStyle w:val="11"/>
      </w:pPr>
      <w:bookmarkStart w:id="10120" w:name="_Toc414631979"/>
      <w:bookmarkStart w:id="10121" w:name="_Toc434858380"/>
      <w:bookmarkStart w:id="10122" w:name="_Toc445716767"/>
      <w:del w:id="10123" w:author="哲均 宋" w:date="2019-08-18T11:29:00Z">
        <w:r w:rsidRPr="00ED175E" w:rsidDel="003C7971">
          <w:rPr>
            <w:rFonts w:hint="eastAsia"/>
          </w:rPr>
          <w:delText>多重項目の値</w:delText>
        </w:r>
      </w:del>
      <w:bookmarkStart w:id="10124" w:name="_Toc17112136"/>
      <w:bookmarkEnd w:id="10120"/>
      <w:bookmarkEnd w:id="10121"/>
      <w:bookmarkEnd w:id="10122"/>
      <w:ins w:id="10125" w:author="哲均 宋" w:date="2019-08-18T11:29:00Z">
        <w:r w:rsidR="003C7971">
          <w:rPr>
            <w:lang w:eastAsia="ja-JP"/>
          </w:rPr>
          <w:t>Multiple Value of Attribute</w:t>
        </w:r>
      </w:ins>
      <w:bookmarkEnd w:id="10124"/>
    </w:p>
    <w:p w14:paraId="0AB93B47" w14:textId="70344E6C" w:rsidR="0096549F" w:rsidRPr="00192566" w:rsidRDefault="0096549F">
      <w:pPr>
        <w:autoSpaceDE w:val="0"/>
        <w:autoSpaceDN w:val="0"/>
        <w:jc w:val="left"/>
        <w:rPr>
          <w:rPrChange w:id="10126" w:author="哲均 宋" w:date="2019-08-18T11:30:00Z">
            <w:rPr/>
          </w:rPrChange>
        </w:rPr>
        <w:pPrChange w:id="10127" w:author="Seongeun Woo" w:date="2016-10-13T18:44:00Z">
          <w:pPr/>
        </w:pPrChange>
      </w:pPr>
      <w:del w:id="10128" w:author="哲均 宋" w:date="2019-08-18T11:31:00Z">
        <w:r w:rsidRPr="00ED175E" w:rsidDel="00192566">
          <w:rPr>
            <w:rFonts w:hint="eastAsia"/>
          </w:rPr>
          <w:delText>特定エンティティ</w:delText>
        </w:r>
      </w:del>
      <w:ins w:id="10129" w:author="Seongeun Woo" w:date="2016-07-06T11:18:00Z">
        <w:del w:id="10130" w:author="哲均 宋" w:date="2019-08-18T11:31:00Z">
          <w:r w:rsidR="00036622" w:rsidRPr="00ED175E" w:rsidDel="00192566">
            <w:rPr>
              <w:rFonts w:hint="eastAsia"/>
            </w:rPr>
            <w:delText>オブジェクト</w:delText>
          </w:r>
        </w:del>
      </w:ins>
      <w:del w:id="10131" w:author="哲均 宋" w:date="2019-08-18T11:31:00Z">
        <w:r w:rsidRPr="00ED175E" w:rsidDel="00192566">
          <w:rPr>
            <w:rFonts w:hint="eastAsia"/>
          </w:rPr>
          <w:delText>の多重項目の値を照会する方法である。</w:delText>
        </w:r>
      </w:del>
      <w:ins w:id="10132" w:author="哲均 宋" w:date="2019-08-18T11:30:00Z">
        <w:r w:rsidR="00192566">
          <w:t>Query</w:t>
        </w:r>
        <w:r w:rsidR="00192566" w:rsidRPr="003C7971">
          <w:t xml:space="preserve"> the value of </w:t>
        </w:r>
        <w:r w:rsidR="00192566">
          <w:t>attribute</w:t>
        </w:r>
        <w:r w:rsidR="00192566" w:rsidRPr="003C7971">
          <w:t xml:space="preserve"> that has a </w:t>
        </w:r>
        <w:r w:rsidR="00192566">
          <w:t>multiple</w:t>
        </w:r>
        <w:r w:rsidR="00192566" w:rsidRPr="003C7971">
          <w:t xml:space="preserve"> value for a specific object</w:t>
        </w:r>
      </w:ins>
      <w:ins w:id="10133" w:author="哲均 宋" w:date="2019-08-18T11:31:00Z">
        <w:r w:rsidR="00192566">
          <w:t>.</w:t>
        </w:r>
      </w:ins>
    </w:p>
    <w:p w14:paraId="7F23CB36" w14:textId="268D30A0" w:rsidR="0096549F" w:rsidRDefault="0096549F" w:rsidP="00192566">
      <w:pPr>
        <w:autoSpaceDE w:val="0"/>
        <w:autoSpaceDN w:val="0"/>
        <w:jc w:val="left"/>
        <w:rPr>
          <w:ins w:id="10134" w:author="哲均 宋" w:date="2019-08-18T11:35:00Z"/>
        </w:rPr>
        <w:pPrChange w:id="10135" w:author="哲均 宋" w:date="2019-08-18T11:35:00Z">
          <w:pPr>
            <w:autoSpaceDE w:val="0"/>
            <w:autoSpaceDN w:val="0"/>
            <w:jc w:val="left"/>
          </w:pPr>
        </w:pPrChange>
      </w:pPr>
      <w:del w:id="10136" w:author="哲均 宋" w:date="2019-08-18T11:33:00Z">
        <w:r w:rsidRPr="00ED175E" w:rsidDel="00192566">
          <w:rPr>
            <w:rFonts w:hint="eastAsia"/>
          </w:rPr>
          <w:delText>多重項目の場合、</w:delText>
        </w:r>
      </w:del>
      <w:ins w:id="10137" w:author="Seongeun Woo" w:date="2016-07-07T17:46:00Z">
        <w:del w:id="10138" w:author="哲均 宋" w:date="2019-08-18T11:33:00Z">
          <w:r w:rsidR="0092750B" w:rsidRPr="00ED175E" w:rsidDel="00192566">
            <w:rPr>
              <w:rFonts w:hint="eastAsia"/>
            </w:rPr>
            <w:delText>は</w:delText>
          </w:r>
        </w:del>
      </w:ins>
      <w:del w:id="10139" w:author="哲均 宋" w:date="2019-08-18T11:33:00Z">
        <w:r w:rsidRPr="00ED175E" w:rsidDel="00192566">
          <w:delText>OBJ_DETAIL</w:delText>
        </w:r>
        <w:r w:rsidRPr="00ED175E" w:rsidDel="00192566">
          <w:rPr>
            <w:rFonts w:hint="eastAsia"/>
          </w:rPr>
          <w:delText>テーブルには値ではなく</w:delText>
        </w:r>
        <w:r w:rsidRPr="00ED175E" w:rsidDel="00192566">
          <w:delText>MULTIID</w:delText>
        </w:r>
        <w:r w:rsidRPr="00ED175E" w:rsidDel="00192566">
          <w:rPr>
            <w:rFonts w:hint="eastAsia"/>
          </w:rPr>
          <w:delText>の値が</w:delText>
        </w:r>
      </w:del>
      <w:ins w:id="10140" w:author="Seongeun Woo" w:date="2016-07-07T17:46:00Z">
        <w:del w:id="10141" w:author="哲均 宋" w:date="2019-08-18T11:33:00Z">
          <w:r w:rsidR="0092750B" w:rsidRPr="00ED175E" w:rsidDel="00192566">
            <w:rPr>
              <w:rFonts w:hint="eastAsia"/>
            </w:rPr>
            <w:delText>を</w:delText>
          </w:r>
        </w:del>
      </w:ins>
      <w:del w:id="10142" w:author="哲均 宋" w:date="2019-08-18T11:33:00Z">
        <w:r w:rsidRPr="00ED175E" w:rsidDel="00192566">
          <w:rPr>
            <w:rFonts w:hint="eastAsia"/>
          </w:rPr>
          <w:delText>保存され</w:delText>
        </w:r>
      </w:del>
      <w:ins w:id="10143" w:author="Seongeun Woo" w:date="2016-07-07T17:46:00Z">
        <w:del w:id="10144" w:author="哲均 宋" w:date="2019-08-18T11:33:00Z">
          <w:r w:rsidR="0092750B" w:rsidRPr="00ED175E" w:rsidDel="00192566">
            <w:rPr>
              <w:rFonts w:hint="eastAsia"/>
            </w:rPr>
            <w:delText>す</w:delText>
          </w:r>
        </w:del>
      </w:ins>
      <w:del w:id="10145" w:author="哲均 宋" w:date="2019-08-18T11:33:00Z">
        <w:r w:rsidRPr="00ED175E" w:rsidDel="00192566">
          <w:rPr>
            <w:rFonts w:hint="eastAsia"/>
          </w:rPr>
          <w:delText>る。</w:delText>
        </w:r>
      </w:del>
      <w:ins w:id="10146" w:author="哲均 宋" w:date="2019-08-18T11:32:00Z">
        <w:r w:rsidR="00192566" w:rsidRPr="00192566">
          <w:t xml:space="preserve">Multiple </w:t>
        </w:r>
        <w:r w:rsidR="00192566">
          <w:t xml:space="preserve">Value Attributes </w:t>
        </w:r>
        <w:r w:rsidR="00192566" w:rsidRPr="00192566">
          <w:t>store the value of MULTIID in the OBJ_DETAIL table.</w:t>
        </w:r>
      </w:ins>
      <w:del w:id="10147" w:author="哲均 宋" w:date="2019-08-18T11:35:00Z">
        <w:r w:rsidRPr="00ED175E" w:rsidDel="00192566">
          <w:rPr>
            <w:rFonts w:hint="eastAsia"/>
          </w:rPr>
          <w:delText>下のクエリ</w:delText>
        </w:r>
      </w:del>
      <w:ins w:id="10148" w:author="Seongeun Woo" w:date="2016-07-07T17:47:00Z">
        <w:del w:id="10149" w:author="哲均 宋" w:date="2019-08-18T11:35:00Z">
          <w:r w:rsidR="0092750B" w:rsidRPr="00ED175E" w:rsidDel="00192566">
            <w:delText>SQL</w:delText>
          </w:r>
          <w:r w:rsidR="0092750B" w:rsidRPr="00ED175E" w:rsidDel="00192566">
            <w:rPr>
              <w:rFonts w:hint="eastAsia"/>
              <w:rPrChange w:id="10150" w:author="InnoRules" w:date="2016-08-30T14:14:00Z">
                <w:rPr>
                  <w:rFonts w:eastAsiaTheme="minorEastAsia" w:hint="eastAsia"/>
                </w:rPr>
              </w:rPrChange>
            </w:rPr>
            <w:delText>は</w:delText>
          </w:r>
          <w:r w:rsidR="0092750B" w:rsidRPr="00ED175E" w:rsidDel="00192566">
            <w:delText>OBJ_DETAIL</w:delText>
          </w:r>
          <w:r w:rsidR="0092750B" w:rsidRPr="00ED175E" w:rsidDel="00192566">
            <w:rPr>
              <w:rFonts w:hint="eastAsia"/>
            </w:rPr>
            <w:delText>テーブル</w:delText>
          </w:r>
        </w:del>
      </w:ins>
      <w:del w:id="10151" w:author="哲均 宋" w:date="2019-08-18T11:35:00Z">
        <w:r w:rsidRPr="00ED175E" w:rsidDel="00192566">
          <w:rPr>
            <w:rFonts w:hint="eastAsia"/>
          </w:rPr>
          <w:delText>は、</w:delText>
        </w:r>
      </w:del>
      <w:ins w:id="10152" w:author="Seongeun Woo" w:date="2016-07-07T17:48:00Z">
        <w:del w:id="10153" w:author="哲均 宋" w:date="2019-08-18T11:35:00Z">
          <w:r w:rsidR="0092750B" w:rsidRPr="00ED175E" w:rsidDel="00192566">
            <w:rPr>
              <w:rFonts w:hint="eastAsia"/>
            </w:rPr>
            <w:delText>から</w:delText>
          </w:r>
        </w:del>
      </w:ins>
      <w:del w:id="10154" w:author="哲均 宋" w:date="2019-08-18T11:35:00Z">
        <w:r w:rsidRPr="00ED175E" w:rsidDel="00192566">
          <w:rPr>
            <w:rFonts w:hint="eastAsia"/>
          </w:rPr>
          <w:delText>「分割払い方法」という標準項目値</w:delText>
        </w:r>
      </w:del>
      <w:ins w:id="10155" w:author="Seongeun Woo" w:date="2016-07-07T17:48:00Z">
        <w:del w:id="10156" w:author="哲均 宋" w:date="2019-08-18T11:35:00Z">
          <w:r w:rsidR="0092750B" w:rsidRPr="00ED175E" w:rsidDel="00192566">
            <w:rPr>
              <w:rFonts w:hint="eastAsia"/>
            </w:rPr>
            <w:delText>を</w:delText>
          </w:r>
        </w:del>
      </w:ins>
      <w:del w:id="10157" w:author="哲均 宋" w:date="2019-08-18T11:35:00Z">
        <w:r w:rsidRPr="00ED175E" w:rsidDel="00192566">
          <w:rPr>
            <w:rFonts w:hint="eastAsia"/>
          </w:rPr>
          <w:delText>が</w:delText>
        </w:r>
        <w:r w:rsidRPr="00ED175E" w:rsidDel="00192566">
          <w:delText>OBJ_DETAIL</w:delText>
        </w:r>
        <w:r w:rsidRPr="00ED175E" w:rsidDel="00192566">
          <w:rPr>
            <w:rFonts w:hint="eastAsia"/>
          </w:rPr>
          <w:delText>テーブルで確認</w:delText>
        </w:r>
      </w:del>
      <w:ins w:id="10158" w:author="Seongeun Woo" w:date="2016-07-07T17:48:00Z">
        <w:del w:id="10159" w:author="哲均 宋" w:date="2019-08-18T11:35:00Z">
          <w:r w:rsidR="0092750B" w:rsidRPr="00ED175E" w:rsidDel="00192566">
            <w:rPr>
              <w:rFonts w:hint="eastAsia"/>
            </w:rPr>
            <w:delText>して作成した</w:delText>
          </w:r>
        </w:del>
      </w:ins>
      <w:ins w:id="10160" w:author="Seongeun Woo" w:date="2016-07-07T17:49:00Z">
        <w:del w:id="10161" w:author="哲均 宋" w:date="2019-08-18T11:35:00Z">
          <w:r w:rsidR="0092750B" w:rsidRPr="00ED175E" w:rsidDel="00192566">
            <w:rPr>
              <w:rFonts w:hint="eastAsia"/>
            </w:rPr>
            <w:delText>ものである</w:delText>
          </w:r>
        </w:del>
      </w:ins>
      <w:ins w:id="10162" w:author="Seongeun Woo" w:date="2016-07-07T17:48:00Z">
        <w:del w:id="10163" w:author="哲均 宋" w:date="2019-08-18T11:35:00Z">
          <w:r w:rsidR="0092750B" w:rsidRPr="00ED175E" w:rsidDel="00192566">
            <w:rPr>
              <w:rFonts w:hint="eastAsia"/>
            </w:rPr>
            <w:delText>。</w:delText>
          </w:r>
        </w:del>
      </w:ins>
      <w:del w:id="10164" w:author="Seongeun Woo" w:date="2016-07-07T17:49:00Z">
        <w:r w:rsidRPr="00ED175E" w:rsidDel="0092750B">
          <w:rPr>
            <w:rFonts w:hint="eastAsia"/>
          </w:rPr>
          <w:delText>された後のクエリである。分割払い方法が</w:delText>
        </w:r>
        <w:r w:rsidRPr="00ED175E" w:rsidDel="0092750B">
          <w:delText>OBJ_DETAIL</w:delText>
        </w:r>
        <w:r w:rsidRPr="00ED175E" w:rsidDel="0092750B">
          <w:rPr>
            <w:rFonts w:hint="eastAsia"/>
          </w:rPr>
          <w:delText>のどのカラムに保存するのか、および該当カラムの値の確認方法が標準項目と単一項目の内容から確認できる。</w:delText>
        </w:r>
      </w:del>
    </w:p>
    <w:p w14:paraId="46A61305" w14:textId="78AD6651" w:rsidR="00192566" w:rsidRPr="00ED175E" w:rsidRDefault="00192566">
      <w:pPr>
        <w:autoSpaceDE w:val="0"/>
        <w:autoSpaceDN w:val="0"/>
        <w:jc w:val="left"/>
        <w:rPr>
          <w:rFonts w:eastAsia="SimSun" w:hint="eastAsia"/>
          <w:rPrChange w:id="10165" w:author="InnoRules" w:date="2016-08-30T14:14:00Z">
            <w:rPr/>
          </w:rPrChange>
        </w:rPr>
        <w:pPrChange w:id="10166" w:author="Seongeun Woo" w:date="2016-10-13T18:44:00Z">
          <w:pPr/>
        </w:pPrChange>
      </w:pPr>
      <w:ins w:id="10167" w:author="哲均 宋" w:date="2019-08-18T11:35:00Z">
        <w:r w:rsidRPr="00192566">
          <w:rPr>
            <w:rFonts w:eastAsia="SimSun"/>
          </w:rPr>
          <w:t xml:space="preserve">The SQL below is created after confirming the </w:t>
        </w:r>
        <w:r>
          <w:rPr>
            <w:rFonts w:eastAsia="SimSun"/>
          </w:rPr>
          <w:t>attribute</w:t>
        </w:r>
        <w:r w:rsidRPr="00192566">
          <w:rPr>
            <w:rFonts w:eastAsia="SimSun"/>
          </w:rPr>
          <w:t xml:space="preserve"> value “</w:t>
        </w:r>
        <w:r>
          <w:rPr>
            <w:rFonts w:eastAsia="SimSun"/>
          </w:rPr>
          <w:t>P</w:t>
        </w:r>
        <w:r w:rsidRPr="00192566">
          <w:rPr>
            <w:rFonts w:eastAsia="SimSun"/>
          </w:rPr>
          <w:t>ayment</w:t>
        </w:r>
        <w:r>
          <w:rPr>
            <w:rFonts w:eastAsia="SimSun"/>
          </w:rPr>
          <w:t xml:space="preserve"> Method</w:t>
        </w:r>
        <w:r w:rsidRPr="00192566">
          <w:rPr>
            <w:rFonts w:eastAsia="SimSun"/>
          </w:rPr>
          <w:t>” from the OBJ_DETAIL table.</w:t>
        </w:r>
      </w:ins>
    </w:p>
    <w:p w14:paraId="1B37CE35" w14:textId="77777777" w:rsidR="0096549F" w:rsidRPr="00ED175E" w:rsidRDefault="0096549F">
      <w:pPr>
        <w:pStyle w:val="-00"/>
        <w:wordWrap/>
        <w:rPr>
          <w:lang w:eastAsia="ja-JP"/>
        </w:rPr>
        <w:pPrChange w:id="10168" w:author="Seongeun Woo" w:date="2016-10-13T18:44:00Z">
          <w:pPr>
            <w:pStyle w:val="-00"/>
          </w:pPr>
        </w:pPrChange>
      </w:pPr>
    </w:p>
    <w:p w14:paraId="46EE76D5" w14:textId="4430EE94" w:rsidR="0096549F" w:rsidRPr="00ED175E" w:rsidRDefault="0096549F">
      <w:pPr>
        <w:pStyle w:val="50"/>
        <w:wordWrap/>
        <w:ind w:left="601"/>
        <w:pPrChange w:id="10169" w:author="Seongeun Woo" w:date="2016-10-13T18:44:00Z">
          <w:pPr>
            <w:pStyle w:val="50"/>
            <w:ind w:left="601"/>
          </w:pPr>
        </w:pPrChange>
      </w:pPr>
      <w:del w:id="10170" w:author="哲均 宋" w:date="2019-08-18T11:37:00Z">
        <w:r w:rsidRPr="00ED175E" w:rsidDel="00192566">
          <w:delText>P2001</w:delText>
        </w:r>
        <w:r w:rsidRPr="00ED175E" w:rsidDel="00192566">
          <w:rPr>
            <w:rFonts w:hint="eastAsia"/>
          </w:rPr>
          <w:delText>商品の標準項目のうち「分割払い方法」項目の値を照会する</w:delText>
        </w:r>
        <w:r w:rsidRPr="00ED175E" w:rsidDel="00192566">
          <w:delText>SQL</w:delText>
        </w:r>
        <w:r w:rsidRPr="00ED175E" w:rsidDel="00192566">
          <w:rPr>
            <w:rFonts w:hint="eastAsia"/>
          </w:rPr>
          <w:delText>である。</w:delText>
        </w:r>
      </w:del>
      <w:ins w:id="10171" w:author="哲均 宋" w:date="2019-08-18T11:37:00Z">
        <w:r w:rsidR="00192566" w:rsidRPr="00192566">
          <w:t xml:space="preserve">SQL to </w:t>
        </w:r>
        <w:r w:rsidR="00192566">
          <w:t>query</w:t>
        </w:r>
        <w:r w:rsidR="00192566" w:rsidRPr="00192566">
          <w:t xml:space="preserve"> the value of the "Payment </w:t>
        </w:r>
      </w:ins>
      <w:ins w:id="10172" w:author="哲均 宋" w:date="2019-08-18T11:39:00Z">
        <w:r w:rsidR="00192566">
          <w:t>M</w:t>
        </w:r>
      </w:ins>
      <w:ins w:id="10173" w:author="哲均 宋" w:date="2019-08-18T11:37:00Z">
        <w:r w:rsidR="00192566" w:rsidRPr="00192566">
          <w:t xml:space="preserve">ethod" </w:t>
        </w:r>
      </w:ins>
      <w:ins w:id="10174" w:author="哲均 宋" w:date="2019-08-18T11:38:00Z">
        <w:r w:rsidR="00192566">
          <w:t>attribute</w:t>
        </w:r>
      </w:ins>
      <w:ins w:id="10175" w:author="哲均 宋" w:date="2019-08-18T11:37:00Z">
        <w:r w:rsidR="00192566" w:rsidRPr="00192566">
          <w:t xml:space="preserve"> for P2001 products</w:t>
        </w:r>
      </w:ins>
      <w:del w:id="10176" w:author="user" w:date="2016-10-14T13:49:00Z">
        <w:r w:rsidRPr="00ED175E" w:rsidDel="0042089F">
          <w:delText xml:space="preserve"> </w:delText>
        </w:r>
      </w:del>
    </w:p>
    <w:p w14:paraId="4551B055" w14:textId="065C152D" w:rsidR="0096549F" w:rsidRPr="00ED175E" w:rsidDel="00192566" w:rsidRDefault="0096549F">
      <w:pPr>
        <w:pStyle w:val="-00"/>
        <w:wordWrap/>
        <w:rPr>
          <w:del w:id="10177" w:author="哲均 宋" w:date="2019-08-18T11:38:00Z"/>
          <w:lang w:eastAsia="ja-JP"/>
        </w:rPr>
        <w:pPrChange w:id="10178" w:author="Seongeun Woo" w:date="2016-10-13T18:44:00Z">
          <w:pPr>
            <w:pStyle w:val="-00"/>
          </w:pPr>
        </w:pPrChange>
      </w:pPr>
    </w:p>
    <w:p w14:paraId="405A58FF" w14:textId="6BF63BFA" w:rsidR="006D3F4A" w:rsidRPr="00ED175E" w:rsidRDefault="006D3F4A">
      <w:pPr>
        <w:pStyle w:val="af6"/>
        <w:keepNext/>
        <w:autoSpaceDE w:val="0"/>
        <w:autoSpaceDN w:val="0"/>
        <w:pPrChange w:id="10179" w:author="Seongeun Woo" w:date="2016-10-13T18:44:00Z">
          <w:pPr>
            <w:pStyle w:val="af6"/>
            <w:keepNext/>
          </w:pPr>
        </w:pPrChange>
      </w:pPr>
      <w:del w:id="10180" w:author="哲均 宋" w:date="2019-08-18T11:38:00Z">
        <w:r w:rsidRPr="00ED175E" w:rsidDel="00192566">
          <w:delText xml:space="preserve"> </w:delText>
        </w:r>
      </w:del>
      <w:del w:id="10181" w:author="哲均 宋" w:date="2019-08-16T08:55:00Z">
        <w:r w:rsidRPr="00ED175E" w:rsidDel="003566B2">
          <w:delText>[</w:delText>
        </w:r>
        <w:r w:rsidRPr="00ED175E" w:rsidDel="003566B2">
          <w:rPr>
            <w:rFonts w:hint="eastAsia"/>
          </w:rPr>
          <w:delText>表</w:delText>
        </w:r>
      </w:del>
      <w:del w:id="10182" w:author="哲均 宋" w:date="2019-08-18T11:38:00Z">
        <w:r w:rsidRPr="00ED175E" w:rsidDel="00192566">
          <w:delText xml:space="preserve"> </w:delText>
        </w:r>
        <w:r w:rsidRPr="0073721B" w:rsidDel="00192566">
          <w:fldChar w:fldCharType="begin"/>
        </w:r>
        <w:r w:rsidRPr="00ED175E" w:rsidDel="00192566">
          <w:delInstrText xml:space="preserve"> SEQ [</w:delInstrText>
        </w:r>
        <w:r w:rsidRPr="00ED175E" w:rsidDel="00192566">
          <w:rPr>
            <w:rFonts w:hint="eastAsia"/>
          </w:rPr>
          <w:delInstrText>表</w:delInstrText>
        </w:r>
        <w:r w:rsidRPr="00ED175E" w:rsidDel="00192566">
          <w:delInstrText xml:space="preserve"> \* ARABIC </w:delInstrText>
        </w:r>
        <w:r w:rsidRPr="0073721B" w:rsidDel="00192566">
          <w:fldChar w:fldCharType="separate"/>
        </w:r>
        <w:r w:rsidR="00D76249" w:rsidDel="00192566">
          <w:rPr>
            <w:noProof/>
          </w:rPr>
          <w:delText>46</w:delText>
        </w:r>
        <w:r w:rsidRPr="0073721B" w:rsidDel="00192566">
          <w:fldChar w:fldCharType="end"/>
        </w:r>
        <w:r w:rsidRPr="00ED175E" w:rsidDel="00192566">
          <w:delText xml:space="preserve"> </w:delText>
        </w:r>
        <w:r w:rsidRPr="00ED175E" w:rsidDel="00192566">
          <w:rPr>
            <w:rFonts w:hint="eastAsia"/>
          </w:rPr>
          <w:delText>特定エンティティ</w:delText>
        </w:r>
      </w:del>
      <w:ins w:id="10183" w:author="Seongeun Woo" w:date="2016-07-06T11:18:00Z">
        <w:del w:id="10184" w:author="哲均 宋" w:date="2019-08-18T11:38:00Z">
          <w:r w:rsidR="00036622" w:rsidRPr="00ED175E" w:rsidDel="00192566">
            <w:rPr>
              <w:rFonts w:hint="eastAsia"/>
            </w:rPr>
            <w:delText>オブジェクト</w:delText>
          </w:r>
        </w:del>
      </w:ins>
      <w:del w:id="10185" w:author="哲均 宋" w:date="2019-08-18T11:38:00Z">
        <w:r w:rsidRPr="00ED175E" w:rsidDel="00192566">
          <w:rPr>
            <w:rFonts w:hint="eastAsia"/>
          </w:rPr>
          <w:delText>の多重項目照会の</w:delText>
        </w:r>
        <w:r w:rsidRPr="00ED175E" w:rsidDel="00192566">
          <w:delText>SQL]</w:delText>
        </w:r>
      </w:del>
    </w:p>
    <w:tbl>
      <w:tblPr>
        <w:tblStyle w:val="af5"/>
        <w:tblW w:w="0" w:type="auto"/>
        <w:tblInd w:w="108" w:type="dxa"/>
        <w:tblLook w:val="04A0" w:firstRow="1" w:lastRow="0" w:firstColumn="1" w:lastColumn="0" w:noHBand="0" w:noVBand="1"/>
      </w:tblPr>
      <w:tblGrid>
        <w:gridCol w:w="9407"/>
      </w:tblGrid>
      <w:tr w:rsidR="0096549F" w:rsidRPr="00ED175E" w14:paraId="688D0E37" w14:textId="77777777" w:rsidTr="006D3F4A">
        <w:tc>
          <w:tcPr>
            <w:tcW w:w="9407" w:type="dxa"/>
          </w:tcPr>
          <w:p w14:paraId="49586EB5" w14:textId="77777777" w:rsidR="0096549F" w:rsidRPr="00ED175E" w:rsidRDefault="0096549F">
            <w:pPr>
              <w:pStyle w:val="afb"/>
              <w:autoSpaceDE w:val="0"/>
              <w:autoSpaceDN w:val="0"/>
              <w:pPrChange w:id="10186" w:author="Seongeun Woo" w:date="2016-10-13T18:44:00Z">
                <w:pPr>
                  <w:pStyle w:val="afb"/>
                </w:pPr>
              </w:pPrChange>
            </w:pPr>
            <w:r w:rsidRPr="00ED175E">
              <w:t>SELECT REL.MULTIID, REL.RULE_ID, INC.VF_DT, INC.VT_DT, INC.SID, OM.BIZCODE, OM.OBJ_NAME</w:t>
            </w:r>
          </w:p>
          <w:p w14:paraId="609BFF2D" w14:textId="77777777" w:rsidR="0096549F" w:rsidRPr="00ED175E" w:rsidRDefault="0096549F">
            <w:pPr>
              <w:pStyle w:val="afb"/>
              <w:autoSpaceDE w:val="0"/>
              <w:autoSpaceDN w:val="0"/>
              <w:pPrChange w:id="10187" w:author="Seongeun Woo" w:date="2016-10-13T18:44:00Z">
                <w:pPr>
                  <w:pStyle w:val="afb"/>
                </w:pPr>
              </w:pPrChange>
            </w:pPr>
            <w:r w:rsidRPr="00ED175E">
              <w:t xml:space="preserve">  FROM OBJ_REL REL, OBJREL_INC INC, OBJ_MAIN OM</w:t>
            </w:r>
          </w:p>
          <w:p w14:paraId="5B9950FD" w14:textId="77777777" w:rsidR="0096549F" w:rsidRPr="00ED175E" w:rsidRDefault="0096549F">
            <w:pPr>
              <w:pStyle w:val="afb"/>
              <w:autoSpaceDE w:val="0"/>
              <w:autoSpaceDN w:val="0"/>
              <w:pPrChange w:id="10188" w:author="Seongeun Woo" w:date="2016-10-13T18:44:00Z">
                <w:pPr>
                  <w:pStyle w:val="afb"/>
                </w:pPr>
              </w:pPrChange>
            </w:pPr>
            <w:r w:rsidRPr="00ED175E">
              <w:t>WHERE REL.MULTIID = INC.MULTIID</w:t>
            </w:r>
          </w:p>
          <w:p w14:paraId="23C4EC7A" w14:textId="77777777" w:rsidR="0096549F" w:rsidRPr="00ED175E" w:rsidRDefault="0096549F">
            <w:pPr>
              <w:pStyle w:val="afb"/>
              <w:autoSpaceDE w:val="0"/>
              <w:autoSpaceDN w:val="0"/>
              <w:pPrChange w:id="10189" w:author="Seongeun Woo" w:date="2016-10-13T18:44:00Z">
                <w:pPr>
                  <w:pStyle w:val="afb"/>
                </w:pPr>
              </w:pPrChange>
            </w:pPr>
            <w:r w:rsidRPr="00ED175E">
              <w:t xml:space="preserve">    AND REL.MULTIID = 1  </w:t>
            </w:r>
          </w:p>
          <w:p w14:paraId="54B0D3BE" w14:textId="77777777" w:rsidR="0096549F" w:rsidRPr="00ED175E" w:rsidRDefault="0096549F">
            <w:pPr>
              <w:pStyle w:val="afb"/>
              <w:autoSpaceDE w:val="0"/>
              <w:autoSpaceDN w:val="0"/>
              <w:pPrChange w:id="10190" w:author="Seongeun Woo" w:date="2016-10-13T18:44:00Z">
                <w:pPr>
                  <w:pStyle w:val="afb"/>
                </w:pPr>
              </w:pPrChange>
            </w:pPr>
            <w:r w:rsidRPr="00ED175E">
              <w:t xml:space="preserve">    AND INC.SID = OM.SID</w:t>
            </w:r>
          </w:p>
          <w:p w14:paraId="1EB80E8C" w14:textId="77777777" w:rsidR="0096549F" w:rsidRPr="00ED175E" w:rsidRDefault="0096549F">
            <w:pPr>
              <w:pStyle w:val="afb"/>
              <w:autoSpaceDE w:val="0"/>
              <w:autoSpaceDN w:val="0"/>
              <w:pPrChange w:id="10191" w:author="Seongeun Woo" w:date="2016-10-13T18:44:00Z">
                <w:pPr>
                  <w:pStyle w:val="afb"/>
                </w:pPr>
              </w:pPrChange>
            </w:pPr>
            <w:r w:rsidRPr="00ED175E">
              <w:t xml:space="preserve">    AND REL.END_DT = '99991231'</w:t>
            </w:r>
          </w:p>
          <w:p w14:paraId="1612C144" w14:textId="77777777" w:rsidR="0096549F" w:rsidRPr="00ED175E" w:rsidRDefault="0096549F">
            <w:pPr>
              <w:pStyle w:val="afb"/>
              <w:autoSpaceDE w:val="0"/>
              <w:autoSpaceDN w:val="0"/>
              <w:pPrChange w:id="10192" w:author="Seongeun Woo" w:date="2016-10-13T18:44:00Z">
                <w:pPr>
                  <w:pStyle w:val="afb"/>
                </w:pPr>
              </w:pPrChange>
            </w:pPr>
            <w:r w:rsidRPr="00ED175E">
              <w:t xml:space="preserve">    AND INC.END_DT = '99991231'</w:t>
            </w:r>
          </w:p>
        </w:tc>
      </w:tr>
    </w:tbl>
    <w:p w14:paraId="06673CE2" w14:textId="77777777" w:rsidR="0096549F" w:rsidRPr="00ED175E" w:rsidRDefault="0096549F">
      <w:pPr>
        <w:pStyle w:val="-00"/>
        <w:wordWrap/>
        <w:pPrChange w:id="10193" w:author="Seongeun Woo" w:date="2016-10-13T18:44:00Z">
          <w:pPr>
            <w:pStyle w:val="-00"/>
          </w:pPr>
        </w:pPrChange>
      </w:pPr>
    </w:p>
    <w:p w14:paraId="419768F7" w14:textId="33D80052" w:rsidR="0096549F" w:rsidRDefault="00192566">
      <w:pPr>
        <w:pStyle w:val="50"/>
        <w:wordWrap/>
        <w:ind w:left="601"/>
        <w:rPr>
          <w:ins w:id="10194" w:author="哲均 宋" w:date="2019-08-18T11:38:00Z"/>
        </w:rPr>
      </w:pPr>
      <w:ins w:id="10195" w:author="哲均 宋" w:date="2019-08-18T11:38:00Z">
        <w:r>
          <w:rPr>
            <w:rFonts w:hint="eastAsia"/>
          </w:rPr>
          <w:t>R</w:t>
        </w:r>
        <w:r>
          <w:t>esult</w:t>
        </w:r>
      </w:ins>
      <w:del w:id="10196" w:author="哲均 宋" w:date="2019-08-18T11:38:00Z">
        <w:r w:rsidR="0096549F" w:rsidRPr="00ED175E" w:rsidDel="00192566">
          <w:rPr>
            <w:rFonts w:hint="eastAsia"/>
          </w:rPr>
          <w:delText>結果</w:delText>
        </w:r>
      </w:del>
    </w:p>
    <w:p w14:paraId="009123EF" w14:textId="5B1C28A4" w:rsidR="00192566" w:rsidRPr="00ED175E" w:rsidDel="00192566" w:rsidRDefault="00192566" w:rsidP="00192566">
      <w:pPr>
        <w:pStyle w:val="50"/>
        <w:numPr>
          <w:ilvl w:val="0"/>
          <w:numId w:val="0"/>
        </w:numPr>
        <w:wordWrap/>
        <w:ind w:left="198"/>
        <w:rPr>
          <w:del w:id="10197" w:author="哲均 宋" w:date="2019-08-18T11:39:00Z"/>
        </w:rPr>
        <w:pPrChange w:id="10198" w:author="哲均 宋" w:date="2019-08-18T11:39:00Z">
          <w:pPr>
            <w:pStyle w:val="50"/>
            <w:ind w:left="601"/>
          </w:pPr>
        </w:pPrChange>
      </w:pPr>
    </w:p>
    <w:p w14:paraId="3C3B63C6" w14:textId="09EAD5CC" w:rsidR="006D3F4A" w:rsidRPr="00ED175E" w:rsidRDefault="006D3F4A">
      <w:pPr>
        <w:pStyle w:val="af6"/>
        <w:keepNext/>
        <w:autoSpaceDE w:val="0"/>
        <w:autoSpaceDN w:val="0"/>
        <w:pPrChange w:id="10199" w:author="Seongeun Woo" w:date="2016-10-13T18:44:00Z">
          <w:pPr>
            <w:pStyle w:val="af6"/>
            <w:keepNext/>
          </w:pPr>
        </w:pPrChange>
      </w:pPr>
      <w:r w:rsidRPr="00ED175E">
        <w:t xml:space="preserve"> </w:t>
      </w:r>
      <w:del w:id="10200" w:author="哲均 宋" w:date="2019-08-16T08:55:00Z">
        <w:r w:rsidRPr="00ED175E" w:rsidDel="003566B2">
          <w:delText>[</w:delText>
        </w:r>
        <w:r w:rsidRPr="00ED175E" w:rsidDel="003566B2">
          <w:rPr>
            <w:rFonts w:hint="eastAsia"/>
          </w:rPr>
          <w:delText>表</w:delText>
        </w:r>
      </w:del>
      <w:del w:id="10201" w:author="哲均 宋" w:date="2019-08-18T11:39:00Z">
        <w:r w:rsidRPr="00ED175E" w:rsidDel="00192566">
          <w:delText xml:space="preserve"> </w:delText>
        </w:r>
        <w:r w:rsidRPr="0073721B" w:rsidDel="00192566">
          <w:fldChar w:fldCharType="begin"/>
        </w:r>
        <w:r w:rsidRPr="00ED175E" w:rsidDel="00192566">
          <w:delInstrText xml:space="preserve"> SEQ [</w:delInstrText>
        </w:r>
        <w:r w:rsidRPr="00ED175E" w:rsidDel="00192566">
          <w:rPr>
            <w:rFonts w:hint="eastAsia"/>
          </w:rPr>
          <w:delInstrText>表</w:delInstrText>
        </w:r>
        <w:r w:rsidRPr="00ED175E" w:rsidDel="00192566">
          <w:delInstrText xml:space="preserve"> \* ARABIC </w:delInstrText>
        </w:r>
        <w:r w:rsidRPr="0073721B" w:rsidDel="00192566">
          <w:fldChar w:fldCharType="separate"/>
        </w:r>
        <w:r w:rsidR="00D76249" w:rsidDel="00192566">
          <w:rPr>
            <w:noProof/>
          </w:rPr>
          <w:delText>47</w:delText>
        </w:r>
        <w:r w:rsidRPr="0073721B" w:rsidDel="00192566">
          <w:fldChar w:fldCharType="end"/>
        </w:r>
        <w:r w:rsidRPr="00ED175E" w:rsidDel="00192566">
          <w:delText xml:space="preserve"> </w:delText>
        </w:r>
        <w:r w:rsidRPr="00ED175E" w:rsidDel="00192566">
          <w:rPr>
            <w:rFonts w:hint="eastAsia"/>
          </w:rPr>
          <w:delText>特定エンティティ</w:delText>
        </w:r>
      </w:del>
      <w:ins w:id="10202" w:author="Seongeun Woo" w:date="2016-07-06T11:18:00Z">
        <w:del w:id="10203" w:author="哲均 宋" w:date="2019-08-18T11:39:00Z">
          <w:r w:rsidR="00036622" w:rsidRPr="00ED175E" w:rsidDel="00192566">
            <w:rPr>
              <w:rFonts w:hint="eastAsia"/>
            </w:rPr>
            <w:delText>オブジェクト</w:delText>
          </w:r>
        </w:del>
      </w:ins>
      <w:del w:id="10204" w:author="哲均 宋" w:date="2019-08-18T11:39:00Z">
        <w:r w:rsidRPr="00ED175E" w:rsidDel="00192566">
          <w:rPr>
            <w:rFonts w:hint="eastAsia"/>
          </w:rPr>
          <w:delText>の多重項目照会の結果</w:delText>
        </w:r>
        <w:r w:rsidRPr="00ED175E" w:rsidDel="00192566">
          <w:delText>]</w:delText>
        </w:r>
      </w:del>
    </w:p>
    <w:tbl>
      <w:tblPr>
        <w:tblW w:w="9596" w:type="dxa"/>
        <w:tblInd w:w="99" w:type="dxa"/>
        <w:tblCellMar>
          <w:left w:w="99" w:type="dxa"/>
          <w:right w:w="99" w:type="dxa"/>
        </w:tblCellMar>
        <w:tblLook w:val="04A0" w:firstRow="1" w:lastRow="0" w:firstColumn="1" w:lastColumn="0" w:noHBand="0" w:noVBand="1"/>
      </w:tblPr>
      <w:tblGrid>
        <w:gridCol w:w="945"/>
        <w:gridCol w:w="960"/>
        <w:gridCol w:w="1047"/>
        <w:gridCol w:w="1047"/>
        <w:gridCol w:w="960"/>
        <w:gridCol w:w="990"/>
        <w:gridCol w:w="3647"/>
        <w:tblGridChange w:id="10205">
          <w:tblGrid>
            <w:gridCol w:w="945"/>
            <w:gridCol w:w="960"/>
            <w:gridCol w:w="1047"/>
            <w:gridCol w:w="1047"/>
            <w:gridCol w:w="960"/>
            <w:gridCol w:w="990"/>
            <w:gridCol w:w="3647"/>
          </w:tblGrid>
        </w:tblGridChange>
      </w:tblGrid>
      <w:tr w:rsidR="0096549F" w:rsidRPr="00ED175E" w14:paraId="07744E35" w14:textId="77777777" w:rsidTr="006D3F4A">
        <w:trPr>
          <w:trHeight w:val="255"/>
        </w:trPr>
        <w:tc>
          <w:tcPr>
            <w:tcW w:w="945"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44FE2975" w14:textId="77777777" w:rsidR="0096549F" w:rsidRPr="00ED175E" w:rsidRDefault="0096549F">
            <w:pPr>
              <w:pStyle w:val="afc"/>
              <w:wordWrap/>
              <w:pPrChange w:id="10206" w:author="Seongeun Woo" w:date="2016-10-13T18:44:00Z">
                <w:pPr>
                  <w:pStyle w:val="afc"/>
                </w:pPr>
              </w:pPrChange>
            </w:pPr>
            <w:r w:rsidRPr="00ED175E">
              <w:t>MULTIID</w:t>
            </w:r>
          </w:p>
        </w:tc>
        <w:tc>
          <w:tcPr>
            <w:tcW w:w="960" w:type="dxa"/>
            <w:tcBorders>
              <w:top w:val="single" w:sz="4" w:space="0" w:color="auto"/>
              <w:left w:val="nil"/>
              <w:bottom w:val="single" w:sz="4" w:space="0" w:color="auto"/>
              <w:right w:val="single" w:sz="4" w:space="0" w:color="auto"/>
            </w:tcBorders>
            <w:shd w:val="clear" w:color="auto" w:fill="EEECE1"/>
            <w:noWrap/>
            <w:vAlign w:val="bottom"/>
            <w:hideMark/>
          </w:tcPr>
          <w:p w14:paraId="65894E4F" w14:textId="77777777" w:rsidR="0096549F" w:rsidRPr="00ED175E" w:rsidRDefault="0096549F">
            <w:pPr>
              <w:pStyle w:val="afc"/>
              <w:wordWrap/>
              <w:pPrChange w:id="10207" w:author="Seongeun Woo" w:date="2016-10-13T18:44:00Z">
                <w:pPr>
                  <w:pStyle w:val="afc"/>
                </w:pPr>
              </w:pPrChange>
            </w:pPr>
            <w:r w:rsidRPr="00ED175E">
              <w:t>RULE_ID</w:t>
            </w:r>
          </w:p>
        </w:tc>
        <w:tc>
          <w:tcPr>
            <w:tcW w:w="1047" w:type="dxa"/>
            <w:tcBorders>
              <w:top w:val="single" w:sz="4" w:space="0" w:color="auto"/>
              <w:left w:val="nil"/>
              <w:bottom w:val="single" w:sz="4" w:space="0" w:color="auto"/>
              <w:right w:val="single" w:sz="4" w:space="0" w:color="auto"/>
            </w:tcBorders>
            <w:shd w:val="clear" w:color="auto" w:fill="EEECE1"/>
            <w:noWrap/>
            <w:vAlign w:val="bottom"/>
            <w:hideMark/>
          </w:tcPr>
          <w:p w14:paraId="5F8E209D" w14:textId="77777777" w:rsidR="0096549F" w:rsidRPr="00ED175E" w:rsidRDefault="0096549F">
            <w:pPr>
              <w:pStyle w:val="afc"/>
              <w:wordWrap/>
              <w:pPrChange w:id="10208" w:author="Seongeun Woo" w:date="2016-10-13T18:44:00Z">
                <w:pPr>
                  <w:pStyle w:val="afc"/>
                </w:pPr>
              </w:pPrChange>
            </w:pPr>
            <w:r w:rsidRPr="00ED175E">
              <w:t>VF_DT</w:t>
            </w:r>
          </w:p>
        </w:tc>
        <w:tc>
          <w:tcPr>
            <w:tcW w:w="1047" w:type="dxa"/>
            <w:tcBorders>
              <w:top w:val="single" w:sz="4" w:space="0" w:color="auto"/>
              <w:left w:val="nil"/>
              <w:bottom w:val="single" w:sz="4" w:space="0" w:color="auto"/>
              <w:right w:val="single" w:sz="4" w:space="0" w:color="auto"/>
            </w:tcBorders>
            <w:shd w:val="clear" w:color="auto" w:fill="EEECE1"/>
            <w:noWrap/>
            <w:vAlign w:val="bottom"/>
            <w:hideMark/>
          </w:tcPr>
          <w:p w14:paraId="6A8600CC" w14:textId="77777777" w:rsidR="0096549F" w:rsidRPr="00ED175E" w:rsidRDefault="0096549F">
            <w:pPr>
              <w:pStyle w:val="afc"/>
              <w:wordWrap/>
              <w:pPrChange w:id="10209" w:author="Seongeun Woo" w:date="2016-10-13T18:44:00Z">
                <w:pPr>
                  <w:pStyle w:val="afc"/>
                </w:pPr>
              </w:pPrChange>
            </w:pPr>
            <w:r w:rsidRPr="00ED175E">
              <w:t>VT_DT</w:t>
            </w:r>
          </w:p>
        </w:tc>
        <w:tc>
          <w:tcPr>
            <w:tcW w:w="960" w:type="dxa"/>
            <w:tcBorders>
              <w:top w:val="single" w:sz="4" w:space="0" w:color="auto"/>
              <w:left w:val="nil"/>
              <w:bottom w:val="single" w:sz="4" w:space="0" w:color="auto"/>
              <w:right w:val="single" w:sz="4" w:space="0" w:color="auto"/>
            </w:tcBorders>
            <w:shd w:val="clear" w:color="auto" w:fill="EEECE1"/>
            <w:noWrap/>
            <w:vAlign w:val="bottom"/>
            <w:hideMark/>
          </w:tcPr>
          <w:p w14:paraId="31D9832D" w14:textId="77777777" w:rsidR="0096549F" w:rsidRPr="00ED175E" w:rsidRDefault="0096549F">
            <w:pPr>
              <w:pStyle w:val="afc"/>
              <w:wordWrap/>
              <w:pPrChange w:id="10210" w:author="Seongeun Woo" w:date="2016-10-13T18:44:00Z">
                <w:pPr>
                  <w:pStyle w:val="afc"/>
                </w:pPr>
              </w:pPrChange>
            </w:pPr>
            <w:r w:rsidRPr="00ED175E">
              <w:t>SID</w:t>
            </w:r>
          </w:p>
        </w:tc>
        <w:tc>
          <w:tcPr>
            <w:tcW w:w="990" w:type="dxa"/>
            <w:tcBorders>
              <w:top w:val="single" w:sz="4" w:space="0" w:color="auto"/>
              <w:left w:val="nil"/>
              <w:bottom w:val="single" w:sz="4" w:space="0" w:color="auto"/>
              <w:right w:val="single" w:sz="4" w:space="0" w:color="auto"/>
            </w:tcBorders>
            <w:shd w:val="clear" w:color="auto" w:fill="EEECE1"/>
            <w:noWrap/>
            <w:vAlign w:val="bottom"/>
            <w:hideMark/>
          </w:tcPr>
          <w:p w14:paraId="008A32DD" w14:textId="77777777" w:rsidR="0096549F" w:rsidRPr="00ED175E" w:rsidRDefault="0096549F">
            <w:pPr>
              <w:pStyle w:val="afc"/>
              <w:wordWrap/>
              <w:pPrChange w:id="10211" w:author="Seongeun Woo" w:date="2016-10-13T18:44:00Z">
                <w:pPr>
                  <w:pStyle w:val="afc"/>
                </w:pPr>
              </w:pPrChange>
            </w:pPr>
            <w:r w:rsidRPr="00ED175E">
              <w:t>BIZCODE</w:t>
            </w:r>
          </w:p>
        </w:tc>
        <w:tc>
          <w:tcPr>
            <w:tcW w:w="3647" w:type="dxa"/>
            <w:tcBorders>
              <w:top w:val="single" w:sz="4" w:space="0" w:color="auto"/>
              <w:left w:val="nil"/>
              <w:bottom w:val="single" w:sz="4" w:space="0" w:color="auto"/>
              <w:right w:val="single" w:sz="4" w:space="0" w:color="auto"/>
            </w:tcBorders>
            <w:shd w:val="clear" w:color="auto" w:fill="EEECE1"/>
            <w:noWrap/>
            <w:vAlign w:val="bottom"/>
            <w:hideMark/>
          </w:tcPr>
          <w:p w14:paraId="50CDEFC6" w14:textId="77777777" w:rsidR="0096549F" w:rsidRPr="00ED175E" w:rsidRDefault="0096549F">
            <w:pPr>
              <w:pStyle w:val="afc"/>
              <w:wordWrap/>
              <w:pPrChange w:id="10212" w:author="Seongeun Woo" w:date="2016-10-13T18:44:00Z">
                <w:pPr>
                  <w:pStyle w:val="afc"/>
                </w:pPr>
              </w:pPrChange>
            </w:pPr>
            <w:r w:rsidRPr="00ED175E">
              <w:t>OBJ_NAME</w:t>
            </w:r>
          </w:p>
        </w:tc>
      </w:tr>
      <w:tr w:rsidR="0096549F" w:rsidRPr="00ED175E" w14:paraId="71CD980F" w14:textId="77777777" w:rsidTr="006D3F4A">
        <w:trPr>
          <w:trHeight w:val="255"/>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13E90CF1" w14:textId="77777777" w:rsidR="0096549F" w:rsidRPr="00ED175E" w:rsidRDefault="0096549F">
            <w:pPr>
              <w:pStyle w:val="afb"/>
              <w:autoSpaceDE w:val="0"/>
              <w:autoSpaceDN w:val="0"/>
              <w:pPrChange w:id="10213" w:author="Seongeun Woo" w:date="2016-10-13T18:44:00Z">
                <w:pPr>
                  <w:pStyle w:val="afb"/>
                </w:pPr>
              </w:pPrChange>
            </w:pPr>
            <w:r w:rsidRPr="00ED175E">
              <w:t>1</w:t>
            </w:r>
          </w:p>
        </w:tc>
        <w:tc>
          <w:tcPr>
            <w:tcW w:w="960" w:type="dxa"/>
            <w:tcBorders>
              <w:top w:val="nil"/>
              <w:left w:val="nil"/>
              <w:bottom w:val="single" w:sz="4" w:space="0" w:color="auto"/>
              <w:right w:val="single" w:sz="4" w:space="0" w:color="auto"/>
            </w:tcBorders>
            <w:shd w:val="clear" w:color="auto" w:fill="auto"/>
            <w:noWrap/>
            <w:vAlign w:val="bottom"/>
            <w:hideMark/>
          </w:tcPr>
          <w:p w14:paraId="6EA22A2D" w14:textId="77777777" w:rsidR="0096549F" w:rsidRPr="00ED175E" w:rsidRDefault="0096549F">
            <w:pPr>
              <w:pStyle w:val="afb"/>
              <w:autoSpaceDE w:val="0"/>
              <w:autoSpaceDN w:val="0"/>
              <w:pPrChange w:id="10214" w:author="Seongeun Woo" w:date="2016-10-13T18:44:00Z">
                <w:pPr>
                  <w:pStyle w:val="afb"/>
                </w:pPr>
              </w:pPrChange>
            </w:pPr>
            <w:r w:rsidRPr="00ED175E">
              <w:t xml:space="preserve">          </w:t>
            </w:r>
          </w:p>
        </w:tc>
        <w:tc>
          <w:tcPr>
            <w:tcW w:w="1047" w:type="dxa"/>
            <w:tcBorders>
              <w:top w:val="nil"/>
              <w:left w:val="nil"/>
              <w:bottom w:val="single" w:sz="4" w:space="0" w:color="auto"/>
              <w:right w:val="single" w:sz="4" w:space="0" w:color="auto"/>
            </w:tcBorders>
            <w:shd w:val="clear" w:color="auto" w:fill="auto"/>
            <w:noWrap/>
            <w:vAlign w:val="bottom"/>
            <w:hideMark/>
          </w:tcPr>
          <w:p w14:paraId="5E38FC21" w14:textId="77777777" w:rsidR="0096549F" w:rsidRPr="00ED175E" w:rsidRDefault="0096549F">
            <w:pPr>
              <w:pStyle w:val="afb"/>
              <w:autoSpaceDE w:val="0"/>
              <w:autoSpaceDN w:val="0"/>
              <w:pPrChange w:id="10215" w:author="Seongeun Woo" w:date="2016-10-13T18:44:00Z">
                <w:pPr>
                  <w:pStyle w:val="afb"/>
                </w:pPr>
              </w:pPrChange>
            </w:pPr>
            <w:r w:rsidRPr="00ED175E">
              <w:t>20150227</w:t>
            </w:r>
          </w:p>
        </w:tc>
        <w:tc>
          <w:tcPr>
            <w:tcW w:w="1047" w:type="dxa"/>
            <w:tcBorders>
              <w:top w:val="nil"/>
              <w:left w:val="nil"/>
              <w:bottom w:val="single" w:sz="4" w:space="0" w:color="auto"/>
              <w:right w:val="single" w:sz="4" w:space="0" w:color="auto"/>
            </w:tcBorders>
            <w:shd w:val="clear" w:color="auto" w:fill="auto"/>
            <w:noWrap/>
            <w:vAlign w:val="bottom"/>
            <w:hideMark/>
          </w:tcPr>
          <w:p w14:paraId="4B2D5A86" w14:textId="77777777" w:rsidR="0096549F" w:rsidRPr="00ED175E" w:rsidRDefault="0096549F">
            <w:pPr>
              <w:pStyle w:val="afb"/>
              <w:autoSpaceDE w:val="0"/>
              <w:autoSpaceDN w:val="0"/>
              <w:pPrChange w:id="10216" w:author="Seongeun Woo" w:date="2016-10-13T18:44:00Z">
                <w:pPr>
                  <w:pStyle w:val="afb"/>
                </w:pPr>
              </w:pPrChange>
            </w:pPr>
            <w:r w:rsidRPr="00ED175E">
              <w:t>99991231</w:t>
            </w:r>
          </w:p>
        </w:tc>
        <w:tc>
          <w:tcPr>
            <w:tcW w:w="960" w:type="dxa"/>
            <w:tcBorders>
              <w:top w:val="nil"/>
              <w:left w:val="nil"/>
              <w:bottom w:val="single" w:sz="4" w:space="0" w:color="auto"/>
              <w:right w:val="single" w:sz="4" w:space="0" w:color="auto"/>
            </w:tcBorders>
            <w:shd w:val="clear" w:color="auto" w:fill="auto"/>
            <w:noWrap/>
            <w:vAlign w:val="bottom"/>
            <w:hideMark/>
          </w:tcPr>
          <w:p w14:paraId="25F6AD09" w14:textId="77777777" w:rsidR="0096549F" w:rsidRPr="00ED175E" w:rsidRDefault="0096549F">
            <w:pPr>
              <w:pStyle w:val="afb"/>
              <w:autoSpaceDE w:val="0"/>
              <w:autoSpaceDN w:val="0"/>
              <w:pPrChange w:id="10217" w:author="Seongeun Woo" w:date="2016-10-13T18:44:00Z">
                <w:pPr>
                  <w:pStyle w:val="afb"/>
                </w:pPr>
              </w:pPrChange>
            </w:pPr>
            <w:r w:rsidRPr="00ED175E">
              <w:t>56</w:t>
            </w:r>
          </w:p>
        </w:tc>
        <w:tc>
          <w:tcPr>
            <w:tcW w:w="990" w:type="dxa"/>
            <w:tcBorders>
              <w:top w:val="nil"/>
              <w:left w:val="nil"/>
              <w:bottom w:val="single" w:sz="4" w:space="0" w:color="auto"/>
              <w:right w:val="single" w:sz="4" w:space="0" w:color="auto"/>
            </w:tcBorders>
            <w:shd w:val="clear" w:color="auto" w:fill="auto"/>
            <w:noWrap/>
            <w:vAlign w:val="bottom"/>
            <w:hideMark/>
          </w:tcPr>
          <w:p w14:paraId="0358EA65" w14:textId="77777777" w:rsidR="0096549F" w:rsidRPr="00ED175E" w:rsidRDefault="0096549F">
            <w:pPr>
              <w:pStyle w:val="afb"/>
              <w:autoSpaceDE w:val="0"/>
              <w:autoSpaceDN w:val="0"/>
              <w:pPrChange w:id="10218" w:author="Seongeun Woo" w:date="2016-10-13T18:44:00Z">
                <w:pPr>
                  <w:pStyle w:val="afb"/>
                </w:pPr>
              </w:pPrChange>
            </w:pPr>
            <w:r w:rsidRPr="00ED175E">
              <w:t>01</w:t>
            </w:r>
          </w:p>
        </w:tc>
        <w:tc>
          <w:tcPr>
            <w:tcW w:w="3647" w:type="dxa"/>
            <w:tcBorders>
              <w:top w:val="nil"/>
              <w:left w:val="nil"/>
              <w:bottom w:val="single" w:sz="4" w:space="0" w:color="auto"/>
              <w:right w:val="single" w:sz="4" w:space="0" w:color="auto"/>
            </w:tcBorders>
            <w:shd w:val="clear" w:color="auto" w:fill="auto"/>
            <w:noWrap/>
            <w:vAlign w:val="bottom"/>
            <w:hideMark/>
          </w:tcPr>
          <w:p w14:paraId="0524DA0B" w14:textId="5B4D919E" w:rsidR="0096549F" w:rsidRPr="00ED175E" w:rsidRDefault="00192566">
            <w:pPr>
              <w:pStyle w:val="afb"/>
              <w:autoSpaceDE w:val="0"/>
              <w:autoSpaceDN w:val="0"/>
              <w:pPrChange w:id="10219" w:author="Seongeun Woo" w:date="2016-10-13T18:44:00Z">
                <w:pPr>
                  <w:pStyle w:val="afb"/>
                </w:pPr>
              </w:pPrChange>
            </w:pPr>
            <w:ins w:id="10220" w:author="哲均 宋" w:date="2019-08-18T11:39:00Z">
              <w:r w:rsidRPr="00192566">
                <w:t>Lump sum payment</w:t>
              </w:r>
            </w:ins>
            <w:del w:id="10221" w:author="哲均 宋" w:date="2019-08-18T11:39:00Z">
              <w:r w:rsidR="0096549F" w:rsidRPr="00ED175E" w:rsidDel="00192566">
                <w:rPr>
                  <w:rFonts w:hint="eastAsia"/>
                </w:rPr>
                <w:delText>一括払い</w:delText>
              </w:r>
            </w:del>
          </w:p>
        </w:tc>
      </w:tr>
      <w:tr w:rsidR="0096549F" w:rsidRPr="00ED175E" w14:paraId="42742F12" w14:textId="77777777" w:rsidTr="006D3F4A">
        <w:trPr>
          <w:trHeight w:val="255"/>
        </w:trPr>
        <w:tc>
          <w:tcPr>
            <w:tcW w:w="945" w:type="dxa"/>
            <w:tcBorders>
              <w:top w:val="nil"/>
              <w:left w:val="single" w:sz="4" w:space="0" w:color="auto"/>
              <w:bottom w:val="single" w:sz="4" w:space="0" w:color="auto"/>
              <w:right w:val="single" w:sz="4" w:space="0" w:color="auto"/>
            </w:tcBorders>
            <w:shd w:val="clear" w:color="auto" w:fill="auto"/>
            <w:noWrap/>
            <w:vAlign w:val="bottom"/>
            <w:hideMark/>
          </w:tcPr>
          <w:p w14:paraId="774F5CE6" w14:textId="77777777" w:rsidR="0096549F" w:rsidRPr="00ED175E" w:rsidRDefault="0096549F">
            <w:pPr>
              <w:pStyle w:val="afb"/>
              <w:autoSpaceDE w:val="0"/>
              <w:autoSpaceDN w:val="0"/>
              <w:pPrChange w:id="10222" w:author="Seongeun Woo" w:date="2016-10-13T18:44:00Z">
                <w:pPr>
                  <w:pStyle w:val="afb"/>
                </w:pPr>
              </w:pPrChange>
            </w:pPr>
            <w:r w:rsidRPr="00ED175E">
              <w:t>1</w:t>
            </w:r>
          </w:p>
        </w:tc>
        <w:tc>
          <w:tcPr>
            <w:tcW w:w="960" w:type="dxa"/>
            <w:tcBorders>
              <w:top w:val="nil"/>
              <w:left w:val="nil"/>
              <w:bottom w:val="single" w:sz="4" w:space="0" w:color="auto"/>
              <w:right w:val="single" w:sz="4" w:space="0" w:color="auto"/>
            </w:tcBorders>
            <w:shd w:val="clear" w:color="auto" w:fill="auto"/>
            <w:noWrap/>
            <w:vAlign w:val="bottom"/>
            <w:hideMark/>
          </w:tcPr>
          <w:p w14:paraId="3AABE1A9" w14:textId="77777777" w:rsidR="0096549F" w:rsidRPr="00ED175E" w:rsidRDefault="0096549F">
            <w:pPr>
              <w:pStyle w:val="afb"/>
              <w:autoSpaceDE w:val="0"/>
              <w:autoSpaceDN w:val="0"/>
              <w:pPrChange w:id="10223" w:author="Seongeun Woo" w:date="2016-10-13T18:44:00Z">
                <w:pPr>
                  <w:pStyle w:val="afb"/>
                </w:pPr>
              </w:pPrChange>
            </w:pPr>
            <w:r w:rsidRPr="00ED175E">
              <w:t xml:space="preserve">          </w:t>
            </w:r>
          </w:p>
        </w:tc>
        <w:tc>
          <w:tcPr>
            <w:tcW w:w="1047" w:type="dxa"/>
            <w:tcBorders>
              <w:top w:val="nil"/>
              <w:left w:val="nil"/>
              <w:bottom w:val="single" w:sz="4" w:space="0" w:color="auto"/>
              <w:right w:val="single" w:sz="4" w:space="0" w:color="auto"/>
            </w:tcBorders>
            <w:shd w:val="clear" w:color="auto" w:fill="auto"/>
            <w:noWrap/>
            <w:vAlign w:val="bottom"/>
            <w:hideMark/>
          </w:tcPr>
          <w:p w14:paraId="6EFCDED8" w14:textId="77777777" w:rsidR="0096549F" w:rsidRPr="00ED175E" w:rsidRDefault="0096549F">
            <w:pPr>
              <w:pStyle w:val="afb"/>
              <w:autoSpaceDE w:val="0"/>
              <w:autoSpaceDN w:val="0"/>
              <w:pPrChange w:id="10224" w:author="Seongeun Woo" w:date="2016-10-13T18:44:00Z">
                <w:pPr>
                  <w:pStyle w:val="afb"/>
                </w:pPr>
              </w:pPrChange>
            </w:pPr>
            <w:r w:rsidRPr="00ED175E">
              <w:t>20150227</w:t>
            </w:r>
          </w:p>
        </w:tc>
        <w:tc>
          <w:tcPr>
            <w:tcW w:w="1047" w:type="dxa"/>
            <w:tcBorders>
              <w:top w:val="nil"/>
              <w:left w:val="nil"/>
              <w:bottom w:val="single" w:sz="4" w:space="0" w:color="auto"/>
              <w:right w:val="single" w:sz="4" w:space="0" w:color="auto"/>
            </w:tcBorders>
            <w:shd w:val="clear" w:color="auto" w:fill="auto"/>
            <w:noWrap/>
            <w:vAlign w:val="bottom"/>
            <w:hideMark/>
          </w:tcPr>
          <w:p w14:paraId="75FDE520" w14:textId="77777777" w:rsidR="0096549F" w:rsidRPr="00ED175E" w:rsidRDefault="0096549F">
            <w:pPr>
              <w:pStyle w:val="afb"/>
              <w:autoSpaceDE w:val="0"/>
              <w:autoSpaceDN w:val="0"/>
              <w:pPrChange w:id="10225" w:author="Seongeun Woo" w:date="2016-10-13T18:44:00Z">
                <w:pPr>
                  <w:pStyle w:val="afb"/>
                </w:pPr>
              </w:pPrChange>
            </w:pPr>
            <w:r w:rsidRPr="00ED175E">
              <w:t>99991231</w:t>
            </w:r>
          </w:p>
        </w:tc>
        <w:tc>
          <w:tcPr>
            <w:tcW w:w="960" w:type="dxa"/>
            <w:tcBorders>
              <w:top w:val="nil"/>
              <w:left w:val="nil"/>
              <w:bottom w:val="single" w:sz="4" w:space="0" w:color="auto"/>
              <w:right w:val="single" w:sz="4" w:space="0" w:color="auto"/>
            </w:tcBorders>
            <w:shd w:val="clear" w:color="auto" w:fill="auto"/>
            <w:noWrap/>
            <w:vAlign w:val="bottom"/>
            <w:hideMark/>
          </w:tcPr>
          <w:p w14:paraId="284BE2C1" w14:textId="77777777" w:rsidR="0096549F" w:rsidRPr="00ED175E" w:rsidRDefault="0096549F">
            <w:pPr>
              <w:pStyle w:val="afb"/>
              <w:autoSpaceDE w:val="0"/>
              <w:autoSpaceDN w:val="0"/>
              <w:pPrChange w:id="10226" w:author="Seongeun Woo" w:date="2016-10-13T18:44:00Z">
                <w:pPr>
                  <w:pStyle w:val="afb"/>
                </w:pPr>
              </w:pPrChange>
            </w:pPr>
            <w:r w:rsidRPr="00ED175E">
              <w:t>57</w:t>
            </w:r>
          </w:p>
        </w:tc>
        <w:tc>
          <w:tcPr>
            <w:tcW w:w="990" w:type="dxa"/>
            <w:tcBorders>
              <w:top w:val="nil"/>
              <w:left w:val="nil"/>
              <w:bottom w:val="single" w:sz="4" w:space="0" w:color="auto"/>
              <w:right w:val="single" w:sz="4" w:space="0" w:color="auto"/>
            </w:tcBorders>
            <w:shd w:val="clear" w:color="auto" w:fill="auto"/>
            <w:noWrap/>
            <w:vAlign w:val="bottom"/>
            <w:hideMark/>
          </w:tcPr>
          <w:p w14:paraId="0246CFC6" w14:textId="77777777" w:rsidR="0096549F" w:rsidRPr="00ED175E" w:rsidRDefault="0096549F">
            <w:pPr>
              <w:pStyle w:val="afb"/>
              <w:autoSpaceDE w:val="0"/>
              <w:autoSpaceDN w:val="0"/>
              <w:pPrChange w:id="10227" w:author="Seongeun Woo" w:date="2016-10-13T18:44:00Z">
                <w:pPr>
                  <w:pStyle w:val="afb"/>
                </w:pPr>
              </w:pPrChange>
            </w:pPr>
            <w:r w:rsidRPr="00ED175E">
              <w:t>02</w:t>
            </w:r>
          </w:p>
        </w:tc>
        <w:tc>
          <w:tcPr>
            <w:tcW w:w="3647" w:type="dxa"/>
            <w:tcBorders>
              <w:top w:val="nil"/>
              <w:left w:val="nil"/>
              <w:bottom w:val="single" w:sz="4" w:space="0" w:color="auto"/>
              <w:right w:val="single" w:sz="4" w:space="0" w:color="auto"/>
            </w:tcBorders>
            <w:shd w:val="clear" w:color="auto" w:fill="auto"/>
            <w:noWrap/>
            <w:vAlign w:val="bottom"/>
            <w:hideMark/>
          </w:tcPr>
          <w:p w14:paraId="719D813F" w14:textId="1687D1CC" w:rsidR="0096549F" w:rsidRPr="00ED175E" w:rsidRDefault="00192566">
            <w:pPr>
              <w:pStyle w:val="afb"/>
              <w:autoSpaceDE w:val="0"/>
              <w:autoSpaceDN w:val="0"/>
              <w:pPrChange w:id="10228" w:author="Seongeun Woo" w:date="2016-10-13T18:44:00Z">
                <w:pPr>
                  <w:pStyle w:val="afb"/>
                </w:pPr>
              </w:pPrChange>
            </w:pPr>
            <w:ins w:id="10229" w:author="哲均 宋" w:date="2019-08-18T11:40:00Z">
              <w:r w:rsidRPr="00192566">
                <w:t>General installments</w:t>
              </w:r>
            </w:ins>
            <w:del w:id="10230" w:author="哲均 宋" w:date="2019-08-18T11:40:00Z">
              <w:r w:rsidR="0096549F" w:rsidRPr="00ED175E" w:rsidDel="00192566">
                <w:rPr>
                  <w:rFonts w:hint="eastAsia"/>
                </w:rPr>
                <w:delText>一般分割払い</w:delText>
              </w:r>
            </w:del>
          </w:p>
        </w:tc>
      </w:tr>
      <w:tr w:rsidR="0096549F" w:rsidRPr="00ED175E" w14:paraId="786F8DCA" w14:textId="77777777" w:rsidTr="00BD49B4">
        <w:tblPrEx>
          <w:tblW w:w="9596" w:type="dxa"/>
          <w:tblInd w:w="99" w:type="dxa"/>
          <w:tblCellMar>
            <w:left w:w="99" w:type="dxa"/>
            <w:right w:w="99" w:type="dxa"/>
          </w:tblCellMar>
          <w:tblPrExChange w:id="10231" w:author="InnoRules" w:date="2016-10-23T17:12:00Z">
            <w:tblPrEx>
              <w:tblW w:w="9596" w:type="dxa"/>
              <w:tblInd w:w="99" w:type="dxa"/>
              <w:tblCellMar>
                <w:left w:w="99" w:type="dxa"/>
                <w:right w:w="99" w:type="dxa"/>
              </w:tblCellMar>
            </w:tblPrEx>
          </w:tblPrExChange>
        </w:tblPrEx>
        <w:trPr>
          <w:trHeight w:val="255"/>
          <w:trPrChange w:id="10232" w:author="InnoRules" w:date="2016-10-23T17:12:00Z">
            <w:trPr>
              <w:trHeight w:val="255"/>
            </w:trPr>
          </w:trPrChange>
        </w:trPr>
        <w:tc>
          <w:tcPr>
            <w:tcW w:w="945" w:type="dxa"/>
            <w:tcBorders>
              <w:top w:val="nil"/>
              <w:left w:val="single" w:sz="4" w:space="0" w:color="auto"/>
              <w:bottom w:val="single" w:sz="4" w:space="0" w:color="auto"/>
              <w:right w:val="single" w:sz="4" w:space="0" w:color="auto"/>
            </w:tcBorders>
            <w:shd w:val="clear" w:color="auto" w:fill="auto"/>
            <w:noWrap/>
            <w:vAlign w:val="bottom"/>
            <w:hideMark/>
            <w:tcPrChange w:id="10233" w:author="InnoRules" w:date="2016-10-23T17:12:00Z">
              <w:tcPr>
                <w:tcW w:w="94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E3EA691" w14:textId="77777777" w:rsidR="0096549F" w:rsidRPr="00ED175E" w:rsidRDefault="0096549F">
            <w:pPr>
              <w:pStyle w:val="afb"/>
              <w:autoSpaceDE w:val="0"/>
              <w:autoSpaceDN w:val="0"/>
              <w:pPrChange w:id="10234" w:author="Seongeun Woo" w:date="2016-10-13T18:44:00Z">
                <w:pPr>
                  <w:pStyle w:val="afb"/>
                </w:pPr>
              </w:pPrChange>
            </w:pPr>
            <w:r w:rsidRPr="00ED175E">
              <w:t>1</w:t>
            </w:r>
          </w:p>
        </w:tc>
        <w:tc>
          <w:tcPr>
            <w:tcW w:w="960" w:type="dxa"/>
            <w:tcBorders>
              <w:top w:val="nil"/>
              <w:left w:val="nil"/>
              <w:bottom w:val="single" w:sz="4" w:space="0" w:color="auto"/>
              <w:right w:val="single" w:sz="4" w:space="0" w:color="auto"/>
            </w:tcBorders>
            <w:shd w:val="clear" w:color="auto" w:fill="auto"/>
            <w:noWrap/>
            <w:vAlign w:val="bottom"/>
            <w:hideMark/>
            <w:tcPrChange w:id="10235" w:author="InnoRules" w:date="2016-10-23T17:12:00Z">
              <w:tcPr>
                <w:tcW w:w="960" w:type="dxa"/>
                <w:tcBorders>
                  <w:top w:val="nil"/>
                  <w:left w:val="nil"/>
                  <w:bottom w:val="single" w:sz="4" w:space="0" w:color="auto"/>
                  <w:right w:val="single" w:sz="4" w:space="0" w:color="auto"/>
                </w:tcBorders>
                <w:shd w:val="clear" w:color="auto" w:fill="auto"/>
                <w:noWrap/>
                <w:vAlign w:val="bottom"/>
                <w:hideMark/>
              </w:tcPr>
            </w:tcPrChange>
          </w:tcPr>
          <w:p w14:paraId="4489117F" w14:textId="77777777" w:rsidR="0096549F" w:rsidRPr="00ED175E" w:rsidRDefault="0096549F">
            <w:pPr>
              <w:pStyle w:val="afb"/>
              <w:autoSpaceDE w:val="0"/>
              <w:autoSpaceDN w:val="0"/>
              <w:pPrChange w:id="10236" w:author="Seongeun Woo" w:date="2016-10-13T18:44:00Z">
                <w:pPr>
                  <w:pStyle w:val="afb"/>
                </w:pPr>
              </w:pPrChange>
            </w:pPr>
            <w:r w:rsidRPr="00ED175E">
              <w:t xml:space="preserve">          </w:t>
            </w:r>
          </w:p>
        </w:tc>
        <w:tc>
          <w:tcPr>
            <w:tcW w:w="1047" w:type="dxa"/>
            <w:tcBorders>
              <w:top w:val="nil"/>
              <w:left w:val="nil"/>
              <w:bottom w:val="single" w:sz="4" w:space="0" w:color="auto"/>
              <w:right w:val="single" w:sz="4" w:space="0" w:color="auto"/>
            </w:tcBorders>
            <w:shd w:val="clear" w:color="auto" w:fill="auto"/>
            <w:noWrap/>
            <w:vAlign w:val="bottom"/>
            <w:hideMark/>
            <w:tcPrChange w:id="10237" w:author="InnoRules" w:date="2016-10-23T17:12:00Z">
              <w:tcPr>
                <w:tcW w:w="1047" w:type="dxa"/>
                <w:tcBorders>
                  <w:top w:val="nil"/>
                  <w:left w:val="nil"/>
                  <w:bottom w:val="single" w:sz="4" w:space="0" w:color="auto"/>
                  <w:right w:val="single" w:sz="4" w:space="0" w:color="auto"/>
                </w:tcBorders>
                <w:shd w:val="clear" w:color="auto" w:fill="auto"/>
                <w:noWrap/>
                <w:vAlign w:val="bottom"/>
                <w:hideMark/>
              </w:tcPr>
            </w:tcPrChange>
          </w:tcPr>
          <w:p w14:paraId="597102B0" w14:textId="77777777" w:rsidR="0096549F" w:rsidRPr="00ED175E" w:rsidRDefault="0096549F">
            <w:pPr>
              <w:pStyle w:val="afb"/>
              <w:autoSpaceDE w:val="0"/>
              <w:autoSpaceDN w:val="0"/>
              <w:pPrChange w:id="10238" w:author="Seongeun Woo" w:date="2016-10-13T18:44:00Z">
                <w:pPr>
                  <w:pStyle w:val="afb"/>
                </w:pPr>
              </w:pPrChange>
            </w:pPr>
            <w:r w:rsidRPr="00ED175E">
              <w:t>20150227</w:t>
            </w:r>
          </w:p>
        </w:tc>
        <w:tc>
          <w:tcPr>
            <w:tcW w:w="1047" w:type="dxa"/>
            <w:tcBorders>
              <w:top w:val="nil"/>
              <w:left w:val="nil"/>
              <w:bottom w:val="single" w:sz="4" w:space="0" w:color="auto"/>
              <w:right w:val="single" w:sz="4" w:space="0" w:color="auto"/>
            </w:tcBorders>
            <w:shd w:val="clear" w:color="auto" w:fill="auto"/>
            <w:noWrap/>
            <w:vAlign w:val="bottom"/>
            <w:hideMark/>
            <w:tcPrChange w:id="10239" w:author="InnoRules" w:date="2016-10-23T17:12:00Z">
              <w:tcPr>
                <w:tcW w:w="1047" w:type="dxa"/>
                <w:tcBorders>
                  <w:top w:val="nil"/>
                  <w:left w:val="nil"/>
                  <w:bottom w:val="single" w:sz="4" w:space="0" w:color="auto"/>
                  <w:right w:val="single" w:sz="4" w:space="0" w:color="auto"/>
                </w:tcBorders>
                <w:shd w:val="clear" w:color="auto" w:fill="auto"/>
                <w:noWrap/>
                <w:vAlign w:val="bottom"/>
                <w:hideMark/>
              </w:tcPr>
            </w:tcPrChange>
          </w:tcPr>
          <w:p w14:paraId="5F80F3B3" w14:textId="77777777" w:rsidR="0096549F" w:rsidRPr="00ED175E" w:rsidRDefault="0096549F">
            <w:pPr>
              <w:pStyle w:val="afb"/>
              <w:autoSpaceDE w:val="0"/>
              <w:autoSpaceDN w:val="0"/>
              <w:pPrChange w:id="10240" w:author="Seongeun Woo" w:date="2016-10-13T18:44:00Z">
                <w:pPr>
                  <w:pStyle w:val="afb"/>
                </w:pPr>
              </w:pPrChange>
            </w:pPr>
            <w:r w:rsidRPr="00ED175E">
              <w:t>99991231</w:t>
            </w:r>
          </w:p>
        </w:tc>
        <w:tc>
          <w:tcPr>
            <w:tcW w:w="960" w:type="dxa"/>
            <w:tcBorders>
              <w:top w:val="nil"/>
              <w:left w:val="nil"/>
              <w:bottom w:val="single" w:sz="4" w:space="0" w:color="auto"/>
              <w:right w:val="single" w:sz="4" w:space="0" w:color="auto"/>
            </w:tcBorders>
            <w:shd w:val="clear" w:color="auto" w:fill="auto"/>
            <w:noWrap/>
            <w:vAlign w:val="bottom"/>
            <w:hideMark/>
            <w:tcPrChange w:id="10241" w:author="InnoRules" w:date="2016-10-23T17:12:00Z">
              <w:tcPr>
                <w:tcW w:w="960" w:type="dxa"/>
                <w:tcBorders>
                  <w:top w:val="nil"/>
                  <w:left w:val="nil"/>
                  <w:bottom w:val="single" w:sz="4" w:space="0" w:color="auto"/>
                  <w:right w:val="single" w:sz="4" w:space="0" w:color="auto"/>
                </w:tcBorders>
                <w:shd w:val="clear" w:color="auto" w:fill="auto"/>
                <w:noWrap/>
                <w:vAlign w:val="bottom"/>
                <w:hideMark/>
              </w:tcPr>
            </w:tcPrChange>
          </w:tcPr>
          <w:p w14:paraId="71120B17" w14:textId="77777777" w:rsidR="0096549F" w:rsidRPr="00ED175E" w:rsidRDefault="0096549F">
            <w:pPr>
              <w:pStyle w:val="afb"/>
              <w:autoSpaceDE w:val="0"/>
              <w:autoSpaceDN w:val="0"/>
              <w:pPrChange w:id="10242" w:author="Seongeun Woo" w:date="2016-10-13T18:44:00Z">
                <w:pPr>
                  <w:pStyle w:val="afb"/>
                </w:pPr>
              </w:pPrChange>
            </w:pPr>
            <w:r w:rsidRPr="00ED175E">
              <w:t>58</w:t>
            </w:r>
          </w:p>
        </w:tc>
        <w:tc>
          <w:tcPr>
            <w:tcW w:w="990" w:type="dxa"/>
            <w:tcBorders>
              <w:top w:val="nil"/>
              <w:left w:val="nil"/>
              <w:bottom w:val="single" w:sz="4" w:space="0" w:color="auto"/>
              <w:right w:val="single" w:sz="4" w:space="0" w:color="auto"/>
            </w:tcBorders>
            <w:shd w:val="clear" w:color="auto" w:fill="auto"/>
            <w:noWrap/>
            <w:vAlign w:val="bottom"/>
            <w:hideMark/>
            <w:tcPrChange w:id="10243" w:author="InnoRules" w:date="2016-10-23T17:12:00Z">
              <w:tcPr>
                <w:tcW w:w="990" w:type="dxa"/>
                <w:tcBorders>
                  <w:top w:val="nil"/>
                  <w:left w:val="nil"/>
                  <w:bottom w:val="single" w:sz="4" w:space="0" w:color="auto"/>
                  <w:right w:val="single" w:sz="4" w:space="0" w:color="auto"/>
                </w:tcBorders>
                <w:shd w:val="clear" w:color="auto" w:fill="auto"/>
                <w:noWrap/>
                <w:vAlign w:val="bottom"/>
                <w:hideMark/>
              </w:tcPr>
            </w:tcPrChange>
          </w:tcPr>
          <w:p w14:paraId="5C40753A" w14:textId="77777777" w:rsidR="0096549F" w:rsidRPr="00ED175E" w:rsidRDefault="0096549F">
            <w:pPr>
              <w:pStyle w:val="afb"/>
              <w:autoSpaceDE w:val="0"/>
              <w:autoSpaceDN w:val="0"/>
              <w:pPrChange w:id="10244" w:author="Seongeun Woo" w:date="2016-10-13T18:44:00Z">
                <w:pPr>
                  <w:pStyle w:val="afb"/>
                </w:pPr>
              </w:pPrChange>
            </w:pPr>
            <w:r w:rsidRPr="00ED175E">
              <w:t>03</w:t>
            </w:r>
          </w:p>
        </w:tc>
        <w:tc>
          <w:tcPr>
            <w:tcW w:w="3647" w:type="dxa"/>
            <w:tcBorders>
              <w:top w:val="nil"/>
              <w:left w:val="nil"/>
              <w:bottom w:val="single" w:sz="4" w:space="0" w:color="auto"/>
              <w:right w:val="single" w:sz="4" w:space="0" w:color="auto"/>
            </w:tcBorders>
            <w:shd w:val="clear" w:color="auto" w:fill="auto"/>
            <w:noWrap/>
            <w:vAlign w:val="bottom"/>
            <w:hideMark/>
            <w:tcPrChange w:id="10245" w:author="InnoRules" w:date="2016-10-23T17:12:00Z">
              <w:tcPr>
                <w:tcW w:w="3647" w:type="dxa"/>
                <w:tcBorders>
                  <w:top w:val="nil"/>
                  <w:left w:val="nil"/>
                  <w:bottom w:val="single" w:sz="4" w:space="0" w:color="auto"/>
                  <w:right w:val="single" w:sz="4" w:space="0" w:color="auto"/>
                </w:tcBorders>
                <w:shd w:val="clear" w:color="auto" w:fill="auto"/>
                <w:noWrap/>
                <w:vAlign w:val="bottom"/>
                <w:hideMark/>
              </w:tcPr>
            </w:tcPrChange>
          </w:tcPr>
          <w:p w14:paraId="2FDE2649" w14:textId="0C8F34DC" w:rsidR="0096549F" w:rsidRPr="00ED175E" w:rsidRDefault="00D4228C">
            <w:pPr>
              <w:pStyle w:val="afb"/>
              <w:autoSpaceDE w:val="0"/>
              <w:autoSpaceDN w:val="0"/>
              <w:pPrChange w:id="10246" w:author="Seongeun Woo" w:date="2016-10-13T18:44:00Z">
                <w:pPr>
                  <w:pStyle w:val="afb"/>
                </w:pPr>
              </w:pPrChange>
            </w:pPr>
            <w:ins w:id="10247" w:author="哲均 宋" w:date="2019-08-18T11:42:00Z">
              <w:r w:rsidRPr="00D4228C">
                <w:t>Annual payment</w:t>
              </w:r>
            </w:ins>
            <w:del w:id="10248" w:author="哲均 宋" w:date="2019-08-18T11:42:00Z">
              <w:r w:rsidR="0096549F" w:rsidRPr="00ED175E" w:rsidDel="00D4228C">
                <w:rPr>
                  <w:rFonts w:hint="eastAsia"/>
                </w:rPr>
                <w:delText>自動振込み費用連続</w:delText>
              </w:r>
            </w:del>
            <w:ins w:id="10249" w:author="류종우" w:date="2016-08-10T13:20:00Z">
              <w:del w:id="10250" w:author="哲均 宋" w:date="2019-08-18T11:42:00Z">
                <w:r w:rsidR="00D000C3" w:rsidRPr="00ED175E" w:rsidDel="00D4228C">
                  <w:rPr>
                    <w:rFonts w:hint="eastAsia"/>
                  </w:rPr>
                  <w:delText>払い</w:delText>
                </w:r>
              </w:del>
            </w:ins>
            <w:del w:id="10251" w:author="류종우" w:date="2016-08-10T13:20:00Z">
              <w:r w:rsidR="0096549F" w:rsidRPr="00ED175E" w:rsidDel="00D000C3">
                <w:rPr>
                  <w:rFonts w:hint="eastAsia"/>
                </w:rPr>
                <w:delText>納付</w:delText>
              </w:r>
            </w:del>
          </w:p>
        </w:tc>
      </w:tr>
    </w:tbl>
    <w:p w14:paraId="6A9F8554" w14:textId="77777777" w:rsidR="0096549F" w:rsidRPr="00ED175E" w:rsidRDefault="0096549F">
      <w:pPr>
        <w:autoSpaceDE w:val="0"/>
        <w:autoSpaceDN w:val="0"/>
        <w:pPrChange w:id="10252" w:author="Seongeun Woo" w:date="2016-10-13T18:44:00Z">
          <w:pPr/>
        </w:pPrChange>
      </w:pPr>
    </w:p>
    <w:p w14:paraId="04CAC69B" w14:textId="5E11BD96" w:rsidR="0096549F" w:rsidRPr="00ED175E" w:rsidRDefault="0096549F">
      <w:pPr>
        <w:pStyle w:val="50"/>
        <w:wordWrap/>
        <w:ind w:left="601"/>
        <w:pPrChange w:id="10253" w:author="Seongeun Woo" w:date="2016-10-13T18:44:00Z">
          <w:pPr>
            <w:pStyle w:val="50"/>
            <w:ind w:left="601"/>
          </w:pPr>
        </w:pPrChange>
      </w:pPr>
      <w:del w:id="10254" w:author="哲均 宋" w:date="2019-08-16T15:10:00Z">
        <w:r w:rsidRPr="00ED175E" w:rsidDel="00BE59E9">
          <w:rPr>
            <w:rFonts w:hint="eastAsia"/>
          </w:rPr>
          <w:delText>条件節</w:delText>
        </w:r>
      </w:del>
      <w:ins w:id="10255" w:author="哲均 宋" w:date="2019-08-16T15:34:00Z">
        <w:r w:rsidR="00FF1293">
          <w:rPr>
            <w:rFonts w:hint="eastAsia"/>
          </w:rPr>
          <w:t>WHERE CLAUSE</w:t>
        </w:r>
      </w:ins>
    </w:p>
    <w:p w14:paraId="7231C8AD" w14:textId="77777777" w:rsidR="0096549F" w:rsidRPr="00ED175E" w:rsidRDefault="0096549F">
      <w:pPr>
        <w:pStyle w:val="a0"/>
        <w:wordWrap/>
        <w:ind w:left="717"/>
        <w:jc w:val="left"/>
        <w:pPrChange w:id="10256" w:author="Seongeun Woo" w:date="2016-10-13T18:44:00Z">
          <w:pPr>
            <w:pStyle w:val="a0"/>
            <w:ind w:left="717"/>
          </w:pPr>
        </w:pPrChange>
      </w:pPr>
      <w:r w:rsidRPr="00ED175E">
        <w:t>REL.MULTIID = INC.MULTIID</w:t>
      </w:r>
    </w:p>
    <w:p w14:paraId="7AEC80AB" w14:textId="267D1E11" w:rsidR="0096549F" w:rsidRPr="00ED175E" w:rsidRDefault="0096549F">
      <w:pPr>
        <w:pStyle w:val="a0"/>
        <w:numPr>
          <w:ilvl w:val="0"/>
          <w:numId w:val="0"/>
        </w:numPr>
        <w:wordWrap/>
        <w:ind w:left="714"/>
        <w:jc w:val="left"/>
        <w:pPrChange w:id="10257" w:author="Seongeun Woo" w:date="2016-10-13T18:44:00Z">
          <w:pPr>
            <w:pStyle w:val="a0"/>
            <w:numPr>
              <w:numId w:val="0"/>
            </w:numPr>
            <w:ind w:leftChars="0" w:left="812" w:firstLine="0"/>
          </w:pPr>
        </w:pPrChange>
      </w:pPr>
      <w:del w:id="10258" w:author="哲均 宋" w:date="2019-08-18T11:44:00Z">
        <w:r w:rsidRPr="00ED175E" w:rsidDel="00D4228C">
          <w:delText>OBJ_REL</w:delText>
        </w:r>
      </w:del>
      <w:ins w:id="10259" w:author="Seongeun Woo" w:date="2016-07-07T17:50:00Z">
        <w:del w:id="10260" w:author="哲均 宋" w:date="2019-08-18T11:44:00Z">
          <w:r w:rsidR="0092750B" w:rsidRPr="00ED175E" w:rsidDel="00D4228C">
            <w:rPr>
              <w:rFonts w:hint="eastAsia"/>
            </w:rPr>
            <w:delText>テーブルは</w:delText>
          </w:r>
        </w:del>
      </w:ins>
      <w:del w:id="10261" w:author="哲均 宋" w:date="2019-08-18T11:44:00Z">
        <w:r w:rsidRPr="00ED175E" w:rsidDel="00D4228C">
          <w:rPr>
            <w:rFonts w:hint="eastAsia"/>
          </w:rPr>
          <w:delText>は多重項目の値の</w:delText>
        </w:r>
        <w:r w:rsidRPr="00ED175E" w:rsidDel="00D4228C">
          <w:delText>ID</w:delText>
        </w:r>
        <w:r w:rsidRPr="00ED175E" w:rsidDel="00D4228C">
          <w:rPr>
            <w:rFonts w:hint="eastAsia"/>
          </w:rPr>
          <w:delText>である</w:delText>
        </w:r>
        <w:r w:rsidRPr="00ED175E" w:rsidDel="00D4228C">
          <w:delText>MULTIID</w:delText>
        </w:r>
      </w:del>
      <w:ins w:id="10262" w:author="Seongeun Woo" w:date="2016-07-07T17:50:00Z">
        <w:del w:id="10263" w:author="哲均 宋" w:date="2019-08-18T11:44:00Z">
          <w:r w:rsidR="00FA0BC9" w:rsidRPr="00ED175E" w:rsidDel="00D4228C">
            <w:rPr>
              <w:rFonts w:hint="eastAsia"/>
            </w:rPr>
            <w:delText>を保存する。</w:delText>
          </w:r>
        </w:del>
      </w:ins>
      <w:ins w:id="10264" w:author="哲均 宋" w:date="2019-08-18T11:44:00Z">
        <w:r w:rsidR="00D4228C" w:rsidRPr="00D4228C">
          <w:t xml:space="preserve">The OBJ_REL table stores MULTIID, which is the ID of the value of multiple </w:t>
        </w:r>
        <w:r w:rsidR="00D4228C">
          <w:t>value attribute</w:t>
        </w:r>
        <w:r w:rsidR="00D4228C" w:rsidRPr="00D4228C">
          <w:t>.</w:t>
        </w:r>
      </w:ins>
      <w:del w:id="10265" w:author="Seongeun Woo" w:date="2016-07-07T17:50:00Z">
        <w:r w:rsidRPr="00ED175E" w:rsidDel="00FA0BC9">
          <w:rPr>
            <w:rFonts w:hint="eastAsia"/>
          </w:rPr>
          <w:delText>が生成されるテーブルである。</w:delText>
        </w:r>
      </w:del>
      <w:del w:id="10266" w:author="哲均 宋" w:date="2019-08-18T11:46:00Z">
        <w:r w:rsidRPr="00ED175E" w:rsidDel="00D4228C">
          <w:rPr>
            <w:rFonts w:hint="eastAsia"/>
          </w:rPr>
          <w:delText>多重項目の値</w:delText>
        </w:r>
      </w:del>
      <w:ins w:id="10267" w:author="Seongeun Woo" w:date="2016-07-07T17:50:00Z">
        <w:del w:id="10268" w:author="哲均 宋" w:date="2019-08-18T11:46:00Z">
          <w:r w:rsidR="00FA0BC9" w:rsidRPr="00ED175E" w:rsidDel="00D4228C">
            <w:rPr>
              <w:rFonts w:hint="eastAsia"/>
            </w:rPr>
            <w:delText>が</w:delText>
          </w:r>
        </w:del>
      </w:ins>
      <w:del w:id="10269" w:author="哲均 宋" w:date="2019-08-18T11:46:00Z">
        <w:r w:rsidRPr="00ED175E" w:rsidDel="00D4228C">
          <w:rPr>
            <w:rFonts w:hint="eastAsia"/>
          </w:rPr>
          <w:delText>は、</w:delText>
        </w:r>
        <w:r w:rsidRPr="00ED175E" w:rsidDel="00D4228C">
          <w:delText>OBJREL_INC</w:delText>
        </w:r>
        <w:r w:rsidRPr="00ED175E" w:rsidDel="00D4228C">
          <w:rPr>
            <w:rFonts w:hint="eastAsia"/>
          </w:rPr>
          <w:delText>テーブルに保存される。</w:delText>
        </w:r>
        <w:r w:rsidRPr="00ED175E" w:rsidDel="00D4228C">
          <w:delText>OBJ_REL</w:delText>
        </w:r>
        <w:r w:rsidRPr="00ED175E" w:rsidDel="00D4228C">
          <w:rPr>
            <w:rFonts w:hint="eastAsia"/>
          </w:rPr>
          <w:delText>テーブルを同時に照会する意味は、標準項目値でのルール</w:delText>
        </w:r>
      </w:del>
      <w:ins w:id="10270" w:author="Seongeun Woo" w:date="2016-07-07T17:51:00Z">
        <w:del w:id="10271" w:author="哲均 宋" w:date="2019-08-18T11:46:00Z">
          <w:r w:rsidR="00FA0BC9" w:rsidRPr="00ED175E" w:rsidDel="00D4228C">
            <w:rPr>
              <w:rFonts w:hint="eastAsia"/>
            </w:rPr>
            <w:delText>で</w:delText>
          </w:r>
        </w:del>
      </w:ins>
      <w:del w:id="10272" w:author="哲均 宋" w:date="2019-08-18T11:46:00Z">
        <w:r w:rsidRPr="00ED175E" w:rsidDel="00D4228C">
          <w:rPr>
            <w:rFonts w:hint="eastAsia"/>
          </w:rPr>
          <w:delText>保存</w:delText>
        </w:r>
      </w:del>
      <w:ins w:id="10273" w:author="Seongeun Woo" w:date="2016-07-07T17:51:00Z">
        <w:del w:id="10274" w:author="哲均 宋" w:date="2019-08-18T11:46:00Z">
          <w:r w:rsidR="00FA0BC9" w:rsidRPr="00ED175E" w:rsidDel="00D4228C">
            <w:rPr>
              <w:rFonts w:hint="eastAsia"/>
            </w:rPr>
            <w:delText>される</w:delText>
          </w:r>
        </w:del>
      </w:ins>
      <w:del w:id="10275" w:author="哲均 宋" w:date="2019-08-18T11:46:00Z">
        <w:r w:rsidRPr="00ED175E" w:rsidDel="00D4228C">
          <w:rPr>
            <w:rFonts w:hint="eastAsia"/>
          </w:rPr>
          <w:delText>を可能にするためである。単一項目と多重項目すべての</w:delText>
        </w:r>
        <w:r w:rsidRPr="00ED175E" w:rsidDel="00D4228C">
          <w:delText>RuleBuilder</w:delText>
        </w:r>
        <w:r w:rsidRPr="00ED175E" w:rsidDel="00D4228C">
          <w:rPr>
            <w:rFonts w:hint="eastAsia"/>
          </w:rPr>
          <w:delText>で作成されたルールが標準項目値として保存可能である。多重項目の場合、値がルールとして保存された場合、</w:delText>
        </w:r>
        <w:r w:rsidRPr="00ED175E" w:rsidDel="00D4228C">
          <w:delText>OBJ_REL</w:delText>
        </w:r>
        <w:r w:rsidRPr="00ED175E" w:rsidDel="00D4228C">
          <w:rPr>
            <w:rFonts w:hint="eastAsia"/>
          </w:rPr>
          <w:delText>テーブルの</w:delText>
        </w:r>
        <w:r w:rsidRPr="00ED175E" w:rsidDel="00D4228C">
          <w:delText>RULE_ID</w:delText>
        </w:r>
        <w:r w:rsidRPr="00ED175E" w:rsidDel="00D4228C">
          <w:rPr>
            <w:rFonts w:hint="eastAsia"/>
          </w:rPr>
          <w:delText>カラムに実際のルール</w:delText>
        </w:r>
        <w:r w:rsidRPr="00ED175E" w:rsidDel="00D4228C">
          <w:delText>ID</w:delText>
        </w:r>
        <w:r w:rsidRPr="00ED175E" w:rsidDel="00D4228C">
          <w:rPr>
            <w:rFonts w:hint="eastAsia"/>
          </w:rPr>
          <w:delText>が</w:delText>
        </w:r>
      </w:del>
      <w:ins w:id="10276" w:author="Seongeun Woo" w:date="2016-07-07T17:52:00Z">
        <w:del w:id="10277" w:author="哲均 宋" w:date="2019-08-18T11:46:00Z">
          <w:r w:rsidR="00FA0BC9" w:rsidRPr="00ED175E" w:rsidDel="00D4228C">
            <w:rPr>
              <w:rFonts w:hint="eastAsia"/>
            </w:rPr>
            <w:delText>を</w:delText>
          </w:r>
        </w:del>
      </w:ins>
      <w:del w:id="10278" w:author="哲均 宋" w:date="2019-08-18T11:46:00Z">
        <w:r w:rsidRPr="00ED175E" w:rsidDel="00D4228C">
          <w:rPr>
            <w:rFonts w:hint="eastAsia"/>
          </w:rPr>
          <w:delText>保存され</w:delText>
        </w:r>
      </w:del>
      <w:ins w:id="10279" w:author="Seongeun Woo" w:date="2016-07-07T17:52:00Z">
        <w:del w:id="10280" w:author="哲均 宋" w:date="2019-08-18T11:46:00Z">
          <w:r w:rsidR="00FA0BC9" w:rsidRPr="00ED175E" w:rsidDel="00D4228C">
            <w:rPr>
              <w:rFonts w:hint="eastAsia"/>
            </w:rPr>
            <w:delText>す</w:delText>
          </w:r>
        </w:del>
      </w:ins>
      <w:del w:id="10281" w:author="哲均 宋" w:date="2019-08-18T11:46:00Z">
        <w:r w:rsidRPr="00ED175E" w:rsidDel="00D4228C">
          <w:rPr>
            <w:rFonts w:hint="eastAsia"/>
          </w:rPr>
          <w:delText>る。</w:delText>
        </w:r>
      </w:del>
      <w:ins w:id="10282" w:author="哲均 宋" w:date="2019-08-18T11:46:00Z">
        <w:r w:rsidR="00D4228C">
          <w:rPr>
            <w:rFonts w:hint="eastAsia"/>
          </w:rPr>
          <w:t xml:space="preserve"> </w:t>
        </w:r>
      </w:ins>
      <w:ins w:id="10283" w:author="哲均 宋" w:date="2019-08-18T11:45:00Z">
        <w:r w:rsidR="00D4228C" w:rsidRPr="00D4228C">
          <w:t>When the value of multiple</w:t>
        </w:r>
        <w:r w:rsidR="00D4228C">
          <w:t xml:space="preserve"> value attribute</w:t>
        </w:r>
        <w:r w:rsidR="00D4228C" w:rsidRPr="00D4228C">
          <w:t xml:space="preserve"> is a rule, the rule ID is stored in the RULE_ID column of the OBJ_REL table.</w:t>
        </w:r>
      </w:ins>
      <w:ins w:id="10284" w:author="Seongeun Woo" w:date="2016-07-07T17:52:00Z">
        <w:del w:id="10285" w:author="user" w:date="2016-10-14T13:49:00Z">
          <w:r w:rsidR="00FA0BC9" w:rsidRPr="00ED175E" w:rsidDel="0042089F">
            <w:delText xml:space="preserve"> </w:delText>
          </w:r>
        </w:del>
      </w:ins>
      <w:del w:id="10286" w:author="Seongeun Woo" w:date="2016-07-07T17:52:00Z">
        <w:r w:rsidRPr="00ED175E" w:rsidDel="00FA0BC9">
          <w:rPr>
            <w:rFonts w:hint="eastAsia"/>
          </w:rPr>
          <w:delText>値がルールであるかを確認するために、</w:delText>
        </w:r>
        <w:r w:rsidRPr="00ED175E" w:rsidDel="00FA0BC9">
          <w:delText>OBJ_REL</w:delText>
        </w:r>
        <w:r w:rsidRPr="00ED175E" w:rsidDel="00FA0BC9">
          <w:rPr>
            <w:rFonts w:hint="eastAsia"/>
          </w:rPr>
          <w:delText>の情報を同時に照会する。値がルールの場合のサービスは、以下に別途説明される。</w:delText>
        </w:r>
      </w:del>
    </w:p>
    <w:p w14:paraId="5E1108A5" w14:textId="2D4DA0F5" w:rsidR="0096549F" w:rsidRPr="00ED175E" w:rsidDel="00CB3CB3" w:rsidRDefault="0096549F">
      <w:pPr>
        <w:pStyle w:val="a0"/>
        <w:numPr>
          <w:ilvl w:val="0"/>
          <w:numId w:val="0"/>
        </w:numPr>
        <w:wordWrap/>
        <w:ind w:left="714"/>
        <w:jc w:val="left"/>
        <w:rPr>
          <w:del w:id="10287" w:author="InnoRules" w:date="2016-10-11T09:53:00Z"/>
        </w:rPr>
        <w:pPrChange w:id="10288" w:author="Seongeun Woo" w:date="2016-10-13T18:44:00Z">
          <w:pPr>
            <w:pStyle w:val="a0"/>
            <w:numPr>
              <w:numId w:val="0"/>
            </w:numPr>
            <w:ind w:leftChars="0" w:left="812" w:firstLine="0"/>
          </w:pPr>
        </w:pPrChange>
      </w:pPr>
    </w:p>
    <w:p w14:paraId="4E858AC4" w14:textId="77777777" w:rsidR="0096549F" w:rsidRPr="00ED175E" w:rsidRDefault="0096549F">
      <w:pPr>
        <w:pStyle w:val="a0"/>
        <w:wordWrap/>
        <w:ind w:left="717"/>
        <w:jc w:val="left"/>
        <w:pPrChange w:id="10289" w:author="Seongeun Woo" w:date="2016-10-13T18:44:00Z">
          <w:pPr>
            <w:pStyle w:val="a0"/>
            <w:ind w:left="717"/>
          </w:pPr>
        </w:pPrChange>
      </w:pPr>
      <w:r w:rsidRPr="00ED175E">
        <w:t>REL.MULTIID = 1</w:t>
      </w:r>
    </w:p>
    <w:p w14:paraId="74295F76" w14:textId="172C4012" w:rsidR="0096549F" w:rsidRPr="00ED175E" w:rsidRDefault="0096549F">
      <w:pPr>
        <w:pStyle w:val="a0"/>
        <w:numPr>
          <w:ilvl w:val="0"/>
          <w:numId w:val="0"/>
        </w:numPr>
        <w:wordWrap/>
        <w:ind w:left="714"/>
        <w:jc w:val="left"/>
        <w:pPrChange w:id="10290" w:author="Seongeun Woo" w:date="2016-10-13T18:44:00Z">
          <w:pPr>
            <w:pStyle w:val="a0"/>
            <w:numPr>
              <w:numId w:val="0"/>
            </w:numPr>
            <w:ind w:leftChars="0" w:left="812" w:firstLine="0"/>
          </w:pPr>
        </w:pPrChange>
      </w:pPr>
      <w:del w:id="10291" w:author="哲均 宋" w:date="2019-08-18T11:48:00Z">
        <w:r w:rsidRPr="00ED175E" w:rsidDel="00D4228C">
          <w:delText>P2001</w:delText>
        </w:r>
        <w:r w:rsidRPr="00ED175E" w:rsidDel="00D4228C">
          <w:rPr>
            <w:rFonts w:hint="eastAsia"/>
          </w:rPr>
          <w:delText>商品の分割払い方法カラムで確認した</w:delText>
        </w:r>
        <w:r w:rsidRPr="00ED175E" w:rsidDel="00D4228C">
          <w:delText>MULTIID</w:delText>
        </w:r>
        <w:r w:rsidRPr="00ED175E" w:rsidDel="00D4228C">
          <w:rPr>
            <w:rFonts w:hint="eastAsia"/>
          </w:rPr>
          <w:delText>の値である。</w:delText>
        </w:r>
      </w:del>
      <w:ins w:id="10292" w:author="哲均 宋" w:date="2019-08-18T11:47:00Z">
        <w:r w:rsidR="00D4228C" w:rsidRPr="00D4228C">
          <w:t>MULTIID of the "Payment Method" attribute for P2001 products</w:t>
        </w:r>
      </w:ins>
    </w:p>
    <w:p w14:paraId="72401F09" w14:textId="16249F9D" w:rsidR="0096549F" w:rsidRPr="00ED175E" w:rsidDel="00CB3CB3" w:rsidRDefault="0096549F">
      <w:pPr>
        <w:pStyle w:val="a0"/>
        <w:numPr>
          <w:ilvl w:val="0"/>
          <w:numId w:val="0"/>
        </w:numPr>
        <w:wordWrap/>
        <w:ind w:left="714"/>
        <w:jc w:val="left"/>
        <w:rPr>
          <w:del w:id="10293" w:author="InnoRules" w:date="2016-10-11T09:53:00Z"/>
        </w:rPr>
        <w:pPrChange w:id="10294" w:author="Seongeun Woo" w:date="2016-10-13T18:44:00Z">
          <w:pPr>
            <w:pStyle w:val="a0"/>
            <w:numPr>
              <w:numId w:val="0"/>
            </w:numPr>
            <w:ind w:leftChars="0" w:left="812" w:firstLine="0"/>
          </w:pPr>
        </w:pPrChange>
      </w:pPr>
    </w:p>
    <w:p w14:paraId="20F38F23" w14:textId="77777777" w:rsidR="0096549F" w:rsidRPr="00ED175E" w:rsidRDefault="0096549F">
      <w:pPr>
        <w:pStyle w:val="a0"/>
        <w:wordWrap/>
        <w:ind w:left="717"/>
        <w:jc w:val="left"/>
        <w:pPrChange w:id="10295" w:author="Seongeun Woo" w:date="2016-10-13T18:44:00Z">
          <w:pPr>
            <w:pStyle w:val="a0"/>
            <w:ind w:left="717"/>
          </w:pPr>
        </w:pPrChange>
      </w:pPr>
      <w:r w:rsidRPr="00ED175E">
        <w:t>INC.SID = OM.SID</w:t>
      </w:r>
    </w:p>
    <w:p w14:paraId="3AC6F6B9" w14:textId="789AD693" w:rsidR="0096549F" w:rsidRPr="00ED175E" w:rsidRDefault="0096549F">
      <w:pPr>
        <w:pStyle w:val="a0"/>
        <w:numPr>
          <w:ilvl w:val="0"/>
          <w:numId w:val="0"/>
        </w:numPr>
        <w:wordWrap/>
        <w:ind w:left="714"/>
        <w:jc w:val="left"/>
        <w:pPrChange w:id="10296" w:author="Seongeun Woo" w:date="2016-10-13T18:44:00Z">
          <w:pPr>
            <w:pStyle w:val="a0"/>
            <w:ind w:left="717"/>
          </w:pPr>
        </w:pPrChange>
      </w:pPr>
      <w:del w:id="10297" w:author="哲均 宋" w:date="2019-08-18T11:50:00Z">
        <w:r w:rsidRPr="00ED175E" w:rsidDel="00B4408B">
          <w:delText>OBJREL_INC</w:delText>
        </w:r>
        <w:r w:rsidRPr="00ED175E" w:rsidDel="00B4408B">
          <w:rPr>
            <w:rFonts w:hint="eastAsia"/>
          </w:rPr>
          <w:delText>テーブルには保存された標準項目の許可</w:delText>
        </w:r>
      </w:del>
      <w:ins w:id="10298" w:author="user" w:date="2016-10-14T14:31:00Z">
        <w:del w:id="10299" w:author="哲均 宋" w:date="2019-08-18T11:50:00Z">
          <w:r w:rsidR="00F4025C" w:rsidDel="00B4408B">
            <w:rPr>
              <w:rFonts w:hint="eastAsia"/>
            </w:rPr>
            <w:delText>許容</w:delText>
          </w:r>
        </w:del>
      </w:ins>
      <w:del w:id="10300" w:author="哲均 宋" w:date="2019-08-18T11:50:00Z">
        <w:r w:rsidRPr="00ED175E" w:rsidDel="00B4408B">
          <w:rPr>
            <w:rFonts w:hint="eastAsia"/>
          </w:rPr>
          <w:delText>値に対する</w:delText>
        </w:r>
      </w:del>
      <w:ins w:id="10301" w:author="Seongeun Woo" w:date="2016-07-07T17:54:00Z">
        <w:del w:id="10302" w:author="哲均 宋" w:date="2019-08-18T11:50:00Z">
          <w:r w:rsidR="00FA0BC9" w:rsidRPr="00ED175E" w:rsidDel="00B4408B">
            <w:rPr>
              <w:rFonts w:hint="eastAsia"/>
            </w:rPr>
            <w:delText>の</w:delText>
          </w:r>
        </w:del>
      </w:ins>
      <w:del w:id="10303" w:author="哲均 宋" w:date="2019-08-18T11:50:00Z">
        <w:r w:rsidRPr="00ED175E" w:rsidDel="00B4408B">
          <w:delText>SID</w:delText>
        </w:r>
      </w:del>
      <w:ins w:id="10304" w:author="Seongeun Woo" w:date="2016-07-07T17:54:00Z">
        <w:del w:id="10305" w:author="哲均 宋" w:date="2019-08-18T11:50:00Z">
          <w:r w:rsidR="00FA0BC9" w:rsidRPr="00ED175E" w:rsidDel="00B4408B">
            <w:rPr>
              <w:rFonts w:hint="eastAsia"/>
            </w:rPr>
            <w:delText>を</w:delText>
          </w:r>
        </w:del>
      </w:ins>
      <w:del w:id="10306" w:author="哲均 宋" w:date="2019-08-18T11:50:00Z">
        <w:r w:rsidRPr="00ED175E" w:rsidDel="00B4408B">
          <w:rPr>
            <w:rFonts w:hint="eastAsia"/>
          </w:rPr>
          <w:delText>が保存</w:delText>
        </w:r>
      </w:del>
      <w:ins w:id="10307" w:author="Seongeun Woo" w:date="2016-07-07T17:54:00Z">
        <w:del w:id="10308" w:author="哲均 宋" w:date="2019-08-18T11:50:00Z">
          <w:r w:rsidR="00FA0BC9" w:rsidRPr="00ED175E" w:rsidDel="00B4408B">
            <w:rPr>
              <w:rFonts w:hint="eastAsia"/>
            </w:rPr>
            <w:delText>して、</w:delText>
          </w:r>
        </w:del>
      </w:ins>
      <w:del w:id="10309" w:author="哲均 宋" w:date="2019-08-18T11:50:00Z">
        <w:r w:rsidRPr="00ED175E" w:rsidDel="00B4408B">
          <w:rPr>
            <w:rFonts w:hint="eastAsia"/>
          </w:rPr>
          <w:delText>される。従って、保存された許可値の</w:delText>
        </w:r>
      </w:del>
      <w:ins w:id="10310" w:author="Seongeun Woo" w:date="2016-07-07T17:54:00Z">
        <w:del w:id="10311" w:author="哲均 宋" w:date="2019-08-18T11:50:00Z">
          <w:r w:rsidR="00FA0BC9" w:rsidRPr="00ED175E" w:rsidDel="00B4408B">
            <w:rPr>
              <w:rFonts w:hint="eastAsia"/>
            </w:rPr>
            <w:delText>該当</w:delText>
          </w:r>
        </w:del>
      </w:ins>
      <w:del w:id="10312" w:author="哲均 宋" w:date="2019-08-18T11:50:00Z">
        <w:r w:rsidRPr="00ED175E" w:rsidDel="00B4408B">
          <w:rPr>
            <w:rFonts w:hint="eastAsia"/>
          </w:rPr>
          <w:delText>コードと名称の確認のために、許可値が保存される</w:delText>
        </w:r>
        <w:r w:rsidRPr="00ED175E" w:rsidDel="00B4408B">
          <w:delText>OBJ_MAIN</w:delText>
        </w:r>
        <w:r w:rsidRPr="00ED175E" w:rsidDel="00B4408B">
          <w:rPr>
            <w:rFonts w:hint="eastAsia"/>
          </w:rPr>
          <w:delText>テーブルと</w:delText>
        </w:r>
      </w:del>
      <w:ins w:id="10313" w:author="Seongeun Woo" w:date="2016-07-07T17:55:00Z">
        <w:del w:id="10314" w:author="哲均 宋" w:date="2019-08-18T11:50:00Z">
          <w:r w:rsidR="00FA0BC9" w:rsidRPr="00ED175E" w:rsidDel="00B4408B">
            <w:rPr>
              <w:rFonts w:hint="eastAsia"/>
            </w:rPr>
            <w:delText>連結</w:delText>
          </w:r>
        </w:del>
      </w:ins>
      <w:del w:id="10315" w:author="哲均 宋" w:date="2019-08-18T11:50:00Z">
        <w:r w:rsidRPr="00ED175E" w:rsidDel="00B4408B">
          <w:rPr>
            <w:rFonts w:hint="eastAsia"/>
          </w:rPr>
          <w:delText>結合する。</w:delText>
        </w:r>
      </w:del>
      <w:ins w:id="10316" w:author="哲均 宋" w:date="2019-08-18T11:50:00Z">
        <w:r w:rsidR="00D4228C" w:rsidRPr="00D4228C">
          <w:t>In the OBJREL_INC table, the SID of the allow</w:t>
        </w:r>
        <w:r w:rsidR="00D4228C">
          <w:t>ed</w:t>
        </w:r>
        <w:r w:rsidR="00D4228C" w:rsidRPr="00D4228C">
          <w:t xml:space="preserve"> value of the </w:t>
        </w:r>
        <w:r w:rsidR="00D4228C">
          <w:t>attribute</w:t>
        </w:r>
        <w:r w:rsidR="00D4228C" w:rsidRPr="00D4228C">
          <w:t xml:space="preserve"> is stored. To </w:t>
        </w:r>
        <w:r w:rsidR="00D4228C">
          <w:t>query</w:t>
        </w:r>
        <w:r w:rsidR="00D4228C" w:rsidRPr="00D4228C">
          <w:t xml:space="preserve"> the code and name, JOIN with the OBJ_MAIN table.</w:t>
        </w:r>
      </w:ins>
    </w:p>
    <w:p w14:paraId="7DF3FC35" w14:textId="77777777" w:rsidR="0096549F" w:rsidRPr="00ED175E" w:rsidRDefault="0096549F">
      <w:pPr>
        <w:pStyle w:val="-00"/>
        <w:wordWrap/>
        <w:rPr>
          <w:lang w:eastAsia="ja-JP"/>
        </w:rPr>
        <w:pPrChange w:id="10317" w:author="Seongeun Woo" w:date="2016-10-13T18:44:00Z">
          <w:pPr>
            <w:pStyle w:val="-00"/>
          </w:pPr>
        </w:pPrChange>
      </w:pPr>
    </w:p>
    <w:p w14:paraId="141F77C4" w14:textId="77777777" w:rsidR="0096549F" w:rsidRPr="00ED175E" w:rsidRDefault="0096549F">
      <w:pPr>
        <w:widowControl/>
        <w:autoSpaceDE w:val="0"/>
        <w:autoSpaceDN w:val="0"/>
        <w:jc w:val="left"/>
        <w:sectPr w:rsidR="0096549F" w:rsidRPr="00ED175E" w:rsidSect="0019306E">
          <w:pgSz w:w="11906" w:h="16838" w:code="9"/>
          <w:pgMar w:top="1418" w:right="1134" w:bottom="1418" w:left="1247" w:header="567" w:footer="567" w:gutter="0"/>
          <w:cols w:space="425"/>
          <w:docGrid w:type="lines" w:linePitch="360"/>
        </w:sectPr>
        <w:pPrChange w:id="10318" w:author="Seongeun Woo" w:date="2016-10-13T18:44:00Z">
          <w:pPr>
            <w:widowControl/>
            <w:jc w:val="left"/>
          </w:pPr>
        </w:pPrChange>
      </w:pPr>
      <w:r w:rsidRPr="00ED175E">
        <w:br w:type="page"/>
      </w:r>
    </w:p>
    <w:p w14:paraId="16424D15" w14:textId="4929AA6C" w:rsidR="0096549F" w:rsidRPr="00ED175E" w:rsidRDefault="00E90B92" w:rsidP="008009F4">
      <w:pPr>
        <w:pStyle w:val="st1"/>
        <w:pPrChange w:id="10319" w:author="哲均 宋" w:date="2019-08-15T14:21:00Z">
          <w:pPr>
            <w:pStyle w:val="st1"/>
            <w:tabs>
              <w:tab w:val="left" w:pos="993"/>
            </w:tabs>
          </w:pPr>
        </w:pPrChange>
      </w:pPr>
      <w:bookmarkStart w:id="10320" w:name="_Toc414631980"/>
      <w:bookmarkStart w:id="10321" w:name="_Toc434858381"/>
      <w:bookmarkStart w:id="10322" w:name="_Toc445716768"/>
      <w:bookmarkStart w:id="10323" w:name="_Toc17112137"/>
      <w:ins w:id="10324" w:author="哲均 宋" w:date="2019-08-19T10:08:00Z">
        <w:r>
          <w:rPr>
            <w:rFonts w:hint="eastAsia"/>
          </w:rPr>
          <w:t>T</w:t>
        </w:r>
        <w:r>
          <w:t>able Property</w:t>
        </w:r>
      </w:ins>
      <w:bookmarkEnd w:id="10323"/>
      <w:del w:id="10325" w:author="哲均 宋" w:date="2019-08-19T10:08:00Z">
        <w:r w:rsidR="0096549F" w:rsidRPr="00ED175E" w:rsidDel="00E90B92">
          <w:rPr>
            <w:rFonts w:hint="eastAsia"/>
          </w:rPr>
          <w:delText>パターン</w:delText>
        </w:r>
      </w:del>
      <w:ins w:id="10326" w:author="shira" w:date="2017-12-21T16:27:00Z">
        <w:del w:id="10327" w:author="哲均 宋" w:date="2019-08-19T10:08:00Z">
          <w:r w:rsidR="00116A9A" w:rsidDel="00E90B92">
            <w:rPr>
              <w:rFonts w:hint="eastAsia"/>
            </w:rPr>
            <w:delText>表属性</w:delText>
          </w:r>
        </w:del>
      </w:ins>
      <w:del w:id="10328" w:author="哲均 宋" w:date="2019-08-19T10:08:00Z">
        <w:r w:rsidR="0096549F" w:rsidRPr="00ED175E" w:rsidDel="00E90B92">
          <w:rPr>
            <w:rFonts w:hint="eastAsia"/>
          </w:rPr>
          <w:delText>情報の照会</w:delText>
        </w:r>
      </w:del>
      <w:bookmarkEnd w:id="10320"/>
      <w:bookmarkEnd w:id="10321"/>
      <w:bookmarkEnd w:id="10322"/>
    </w:p>
    <w:p w14:paraId="0893DEEC" w14:textId="59B94E88" w:rsidR="0096549F" w:rsidRPr="00ED175E" w:rsidRDefault="0096549F">
      <w:pPr>
        <w:autoSpaceDE w:val="0"/>
        <w:autoSpaceDN w:val="0"/>
        <w:jc w:val="left"/>
        <w:pPrChange w:id="10329" w:author="Seongeun Woo" w:date="2016-10-13T18:44:00Z">
          <w:pPr/>
        </w:pPrChange>
      </w:pPr>
      <w:del w:id="10330" w:author="哲均 宋" w:date="2019-08-19T10:09:00Z">
        <w:r w:rsidRPr="00ED175E" w:rsidDel="00E90B92">
          <w:rPr>
            <w:rFonts w:hint="eastAsia"/>
          </w:rPr>
          <w:delText>特定のエンティティ</w:delText>
        </w:r>
      </w:del>
      <w:ins w:id="10331" w:author="Seongeun Woo" w:date="2016-07-06T11:18:00Z">
        <w:del w:id="10332" w:author="哲均 宋" w:date="2019-08-19T10:09:00Z">
          <w:r w:rsidR="00036622" w:rsidRPr="00ED175E" w:rsidDel="00E90B92">
            <w:rPr>
              <w:rFonts w:hint="eastAsia"/>
            </w:rPr>
            <w:delText>オブジェクト</w:delText>
          </w:r>
        </w:del>
      </w:ins>
      <w:del w:id="10333" w:author="哲均 宋" w:date="2019-08-19T10:09:00Z">
        <w:r w:rsidRPr="00ED175E" w:rsidDel="00E90B92">
          <w:rPr>
            <w:rFonts w:hint="eastAsia"/>
          </w:rPr>
          <w:delText>のパターン</w:delText>
        </w:r>
      </w:del>
      <w:ins w:id="10334" w:author="shira" w:date="2017-12-21T16:27:00Z">
        <w:del w:id="10335" w:author="哲均 宋" w:date="2019-08-19T10:09:00Z">
          <w:r w:rsidR="00116A9A" w:rsidDel="00E90B92">
            <w:rPr>
              <w:rFonts w:hint="eastAsia"/>
            </w:rPr>
            <w:delText>表属性</w:delText>
          </w:r>
        </w:del>
      </w:ins>
      <w:del w:id="10336" w:author="哲均 宋" w:date="2019-08-19T10:09:00Z">
        <w:r w:rsidRPr="00ED175E" w:rsidDel="00E90B92">
          <w:rPr>
            <w:rFonts w:hint="eastAsia"/>
          </w:rPr>
          <w:delText>の値を照会する方法である。</w:delText>
        </w:r>
      </w:del>
      <w:ins w:id="10337" w:author="哲均 宋" w:date="2019-08-19T10:08:00Z">
        <w:r w:rsidR="00E90B92" w:rsidRPr="00E90B92">
          <w:t xml:space="preserve">Query the value of a table </w:t>
        </w:r>
      </w:ins>
      <w:ins w:id="10338" w:author="哲均 宋" w:date="2019-08-19T10:09:00Z">
        <w:r w:rsidR="00E90B92">
          <w:t>property</w:t>
        </w:r>
      </w:ins>
      <w:ins w:id="10339" w:author="哲均 宋" w:date="2019-08-19T10:08:00Z">
        <w:r w:rsidR="00E90B92" w:rsidRPr="00E90B92">
          <w:t xml:space="preserve"> for a specific object</w:t>
        </w:r>
      </w:ins>
    </w:p>
    <w:p w14:paraId="2BDBB15E" w14:textId="77777777" w:rsidR="0096549F" w:rsidRPr="00ED175E" w:rsidRDefault="0096549F">
      <w:pPr>
        <w:pStyle w:val="-00"/>
        <w:wordWrap/>
        <w:rPr>
          <w:lang w:eastAsia="ja-JP"/>
        </w:rPr>
        <w:pPrChange w:id="10340" w:author="Seongeun Woo" w:date="2016-10-13T18:44:00Z">
          <w:pPr>
            <w:pStyle w:val="-00"/>
          </w:pPr>
        </w:pPrChange>
      </w:pPr>
    </w:p>
    <w:p w14:paraId="26302E61" w14:textId="4F90FE2F" w:rsidR="0096549F" w:rsidRPr="00ED175E" w:rsidRDefault="0096549F">
      <w:pPr>
        <w:pStyle w:val="50"/>
        <w:wordWrap/>
        <w:ind w:left="601"/>
        <w:pPrChange w:id="10341" w:author="Seongeun Woo" w:date="2016-10-13T18:44:00Z">
          <w:pPr>
            <w:pStyle w:val="50"/>
            <w:ind w:left="601"/>
          </w:pPr>
        </w:pPrChange>
      </w:pPr>
      <w:del w:id="10342" w:author="哲均 宋" w:date="2019-08-19T10:12:00Z">
        <w:r w:rsidRPr="00ED175E" w:rsidDel="00E90B92">
          <w:delText>P2001</w:delText>
        </w:r>
        <w:r w:rsidRPr="00ED175E" w:rsidDel="00E90B92">
          <w:rPr>
            <w:rFonts w:hint="eastAsia"/>
          </w:rPr>
          <w:delText>商品の標準項目</w:delText>
        </w:r>
      </w:del>
      <w:ins w:id="10343" w:author="宋哲均" w:date="2018-03-08T15:07:00Z">
        <w:del w:id="10344" w:author="哲均 宋" w:date="2019-08-19T10:12:00Z">
          <w:r w:rsidR="00BC5ECB" w:rsidDel="00E90B92">
            <w:rPr>
              <w:rFonts w:hint="eastAsia"/>
            </w:rPr>
            <w:delText>表属性情報</w:delText>
          </w:r>
        </w:del>
      </w:ins>
      <w:del w:id="10345" w:author="哲均 宋" w:date="2019-08-19T10:12:00Z">
        <w:r w:rsidRPr="00ED175E" w:rsidDel="00E90B92">
          <w:rPr>
            <w:rFonts w:hint="eastAsia"/>
          </w:rPr>
          <w:delText>のうち「商品名」項目の値を照会する</w:delText>
        </w:r>
        <w:r w:rsidRPr="00ED175E" w:rsidDel="00E90B92">
          <w:delText>SQL</w:delText>
        </w:r>
        <w:r w:rsidRPr="00ED175E" w:rsidDel="00E90B92">
          <w:rPr>
            <w:rFonts w:hint="eastAsia"/>
          </w:rPr>
          <w:delText>である。</w:delText>
        </w:r>
      </w:del>
      <w:ins w:id="10346" w:author="哲均 宋" w:date="2019-08-19T10:11:00Z">
        <w:r w:rsidR="00E90B92" w:rsidRPr="00E90B92">
          <w:t>SQL to query the value of the “</w:t>
        </w:r>
      </w:ins>
      <w:ins w:id="10347" w:author="哲均 宋" w:date="2019-08-19T10:12:00Z">
        <w:r w:rsidR="00E90B92">
          <w:t>P</w:t>
        </w:r>
      </w:ins>
      <w:ins w:id="10348" w:author="哲均 宋" w:date="2019-08-19T10:11:00Z">
        <w:r w:rsidR="00E90B92" w:rsidRPr="00E90B92">
          <w:t xml:space="preserve">roduct </w:t>
        </w:r>
      </w:ins>
      <w:ins w:id="10349" w:author="哲均 宋" w:date="2019-08-19T10:12:00Z">
        <w:r w:rsidR="00E90B92">
          <w:t>N</w:t>
        </w:r>
      </w:ins>
      <w:ins w:id="10350" w:author="哲均 宋" w:date="2019-08-19T10:11:00Z">
        <w:r w:rsidR="00E90B92" w:rsidRPr="00E90B92">
          <w:t xml:space="preserve">ame” item in the </w:t>
        </w:r>
      </w:ins>
      <w:ins w:id="10351" w:author="哲均 宋" w:date="2019-08-19T10:12:00Z">
        <w:r w:rsidR="00E90B92">
          <w:t>T</w:t>
        </w:r>
      </w:ins>
      <w:ins w:id="10352" w:author="哲均 宋" w:date="2019-08-19T10:11:00Z">
        <w:r w:rsidR="00E90B92" w:rsidRPr="00E90B92">
          <w:t xml:space="preserve">able </w:t>
        </w:r>
      </w:ins>
      <w:ins w:id="10353" w:author="哲均 宋" w:date="2019-08-19T10:12:00Z">
        <w:r w:rsidR="00E90B92">
          <w:t>Property</w:t>
        </w:r>
      </w:ins>
      <w:ins w:id="10354" w:author="哲均 宋" w:date="2019-08-19T10:11:00Z">
        <w:r w:rsidR="00E90B92" w:rsidRPr="00E90B92">
          <w:t xml:space="preserve"> information of P2001 product.</w:t>
        </w:r>
      </w:ins>
      <w:del w:id="10355" w:author="user" w:date="2016-10-14T13:49:00Z">
        <w:r w:rsidRPr="00ED175E" w:rsidDel="0042089F">
          <w:delText xml:space="preserve"> </w:delText>
        </w:r>
      </w:del>
    </w:p>
    <w:p w14:paraId="217000CD" w14:textId="08743C00" w:rsidR="0096549F" w:rsidRPr="00ED175E" w:rsidDel="00E90B92" w:rsidRDefault="0096549F">
      <w:pPr>
        <w:pStyle w:val="-00"/>
        <w:wordWrap/>
        <w:rPr>
          <w:del w:id="10356" w:author="哲均 宋" w:date="2019-08-19T10:12:00Z"/>
          <w:lang w:eastAsia="ja-JP"/>
        </w:rPr>
        <w:pPrChange w:id="10357" w:author="Seongeun Woo" w:date="2016-10-13T18:44:00Z">
          <w:pPr>
            <w:pStyle w:val="-00"/>
          </w:pPr>
        </w:pPrChange>
      </w:pPr>
    </w:p>
    <w:p w14:paraId="345703FC" w14:textId="51B6D4E3" w:rsidR="006D3F4A" w:rsidRPr="00ED175E" w:rsidRDefault="006D3F4A">
      <w:pPr>
        <w:pStyle w:val="af6"/>
        <w:keepNext/>
        <w:autoSpaceDE w:val="0"/>
        <w:autoSpaceDN w:val="0"/>
        <w:pPrChange w:id="10358" w:author="Seongeun Woo" w:date="2016-10-13T18:44:00Z">
          <w:pPr>
            <w:pStyle w:val="af6"/>
            <w:keepNext/>
          </w:pPr>
        </w:pPrChange>
      </w:pPr>
      <w:del w:id="10359" w:author="哲均 宋" w:date="2019-08-19T10:12:00Z">
        <w:r w:rsidRPr="00ED175E" w:rsidDel="00E90B92">
          <w:delText xml:space="preserve"> </w:delText>
        </w:r>
      </w:del>
      <w:del w:id="10360" w:author="哲均 宋" w:date="2019-08-16T08:55:00Z">
        <w:r w:rsidRPr="00ED175E" w:rsidDel="003566B2">
          <w:delText>[</w:delText>
        </w:r>
        <w:r w:rsidRPr="00ED175E" w:rsidDel="003566B2">
          <w:rPr>
            <w:rFonts w:hint="eastAsia"/>
          </w:rPr>
          <w:delText>表</w:delText>
        </w:r>
      </w:del>
      <w:del w:id="10361" w:author="哲均 宋" w:date="2019-08-19T10:12:00Z">
        <w:r w:rsidRPr="00ED175E" w:rsidDel="00E90B92">
          <w:delText xml:space="preserve"> </w:delText>
        </w:r>
        <w:r w:rsidRPr="0073721B" w:rsidDel="00E90B92">
          <w:fldChar w:fldCharType="begin"/>
        </w:r>
        <w:r w:rsidRPr="00ED175E" w:rsidDel="00E90B92">
          <w:delInstrText xml:space="preserve"> SEQ [</w:delInstrText>
        </w:r>
        <w:r w:rsidRPr="00ED175E" w:rsidDel="00E90B92">
          <w:rPr>
            <w:rFonts w:hint="eastAsia"/>
          </w:rPr>
          <w:delInstrText>表</w:delInstrText>
        </w:r>
        <w:r w:rsidRPr="00ED175E" w:rsidDel="00E90B92">
          <w:delInstrText xml:space="preserve"> \* ARABIC </w:delInstrText>
        </w:r>
        <w:r w:rsidRPr="0073721B" w:rsidDel="00E90B92">
          <w:fldChar w:fldCharType="separate"/>
        </w:r>
        <w:r w:rsidR="00D76249" w:rsidDel="00E90B92">
          <w:rPr>
            <w:noProof/>
          </w:rPr>
          <w:delText>48</w:delText>
        </w:r>
        <w:r w:rsidRPr="0073721B" w:rsidDel="00E90B92">
          <w:fldChar w:fldCharType="end"/>
        </w:r>
        <w:r w:rsidRPr="00ED175E" w:rsidDel="00E90B92">
          <w:delText xml:space="preserve"> </w:delText>
        </w:r>
        <w:r w:rsidRPr="00ED175E" w:rsidDel="00E90B92">
          <w:rPr>
            <w:rFonts w:hint="eastAsia"/>
          </w:rPr>
          <w:delText>特定エンティティ</w:delText>
        </w:r>
      </w:del>
      <w:ins w:id="10362" w:author="Seongeun Woo" w:date="2016-07-06T11:18:00Z">
        <w:del w:id="10363" w:author="哲均 宋" w:date="2019-08-19T10:12:00Z">
          <w:r w:rsidR="00036622" w:rsidRPr="00ED175E" w:rsidDel="00E90B92">
            <w:rPr>
              <w:rFonts w:hint="eastAsia"/>
            </w:rPr>
            <w:delText>オブジェクト</w:delText>
          </w:r>
        </w:del>
      </w:ins>
      <w:del w:id="10364" w:author="哲均 宋" w:date="2019-08-19T10:12:00Z">
        <w:r w:rsidRPr="00ED175E" w:rsidDel="00E90B92">
          <w:rPr>
            <w:rFonts w:hint="eastAsia"/>
          </w:rPr>
          <w:delText>のパターン</w:delText>
        </w:r>
      </w:del>
      <w:ins w:id="10365" w:author="shira" w:date="2017-12-21T16:27:00Z">
        <w:del w:id="10366" w:author="哲均 宋" w:date="2019-08-19T10:12:00Z">
          <w:r w:rsidR="00116A9A" w:rsidDel="00E90B92">
            <w:rPr>
              <w:rFonts w:hint="eastAsia"/>
            </w:rPr>
            <w:delText>表属性</w:delText>
          </w:r>
        </w:del>
      </w:ins>
      <w:del w:id="10367" w:author="哲均 宋" w:date="2019-08-19T10:12:00Z">
        <w:r w:rsidRPr="00ED175E" w:rsidDel="00E90B92">
          <w:rPr>
            <w:rFonts w:hint="eastAsia"/>
          </w:rPr>
          <w:delText>情報照会の</w:delText>
        </w:r>
        <w:r w:rsidRPr="00ED175E" w:rsidDel="00E90B92">
          <w:delText>SQL]</w:delText>
        </w:r>
      </w:del>
    </w:p>
    <w:tbl>
      <w:tblPr>
        <w:tblStyle w:val="af5"/>
        <w:tblW w:w="0" w:type="auto"/>
        <w:tblInd w:w="108" w:type="dxa"/>
        <w:tblLook w:val="04A0" w:firstRow="1" w:lastRow="0" w:firstColumn="1" w:lastColumn="0" w:noHBand="0" w:noVBand="1"/>
      </w:tblPr>
      <w:tblGrid>
        <w:gridCol w:w="9407"/>
      </w:tblGrid>
      <w:tr w:rsidR="0096549F" w:rsidRPr="00ED175E" w14:paraId="56B52CF5" w14:textId="77777777" w:rsidTr="006D3F4A">
        <w:tc>
          <w:tcPr>
            <w:tcW w:w="9407" w:type="dxa"/>
          </w:tcPr>
          <w:p w14:paraId="6229FD00" w14:textId="30C75C5E" w:rsidR="0096549F" w:rsidRPr="00284868" w:rsidRDefault="0096549F">
            <w:pPr>
              <w:pStyle w:val="afb"/>
              <w:autoSpaceDE w:val="0"/>
              <w:autoSpaceDN w:val="0"/>
              <w:pPrChange w:id="10368" w:author="Seongeun Woo" w:date="2016-10-13T18:44:00Z">
                <w:pPr>
                  <w:pStyle w:val="afb"/>
                </w:pPr>
              </w:pPrChange>
            </w:pPr>
            <w:r w:rsidRPr="00284868">
              <w:t xml:space="preserve">SELECT OM.BIZCODE, OM.OBJ_NAME, OD.SID, OD.KIND, </w:t>
            </w:r>
            <w:del w:id="10369" w:author="哲均 宋" w:date="2019-08-19T10:17:00Z">
              <w:r w:rsidRPr="00284868" w:rsidDel="00E90B92">
                <w:delText>OD.VF_DT, OD.VT_DT,</w:delText>
              </w:r>
            </w:del>
          </w:p>
          <w:p w14:paraId="7FDBD74A" w14:textId="0B80EFB5" w:rsidR="0096549F" w:rsidRPr="00284868" w:rsidRDefault="0096549F">
            <w:pPr>
              <w:pStyle w:val="afb"/>
              <w:autoSpaceDE w:val="0"/>
              <w:autoSpaceDN w:val="0"/>
              <w:pPrChange w:id="10370" w:author="Seongeun Woo" w:date="2016-10-13T18:44:00Z">
                <w:pPr>
                  <w:pStyle w:val="afb"/>
                </w:pPr>
              </w:pPrChange>
            </w:pPr>
            <w:r w:rsidRPr="00284868">
              <w:t xml:space="preserve">            OD.CHAR03 AS </w:t>
            </w:r>
            <w:ins w:id="10371" w:author="哲均 宋" w:date="2019-08-19T10:13:00Z">
              <w:r w:rsidR="00E90B92">
                <w:t>“</w:t>
              </w:r>
              <w:r w:rsidR="00E90B92" w:rsidRPr="00E90B92">
                <w:t xml:space="preserve">Danger </w:t>
              </w:r>
            </w:ins>
            <w:ins w:id="10372" w:author="哲均 宋" w:date="2019-08-19T10:14:00Z">
              <w:r w:rsidR="00E90B92">
                <w:t>C</w:t>
              </w:r>
            </w:ins>
            <w:ins w:id="10373" w:author="哲均 宋" w:date="2019-08-19T10:13:00Z">
              <w:r w:rsidR="00E90B92" w:rsidRPr="00E90B92">
                <w:t xml:space="preserve">lass </w:t>
              </w:r>
            </w:ins>
            <w:ins w:id="10374" w:author="哲均 宋" w:date="2019-08-19T10:14:00Z">
              <w:r w:rsidR="00E90B92">
                <w:t>C</w:t>
              </w:r>
            </w:ins>
            <w:ins w:id="10375" w:author="哲均 宋" w:date="2019-08-19T10:13:00Z">
              <w:r w:rsidR="00E90B92" w:rsidRPr="00E90B92">
                <w:t>ode</w:t>
              </w:r>
              <w:r w:rsidR="00E90B92">
                <w:t>”</w:t>
              </w:r>
            </w:ins>
            <w:del w:id="10376" w:author="哲均 宋" w:date="2019-08-19T10:13:00Z">
              <w:r w:rsidRPr="00284868" w:rsidDel="00E90B92">
                <w:rPr>
                  <w:rFonts w:hint="eastAsia"/>
                </w:rPr>
                <w:delText>危険等級コード</w:delText>
              </w:r>
            </w:del>
            <w:ins w:id="10377" w:author="InnoRules" w:date="2016-10-11T16:25:00Z">
              <w:r w:rsidR="00284868">
                <w:rPr>
                  <w:rFonts w:eastAsia="Malgun Gothic" w:hint="eastAsia"/>
                  <w:lang w:eastAsia="ko-KR"/>
                </w:rPr>
                <w:t>,</w:t>
              </w:r>
            </w:ins>
            <w:ins w:id="10378" w:author="InnoRules" w:date="2016-10-11T16:26:00Z">
              <w:r w:rsidR="00F76EB9">
                <w:rPr>
                  <w:rFonts w:eastAsia="Malgun Gothic"/>
                  <w:lang w:eastAsia="ko-KR"/>
                </w:rPr>
                <w:t xml:space="preserve"> </w:t>
              </w:r>
            </w:ins>
            <w:del w:id="10379" w:author="InnoRules" w:date="2016-10-11T16:25:00Z">
              <w:r w:rsidRPr="00284868" w:rsidDel="00284868">
                <w:rPr>
                  <w:rFonts w:hint="eastAsia"/>
                </w:rPr>
                <w:delText>、</w:delText>
              </w:r>
            </w:del>
            <w:r w:rsidRPr="00284868">
              <w:t xml:space="preserve">OD.CHAR02 AS </w:t>
            </w:r>
            <w:del w:id="10380" w:author="哲均 宋" w:date="2019-08-19T10:14:00Z">
              <w:r w:rsidRPr="00284868" w:rsidDel="00E90B92">
                <w:rPr>
                  <w:rFonts w:hint="eastAsia"/>
                </w:rPr>
                <w:delText>最小加入</w:delText>
              </w:r>
            </w:del>
            <w:ins w:id="10381" w:author="哲均 宋" w:date="2019-08-19T10:14:00Z">
              <w:r w:rsidR="00E90B92">
                <w:t>“</w:t>
              </w:r>
              <w:r w:rsidR="00E90B92" w:rsidRPr="00E90B92">
                <w:t xml:space="preserve">Minimum </w:t>
              </w:r>
              <w:r w:rsidR="00E90B92">
                <w:t>A</w:t>
              </w:r>
              <w:r w:rsidR="00E90B92" w:rsidRPr="00E90B92">
                <w:t>ge</w:t>
              </w:r>
              <w:r w:rsidR="00E90B92">
                <w:t>”</w:t>
              </w:r>
            </w:ins>
            <w:del w:id="10382" w:author="InnoRules" w:date="2016-10-11T16:26:00Z">
              <w:r w:rsidRPr="00284868" w:rsidDel="00284868">
                <w:rPr>
                  <w:rFonts w:hint="eastAsia"/>
                </w:rPr>
                <w:delText>、</w:delText>
              </w:r>
            </w:del>
            <w:ins w:id="10383" w:author="InnoRules" w:date="2016-10-11T16:26:00Z">
              <w:r w:rsidR="00284868">
                <w:rPr>
                  <w:rFonts w:eastAsia="Malgun Gothic" w:hint="eastAsia"/>
                  <w:lang w:eastAsia="ko-KR"/>
                </w:rPr>
                <w:t>,</w:t>
              </w:r>
            </w:ins>
          </w:p>
          <w:p w14:paraId="2FDF4079" w14:textId="5A294FEA" w:rsidR="0096549F" w:rsidRPr="00284868" w:rsidRDefault="0096549F">
            <w:pPr>
              <w:pStyle w:val="afb"/>
              <w:autoSpaceDE w:val="0"/>
              <w:autoSpaceDN w:val="0"/>
              <w:pPrChange w:id="10384" w:author="Seongeun Woo" w:date="2016-10-13T18:44:00Z">
                <w:pPr>
                  <w:pStyle w:val="afb"/>
                </w:pPr>
              </w:pPrChange>
            </w:pPr>
            <w:r w:rsidRPr="00284868">
              <w:t xml:space="preserve">            OD.CHAR04 AS </w:t>
            </w:r>
            <w:del w:id="10385" w:author="哲均 宋" w:date="2019-08-19T10:14:00Z">
              <w:r w:rsidRPr="00284868" w:rsidDel="00E90B92">
                <w:rPr>
                  <w:rFonts w:hint="eastAsia"/>
                </w:rPr>
                <w:delText>最大加入</w:delText>
              </w:r>
            </w:del>
            <w:ins w:id="10386" w:author="哲均 宋" w:date="2019-08-19T10:14:00Z">
              <w:r w:rsidR="00E90B92">
                <w:t>“Maximum Age”</w:t>
              </w:r>
            </w:ins>
            <w:del w:id="10387" w:author="InnoRules" w:date="2016-10-11T16:26:00Z">
              <w:r w:rsidRPr="00284868" w:rsidDel="00284868">
                <w:rPr>
                  <w:rFonts w:hint="eastAsia"/>
                </w:rPr>
                <w:delText>、</w:delText>
              </w:r>
            </w:del>
            <w:ins w:id="10388" w:author="InnoRules" w:date="2016-10-11T16:26:00Z">
              <w:r w:rsidR="00284868">
                <w:rPr>
                  <w:rFonts w:eastAsia="Malgun Gothic" w:hint="eastAsia"/>
                  <w:lang w:eastAsia="ko-KR"/>
                </w:rPr>
                <w:t>,</w:t>
              </w:r>
              <w:r w:rsidR="00F76EB9">
                <w:rPr>
                  <w:rFonts w:eastAsia="Malgun Gothic"/>
                  <w:lang w:eastAsia="ko-KR"/>
                </w:rPr>
                <w:t xml:space="preserve"> </w:t>
              </w:r>
            </w:ins>
            <w:r w:rsidRPr="00284868">
              <w:t xml:space="preserve">OD.CHAR05 AS </w:t>
            </w:r>
            <w:ins w:id="10389" w:author="哲均 宋" w:date="2019-08-19T10:14:00Z">
              <w:r w:rsidR="00E90B92">
                <w:t>“End Date”</w:t>
              </w:r>
            </w:ins>
            <w:del w:id="10390" w:author="哲均 宋" w:date="2019-08-19T10:14:00Z">
              <w:r w:rsidRPr="00284868" w:rsidDel="00E90B92">
                <w:rPr>
                  <w:rFonts w:hint="eastAsia"/>
                </w:rPr>
                <w:delText>終了日</w:delText>
              </w:r>
            </w:del>
            <w:ins w:id="10391" w:author="InnoRules" w:date="2016-10-11T16:26:00Z">
              <w:r w:rsidR="00284868">
                <w:rPr>
                  <w:rFonts w:eastAsia="Malgun Gothic" w:hint="eastAsia"/>
                  <w:lang w:eastAsia="ko-KR"/>
                </w:rPr>
                <w:t>,</w:t>
              </w:r>
            </w:ins>
            <w:del w:id="10392" w:author="InnoRules" w:date="2016-10-11T16:26:00Z">
              <w:r w:rsidRPr="00284868" w:rsidDel="00284868">
                <w:rPr>
                  <w:rFonts w:hint="eastAsia"/>
                </w:rPr>
                <w:delText>、</w:delText>
              </w:r>
            </w:del>
          </w:p>
          <w:p w14:paraId="22B92EE9" w14:textId="35FA6AFC" w:rsidR="0096549F" w:rsidRPr="00284868" w:rsidRDefault="0096549F">
            <w:pPr>
              <w:pStyle w:val="afb"/>
              <w:autoSpaceDE w:val="0"/>
              <w:autoSpaceDN w:val="0"/>
              <w:pPrChange w:id="10393" w:author="Seongeun Woo" w:date="2016-10-13T18:44:00Z">
                <w:pPr>
                  <w:pStyle w:val="afb"/>
                </w:pPr>
              </w:pPrChange>
            </w:pPr>
            <w:r w:rsidRPr="00284868">
              <w:t xml:space="preserve">            OD.CHAR07 AS </w:t>
            </w:r>
            <w:del w:id="10394" w:author="哲均 宋" w:date="2019-08-19T10:14:00Z">
              <w:r w:rsidRPr="00284868" w:rsidDel="00E90B92">
                <w:rPr>
                  <w:rFonts w:hint="eastAsia"/>
                </w:rPr>
                <w:delText>開始日</w:delText>
              </w:r>
            </w:del>
            <w:ins w:id="10395" w:author="哲均 宋" w:date="2019-08-19T10:14:00Z">
              <w:r w:rsidR="00E90B92">
                <w:t>“S</w:t>
              </w:r>
            </w:ins>
            <w:ins w:id="10396" w:author="哲均 宋" w:date="2019-08-19T10:15:00Z">
              <w:r w:rsidR="00E90B92">
                <w:t>tart Date</w:t>
              </w:r>
            </w:ins>
            <w:ins w:id="10397" w:author="哲均 宋" w:date="2019-08-19T10:14:00Z">
              <w:r w:rsidR="00E90B92">
                <w:t>”</w:t>
              </w:r>
            </w:ins>
            <w:r w:rsidRPr="00284868">
              <w:t xml:space="preserve">            </w:t>
            </w:r>
          </w:p>
          <w:p w14:paraId="35496907" w14:textId="77777777" w:rsidR="0096549F" w:rsidRPr="00284868" w:rsidRDefault="0096549F">
            <w:pPr>
              <w:pStyle w:val="afb"/>
              <w:autoSpaceDE w:val="0"/>
              <w:autoSpaceDN w:val="0"/>
              <w:pPrChange w:id="10398" w:author="Seongeun Woo" w:date="2016-10-13T18:44:00Z">
                <w:pPr>
                  <w:pStyle w:val="afb"/>
                </w:pPr>
              </w:pPrChange>
            </w:pPr>
            <w:r w:rsidRPr="00284868">
              <w:t xml:space="preserve">  FROM OBJ_MAIN OM, OBJ_DETAIL OD</w:t>
            </w:r>
          </w:p>
          <w:p w14:paraId="5C4EF6DA" w14:textId="77777777" w:rsidR="0096549F" w:rsidRPr="00ED175E" w:rsidRDefault="0096549F">
            <w:pPr>
              <w:pStyle w:val="afb"/>
              <w:autoSpaceDE w:val="0"/>
              <w:autoSpaceDN w:val="0"/>
              <w:pPrChange w:id="10399" w:author="Seongeun Woo" w:date="2016-10-13T18:44:00Z">
                <w:pPr>
                  <w:pStyle w:val="afb"/>
                </w:pPr>
              </w:pPrChange>
            </w:pPr>
            <w:r w:rsidRPr="00ED175E">
              <w:t>WHERE OM.SID = OD.SID</w:t>
            </w:r>
          </w:p>
          <w:p w14:paraId="5C60E3B5" w14:textId="77777777" w:rsidR="0096549F" w:rsidRPr="00ED175E" w:rsidRDefault="0096549F">
            <w:pPr>
              <w:pStyle w:val="afb"/>
              <w:autoSpaceDE w:val="0"/>
              <w:autoSpaceDN w:val="0"/>
              <w:pPrChange w:id="10400" w:author="Seongeun Woo" w:date="2016-10-13T18:44:00Z">
                <w:pPr>
                  <w:pStyle w:val="afb"/>
                </w:pPr>
              </w:pPrChange>
            </w:pPr>
            <w:r w:rsidRPr="00ED175E">
              <w:t xml:space="preserve">    AND OM.SID = 261</w:t>
            </w:r>
          </w:p>
          <w:p w14:paraId="78D6D05C" w14:textId="77777777" w:rsidR="0096549F" w:rsidRPr="00ED175E" w:rsidRDefault="0096549F">
            <w:pPr>
              <w:pStyle w:val="afb"/>
              <w:autoSpaceDE w:val="0"/>
              <w:autoSpaceDN w:val="0"/>
              <w:rPr>
                <w:ins w:id="10401" w:author="InnoRules" w:date="2016-08-12T15:05:00Z"/>
              </w:rPr>
              <w:pPrChange w:id="10402" w:author="Seongeun Woo" w:date="2016-10-13T18:44:00Z">
                <w:pPr>
                  <w:pStyle w:val="afb"/>
                </w:pPr>
              </w:pPrChange>
            </w:pPr>
            <w:r w:rsidRPr="00ED175E">
              <w:t xml:space="preserve">    AND OM.END_DT = </w:t>
            </w:r>
            <w:commentRangeStart w:id="10403"/>
            <w:r w:rsidRPr="00ED175E">
              <w:t>'99991231</w:t>
            </w:r>
            <w:commentRangeEnd w:id="10403"/>
            <w:r w:rsidR="004344A8" w:rsidRPr="00ED175E">
              <w:rPr>
                <w:rStyle w:val="afd"/>
                <w:rFonts w:ascii="Noto Sans Japanese Regular" w:eastAsia="Noto Sans Japanese Regular" w:hAnsi="Arial" w:cs="Times New Roman"/>
              </w:rPr>
              <w:commentReference w:id="10403"/>
            </w:r>
            <w:r w:rsidRPr="00ED175E">
              <w:t>'</w:t>
            </w:r>
          </w:p>
          <w:p w14:paraId="0C0C80C8" w14:textId="74EB16F5" w:rsidR="00424ED4" w:rsidRPr="00ED175E" w:rsidRDefault="00424ED4">
            <w:pPr>
              <w:pStyle w:val="afb"/>
              <w:autoSpaceDE w:val="0"/>
              <w:autoSpaceDN w:val="0"/>
              <w:ind w:firstLineChars="200" w:firstLine="356"/>
              <w:pPrChange w:id="10404" w:author="Seongeun Woo" w:date="2016-10-13T18:44:00Z">
                <w:pPr>
                  <w:pStyle w:val="afb"/>
                </w:pPr>
              </w:pPrChange>
            </w:pPr>
            <w:ins w:id="10405" w:author="InnoRules" w:date="2016-08-12T15:05:00Z">
              <w:r w:rsidRPr="00ED175E">
                <w:rPr>
                  <w:rPrChange w:id="10406" w:author="InnoRules" w:date="2016-08-30T14:14:00Z">
                    <w:rPr>
                      <w:highlight w:val="white"/>
                    </w:rPr>
                  </w:rPrChange>
                </w:rPr>
                <w:t>AND OD.KIND = 1001</w:t>
              </w:r>
            </w:ins>
          </w:p>
        </w:tc>
      </w:tr>
    </w:tbl>
    <w:p w14:paraId="7F8A8499" w14:textId="77777777" w:rsidR="0096549F" w:rsidRPr="00ED175E" w:rsidRDefault="0096549F">
      <w:pPr>
        <w:pStyle w:val="-00"/>
        <w:wordWrap/>
        <w:pPrChange w:id="10407" w:author="Seongeun Woo" w:date="2016-10-13T18:44:00Z">
          <w:pPr>
            <w:pStyle w:val="-00"/>
          </w:pPr>
        </w:pPrChange>
      </w:pPr>
    </w:p>
    <w:p w14:paraId="000DDA5F" w14:textId="07D2AAF7" w:rsidR="0096549F" w:rsidRDefault="0096549F">
      <w:pPr>
        <w:pStyle w:val="50"/>
        <w:wordWrap/>
        <w:ind w:left="601"/>
        <w:rPr>
          <w:ins w:id="10408" w:author="InnoRules" w:date="2016-10-11T09:53:00Z"/>
        </w:rPr>
        <w:pPrChange w:id="10409" w:author="Seongeun Woo" w:date="2016-10-13T18:44:00Z">
          <w:pPr>
            <w:pStyle w:val="50"/>
            <w:ind w:left="601"/>
          </w:pPr>
        </w:pPrChange>
      </w:pPr>
      <w:del w:id="10410" w:author="哲均 宋" w:date="2019-08-19T10:15:00Z">
        <w:r w:rsidRPr="00ED175E" w:rsidDel="00E90B92">
          <w:rPr>
            <w:rFonts w:hint="eastAsia"/>
          </w:rPr>
          <w:delText>結果</w:delText>
        </w:r>
      </w:del>
      <w:ins w:id="10411" w:author="哲均 宋" w:date="2019-08-19T10:15:00Z">
        <w:r w:rsidR="00E90B92">
          <w:rPr>
            <w:rFonts w:hint="eastAsia"/>
          </w:rPr>
          <w:t>R</w:t>
        </w:r>
        <w:r w:rsidR="00E90B92">
          <w:t xml:space="preserve">esult </w:t>
        </w:r>
      </w:ins>
      <w:r w:rsidRPr="00ED175E">
        <w:t>(</w:t>
      </w:r>
      <w:ins w:id="10412" w:author="哲均 宋" w:date="2019-08-19T10:15:00Z">
        <w:r w:rsidR="00E90B92">
          <w:t>Partially omitted</w:t>
        </w:r>
      </w:ins>
      <w:del w:id="10413" w:author="哲均 宋" w:date="2019-08-19T10:15:00Z">
        <w:r w:rsidRPr="00ED175E" w:rsidDel="00E90B92">
          <w:rPr>
            <w:rFonts w:hint="eastAsia"/>
          </w:rPr>
          <w:delText>一部省略</w:delText>
        </w:r>
      </w:del>
      <w:r w:rsidRPr="00ED175E">
        <w:t>)</w:t>
      </w:r>
    </w:p>
    <w:p w14:paraId="160C0964" w14:textId="37F58BCA" w:rsidR="00CB3CB3" w:rsidRPr="00ED175E" w:rsidDel="00E90B92" w:rsidRDefault="00CB3CB3">
      <w:pPr>
        <w:pStyle w:val="50"/>
        <w:numPr>
          <w:ilvl w:val="0"/>
          <w:numId w:val="0"/>
        </w:numPr>
        <w:wordWrap/>
        <w:ind w:left="599"/>
        <w:rPr>
          <w:del w:id="10414" w:author="哲均 宋" w:date="2019-08-19T10:15:00Z"/>
        </w:rPr>
        <w:pPrChange w:id="10415" w:author="Seongeun Woo" w:date="2016-10-13T18:44:00Z">
          <w:pPr>
            <w:pStyle w:val="50"/>
            <w:ind w:left="601"/>
          </w:pPr>
        </w:pPrChange>
      </w:pPr>
    </w:p>
    <w:p w14:paraId="4DF75743" w14:textId="2BC904A5" w:rsidR="006D3F4A" w:rsidRPr="00ED175E" w:rsidRDefault="006D3F4A">
      <w:pPr>
        <w:pStyle w:val="af6"/>
        <w:keepNext/>
        <w:autoSpaceDE w:val="0"/>
        <w:autoSpaceDN w:val="0"/>
        <w:pPrChange w:id="10416" w:author="Seongeun Woo" w:date="2016-10-13T18:44:00Z">
          <w:pPr>
            <w:pStyle w:val="af6"/>
            <w:keepNext/>
          </w:pPr>
        </w:pPrChange>
      </w:pPr>
      <w:del w:id="10417" w:author="哲均 宋" w:date="2019-08-19T10:15:00Z">
        <w:r w:rsidRPr="00ED175E" w:rsidDel="00E90B92">
          <w:delText xml:space="preserve"> </w:delText>
        </w:r>
      </w:del>
      <w:del w:id="10418" w:author="哲均 宋" w:date="2019-08-16T08:55:00Z">
        <w:r w:rsidRPr="00ED175E" w:rsidDel="003566B2">
          <w:delText>[</w:delText>
        </w:r>
        <w:r w:rsidRPr="00ED175E" w:rsidDel="003566B2">
          <w:rPr>
            <w:rFonts w:hint="eastAsia"/>
          </w:rPr>
          <w:delText>表</w:delText>
        </w:r>
      </w:del>
      <w:del w:id="10419" w:author="哲均 宋" w:date="2019-08-19T10:15:00Z">
        <w:r w:rsidRPr="00ED175E" w:rsidDel="00E90B92">
          <w:delText xml:space="preserve"> </w:delText>
        </w:r>
        <w:r w:rsidRPr="0073721B" w:rsidDel="00E90B92">
          <w:fldChar w:fldCharType="begin"/>
        </w:r>
        <w:r w:rsidRPr="00ED175E" w:rsidDel="00E90B92">
          <w:delInstrText xml:space="preserve"> SEQ [</w:delInstrText>
        </w:r>
        <w:r w:rsidRPr="00ED175E" w:rsidDel="00E90B92">
          <w:rPr>
            <w:rFonts w:hint="eastAsia"/>
          </w:rPr>
          <w:delInstrText>表</w:delInstrText>
        </w:r>
        <w:r w:rsidRPr="00ED175E" w:rsidDel="00E90B92">
          <w:delInstrText xml:space="preserve"> \* ARABIC </w:delInstrText>
        </w:r>
        <w:r w:rsidRPr="0073721B" w:rsidDel="00E90B92">
          <w:fldChar w:fldCharType="separate"/>
        </w:r>
        <w:r w:rsidR="00D76249" w:rsidDel="00E90B92">
          <w:rPr>
            <w:noProof/>
          </w:rPr>
          <w:delText>49</w:delText>
        </w:r>
        <w:r w:rsidRPr="0073721B" w:rsidDel="00E90B92">
          <w:fldChar w:fldCharType="end"/>
        </w:r>
        <w:r w:rsidRPr="00ED175E" w:rsidDel="00E90B92">
          <w:delText xml:space="preserve"> </w:delText>
        </w:r>
        <w:r w:rsidRPr="00ED175E" w:rsidDel="00E90B92">
          <w:rPr>
            <w:rFonts w:hint="eastAsia"/>
          </w:rPr>
          <w:delText>特定エンティティ</w:delText>
        </w:r>
      </w:del>
      <w:ins w:id="10420" w:author="Seongeun Woo" w:date="2016-07-06T11:18:00Z">
        <w:del w:id="10421" w:author="哲均 宋" w:date="2019-08-19T10:15:00Z">
          <w:r w:rsidR="00036622" w:rsidRPr="00ED175E" w:rsidDel="00E90B92">
            <w:rPr>
              <w:rFonts w:hint="eastAsia"/>
            </w:rPr>
            <w:delText>オブジェクト</w:delText>
          </w:r>
        </w:del>
      </w:ins>
      <w:del w:id="10422" w:author="哲均 宋" w:date="2019-08-19T10:15:00Z">
        <w:r w:rsidRPr="00ED175E" w:rsidDel="00E90B92">
          <w:rPr>
            <w:rFonts w:hint="eastAsia"/>
          </w:rPr>
          <w:delText>のパターン</w:delText>
        </w:r>
      </w:del>
      <w:ins w:id="10423" w:author="shira" w:date="2017-12-21T16:27:00Z">
        <w:del w:id="10424" w:author="哲均 宋" w:date="2019-08-19T10:15:00Z">
          <w:r w:rsidR="00116A9A" w:rsidDel="00E90B92">
            <w:rPr>
              <w:rFonts w:hint="eastAsia"/>
            </w:rPr>
            <w:delText>表属性</w:delText>
          </w:r>
        </w:del>
      </w:ins>
      <w:del w:id="10425" w:author="哲均 宋" w:date="2019-08-19T10:15:00Z">
        <w:r w:rsidRPr="00ED175E" w:rsidDel="00E90B92">
          <w:rPr>
            <w:rFonts w:hint="eastAsia"/>
          </w:rPr>
          <w:delText>情報照会の</w:delText>
        </w:r>
        <w:r w:rsidRPr="00ED175E" w:rsidDel="00E90B92">
          <w:delText>SQL]</w:delText>
        </w:r>
      </w:del>
    </w:p>
    <w:tbl>
      <w:tblPr>
        <w:tblW w:w="9356" w:type="dxa"/>
        <w:tblInd w:w="99" w:type="dxa"/>
        <w:tblLayout w:type="fixed"/>
        <w:tblCellMar>
          <w:left w:w="99" w:type="dxa"/>
          <w:right w:w="99" w:type="dxa"/>
        </w:tblCellMar>
        <w:tblLook w:val="04A0" w:firstRow="1" w:lastRow="0" w:firstColumn="1" w:lastColumn="0" w:noHBand="0" w:noVBand="1"/>
        <w:tblPrChange w:id="10426" w:author="哲均 宋" w:date="2019-08-19T10:18:00Z">
          <w:tblPr>
            <w:tblW w:w="9716" w:type="dxa"/>
            <w:tblInd w:w="99" w:type="dxa"/>
            <w:tblLayout w:type="fixed"/>
            <w:tblCellMar>
              <w:left w:w="99" w:type="dxa"/>
              <w:right w:w="99" w:type="dxa"/>
            </w:tblCellMar>
            <w:tblLook w:val="04A0" w:firstRow="1" w:lastRow="0" w:firstColumn="1" w:lastColumn="0" w:noHBand="0" w:noVBand="1"/>
          </w:tblPr>
        </w:tblPrChange>
      </w:tblPr>
      <w:tblGrid>
        <w:gridCol w:w="1030"/>
        <w:gridCol w:w="1740"/>
        <w:gridCol w:w="567"/>
        <w:gridCol w:w="812"/>
        <w:gridCol w:w="992"/>
        <w:gridCol w:w="973"/>
        <w:gridCol w:w="974"/>
        <w:gridCol w:w="1134"/>
        <w:gridCol w:w="1134"/>
        <w:tblGridChange w:id="10427">
          <w:tblGrid>
            <w:gridCol w:w="1030"/>
            <w:gridCol w:w="1740"/>
            <w:gridCol w:w="567"/>
            <w:gridCol w:w="812"/>
            <w:gridCol w:w="992"/>
            <w:gridCol w:w="676"/>
            <w:gridCol w:w="600"/>
            <w:gridCol w:w="1080"/>
            <w:gridCol w:w="1085"/>
          </w:tblGrid>
        </w:tblGridChange>
      </w:tblGrid>
      <w:tr w:rsidR="00E90B92" w:rsidRPr="00ED175E" w14:paraId="3C380F22" w14:textId="77777777" w:rsidTr="00E90B92">
        <w:trPr>
          <w:trHeight w:val="255"/>
          <w:trPrChange w:id="10428" w:author="哲均 宋" w:date="2019-08-19T10:18:00Z">
            <w:trPr>
              <w:trHeight w:val="255"/>
            </w:trPr>
          </w:trPrChange>
        </w:trPr>
        <w:tc>
          <w:tcPr>
            <w:tcW w:w="1030"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10429" w:author="哲均 宋" w:date="2019-08-19T10:18:00Z">
              <w:tcPr>
                <w:tcW w:w="1030"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5D284584" w14:textId="77777777" w:rsidR="00E90B92" w:rsidRPr="00ED175E" w:rsidRDefault="00E90B92">
            <w:pPr>
              <w:pStyle w:val="afc"/>
              <w:wordWrap/>
              <w:pPrChange w:id="10430" w:author="Seongeun Woo" w:date="2016-10-13T18:44:00Z">
                <w:pPr>
                  <w:pStyle w:val="afc"/>
                </w:pPr>
              </w:pPrChange>
            </w:pPr>
            <w:r w:rsidRPr="00ED175E">
              <w:t>BIZCODE</w:t>
            </w:r>
          </w:p>
        </w:tc>
        <w:tc>
          <w:tcPr>
            <w:tcW w:w="1740" w:type="dxa"/>
            <w:tcBorders>
              <w:top w:val="single" w:sz="4" w:space="0" w:color="auto"/>
              <w:left w:val="nil"/>
              <w:bottom w:val="single" w:sz="4" w:space="0" w:color="auto"/>
              <w:right w:val="single" w:sz="4" w:space="0" w:color="auto"/>
            </w:tcBorders>
            <w:shd w:val="clear" w:color="auto" w:fill="EEECE1"/>
            <w:noWrap/>
            <w:vAlign w:val="center"/>
            <w:hideMark/>
            <w:tcPrChange w:id="10431" w:author="哲均 宋" w:date="2019-08-19T10:18:00Z">
              <w:tcPr>
                <w:tcW w:w="174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CFFB616" w14:textId="77777777" w:rsidR="00E90B92" w:rsidRPr="00ED175E" w:rsidRDefault="00E90B92">
            <w:pPr>
              <w:pStyle w:val="afc"/>
              <w:wordWrap/>
              <w:pPrChange w:id="10432" w:author="Seongeun Woo" w:date="2016-10-13T18:44:00Z">
                <w:pPr>
                  <w:pStyle w:val="afc"/>
                </w:pPr>
              </w:pPrChange>
            </w:pPr>
            <w:r w:rsidRPr="00ED175E">
              <w:t>OBJ_NAME</w:t>
            </w:r>
          </w:p>
        </w:tc>
        <w:tc>
          <w:tcPr>
            <w:tcW w:w="567" w:type="dxa"/>
            <w:tcBorders>
              <w:top w:val="single" w:sz="4" w:space="0" w:color="auto"/>
              <w:left w:val="nil"/>
              <w:bottom w:val="single" w:sz="4" w:space="0" w:color="auto"/>
              <w:right w:val="single" w:sz="4" w:space="0" w:color="auto"/>
            </w:tcBorders>
            <w:shd w:val="clear" w:color="auto" w:fill="EEECE1"/>
            <w:noWrap/>
            <w:vAlign w:val="center"/>
            <w:hideMark/>
            <w:tcPrChange w:id="10433" w:author="哲均 宋" w:date="2019-08-19T10:18:00Z">
              <w:tcPr>
                <w:tcW w:w="567"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8F961BB" w14:textId="77777777" w:rsidR="00E90B92" w:rsidRPr="00ED175E" w:rsidRDefault="00E90B92">
            <w:pPr>
              <w:pStyle w:val="afc"/>
              <w:wordWrap/>
              <w:pPrChange w:id="10434" w:author="Seongeun Woo" w:date="2016-10-13T18:44:00Z">
                <w:pPr>
                  <w:pStyle w:val="afc"/>
                </w:pPr>
              </w:pPrChange>
            </w:pPr>
            <w:r w:rsidRPr="00ED175E">
              <w:t>SID</w:t>
            </w:r>
          </w:p>
        </w:tc>
        <w:tc>
          <w:tcPr>
            <w:tcW w:w="812" w:type="dxa"/>
            <w:tcBorders>
              <w:top w:val="single" w:sz="4" w:space="0" w:color="auto"/>
              <w:left w:val="nil"/>
              <w:bottom w:val="single" w:sz="4" w:space="0" w:color="auto"/>
              <w:right w:val="single" w:sz="4" w:space="0" w:color="auto"/>
            </w:tcBorders>
            <w:shd w:val="clear" w:color="auto" w:fill="EEECE1"/>
            <w:noWrap/>
            <w:vAlign w:val="center"/>
            <w:hideMark/>
            <w:tcPrChange w:id="10435" w:author="哲均 宋" w:date="2019-08-19T10:18:00Z">
              <w:tcPr>
                <w:tcW w:w="812"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0227009B" w14:textId="77777777" w:rsidR="00E90B92" w:rsidRPr="00ED175E" w:rsidRDefault="00E90B92">
            <w:pPr>
              <w:pStyle w:val="afc"/>
              <w:wordWrap/>
              <w:pPrChange w:id="10436" w:author="Seongeun Woo" w:date="2016-10-13T18:44:00Z">
                <w:pPr>
                  <w:pStyle w:val="afc"/>
                </w:pPr>
              </w:pPrChange>
            </w:pPr>
            <w:r w:rsidRPr="00ED175E">
              <w:t>KIND</w:t>
            </w:r>
          </w:p>
        </w:tc>
        <w:tc>
          <w:tcPr>
            <w:tcW w:w="992" w:type="dxa"/>
            <w:tcBorders>
              <w:top w:val="single" w:sz="4" w:space="0" w:color="auto"/>
              <w:left w:val="nil"/>
              <w:bottom w:val="single" w:sz="4" w:space="0" w:color="auto"/>
              <w:right w:val="single" w:sz="4" w:space="0" w:color="auto"/>
            </w:tcBorders>
            <w:shd w:val="clear" w:color="auto" w:fill="EEECE1"/>
            <w:noWrap/>
            <w:vAlign w:val="center"/>
            <w:hideMark/>
            <w:tcPrChange w:id="10437" w:author="哲均 宋" w:date="2019-08-19T10:18:00Z">
              <w:tcPr>
                <w:tcW w:w="992"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1687C63C" w14:textId="64492C09" w:rsidR="00E90B92" w:rsidRPr="00ED175E" w:rsidRDefault="00E90B92">
            <w:pPr>
              <w:pStyle w:val="afc"/>
              <w:wordWrap/>
              <w:pPrChange w:id="10438" w:author="Seongeun Woo" w:date="2016-10-13T18:44:00Z">
                <w:pPr>
                  <w:pStyle w:val="afc"/>
                </w:pPr>
              </w:pPrChange>
            </w:pPr>
            <w:ins w:id="10439" w:author="哲均 宋" w:date="2019-08-19T10:15:00Z">
              <w:r w:rsidRPr="00E90B92">
                <w:t xml:space="preserve">Danger </w:t>
              </w:r>
              <w:r>
                <w:t>C</w:t>
              </w:r>
              <w:r w:rsidRPr="00E90B92">
                <w:t xml:space="preserve">lass </w:t>
              </w:r>
              <w:r>
                <w:t>C</w:t>
              </w:r>
              <w:r w:rsidRPr="00E90B92">
                <w:t>ode</w:t>
              </w:r>
            </w:ins>
            <w:del w:id="10440" w:author="哲均 宋" w:date="2019-08-19T10:15:00Z">
              <w:r w:rsidRPr="00ED175E" w:rsidDel="00E90B92">
                <w:rPr>
                  <w:rFonts w:hint="eastAsia"/>
                </w:rPr>
                <w:delText>危険等級</w:delText>
              </w:r>
              <w:r w:rsidRPr="00ED175E" w:rsidDel="00E90B92">
                <w:br/>
              </w:r>
              <w:r w:rsidRPr="00ED175E" w:rsidDel="00E90B92">
                <w:rPr>
                  <w:rFonts w:hint="eastAsia"/>
                </w:rPr>
                <w:delText>コード</w:delText>
              </w:r>
            </w:del>
          </w:p>
        </w:tc>
        <w:tc>
          <w:tcPr>
            <w:tcW w:w="973" w:type="dxa"/>
            <w:tcBorders>
              <w:top w:val="single" w:sz="4" w:space="0" w:color="auto"/>
              <w:left w:val="nil"/>
              <w:bottom w:val="single" w:sz="4" w:space="0" w:color="auto"/>
              <w:right w:val="single" w:sz="4" w:space="0" w:color="auto"/>
            </w:tcBorders>
            <w:shd w:val="clear" w:color="auto" w:fill="EEECE1"/>
            <w:noWrap/>
            <w:vAlign w:val="center"/>
            <w:hideMark/>
            <w:tcPrChange w:id="10441" w:author="哲均 宋" w:date="2019-08-19T10:18:00Z">
              <w:tcPr>
                <w:tcW w:w="676"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71CC9BE6" w14:textId="385A1B11" w:rsidR="00E90B92" w:rsidRPr="00ED175E" w:rsidRDefault="00E90B92">
            <w:pPr>
              <w:pStyle w:val="afc"/>
              <w:wordWrap/>
              <w:pPrChange w:id="10442" w:author="Seongeun Woo" w:date="2016-10-13T18:44:00Z">
                <w:pPr>
                  <w:pStyle w:val="afc"/>
                </w:pPr>
              </w:pPrChange>
            </w:pPr>
            <w:ins w:id="10443" w:author="哲均 宋" w:date="2019-08-19T10:15:00Z">
              <w:r w:rsidRPr="00E90B92">
                <w:t xml:space="preserve">Minimum </w:t>
              </w:r>
              <w:r>
                <w:t>A</w:t>
              </w:r>
              <w:r w:rsidRPr="00E90B92">
                <w:t>ge</w:t>
              </w:r>
            </w:ins>
            <w:del w:id="10444" w:author="哲均 宋" w:date="2019-08-19T10:15:00Z">
              <w:r w:rsidRPr="00ED175E" w:rsidDel="00E90B92">
                <w:rPr>
                  <w:rFonts w:hint="eastAsia"/>
                </w:rPr>
                <w:delText>最小</w:delText>
              </w:r>
              <w:r w:rsidRPr="00ED175E" w:rsidDel="00E90B92">
                <w:br/>
              </w:r>
              <w:r w:rsidRPr="00ED175E" w:rsidDel="00E90B92">
                <w:rPr>
                  <w:rFonts w:hint="eastAsia"/>
                </w:rPr>
                <w:delText>加入</w:delText>
              </w:r>
            </w:del>
          </w:p>
        </w:tc>
        <w:tc>
          <w:tcPr>
            <w:tcW w:w="974" w:type="dxa"/>
            <w:tcBorders>
              <w:top w:val="single" w:sz="4" w:space="0" w:color="auto"/>
              <w:left w:val="nil"/>
              <w:bottom w:val="single" w:sz="4" w:space="0" w:color="auto"/>
              <w:right w:val="single" w:sz="4" w:space="0" w:color="auto"/>
            </w:tcBorders>
            <w:shd w:val="clear" w:color="auto" w:fill="EEECE1"/>
            <w:noWrap/>
            <w:vAlign w:val="center"/>
            <w:hideMark/>
            <w:tcPrChange w:id="10445" w:author="哲均 宋" w:date="2019-08-19T10:18:00Z">
              <w:tcPr>
                <w:tcW w:w="60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5185B7EC" w14:textId="22583DE2" w:rsidR="00E90B92" w:rsidRPr="00ED175E" w:rsidRDefault="00E90B92">
            <w:pPr>
              <w:pStyle w:val="afc"/>
              <w:wordWrap/>
              <w:rPr>
                <w:rFonts w:cs="Courier New"/>
                <w:szCs w:val="18"/>
              </w:rPr>
              <w:pPrChange w:id="10446" w:author="Seongeun Woo" w:date="2016-10-13T18:44:00Z">
                <w:pPr>
                  <w:pStyle w:val="afc"/>
                </w:pPr>
              </w:pPrChange>
            </w:pPr>
            <w:ins w:id="10447" w:author="哲均 宋" w:date="2019-08-19T10:16:00Z">
              <w:r>
                <w:t>Maximum Age</w:t>
              </w:r>
            </w:ins>
            <w:del w:id="10448" w:author="哲均 宋" w:date="2019-08-19T10:16:00Z">
              <w:r w:rsidRPr="00ED175E" w:rsidDel="00E90B92">
                <w:rPr>
                  <w:rFonts w:cs="Courier New" w:hint="eastAsia"/>
                  <w:szCs w:val="18"/>
                </w:rPr>
                <w:delText>最大</w:delText>
              </w:r>
              <w:r w:rsidRPr="00ED175E" w:rsidDel="00E90B92">
                <w:rPr>
                  <w:rFonts w:cs="Courier New"/>
                  <w:szCs w:val="18"/>
                </w:rPr>
                <w:br/>
              </w:r>
              <w:r w:rsidRPr="00ED175E" w:rsidDel="00E90B92">
                <w:rPr>
                  <w:rFonts w:cs="Courier New" w:hint="eastAsia"/>
                  <w:szCs w:val="18"/>
                </w:rPr>
                <w:delText>加入</w:delText>
              </w:r>
            </w:del>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Change w:id="10449" w:author="哲均 宋" w:date="2019-08-19T10:18:00Z">
              <w:tcPr>
                <w:tcW w:w="108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11EDABD5" w14:textId="28DFAC54" w:rsidR="00E90B92" w:rsidRPr="00ED175E" w:rsidRDefault="00E90B92">
            <w:pPr>
              <w:pStyle w:val="afc"/>
              <w:wordWrap/>
              <w:rPr>
                <w:rFonts w:cs="Courier New"/>
                <w:szCs w:val="18"/>
              </w:rPr>
              <w:pPrChange w:id="10450" w:author="Seongeun Woo" w:date="2016-10-13T18:44:00Z">
                <w:pPr>
                  <w:pStyle w:val="afc"/>
                </w:pPr>
              </w:pPrChange>
            </w:pPr>
            <w:ins w:id="10451" w:author="哲均 宋" w:date="2019-08-19T10:16:00Z">
              <w:r>
                <w:t>End Date</w:t>
              </w:r>
            </w:ins>
            <w:del w:id="10452" w:author="哲均 宋" w:date="2019-08-19T10:16:00Z">
              <w:r w:rsidRPr="00ED175E" w:rsidDel="00E90B92">
                <w:rPr>
                  <w:rFonts w:cs="Courier New" w:hint="eastAsia"/>
                  <w:szCs w:val="18"/>
                </w:rPr>
                <w:delText>終了日</w:delText>
              </w:r>
            </w:del>
          </w:p>
        </w:tc>
        <w:tc>
          <w:tcPr>
            <w:tcW w:w="1134" w:type="dxa"/>
            <w:tcBorders>
              <w:top w:val="single" w:sz="4" w:space="0" w:color="auto"/>
              <w:left w:val="nil"/>
              <w:bottom w:val="single" w:sz="4" w:space="0" w:color="auto"/>
              <w:right w:val="single" w:sz="4" w:space="0" w:color="auto"/>
            </w:tcBorders>
            <w:shd w:val="clear" w:color="auto" w:fill="EEECE1"/>
            <w:noWrap/>
            <w:vAlign w:val="center"/>
            <w:hideMark/>
            <w:tcPrChange w:id="10453" w:author="哲均 宋" w:date="2019-08-19T10:18:00Z">
              <w:tcPr>
                <w:tcW w:w="1085"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5E5CEB6" w14:textId="5C8BC8C9" w:rsidR="00E90B92" w:rsidRPr="00ED175E" w:rsidRDefault="00E90B92">
            <w:pPr>
              <w:pStyle w:val="afc"/>
              <w:wordWrap/>
              <w:pPrChange w:id="10454" w:author="Seongeun Woo" w:date="2016-10-13T18:44:00Z">
                <w:pPr>
                  <w:pStyle w:val="afc"/>
                </w:pPr>
              </w:pPrChange>
            </w:pPr>
            <w:ins w:id="10455" w:author="哲均 宋" w:date="2019-08-19T10:16:00Z">
              <w:r>
                <w:t>Start Date</w:t>
              </w:r>
            </w:ins>
            <w:del w:id="10456" w:author="哲均 宋" w:date="2019-08-19T10:16:00Z">
              <w:r w:rsidRPr="00ED175E" w:rsidDel="00E90B92">
                <w:rPr>
                  <w:rFonts w:hint="eastAsia"/>
                </w:rPr>
                <w:delText>開始日</w:delText>
              </w:r>
            </w:del>
          </w:p>
        </w:tc>
      </w:tr>
      <w:tr w:rsidR="00E90B92" w:rsidRPr="00ED175E" w14:paraId="5ABD1BCC" w14:textId="77777777" w:rsidTr="00E90B92">
        <w:trPr>
          <w:trHeight w:val="255"/>
          <w:trPrChange w:id="10457" w:author="哲均 宋" w:date="2019-08-19T10:18:00Z">
            <w:trPr>
              <w:trHeight w:val="255"/>
            </w:trPr>
          </w:trPrChange>
        </w:trPr>
        <w:tc>
          <w:tcPr>
            <w:tcW w:w="1030" w:type="dxa"/>
            <w:tcBorders>
              <w:top w:val="nil"/>
              <w:left w:val="single" w:sz="4" w:space="0" w:color="auto"/>
              <w:bottom w:val="single" w:sz="4" w:space="0" w:color="auto"/>
              <w:right w:val="single" w:sz="4" w:space="0" w:color="auto"/>
            </w:tcBorders>
            <w:shd w:val="clear" w:color="auto" w:fill="auto"/>
            <w:noWrap/>
            <w:vAlign w:val="bottom"/>
            <w:hideMark/>
            <w:tcPrChange w:id="10458" w:author="哲均 宋" w:date="2019-08-19T10:18:00Z">
              <w:tcPr>
                <w:tcW w:w="103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DA95E39" w14:textId="77777777" w:rsidR="00E90B92" w:rsidRPr="00ED175E" w:rsidRDefault="00E90B92">
            <w:pPr>
              <w:pStyle w:val="afb"/>
              <w:autoSpaceDE w:val="0"/>
              <w:autoSpaceDN w:val="0"/>
              <w:pPrChange w:id="10459" w:author="Seongeun Woo" w:date="2016-10-13T18:44:00Z">
                <w:pPr>
                  <w:pStyle w:val="afb"/>
                </w:pPr>
              </w:pPrChange>
            </w:pPr>
            <w:r w:rsidRPr="00ED175E">
              <w:t>P2001</w:t>
            </w:r>
          </w:p>
        </w:tc>
        <w:tc>
          <w:tcPr>
            <w:tcW w:w="1740" w:type="dxa"/>
            <w:tcBorders>
              <w:top w:val="nil"/>
              <w:left w:val="nil"/>
              <w:bottom w:val="single" w:sz="4" w:space="0" w:color="auto"/>
              <w:right w:val="single" w:sz="4" w:space="0" w:color="auto"/>
            </w:tcBorders>
            <w:shd w:val="clear" w:color="auto" w:fill="auto"/>
            <w:noWrap/>
            <w:vAlign w:val="bottom"/>
            <w:hideMark/>
            <w:tcPrChange w:id="10460" w:author="哲均 宋" w:date="2019-08-19T10:18:00Z">
              <w:tcPr>
                <w:tcW w:w="1740" w:type="dxa"/>
                <w:tcBorders>
                  <w:top w:val="nil"/>
                  <w:left w:val="nil"/>
                  <w:bottom w:val="single" w:sz="4" w:space="0" w:color="auto"/>
                  <w:right w:val="single" w:sz="4" w:space="0" w:color="auto"/>
                </w:tcBorders>
                <w:shd w:val="clear" w:color="auto" w:fill="auto"/>
                <w:noWrap/>
                <w:vAlign w:val="bottom"/>
                <w:hideMark/>
              </w:tcPr>
            </w:tcPrChange>
          </w:tcPr>
          <w:p w14:paraId="7590867F" w14:textId="49300D97" w:rsidR="00E90B92" w:rsidRPr="00ED175E" w:rsidRDefault="00E90B92">
            <w:pPr>
              <w:pStyle w:val="afb"/>
              <w:autoSpaceDE w:val="0"/>
              <w:autoSpaceDN w:val="0"/>
              <w:pPrChange w:id="10461" w:author="Seongeun Woo" w:date="2016-10-13T18:44:00Z">
                <w:pPr>
                  <w:pStyle w:val="afb"/>
                </w:pPr>
              </w:pPrChange>
            </w:pPr>
            <w:ins w:id="10462" w:author="哲均 宋" w:date="2019-08-19T10:16:00Z">
              <w:r>
                <w:rPr>
                  <w:rFonts w:hint="eastAsia"/>
                </w:rPr>
                <w:t>P</w:t>
              </w:r>
              <w:r>
                <w:t>ersonal Car Insurance</w:t>
              </w:r>
            </w:ins>
            <w:del w:id="10463" w:author="哲均 宋" w:date="2019-08-19T10:16:00Z">
              <w:r w:rsidRPr="00ED175E" w:rsidDel="00E90B92">
                <w:rPr>
                  <w:rFonts w:hint="eastAsia"/>
                </w:rPr>
                <w:delText>個人用自動車保険</w:delText>
              </w:r>
            </w:del>
          </w:p>
        </w:tc>
        <w:tc>
          <w:tcPr>
            <w:tcW w:w="567" w:type="dxa"/>
            <w:tcBorders>
              <w:top w:val="nil"/>
              <w:left w:val="nil"/>
              <w:bottom w:val="single" w:sz="4" w:space="0" w:color="auto"/>
              <w:right w:val="single" w:sz="4" w:space="0" w:color="auto"/>
            </w:tcBorders>
            <w:shd w:val="clear" w:color="auto" w:fill="auto"/>
            <w:noWrap/>
            <w:vAlign w:val="bottom"/>
            <w:hideMark/>
            <w:tcPrChange w:id="10464" w:author="哲均 宋" w:date="2019-08-19T10:18:00Z">
              <w:tcPr>
                <w:tcW w:w="567" w:type="dxa"/>
                <w:tcBorders>
                  <w:top w:val="nil"/>
                  <w:left w:val="nil"/>
                  <w:bottom w:val="single" w:sz="4" w:space="0" w:color="auto"/>
                  <w:right w:val="single" w:sz="4" w:space="0" w:color="auto"/>
                </w:tcBorders>
                <w:shd w:val="clear" w:color="auto" w:fill="auto"/>
                <w:noWrap/>
                <w:vAlign w:val="bottom"/>
                <w:hideMark/>
              </w:tcPr>
            </w:tcPrChange>
          </w:tcPr>
          <w:p w14:paraId="4484B584" w14:textId="77777777" w:rsidR="00E90B92" w:rsidRPr="00ED175E" w:rsidRDefault="00E90B92">
            <w:pPr>
              <w:pStyle w:val="afb"/>
              <w:autoSpaceDE w:val="0"/>
              <w:autoSpaceDN w:val="0"/>
              <w:pPrChange w:id="10465" w:author="Seongeun Woo" w:date="2016-10-13T18:44:00Z">
                <w:pPr>
                  <w:pStyle w:val="afb"/>
                </w:pPr>
              </w:pPrChange>
            </w:pPr>
            <w:r w:rsidRPr="00ED175E">
              <w:t>261</w:t>
            </w:r>
          </w:p>
        </w:tc>
        <w:tc>
          <w:tcPr>
            <w:tcW w:w="812" w:type="dxa"/>
            <w:tcBorders>
              <w:top w:val="nil"/>
              <w:left w:val="nil"/>
              <w:bottom w:val="single" w:sz="4" w:space="0" w:color="auto"/>
              <w:right w:val="single" w:sz="4" w:space="0" w:color="auto"/>
            </w:tcBorders>
            <w:shd w:val="clear" w:color="auto" w:fill="auto"/>
            <w:noWrap/>
            <w:vAlign w:val="bottom"/>
            <w:hideMark/>
            <w:tcPrChange w:id="10466" w:author="哲均 宋" w:date="2019-08-19T10:18:00Z">
              <w:tcPr>
                <w:tcW w:w="812" w:type="dxa"/>
                <w:tcBorders>
                  <w:top w:val="nil"/>
                  <w:left w:val="nil"/>
                  <w:bottom w:val="single" w:sz="4" w:space="0" w:color="auto"/>
                  <w:right w:val="single" w:sz="4" w:space="0" w:color="auto"/>
                </w:tcBorders>
                <w:shd w:val="clear" w:color="auto" w:fill="auto"/>
                <w:noWrap/>
                <w:vAlign w:val="bottom"/>
                <w:hideMark/>
              </w:tcPr>
            </w:tcPrChange>
          </w:tcPr>
          <w:p w14:paraId="32345AB3" w14:textId="77777777" w:rsidR="00E90B92" w:rsidRPr="00ED175E" w:rsidRDefault="00E90B92">
            <w:pPr>
              <w:pStyle w:val="afb"/>
              <w:autoSpaceDE w:val="0"/>
              <w:autoSpaceDN w:val="0"/>
              <w:pPrChange w:id="10467" w:author="Seongeun Woo" w:date="2016-10-13T18:44:00Z">
                <w:pPr>
                  <w:pStyle w:val="afb"/>
                </w:pPr>
              </w:pPrChange>
            </w:pPr>
            <w:r w:rsidRPr="00ED175E">
              <w:t>1,001</w:t>
            </w:r>
          </w:p>
        </w:tc>
        <w:tc>
          <w:tcPr>
            <w:tcW w:w="992" w:type="dxa"/>
            <w:tcBorders>
              <w:top w:val="nil"/>
              <w:left w:val="nil"/>
              <w:bottom w:val="single" w:sz="4" w:space="0" w:color="auto"/>
              <w:right w:val="single" w:sz="4" w:space="0" w:color="auto"/>
            </w:tcBorders>
            <w:shd w:val="clear" w:color="auto" w:fill="auto"/>
            <w:noWrap/>
            <w:vAlign w:val="bottom"/>
            <w:hideMark/>
            <w:tcPrChange w:id="10468" w:author="哲均 宋" w:date="2019-08-19T10:18:00Z">
              <w:tcPr>
                <w:tcW w:w="992" w:type="dxa"/>
                <w:tcBorders>
                  <w:top w:val="nil"/>
                  <w:left w:val="nil"/>
                  <w:bottom w:val="single" w:sz="4" w:space="0" w:color="auto"/>
                  <w:right w:val="single" w:sz="4" w:space="0" w:color="auto"/>
                </w:tcBorders>
                <w:shd w:val="clear" w:color="auto" w:fill="auto"/>
                <w:noWrap/>
                <w:vAlign w:val="bottom"/>
                <w:hideMark/>
              </w:tcPr>
            </w:tcPrChange>
          </w:tcPr>
          <w:p w14:paraId="4B80EBAA" w14:textId="77777777" w:rsidR="00E90B92" w:rsidRPr="00ED175E" w:rsidRDefault="00E90B92">
            <w:pPr>
              <w:pStyle w:val="afb"/>
              <w:autoSpaceDE w:val="0"/>
              <w:autoSpaceDN w:val="0"/>
              <w:pPrChange w:id="10469" w:author="Seongeun Woo" w:date="2016-10-13T18:44:00Z">
                <w:pPr>
                  <w:pStyle w:val="afb"/>
                </w:pPr>
              </w:pPrChange>
            </w:pPr>
            <w:r w:rsidRPr="00ED175E">
              <w:t>2</w:t>
            </w:r>
          </w:p>
        </w:tc>
        <w:tc>
          <w:tcPr>
            <w:tcW w:w="973" w:type="dxa"/>
            <w:tcBorders>
              <w:top w:val="nil"/>
              <w:left w:val="nil"/>
              <w:bottom w:val="single" w:sz="4" w:space="0" w:color="auto"/>
              <w:right w:val="single" w:sz="4" w:space="0" w:color="auto"/>
            </w:tcBorders>
            <w:shd w:val="clear" w:color="auto" w:fill="auto"/>
            <w:noWrap/>
            <w:vAlign w:val="bottom"/>
            <w:hideMark/>
            <w:tcPrChange w:id="10470" w:author="哲均 宋" w:date="2019-08-19T10:18:00Z">
              <w:tcPr>
                <w:tcW w:w="676" w:type="dxa"/>
                <w:tcBorders>
                  <w:top w:val="nil"/>
                  <w:left w:val="nil"/>
                  <w:bottom w:val="single" w:sz="4" w:space="0" w:color="auto"/>
                  <w:right w:val="single" w:sz="4" w:space="0" w:color="auto"/>
                </w:tcBorders>
                <w:shd w:val="clear" w:color="auto" w:fill="auto"/>
                <w:noWrap/>
                <w:vAlign w:val="bottom"/>
                <w:hideMark/>
              </w:tcPr>
            </w:tcPrChange>
          </w:tcPr>
          <w:p w14:paraId="2BDDC794" w14:textId="77777777" w:rsidR="00E90B92" w:rsidRPr="00ED175E" w:rsidRDefault="00E90B92">
            <w:pPr>
              <w:pStyle w:val="afb"/>
              <w:autoSpaceDE w:val="0"/>
              <w:autoSpaceDN w:val="0"/>
              <w:pPrChange w:id="10471" w:author="Seongeun Woo" w:date="2016-10-13T18:44:00Z">
                <w:pPr>
                  <w:pStyle w:val="afb"/>
                </w:pPr>
              </w:pPrChange>
            </w:pPr>
            <w:r w:rsidRPr="00ED175E">
              <w:t>10</w:t>
            </w:r>
          </w:p>
        </w:tc>
        <w:tc>
          <w:tcPr>
            <w:tcW w:w="974" w:type="dxa"/>
            <w:tcBorders>
              <w:top w:val="nil"/>
              <w:left w:val="nil"/>
              <w:bottom w:val="single" w:sz="4" w:space="0" w:color="auto"/>
              <w:right w:val="single" w:sz="4" w:space="0" w:color="auto"/>
            </w:tcBorders>
            <w:shd w:val="clear" w:color="auto" w:fill="auto"/>
            <w:noWrap/>
            <w:vAlign w:val="bottom"/>
            <w:hideMark/>
            <w:tcPrChange w:id="10472" w:author="哲均 宋" w:date="2019-08-19T10:18:00Z">
              <w:tcPr>
                <w:tcW w:w="600" w:type="dxa"/>
                <w:tcBorders>
                  <w:top w:val="nil"/>
                  <w:left w:val="nil"/>
                  <w:bottom w:val="single" w:sz="4" w:space="0" w:color="auto"/>
                  <w:right w:val="single" w:sz="4" w:space="0" w:color="auto"/>
                </w:tcBorders>
                <w:shd w:val="clear" w:color="auto" w:fill="auto"/>
                <w:noWrap/>
                <w:vAlign w:val="bottom"/>
                <w:hideMark/>
              </w:tcPr>
            </w:tcPrChange>
          </w:tcPr>
          <w:p w14:paraId="763E450A" w14:textId="77777777" w:rsidR="00E90B92" w:rsidRPr="00ED175E" w:rsidRDefault="00E90B92">
            <w:pPr>
              <w:pStyle w:val="afb"/>
              <w:autoSpaceDE w:val="0"/>
              <w:autoSpaceDN w:val="0"/>
              <w:pPrChange w:id="10473" w:author="Seongeun Woo" w:date="2016-10-13T18:44:00Z">
                <w:pPr>
                  <w:pStyle w:val="afb"/>
                </w:pPr>
              </w:pPrChange>
            </w:pPr>
            <w:r w:rsidRPr="00ED175E">
              <w:t>60</w:t>
            </w:r>
          </w:p>
        </w:tc>
        <w:tc>
          <w:tcPr>
            <w:tcW w:w="1134" w:type="dxa"/>
            <w:tcBorders>
              <w:top w:val="nil"/>
              <w:left w:val="nil"/>
              <w:bottom w:val="single" w:sz="4" w:space="0" w:color="auto"/>
              <w:right w:val="single" w:sz="4" w:space="0" w:color="auto"/>
            </w:tcBorders>
            <w:shd w:val="clear" w:color="auto" w:fill="auto"/>
            <w:noWrap/>
            <w:vAlign w:val="bottom"/>
            <w:hideMark/>
            <w:tcPrChange w:id="10474" w:author="哲均 宋" w:date="2019-08-19T10:18:00Z">
              <w:tcPr>
                <w:tcW w:w="1080" w:type="dxa"/>
                <w:tcBorders>
                  <w:top w:val="nil"/>
                  <w:left w:val="nil"/>
                  <w:bottom w:val="single" w:sz="4" w:space="0" w:color="auto"/>
                  <w:right w:val="single" w:sz="4" w:space="0" w:color="auto"/>
                </w:tcBorders>
                <w:shd w:val="clear" w:color="auto" w:fill="auto"/>
                <w:noWrap/>
                <w:vAlign w:val="bottom"/>
                <w:hideMark/>
              </w:tcPr>
            </w:tcPrChange>
          </w:tcPr>
          <w:p w14:paraId="4DEB8D63" w14:textId="77777777" w:rsidR="00E90B92" w:rsidRPr="00ED175E" w:rsidRDefault="00E90B92">
            <w:pPr>
              <w:pStyle w:val="afb"/>
              <w:autoSpaceDE w:val="0"/>
              <w:autoSpaceDN w:val="0"/>
              <w:pPrChange w:id="10475" w:author="Seongeun Woo" w:date="2016-10-13T18:44:00Z">
                <w:pPr>
                  <w:pStyle w:val="afb"/>
                </w:pPr>
              </w:pPrChange>
            </w:pPr>
            <w:r w:rsidRPr="00ED175E">
              <w:t>20150214</w:t>
            </w:r>
          </w:p>
        </w:tc>
        <w:tc>
          <w:tcPr>
            <w:tcW w:w="1134" w:type="dxa"/>
            <w:tcBorders>
              <w:top w:val="nil"/>
              <w:left w:val="nil"/>
              <w:bottom w:val="single" w:sz="4" w:space="0" w:color="auto"/>
              <w:right w:val="single" w:sz="4" w:space="0" w:color="auto"/>
            </w:tcBorders>
            <w:shd w:val="clear" w:color="auto" w:fill="auto"/>
            <w:noWrap/>
            <w:vAlign w:val="bottom"/>
            <w:hideMark/>
            <w:tcPrChange w:id="10476" w:author="哲均 宋" w:date="2019-08-19T10:18:00Z">
              <w:tcPr>
                <w:tcW w:w="1085" w:type="dxa"/>
                <w:tcBorders>
                  <w:top w:val="nil"/>
                  <w:left w:val="nil"/>
                  <w:bottom w:val="single" w:sz="4" w:space="0" w:color="auto"/>
                  <w:right w:val="single" w:sz="4" w:space="0" w:color="auto"/>
                </w:tcBorders>
                <w:shd w:val="clear" w:color="auto" w:fill="auto"/>
                <w:noWrap/>
                <w:vAlign w:val="bottom"/>
                <w:hideMark/>
              </w:tcPr>
            </w:tcPrChange>
          </w:tcPr>
          <w:p w14:paraId="609BF970" w14:textId="77777777" w:rsidR="00E90B92" w:rsidRPr="00ED175E" w:rsidRDefault="00E90B92">
            <w:pPr>
              <w:pStyle w:val="afb"/>
              <w:autoSpaceDE w:val="0"/>
              <w:autoSpaceDN w:val="0"/>
              <w:pPrChange w:id="10477" w:author="Seongeun Woo" w:date="2016-10-13T18:44:00Z">
                <w:pPr>
                  <w:pStyle w:val="afb"/>
                </w:pPr>
              </w:pPrChange>
            </w:pPr>
            <w:r w:rsidRPr="00ED175E">
              <w:t>99991231</w:t>
            </w:r>
          </w:p>
        </w:tc>
      </w:tr>
      <w:tr w:rsidR="00E90B92" w:rsidRPr="00ED175E" w14:paraId="5537F61D" w14:textId="77777777" w:rsidTr="00E90B92">
        <w:trPr>
          <w:trHeight w:val="255"/>
          <w:trPrChange w:id="10478" w:author="哲均 宋" w:date="2019-08-19T10:18:00Z">
            <w:trPr>
              <w:trHeight w:val="255"/>
            </w:trPr>
          </w:trPrChange>
        </w:trPr>
        <w:tc>
          <w:tcPr>
            <w:tcW w:w="1030" w:type="dxa"/>
            <w:tcBorders>
              <w:top w:val="nil"/>
              <w:left w:val="single" w:sz="4" w:space="0" w:color="auto"/>
              <w:bottom w:val="single" w:sz="4" w:space="0" w:color="auto"/>
              <w:right w:val="single" w:sz="4" w:space="0" w:color="auto"/>
            </w:tcBorders>
            <w:shd w:val="clear" w:color="auto" w:fill="auto"/>
            <w:noWrap/>
            <w:vAlign w:val="bottom"/>
            <w:hideMark/>
            <w:tcPrChange w:id="10479" w:author="哲均 宋" w:date="2019-08-19T10:18:00Z">
              <w:tcPr>
                <w:tcW w:w="103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E04058" w14:textId="77777777" w:rsidR="00E90B92" w:rsidRPr="00ED175E" w:rsidRDefault="00E90B92" w:rsidP="00E90B92">
            <w:pPr>
              <w:pStyle w:val="afb"/>
              <w:autoSpaceDE w:val="0"/>
              <w:autoSpaceDN w:val="0"/>
              <w:pPrChange w:id="10480" w:author="Seongeun Woo" w:date="2016-10-13T18:44:00Z">
                <w:pPr>
                  <w:pStyle w:val="afb"/>
                </w:pPr>
              </w:pPrChange>
            </w:pPr>
            <w:r w:rsidRPr="00ED175E">
              <w:t>P2001</w:t>
            </w:r>
          </w:p>
        </w:tc>
        <w:tc>
          <w:tcPr>
            <w:tcW w:w="1740" w:type="dxa"/>
            <w:tcBorders>
              <w:top w:val="nil"/>
              <w:left w:val="nil"/>
              <w:bottom w:val="single" w:sz="4" w:space="0" w:color="auto"/>
              <w:right w:val="single" w:sz="4" w:space="0" w:color="auto"/>
            </w:tcBorders>
            <w:shd w:val="clear" w:color="auto" w:fill="auto"/>
            <w:noWrap/>
            <w:hideMark/>
            <w:tcPrChange w:id="10481" w:author="哲均 宋" w:date="2019-08-19T10:18:00Z">
              <w:tcPr>
                <w:tcW w:w="1740" w:type="dxa"/>
                <w:tcBorders>
                  <w:top w:val="nil"/>
                  <w:left w:val="nil"/>
                  <w:bottom w:val="single" w:sz="4" w:space="0" w:color="auto"/>
                  <w:right w:val="single" w:sz="4" w:space="0" w:color="auto"/>
                </w:tcBorders>
                <w:shd w:val="clear" w:color="auto" w:fill="auto"/>
                <w:noWrap/>
                <w:hideMark/>
              </w:tcPr>
            </w:tcPrChange>
          </w:tcPr>
          <w:p w14:paraId="6D1144A3" w14:textId="7A3242F3" w:rsidR="00E90B92" w:rsidRPr="00ED175E" w:rsidRDefault="00E90B92" w:rsidP="00E90B92">
            <w:pPr>
              <w:pStyle w:val="afb"/>
              <w:autoSpaceDE w:val="0"/>
              <w:autoSpaceDN w:val="0"/>
              <w:pPrChange w:id="10482" w:author="Seongeun Woo" w:date="2016-10-13T18:44:00Z">
                <w:pPr>
                  <w:pStyle w:val="afb"/>
                </w:pPr>
              </w:pPrChange>
            </w:pPr>
            <w:ins w:id="10483" w:author="哲均 宋" w:date="2019-08-19T10:16:00Z">
              <w:r w:rsidRPr="009B1C52">
                <w:rPr>
                  <w:rFonts w:hint="eastAsia"/>
                </w:rPr>
                <w:t>P</w:t>
              </w:r>
              <w:r w:rsidRPr="009B1C52">
                <w:t>ersonal Car Insurance</w:t>
              </w:r>
            </w:ins>
            <w:del w:id="10484" w:author="哲均 宋" w:date="2019-08-19T10:16:00Z">
              <w:r w:rsidRPr="00ED175E" w:rsidDel="007F74F3">
                <w:rPr>
                  <w:rFonts w:hint="eastAsia"/>
                </w:rPr>
                <w:delText>個人用自動車保険</w:delText>
              </w:r>
            </w:del>
          </w:p>
        </w:tc>
        <w:tc>
          <w:tcPr>
            <w:tcW w:w="567" w:type="dxa"/>
            <w:tcBorders>
              <w:top w:val="nil"/>
              <w:left w:val="nil"/>
              <w:bottom w:val="single" w:sz="4" w:space="0" w:color="auto"/>
              <w:right w:val="single" w:sz="4" w:space="0" w:color="auto"/>
            </w:tcBorders>
            <w:shd w:val="clear" w:color="auto" w:fill="auto"/>
            <w:noWrap/>
            <w:vAlign w:val="bottom"/>
            <w:hideMark/>
            <w:tcPrChange w:id="10485" w:author="哲均 宋" w:date="2019-08-19T10:18:00Z">
              <w:tcPr>
                <w:tcW w:w="567" w:type="dxa"/>
                <w:tcBorders>
                  <w:top w:val="nil"/>
                  <w:left w:val="nil"/>
                  <w:bottom w:val="single" w:sz="4" w:space="0" w:color="auto"/>
                  <w:right w:val="single" w:sz="4" w:space="0" w:color="auto"/>
                </w:tcBorders>
                <w:shd w:val="clear" w:color="auto" w:fill="auto"/>
                <w:noWrap/>
                <w:vAlign w:val="bottom"/>
                <w:hideMark/>
              </w:tcPr>
            </w:tcPrChange>
          </w:tcPr>
          <w:p w14:paraId="4A8304CB" w14:textId="77777777" w:rsidR="00E90B92" w:rsidRPr="00ED175E" w:rsidRDefault="00E90B92" w:rsidP="00E90B92">
            <w:pPr>
              <w:pStyle w:val="afb"/>
              <w:autoSpaceDE w:val="0"/>
              <w:autoSpaceDN w:val="0"/>
              <w:pPrChange w:id="10486" w:author="Seongeun Woo" w:date="2016-10-13T18:44:00Z">
                <w:pPr>
                  <w:pStyle w:val="afb"/>
                </w:pPr>
              </w:pPrChange>
            </w:pPr>
            <w:r w:rsidRPr="00ED175E">
              <w:t>261</w:t>
            </w:r>
          </w:p>
        </w:tc>
        <w:tc>
          <w:tcPr>
            <w:tcW w:w="812" w:type="dxa"/>
            <w:tcBorders>
              <w:top w:val="nil"/>
              <w:left w:val="nil"/>
              <w:bottom w:val="single" w:sz="4" w:space="0" w:color="auto"/>
              <w:right w:val="single" w:sz="4" w:space="0" w:color="auto"/>
            </w:tcBorders>
            <w:shd w:val="clear" w:color="auto" w:fill="auto"/>
            <w:noWrap/>
            <w:vAlign w:val="bottom"/>
            <w:hideMark/>
            <w:tcPrChange w:id="10487" w:author="哲均 宋" w:date="2019-08-19T10:18:00Z">
              <w:tcPr>
                <w:tcW w:w="812" w:type="dxa"/>
                <w:tcBorders>
                  <w:top w:val="nil"/>
                  <w:left w:val="nil"/>
                  <w:bottom w:val="single" w:sz="4" w:space="0" w:color="auto"/>
                  <w:right w:val="single" w:sz="4" w:space="0" w:color="auto"/>
                </w:tcBorders>
                <w:shd w:val="clear" w:color="auto" w:fill="auto"/>
                <w:noWrap/>
                <w:vAlign w:val="bottom"/>
                <w:hideMark/>
              </w:tcPr>
            </w:tcPrChange>
          </w:tcPr>
          <w:p w14:paraId="1F5BC906" w14:textId="77777777" w:rsidR="00E90B92" w:rsidRPr="00ED175E" w:rsidRDefault="00E90B92" w:rsidP="00E90B92">
            <w:pPr>
              <w:pStyle w:val="afb"/>
              <w:autoSpaceDE w:val="0"/>
              <w:autoSpaceDN w:val="0"/>
              <w:pPrChange w:id="10488" w:author="Seongeun Woo" w:date="2016-10-13T18:44:00Z">
                <w:pPr>
                  <w:pStyle w:val="afb"/>
                </w:pPr>
              </w:pPrChange>
            </w:pPr>
            <w:r w:rsidRPr="00ED175E">
              <w:t>1,001</w:t>
            </w:r>
          </w:p>
        </w:tc>
        <w:tc>
          <w:tcPr>
            <w:tcW w:w="992" w:type="dxa"/>
            <w:tcBorders>
              <w:top w:val="nil"/>
              <w:left w:val="nil"/>
              <w:bottom w:val="single" w:sz="4" w:space="0" w:color="auto"/>
              <w:right w:val="single" w:sz="4" w:space="0" w:color="auto"/>
            </w:tcBorders>
            <w:shd w:val="clear" w:color="auto" w:fill="auto"/>
            <w:noWrap/>
            <w:vAlign w:val="bottom"/>
            <w:hideMark/>
            <w:tcPrChange w:id="10489" w:author="哲均 宋" w:date="2019-08-19T10:18:00Z">
              <w:tcPr>
                <w:tcW w:w="992" w:type="dxa"/>
                <w:tcBorders>
                  <w:top w:val="nil"/>
                  <w:left w:val="nil"/>
                  <w:bottom w:val="single" w:sz="4" w:space="0" w:color="auto"/>
                  <w:right w:val="single" w:sz="4" w:space="0" w:color="auto"/>
                </w:tcBorders>
                <w:shd w:val="clear" w:color="auto" w:fill="auto"/>
                <w:noWrap/>
                <w:vAlign w:val="bottom"/>
                <w:hideMark/>
              </w:tcPr>
            </w:tcPrChange>
          </w:tcPr>
          <w:p w14:paraId="41FF954D" w14:textId="77777777" w:rsidR="00E90B92" w:rsidRPr="00ED175E" w:rsidRDefault="00E90B92" w:rsidP="00E90B92">
            <w:pPr>
              <w:pStyle w:val="afb"/>
              <w:autoSpaceDE w:val="0"/>
              <w:autoSpaceDN w:val="0"/>
              <w:pPrChange w:id="10490" w:author="Seongeun Woo" w:date="2016-10-13T18:44:00Z">
                <w:pPr>
                  <w:pStyle w:val="afb"/>
                </w:pPr>
              </w:pPrChange>
            </w:pPr>
            <w:r w:rsidRPr="00ED175E">
              <w:t>2</w:t>
            </w:r>
          </w:p>
        </w:tc>
        <w:tc>
          <w:tcPr>
            <w:tcW w:w="973" w:type="dxa"/>
            <w:tcBorders>
              <w:top w:val="nil"/>
              <w:left w:val="nil"/>
              <w:bottom w:val="single" w:sz="4" w:space="0" w:color="auto"/>
              <w:right w:val="single" w:sz="4" w:space="0" w:color="auto"/>
            </w:tcBorders>
            <w:shd w:val="clear" w:color="auto" w:fill="auto"/>
            <w:noWrap/>
            <w:vAlign w:val="bottom"/>
            <w:hideMark/>
            <w:tcPrChange w:id="10491" w:author="哲均 宋" w:date="2019-08-19T10:18:00Z">
              <w:tcPr>
                <w:tcW w:w="676" w:type="dxa"/>
                <w:tcBorders>
                  <w:top w:val="nil"/>
                  <w:left w:val="nil"/>
                  <w:bottom w:val="single" w:sz="4" w:space="0" w:color="auto"/>
                  <w:right w:val="single" w:sz="4" w:space="0" w:color="auto"/>
                </w:tcBorders>
                <w:shd w:val="clear" w:color="auto" w:fill="auto"/>
                <w:noWrap/>
                <w:vAlign w:val="bottom"/>
                <w:hideMark/>
              </w:tcPr>
            </w:tcPrChange>
          </w:tcPr>
          <w:p w14:paraId="050F7A2D" w14:textId="77777777" w:rsidR="00E90B92" w:rsidRPr="00ED175E" w:rsidRDefault="00E90B92" w:rsidP="00E90B92">
            <w:pPr>
              <w:pStyle w:val="afb"/>
              <w:autoSpaceDE w:val="0"/>
              <w:autoSpaceDN w:val="0"/>
              <w:pPrChange w:id="10492" w:author="Seongeun Woo" w:date="2016-10-13T18:44:00Z">
                <w:pPr>
                  <w:pStyle w:val="afb"/>
                </w:pPr>
              </w:pPrChange>
            </w:pPr>
            <w:r w:rsidRPr="00ED175E">
              <w:t>20</w:t>
            </w:r>
          </w:p>
        </w:tc>
        <w:tc>
          <w:tcPr>
            <w:tcW w:w="974" w:type="dxa"/>
            <w:tcBorders>
              <w:top w:val="nil"/>
              <w:left w:val="nil"/>
              <w:bottom w:val="single" w:sz="4" w:space="0" w:color="auto"/>
              <w:right w:val="single" w:sz="4" w:space="0" w:color="auto"/>
            </w:tcBorders>
            <w:shd w:val="clear" w:color="auto" w:fill="auto"/>
            <w:noWrap/>
            <w:vAlign w:val="bottom"/>
            <w:hideMark/>
            <w:tcPrChange w:id="10493" w:author="哲均 宋" w:date="2019-08-19T10:18:00Z">
              <w:tcPr>
                <w:tcW w:w="600" w:type="dxa"/>
                <w:tcBorders>
                  <w:top w:val="nil"/>
                  <w:left w:val="nil"/>
                  <w:bottom w:val="single" w:sz="4" w:space="0" w:color="auto"/>
                  <w:right w:val="single" w:sz="4" w:space="0" w:color="auto"/>
                </w:tcBorders>
                <w:shd w:val="clear" w:color="auto" w:fill="auto"/>
                <w:noWrap/>
                <w:vAlign w:val="bottom"/>
                <w:hideMark/>
              </w:tcPr>
            </w:tcPrChange>
          </w:tcPr>
          <w:p w14:paraId="3DCEC399" w14:textId="77777777" w:rsidR="00E90B92" w:rsidRPr="00ED175E" w:rsidRDefault="00E90B92" w:rsidP="00E90B92">
            <w:pPr>
              <w:pStyle w:val="afb"/>
              <w:autoSpaceDE w:val="0"/>
              <w:autoSpaceDN w:val="0"/>
              <w:pPrChange w:id="10494" w:author="Seongeun Woo" w:date="2016-10-13T18:44:00Z">
                <w:pPr>
                  <w:pStyle w:val="afb"/>
                </w:pPr>
              </w:pPrChange>
            </w:pPr>
            <w:r w:rsidRPr="00ED175E">
              <w:t>59</w:t>
            </w:r>
          </w:p>
        </w:tc>
        <w:tc>
          <w:tcPr>
            <w:tcW w:w="1134" w:type="dxa"/>
            <w:tcBorders>
              <w:top w:val="nil"/>
              <w:left w:val="nil"/>
              <w:bottom w:val="single" w:sz="4" w:space="0" w:color="auto"/>
              <w:right w:val="single" w:sz="4" w:space="0" w:color="auto"/>
            </w:tcBorders>
            <w:shd w:val="clear" w:color="auto" w:fill="auto"/>
            <w:noWrap/>
            <w:vAlign w:val="bottom"/>
            <w:hideMark/>
            <w:tcPrChange w:id="10495" w:author="哲均 宋" w:date="2019-08-19T10:18:00Z">
              <w:tcPr>
                <w:tcW w:w="1080" w:type="dxa"/>
                <w:tcBorders>
                  <w:top w:val="nil"/>
                  <w:left w:val="nil"/>
                  <w:bottom w:val="single" w:sz="4" w:space="0" w:color="auto"/>
                  <w:right w:val="single" w:sz="4" w:space="0" w:color="auto"/>
                </w:tcBorders>
                <w:shd w:val="clear" w:color="auto" w:fill="auto"/>
                <w:noWrap/>
                <w:vAlign w:val="bottom"/>
                <w:hideMark/>
              </w:tcPr>
            </w:tcPrChange>
          </w:tcPr>
          <w:p w14:paraId="4032A7B6" w14:textId="77777777" w:rsidR="00E90B92" w:rsidRPr="00ED175E" w:rsidRDefault="00E90B92" w:rsidP="00E90B92">
            <w:pPr>
              <w:pStyle w:val="afb"/>
              <w:autoSpaceDE w:val="0"/>
              <w:autoSpaceDN w:val="0"/>
              <w:pPrChange w:id="10496" w:author="Seongeun Woo" w:date="2016-10-13T18:44:00Z">
                <w:pPr>
                  <w:pStyle w:val="afb"/>
                </w:pPr>
              </w:pPrChange>
            </w:pPr>
            <w:r w:rsidRPr="00ED175E">
              <w:t>20150214</w:t>
            </w:r>
          </w:p>
        </w:tc>
        <w:tc>
          <w:tcPr>
            <w:tcW w:w="1134" w:type="dxa"/>
            <w:tcBorders>
              <w:top w:val="nil"/>
              <w:left w:val="nil"/>
              <w:bottom w:val="single" w:sz="4" w:space="0" w:color="auto"/>
              <w:right w:val="single" w:sz="4" w:space="0" w:color="auto"/>
            </w:tcBorders>
            <w:shd w:val="clear" w:color="auto" w:fill="auto"/>
            <w:noWrap/>
            <w:vAlign w:val="bottom"/>
            <w:hideMark/>
            <w:tcPrChange w:id="10497" w:author="哲均 宋" w:date="2019-08-19T10:18:00Z">
              <w:tcPr>
                <w:tcW w:w="1085" w:type="dxa"/>
                <w:tcBorders>
                  <w:top w:val="nil"/>
                  <w:left w:val="nil"/>
                  <w:bottom w:val="single" w:sz="4" w:space="0" w:color="auto"/>
                  <w:right w:val="single" w:sz="4" w:space="0" w:color="auto"/>
                </w:tcBorders>
                <w:shd w:val="clear" w:color="auto" w:fill="auto"/>
                <w:noWrap/>
                <w:vAlign w:val="bottom"/>
                <w:hideMark/>
              </w:tcPr>
            </w:tcPrChange>
          </w:tcPr>
          <w:p w14:paraId="7258D6DE" w14:textId="77777777" w:rsidR="00E90B92" w:rsidRPr="00ED175E" w:rsidRDefault="00E90B92" w:rsidP="00E90B92">
            <w:pPr>
              <w:pStyle w:val="afb"/>
              <w:autoSpaceDE w:val="0"/>
              <w:autoSpaceDN w:val="0"/>
              <w:pPrChange w:id="10498" w:author="Seongeun Woo" w:date="2016-10-13T18:44:00Z">
                <w:pPr>
                  <w:pStyle w:val="afb"/>
                </w:pPr>
              </w:pPrChange>
            </w:pPr>
            <w:r w:rsidRPr="00ED175E">
              <w:t>99991231</w:t>
            </w:r>
          </w:p>
        </w:tc>
      </w:tr>
      <w:tr w:rsidR="00E90B92" w:rsidRPr="00ED175E" w14:paraId="66DDB4A1" w14:textId="77777777" w:rsidTr="00E90B92">
        <w:trPr>
          <w:trHeight w:val="255"/>
          <w:trPrChange w:id="10499" w:author="哲均 宋" w:date="2019-08-19T10:18:00Z">
            <w:trPr>
              <w:trHeight w:val="255"/>
            </w:trPr>
          </w:trPrChange>
        </w:trPr>
        <w:tc>
          <w:tcPr>
            <w:tcW w:w="1030" w:type="dxa"/>
            <w:tcBorders>
              <w:top w:val="nil"/>
              <w:left w:val="single" w:sz="4" w:space="0" w:color="auto"/>
              <w:bottom w:val="single" w:sz="4" w:space="0" w:color="auto"/>
              <w:right w:val="single" w:sz="4" w:space="0" w:color="auto"/>
            </w:tcBorders>
            <w:shd w:val="clear" w:color="auto" w:fill="auto"/>
            <w:noWrap/>
            <w:vAlign w:val="bottom"/>
            <w:hideMark/>
            <w:tcPrChange w:id="10500" w:author="哲均 宋" w:date="2019-08-19T10:18:00Z">
              <w:tcPr>
                <w:tcW w:w="103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EE98CED" w14:textId="77777777" w:rsidR="00E90B92" w:rsidRPr="00ED175E" w:rsidRDefault="00E90B92" w:rsidP="00E90B92">
            <w:pPr>
              <w:pStyle w:val="afb"/>
              <w:autoSpaceDE w:val="0"/>
              <w:autoSpaceDN w:val="0"/>
              <w:pPrChange w:id="10501" w:author="Seongeun Woo" w:date="2016-10-13T18:44:00Z">
                <w:pPr>
                  <w:pStyle w:val="afb"/>
                </w:pPr>
              </w:pPrChange>
            </w:pPr>
            <w:r w:rsidRPr="00ED175E">
              <w:t>P2001</w:t>
            </w:r>
          </w:p>
        </w:tc>
        <w:tc>
          <w:tcPr>
            <w:tcW w:w="1740" w:type="dxa"/>
            <w:tcBorders>
              <w:top w:val="nil"/>
              <w:left w:val="nil"/>
              <w:bottom w:val="single" w:sz="4" w:space="0" w:color="auto"/>
              <w:right w:val="single" w:sz="4" w:space="0" w:color="auto"/>
            </w:tcBorders>
            <w:shd w:val="clear" w:color="auto" w:fill="auto"/>
            <w:noWrap/>
            <w:hideMark/>
            <w:tcPrChange w:id="10502" w:author="哲均 宋" w:date="2019-08-19T10:18:00Z">
              <w:tcPr>
                <w:tcW w:w="1740" w:type="dxa"/>
                <w:tcBorders>
                  <w:top w:val="nil"/>
                  <w:left w:val="nil"/>
                  <w:bottom w:val="single" w:sz="4" w:space="0" w:color="auto"/>
                  <w:right w:val="single" w:sz="4" w:space="0" w:color="auto"/>
                </w:tcBorders>
                <w:shd w:val="clear" w:color="auto" w:fill="auto"/>
                <w:noWrap/>
                <w:hideMark/>
              </w:tcPr>
            </w:tcPrChange>
          </w:tcPr>
          <w:p w14:paraId="40D04A7F" w14:textId="1C4C3104" w:rsidR="00E90B92" w:rsidRPr="00ED175E" w:rsidRDefault="00E90B92" w:rsidP="00E90B92">
            <w:pPr>
              <w:pStyle w:val="afb"/>
              <w:autoSpaceDE w:val="0"/>
              <w:autoSpaceDN w:val="0"/>
              <w:pPrChange w:id="10503" w:author="Seongeun Woo" w:date="2016-10-13T18:44:00Z">
                <w:pPr>
                  <w:pStyle w:val="afb"/>
                </w:pPr>
              </w:pPrChange>
            </w:pPr>
            <w:ins w:id="10504" w:author="哲均 宋" w:date="2019-08-19T10:16:00Z">
              <w:r w:rsidRPr="009B1C52">
                <w:rPr>
                  <w:rFonts w:hint="eastAsia"/>
                </w:rPr>
                <w:t>P</w:t>
              </w:r>
              <w:r w:rsidRPr="009B1C52">
                <w:t>ersonal Car Insurance</w:t>
              </w:r>
            </w:ins>
            <w:del w:id="10505" w:author="哲均 宋" w:date="2019-08-19T10:16:00Z">
              <w:r w:rsidRPr="00ED175E" w:rsidDel="007F74F3">
                <w:rPr>
                  <w:rFonts w:hint="eastAsia"/>
                </w:rPr>
                <w:delText>個人用自動車保険</w:delText>
              </w:r>
            </w:del>
          </w:p>
        </w:tc>
        <w:tc>
          <w:tcPr>
            <w:tcW w:w="567" w:type="dxa"/>
            <w:tcBorders>
              <w:top w:val="nil"/>
              <w:left w:val="nil"/>
              <w:bottom w:val="single" w:sz="4" w:space="0" w:color="auto"/>
              <w:right w:val="single" w:sz="4" w:space="0" w:color="auto"/>
            </w:tcBorders>
            <w:shd w:val="clear" w:color="auto" w:fill="auto"/>
            <w:noWrap/>
            <w:vAlign w:val="bottom"/>
            <w:hideMark/>
            <w:tcPrChange w:id="10506" w:author="哲均 宋" w:date="2019-08-19T10:18:00Z">
              <w:tcPr>
                <w:tcW w:w="567" w:type="dxa"/>
                <w:tcBorders>
                  <w:top w:val="nil"/>
                  <w:left w:val="nil"/>
                  <w:bottom w:val="single" w:sz="4" w:space="0" w:color="auto"/>
                  <w:right w:val="single" w:sz="4" w:space="0" w:color="auto"/>
                </w:tcBorders>
                <w:shd w:val="clear" w:color="auto" w:fill="auto"/>
                <w:noWrap/>
                <w:vAlign w:val="bottom"/>
                <w:hideMark/>
              </w:tcPr>
            </w:tcPrChange>
          </w:tcPr>
          <w:p w14:paraId="11C6C148" w14:textId="77777777" w:rsidR="00E90B92" w:rsidRPr="00ED175E" w:rsidRDefault="00E90B92" w:rsidP="00E90B92">
            <w:pPr>
              <w:pStyle w:val="afb"/>
              <w:autoSpaceDE w:val="0"/>
              <w:autoSpaceDN w:val="0"/>
              <w:pPrChange w:id="10507" w:author="Seongeun Woo" w:date="2016-10-13T18:44:00Z">
                <w:pPr>
                  <w:pStyle w:val="afb"/>
                </w:pPr>
              </w:pPrChange>
            </w:pPr>
            <w:r w:rsidRPr="00ED175E">
              <w:t>261</w:t>
            </w:r>
          </w:p>
        </w:tc>
        <w:tc>
          <w:tcPr>
            <w:tcW w:w="812" w:type="dxa"/>
            <w:tcBorders>
              <w:top w:val="nil"/>
              <w:left w:val="nil"/>
              <w:bottom w:val="single" w:sz="4" w:space="0" w:color="auto"/>
              <w:right w:val="single" w:sz="4" w:space="0" w:color="auto"/>
            </w:tcBorders>
            <w:shd w:val="clear" w:color="auto" w:fill="auto"/>
            <w:noWrap/>
            <w:vAlign w:val="bottom"/>
            <w:hideMark/>
            <w:tcPrChange w:id="10508" w:author="哲均 宋" w:date="2019-08-19T10:18:00Z">
              <w:tcPr>
                <w:tcW w:w="812" w:type="dxa"/>
                <w:tcBorders>
                  <w:top w:val="nil"/>
                  <w:left w:val="nil"/>
                  <w:bottom w:val="single" w:sz="4" w:space="0" w:color="auto"/>
                  <w:right w:val="single" w:sz="4" w:space="0" w:color="auto"/>
                </w:tcBorders>
                <w:shd w:val="clear" w:color="auto" w:fill="auto"/>
                <w:noWrap/>
                <w:vAlign w:val="bottom"/>
                <w:hideMark/>
              </w:tcPr>
            </w:tcPrChange>
          </w:tcPr>
          <w:p w14:paraId="10F1A427" w14:textId="77777777" w:rsidR="00E90B92" w:rsidRPr="00ED175E" w:rsidRDefault="00E90B92" w:rsidP="00E90B92">
            <w:pPr>
              <w:pStyle w:val="afb"/>
              <w:autoSpaceDE w:val="0"/>
              <w:autoSpaceDN w:val="0"/>
              <w:pPrChange w:id="10509" w:author="Seongeun Woo" w:date="2016-10-13T18:44:00Z">
                <w:pPr>
                  <w:pStyle w:val="afb"/>
                </w:pPr>
              </w:pPrChange>
            </w:pPr>
            <w:r w:rsidRPr="00ED175E">
              <w:t>1,001</w:t>
            </w:r>
          </w:p>
        </w:tc>
        <w:tc>
          <w:tcPr>
            <w:tcW w:w="992" w:type="dxa"/>
            <w:tcBorders>
              <w:top w:val="nil"/>
              <w:left w:val="nil"/>
              <w:bottom w:val="single" w:sz="4" w:space="0" w:color="auto"/>
              <w:right w:val="single" w:sz="4" w:space="0" w:color="auto"/>
            </w:tcBorders>
            <w:shd w:val="clear" w:color="auto" w:fill="auto"/>
            <w:noWrap/>
            <w:vAlign w:val="bottom"/>
            <w:hideMark/>
            <w:tcPrChange w:id="10510" w:author="哲均 宋" w:date="2019-08-19T10:18:00Z">
              <w:tcPr>
                <w:tcW w:w="992" w:type="dxa"/>
                <w:tcBorders>
                  <w:top w:val="nil"/>
                  <w:left w:val="nil"/>
                  <w:bottom w:val="single" w:sz="4" w:space="0" w:color="auto"/>
                  <w:right w:val="single" w:sz="4" w:space="0" w:color="auto"/>
                </w:tcBorders>
                <w:shd w:val="clear" w:color="auto" w:fill="auto"/>
                <w:noWrap/>
                <w:vAlign w:val="bottom"/>
                <w:hideMark/>
              </w:tcPr>
            </w:tcPrChange>
          </w:tcPr>
          <w:p w14:paraId="1A159A85" w14:textId="77777777" w:rsidR="00E90B92" w:rsidRPr="00ED175E" w:rsidRDefault="00E90B92" w:rsidP="00E90B92">
            <w:pPr>
              <w:pStyle w:val="afb"/>
              <w:autoSpaceDE w:val="0"/>
              <w:autoSpaceDN w:val="0"/>
              <w:pPrChange w:id="10511" w:author="Seongeun Woo" w:date="2016-10-13T18:44:00Z">
                <w:pPr>
                  <w:pStyle w:val="afb"/>
                </w:pPr>
              </w:pPrChange>
            </w:pPr>
            <w:r w:rsidRPr="00ED175E">
              <w:t>3</w:t>
            </w:r>
          </w:p>
        </w:tc>
        <w:tc>
          <w:tcPr>
            <w:tcW w:w="973" w:type="dxa"/>
            <w:tcBorders>
              <w:top w:val="nil"/>
              <w:left w:val="nil"/>
              <w:bottom w:val="single" w:sz="4" w:space="0" w:color="auto"/>
              <w:right w:val="single" w:sz="4" w:space="0" w:color="auto"/>
            </w:tcBorders>
            <w:shd w:val="clear" w:color="auto" w:fill="auto"/>
            <w:noWrap/>
            <w:vAlign w:val="bottom"/>
            <w:hideMark/>
            <w:tcPrChange w:id="10512" w:author="哲均 宋" w:date="2019-08-19T10:18:00Z">
              <w:tcPr>
                <w:tcW w:w="676" w:type="dxa"/>
                <w:tcBorders>
                  <w:top w:val="nil"/>
                  <w:left w:val="nil"/>
                  <w:bottom w:val="single" w:sz="4" w:space="0" w:color="auto"/>
                  <w:right w:val="single" w:sz="4" w:space="0" w:color="auto"/>
                </w:tcBorders>
                <w:shd w:val="clear" w:color="auto" w:fill="auto"/>
                <w:noWrap/>
                <w:vAlign w:val="bottom"/>
                <w:hideMark/>
              </w:tcPr>
            </w:tcPrChange>
          </w:tcPr>
          <w:p w14:paraId="49D592D1" w14:textId="77777777" w:rsidR="00E90B92" w:rsidRPr="00ED175E" w:rsidRDefault="00E90B92" w:rsidP="00E90B92">
            <w:pPr>
              <w:pStyle w:val="afb"/>
              <w:autoSpaceDE w:val="0"/>
              <w:autoSpaceDN w:val="0"/>
              <w:pPrChange w:id="10513" w:author="Seongeun Woo" w:date="2016-10-13T18:44:00Z">
                <w:pPr>
                  <w:pStyle w:val="afb"/>
                </w:pPr>
              </w:pPrChange>
            </w:pPr>
            <w:r w:rsidRPr="00ED175E">
              <w:t>30</w:t>
            </w:r>
          </w:p>
        </w:tc>
        <w:tc>
          <w:tcPr>
            <w:tcW w:w="974" w:type="dxa"/>
            <w:tcBorders>
              <w:top w:val="nil"/>
              <w:left w:val="nil"/>
              <w:bottom w:val="single" w:sz="4" w:space="0" w:color="auto"/>
              <w:right w:val="single" w:sz="4" w:space="0" w:color="auto"/>
            </w:tcBorders>
            <w:shd w:val="clear" w:color="auto" w:fill="auto"/>
            <w:noWrap/>
            <w:vAlign w:val="bottom"/>
            <w:hideMark/>
            <w:tcPrChange w:id="10514" w:author="哲均 宋" w:date="2019-08-19T10:18:00Z">
              <w:tcPr>
                <w:tcW w:w="600" w:type="dxa"/>
                <w:tcBorders>
                  <w:top w:val="nil"/>
                  <w:left w:val="nil"/>
                  <w:bottom w:val="single" w:sz="4" w:space="0" w:color="auto"/>
                  <w:right w:val="single" w:sz="4" w:space="0" w:color="auto"/>
                </w:tcBorders>
                <w:shd w:val="clear" w:color="auto" w:fill="auto"/>
                <w:noWrap/>
                <w:vAlign w:val="bottom"/>
                <w:hideMark/>
              </w:tcPr>
            </w:tcPrChange>
          </w:tcPr>
          <w:p w14:paraId="216E461A" w14:textId="77777777" w:rsidR="00E90B92" w:rsidRPr="00ED175E" w:rsidRDefault="00E90B92" w:rsidP="00E90B92">
            <w:pPr>
              <w:pStyle w:val="afb"/>
              <w:autoSpaceDE w:val="0"/>
              <w:autoSpaceDN w:val="0"/>
              <w:pPrChange w:id="10515" w:author="Seongeun Woo" w:date="2016-10-13T18:44:00Z">
                <w:pPr>
                  <w:pStyle w:val="afb"/>
                </w:pPr>
              </w:pPrChange>
            </w:pPr>
            <w:r w:rsidRPr="00ED175E">
              <w:t>61</w:t>
            </w:r>
          </w:p>
        </w:tc>
        <w:tc>
          <w:tcPr>
            <w:tcW w:w="1134" w:type="dxa"/>
            <w:tcBorders>
              <w:top w:val="nil"/>
              <w:left w:val="nil"/>
              <w:bottom w:val="single" w:sz="4" w:space="0" w:color="auto"/>
              <w:right w:val="single" w:sz="4" w:space="0" w:color="auto"/>
            </w:tcBorders>
            <w:shd w:val="clear" w:color="auto" w:fill="auto"/>
            <w:noWrap/>
            <w:vAlign w:val="bottom"/>
            <w:hideMark/>
            <w:tcPrChange w:id="10516" w:author="哲均 宋" w:date="2019-08-19T10:18:00Z">
              <w:tcPr>
                <w:tcW w:w="1080" w:type="dxa"/>
                <w:tcBorders>
                  <w:top w:val="nil"/>
                  <w:left w:val="nil"/>
                  <w:bottom w:val="single" w:sz="4" w:space="0" w:color="auto"/>
                  <w:right w:val="single" w:sz="4" w:space="0" w:color="auto"/>
                </w:tcBorders>
                <w:shd w:val="clear" w:color="auto" w:fill="auto"/>
                <w:noWrap/>
                <w:vAlign w:val="bottom"/>
                <w:hideMark/>
              </w:tcPr>
            </w:tcPrChange>
          </w:tcPr>
          <w:p w14:paraId="1E8415AF" w14:textId="77777777" w:rsidR="00E90B92" w:rsidRPr="00ED175E" w:rsidRDefault="00E90B92" w:rsidP="00E90B92">
            <w:pPr>
              <w:pStyle w:val="afb"/>
              <w:autoSpaceDE w:val="0"/>
              <w:autoSpaceDN w:val="0"/>
              <w:pPrChange w:id="10517" w:author="Seongeun Woo" w:date="2016-10-13T18:44:00Z">
                <w:pPr>
                  <w:pStyle w:val="afb"/>
                </w:pPr>
              </w:pPrChange>
            </w:pPr>
            <w:r w:rsidRPr="00ED175E">
              <w:t>20150214</w:t>
            </w:r>
          </w:p>
        </w:tc>
        <w:tc>
          <w:tcPr>
            <w:tcW w:w="1134" w:type="dxa"/>
            <w:tcBorders>
              <w:top w:val="nil"/>
              <w:left w:val="nil"/>
              <w:bottom w:val="single" w:sz="4" w:space="0" w:color="auto"/>
              <w:right w:val="single" w:sz="4" w:space="0" w:color="auto"/>
            </w:tcBorders>
            <w:shd w:val="clear" w:color="auto" w:fill="auto"/>
            <w:noWrap/>
            <w:vAlign w:val="bottom"/>
            <w:hideMark/>
            <w:tcPrChange w:id="10518" w:author="哲均 宋" w:date="2019-08-19T10:18:00Z">
              <w:tcPr>
                <w:tcW w:w="1085" w:type="dxa"/>
                <w:tcBorders>
                  <w:top w:val="nil"/>
                  <w:left w:val="nil"/>
                  <w:bottom w:val="single" w:sz="4" w:space="0" w:color="auto"/>
                  <w:right w:val="single" w:sz="4" w:space="0" w:color="auto"/>
                </w:tcBorders>
                <w:shd w:val="clear" w:color="auto" w:fill="auto"/>
                <w:noWrap/>
                <w:vAlign w:val="bottom"/>
                <w:hideMark/>
              </w:tcPr>
            </w:tcPrChange>
          </w:tcPr>
          <w:p w14:paraId="4C40A3EE" w14:textId="77777777" w:rsidR="00E90B92" w:rsidRPr="00ED175E" w:rsidRDefault="00E90B92" w:rsidP="00E90B92">
            <w:pPr>
              <w:pStyle w:val="afb"/>
              <w:autoSpaceDE w:val="0"/>
              <w:autoSpaceDN w:val="0"/>
              <w:pPrChange w:id="10519" w:author="Seongeun Woo" w:date="2016-10-13T18:44:00Z">
                <w:pPr>
                  <w:pStyle w:val="afb"/>
                </w:pPr>
              </w:pPrChange>
            </w:pPr>
            <w:r w:rsidRPr="00ED175E">
              <w:t>99991231</w:t>
            </w:r>
          </w:p>
        </w:tc>
      </w:tr>
      <w:tr w:rsidR="00E90B92" w:rsidRPr="00ED175E" w14:paraId="39570DD6" w14:textId="77777777" w:rsidTr="00E90B92">
        <w:trPr>
          <w:trHeight w:val="255"/>
          <w:ins w:id="10520" w:author="InnoRules" w:date="2016-10-23T17:13:00Z"/>
          <w:trPrChange w:id="10521" w:author="哲均 宋" w:date="2019-08-19T10:18:00Z">
            <w:trPr>
              <w:trHeight w:val="255"/>
            </w:trPr>
          </w:trPrChange>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bottom"/>
            <w:tcPrChange w:id="10522" w:author="哲均 宋" w:date="2019-08-19T10:18:00Z">
              <w:tcPr>
                <w:tcW w:w="1030" w:type="dxa"/>
                <w:tcBorders>
                  <w:top w:val="single" w:sz="4" w:space="0" w:color="auto"/>
                  <w:left w:val="single" w:sz="4" w:space="0" w:color="auto"/>
                  <w:bottom w:val="single" w:sz="4" w:space="0" w:color="auto"/>
                  <w:right w:val="single" w:sz="4" w:space="0" w:color="auto"/>
                </w:tcBorders>
                <w:shd w:val="clear" w:color="auto" w:fill="auto"/>
                <w:noWrap/>
                <w:vAlign w:val="bottom"/>
              </w:tcPr>
            </w:tcPrChange>
          </w:tcPr>
          <w:p w14:paraId="3EDD2443" w14:textId="597ADCA8" w:rsidR="00E90B92" w:rsidRPr="00ED175E" w:rsidRDefault="00E90B92" w:rsidP="00BD49B4">
            <w:pPr>
              <w:pStyle w:val="afb"/>
              <w:autoSpaceDE w:val="0"/>
              <w:autoSpaceDN w:val="0"/>
              <w:rPr>
                <w:ins w:id="10523" w:author="InnoRules" w:date="2016-10-23T17:13:00Z"/>
              </w:rPr>
            </w:pPr>
            <w:ins w:id="10524" w:author="InnoRules" w:date="2016-10-23T17:13:00Z">
              <w:r w:rsidRPr="00ED175E">
                <w:t>…</w:t>
              </w:r>
            </w:ins>
          </w:p>
        </w:tc>
        <w:tc>
          <w:tcPr>
            <w:tcW w:w="1740" w:type="dxa"/>
            <w:tcBorders>
              <w:top w:val="single" w:sz="4" w:space="0" w:color="auto"/>
              <w:left w:val="nil"/>
              <w:bottom w:val="single" w:sz="4" w:space="0" w:color="auto"/>
              <w:right w:val="single" w:sz="4" w:space="0" w:color="auto"/>
            </w:tcBorders>
            <w:shd w:val="clear" w:color="auto" w:fill="auto"/>
            <w:noWrap/>
            <w:vAlign w:val="bottom"/>
            <w:tcPrChange w:id="10525" w:author="哲均 宋" w:date="2019-08-19T10:18:00Z">
              <w:tcPr>
                <w:tcW w:w="1740" w:type="dxa"/>
                <w:tcBorders>
                  <w:top w:val="single" w:sz="4" w:space="0" w:color="auto"/>
                  <w:left w:val="nil"/>
                  <w:bottom w:val="single" w:sz="4" w:space="0" w:color="auto"/>
                  <w:right w:val="single" w:sz="4" w:space="0" w:color="auto"/>
                </w:tcBorders>
                <w:shd w:val="clear" w:color="auto" w:fill="auto"/>
                <w:noWrap/>
                <w:vAlign w:val="bottom"/>
              </w:tcPr>
            </w:tcPrChange>
          </w:tcPr>
          <w:p w14:paraId="44C4E167" w14:textId="59700D3E" w:rsidR="00E90B92" w:rsidRPr="00ED175E" w:rsidRDefault="00E90B92" w:rsidP="00BD49B4">
            <w:pPr>
              <w:pStyle w:val="afb"/>
              <w:autoSpaceDE w:val="0"/>
              <w:autoSpaceDN w:val="0"/>
              <w:rPr>
                <w:ins w:id="10526" w:author="InnoRules" w:date="2016-10-23T17:13:00Z"/>
              </w:rPr>
            </w:pPr>
            <w:ins w:id="10527" w:author="InnoRules" w:date="2016-10-23T17:13:00Z">
              <w:r w:rsidRPr="00ED175E">
                <w:t>…</w:t>
              </w:r>
            </w:ins>
          </w:p>
        </w:tc>
        <w:tc>
          <w:tcPr>
            <w:tcW w:w="567" w:type="dxa"/>
            <w:tcBorders>
              <w:top w:val="single" w:sz="4" w:space="0" w:color="auto"/>
              <w:left w:val="nil"/>
              <w:bottom w:val="single" w:sz="4" w:space="0" w:color="auto"/>
              <w:right w:val="single" w:sz="4" w:space="0" w:color="auto"/>
            </w:tcBorders>
            <w:shd w:val="clear" w:color="auto" w:fill="auto"/>
            <w:noWrap/>
            <w:vAlign w:val="bottom"/>
            <w:tcPrChange w:id="10528" w:author="哲均 宋" w:date="2019-08-19T10:18:00Z">
              <w:tcPr>
                <w:tcW w:w="567" w:type="dxa"/>
                <w:tcBorders>
                  <w:top w:val="single" w:sz="4" w:space="0" w:color="auto"/>
                  <w:left w:val="nil"/>
                  <w:bottom w:val="single" w:sz="4" w:space="0" w:color="auto"/>
                  <w:right w:val="single" w:sz="4" w:space="0" w:color="auto"/>
                </w:tcBorders>
                <w:shd w:val="clear" w:color="auto" w:fill="auto"/>
                <w:noWrap/>
                <w:vAlign w:val="bottom"/>
              </w:tcPr>
            </w:tcPrChange>
          </w:tcPr>
          <w:p w14:paraId="5007F5B2" w14:textId="3AB8F929" w:rsidR="00E90B92" w:rsidRPr="00ED175E" w:rsidRDefault="00E90B92" w:rsidP="00BD49B4">
            <w:pPr>
              <w:pStyle w:val="afb"/>
              <w:autoSpaceDE w:val="0"/>
              <w:autoSpaceDN w:val="0"/>
              <w:rPr>
                <w:ins w:id="10529" w:author="InnoRules" w:date="2016-10-23T17:13:00Z"/>
              </w:rPr>
            </w:pPr>
            <w:ins w:id="10530" w:author="InnoRules" w:date="2016-10-23T17:13:00Z">
              <w:r w:rsidRPr="00ED175E">
                <w:t>…</w:t>
              </w:r>
            </w:ins>
          </w:p>
        </w:tc>
        <w:tc>
          <w:tcPr>
            <w:tcW w:w="812" w:type="dxa"/>
            <w:tcBorders>
              <w:top w:val="single" w:sz="4" w:space="0" w:color="auto"/>
              <w:left w:val="nil"/>
              <w:bottom w:val="single" w:sz="4" w:space="0" w:color="auto"/>
              <w:right w:val="single" w:sz="4" w:space="0" w:color="auto"/>
            </w:tcBorders>
            <w:shd w:val="clear" w:color="auto" w:fill="auto"/>
            <w:noWrap/>
            <w:vAlign w:val="bottom"/>
            <w:tcPrChange w:id="10531" w:author="哲均 宋" w:date="2019-08-19T10:18:00Z">
              <w:tcPr>
                <w:tcW w:w="812" w:type="dxa"/>
                <w:tcBorders>
                  <w:top w:val="single" w:sz="4" w:space="0" w:color="auto"/>
                  <w:left w:val="nil"/>
                  <w:bottom w:val="single" w:sz="4" w:space="0" w:color="auto"/>
                  <w:right w:val="single" w:sz="4" w:space="0" w:color="auto"/>
                </w:tcBorders>
                <w:shd w:val="clear" w:color="auto" w:fill="auto"/>
                <w:noWrap/>
                <w:vAlign w:val="bottom"/>
              </w:tcPr>
            </w:tcPrChange>
          </w:tcPr>
          <w:p w14:paraId="5C69A03A" w14:textId="653B7A7A" w:rsidR="00E90B92" w:rsidRPr="00ED175E" w:rsidRDefault="00E90B92" w:rsidP="00BD49B4">
            <w:pPr>
              <w:pStyle w:val="afb"/>
              <w:autoSpaceDE w:val="0"/>
              <w:autoSpaceDN w:val="0"/>
              <w:rPr>
                <w:ins w:id="10532" w:author="InnoRules" w:date="2016-10-23T17:13:00Z"/>
              </w:rPr>
            </w:pPr>
            <w:ins w:id="10533" w:author="InnoRules" w:date="2016-10-23T17:13:00Z">
              <w:r w:rsidRPr="00ED175E">
                <w:t>…</w:t>
              </w:r>
            </w:ins>
          </w:p>
        </w:tc>
        <w:tc>
          <w:tcPr>
            <w:tcW w:w="992" w:type="dxa"/>
            <w:tcBorders>
              <w:top w:val="single" w:sz="4" w:space="0" w:color="auto"/>
              <w:left w:val="nil"/>
              <w:bottom w:val="single" w:sz="4" w:space="0" w:color="auto"/>
              <w:right w:val="single" w:sz="4" w:space="0" w:color="auto"/>
            </w:tcBorders>
            <w:shd w:val="clear" w:color="auto" w:fill="auto"/>
            <w:noWrap/>
            <w:vAlign w:val="bottom"/>
            <w:tcPrChange w:id="10534" w:author="哲均 宋" w:date="2019-08-19T10:18:00Z">
              <w:tcPr>
                <w:tcW w:w="992" w:type="dxa"/>
                <w:tcBorders>
                  <w:top w:val="single" w:sz="4" w:space="0" w:color="auto"/>
                  <w:left w:val="nil"/>
                  <w:bottom w:val="single" w:sz="4" w:space="0" w:color="auto"/>
                  <w:right w:val="single" w:sz="4" w:space="0" w:color="auto"/>
                </w:tcBorders>
                <w:shd w:val="clear" w:color="auto" w:fill="auto"/>
                <w:noWrap/>
                <w:vAlign w:val="bottom"/>
              </w:tcPr>
            </w:tcPrChange>
          </w:tcPr>
          <w:p w14:paraId="11CC0C09" w14:textId="1F899086" w:rsidR="00E90B92" w:rsidRPr="00ED175E" w:rsidRDefault="00E90B92" w:rsidP="00BD49B4">
            <w:pPr>
              <w:pStyle w:val="afb"/>
              <w:autoSpaceDE w:val="0"/>
              <w:autoSpaceDN w:val="0"/>
              <w:rPr>
                <w:ins w:id="10535" w:author="InnoRules" w:date="2016-10-23T17:13:00Z"/>
              </w:rPr>
            </w:pPr>
            <w:ins w:id="10536" w:author="InnoRules" w:date="2016-10-23T17:13:00Z">
              <w:r w:rsidRPr="00ED175E">
                <w:t>…</w:t>
              </w:r>
            </w:ins>
          </w:p>
        </w:tc>
        <w:tc>
          <w:tcPr>
            <w:tcW w:w="973" w:type="dxa"/>
            <w:tcBorders>
              <w:top w:val="single" w:sz="4" w:space="0" w:color="auto"/>
              <w:left w:val="nil"/>
              <w:bottom w:val="single" w:sz="4" w:space="0" w:color="auto"/>
              <w:right w:val="single" w:sz="4" w:space="0" w:color="auto"/>
            </w:tcBorders>
            <w:shd w:val="clear" w:color="auto" w:fill="auto"/>
            <w:noWrap/>
            <w:vAlign w:val="bottom"/>
            <w:tcPrChange w:id="10537" w:author="哲均 宋" w:date="2019-08-19T10:18:00Z">
              <w:tcPr>
                <w:tcW w:w="676" w:type="dxa"/>
                <w:tcBorders>
                  <w:top w:val="single" w:sz="4" w:space="0" w:color="auto"/>
                  <w:left w:val="nil"/>
                  <w:bottom w:val="single" w:sz="4" w:space="0" w:color="auto"/>
                  <w:right w:val="single" w:sz="4" w:space="0" w:color="auto"/>
                </w:tcBorders>
                <w:shd w:val="clear" w:color="auto" w:fill="auto"/>
                <w:noWrap/>
                <w:vAlign w:val="bottom"/>
              </w:tcPr>
            </w:tcPrChange>
          </w:tcPr>
          <w:p w14:paraId="5BF675C8" w14:textId="7B7A268A" w:rsidR="00E90B92" w:rsidRPr="00ED175E" w:rsidRDefault="00E90B92" w:rsidP="00BD49B4">
            <w:pPr>
              <w:pStyle w:val="afb"/>
              <w:autoSpaceDE w:val="0"/>
              <w:autoSpaceDN w:val="0"/>
              <w:rPr>
                <w:ins w:id="10538" w:author="InnoRules" w:date="2016-10-23T17:13:00Z"/>
              </w:rPr>
            </w:pPr>
            <w:ins w:id="10539" w:author="InnoRules" w:date="2016-10-23T17:13:00Z">
              <w:r w:rsidRPr="00ED175E">
                <w:t>…</w:t>
              </w:r>
            </w:ins>
          </w:p>
        </w:tc>
        <w:tc>
          <w:tcPr>
            <w:tcW w:w="974" w:type="dxa"/>
            <w:tcBorders>
              <w:top w:val="single" w:sz="4" w:space="0" w:color="auto"/>
              <w:left w:val="nil"/>
              <w:bottom w:val="single" w:sz="4" w:space="0" w:color="auto"/>
              <w:right w:val="single" w:sz="4" w:space="0" w:color="auto"/>
            </w:tcBorders>
            <w:shd w:val="clear" w:color="auto" w:fill="auto"/>
            <w:noWrap/>
            <w:vAlign w:val="bottom"/>
            <w:tcPrChange w:id="10540" w:author="哲均 宋" w:date="2019-08-19T10:18:00Z">
              <w:tcPr>
                <w:tcW w:w="600" w:type="dxa"/>
                <w:tcBorders>
                  <w:top w:val="single" w:sz="4" w:space="0" w:color="auto"/>
                  <w:left w:val="nil"/>
                  <w:bottom w:val="single" w:sz="4" w:space="0" w:color="auto"/>
                  <w:right w:val="single" w:sz="4" w:space="0" w:color="auto"/>
                </w:tcBorders>
                <w:shd w:val="clear" w:color="auto" w:fill="auto"/>
                <w:noWrap/>
                <w:vAlign w:val="bottom"/>
              </w:tcPr>
            </w:tcPrChange>
          </w:tcPr>
          <w:p w14:paraId="1911628F" w14:textId="18256F60" w:rsidR="00E90B92" w:rsidRPr="00ED175E" w:rsidRDefault="00E90B92" w:rsidP="00BD49B4">
            <w:pPr>
              <w:pStyle w:val="afb"/>
              <w:autoSpaceDE w:val="0"/>
              <w:autoSpaceDN w:val="0"/>
              <w:rPr>
                <w:ins w:id="10541" w:author="InnoRules" w:date="2016-10-23T17:13:00Z"/>
              </w:rPr>
            </w:pPr>
            <w:ins w:id="10542" w:author="InnoRules" w:date="2016-10-23T17:13:00Z">
              <w:r w:rsidRPr="00ED175E">
                <w:t>…</w:t>
              </w:r>
            </w:ins>
          </w:p>
        </w:tc>
        <w:tc>
          <w:tcPr>
            <w:tcW w:w="1134" w:type="dxa"/>
            <w:tcBorders>
              <w:top w:val="single" w:sz="4" w:space="0" w:color="auto"/>
              <w:left w:val="nil"/>
              <w:bottom w:val="single" w:sz="4" w:space="0" w:color="auto"/>
              <w:right w:val="single" w:sz="4" w:space="0" w:color="auto"/>
            </w:tcBorders>
            <w:shd w:val="clear" w:color="auto" w:fill="auto"/>
            <w:noWrap/>
            <w:vAlign w:val="bottom"/>
            <w:tcPrChange w:id="10543" w:author="哲均 宋" w:date="2019-08-19T10:18:00Z">
              <w:tcPr>
                <w:tcW w:w="1080" w:type="dxa"/>
                <w:tcBorders>
                  <w:top w:val="single" w:sz="4" w:space="0" w:color="auto"/>
                  <w:left w:val="nil"/>
                  <w:bottom w:val="single" w:sz="4" w:space="0" w:color="auto"/>
                  <w:right w:val="single" w:sz="4" w:space="0" w:color="auto"/>
                </w:tcBorders>
                <w:shd w:val="clear" w:color="auto" w:fill="auto"/>
                <w:noWrap/>
                <w:vAlign w:val="bottom"/>
              </w:tcPr>
            </w:tcPrChange>
          </w:tcPr>
          <w:p w14:paraId="4AFEC6D0" w14:textId="6F2E776F" w:rsidR="00E90B92" w:rsidRPr="00ED175E" w:rsidRDefault="00E90B92" w:rsidP="00BD49B4">
            <w:pPr>
              <w:pStyle w:val="afb"/>
              <w:autoSpaceDE w:val="0"/>
              <w:autoSpaceDN w:val="0"/>
              <w:rPr>
                <w:ins w:id="10544" w:author="InnoRules" w:date="2016-10-23T17:13:00Z"/>
              </w:rPr>
            </w:pPr>
            <w:ins w:id="10545" w:author="InnoRules" w:date="2016-10-23T17:13:00Z">
              <w:r w:rsidRPr="00ED175E">
                <w:t>…</w:t>
              </w:r>
            </w:ins>
          </w:p>
        </w:tc>
        <w:tc>
          <w:tcPr>
            <w:tcW w:w="1134" w:type="dxa"/>
            <w:tcBorders>
              <w:top w:val="single" w:sz="4" w:space="0" w:color="auto"/>
              <w:left w:val="nil"/>
              <w:bottom w:val="single" w:sz="4" w:space="0" w:color="auto"/>
              <w:right w:val="single" w:sz="4" w:space="0" w:color="auto"/>
            </w:tcBorders>
            <w:shd w:val="clear" w:color="auto" w:fill="auto"/>
            <w:noWrap/>
            <w:vAlign w:val="bottom"/>
            <w:tcPrChange w:id="10546" w:author="哲均 宋" w:date="2019-08-19T10:18:00Z">
              <w:tcPr>
                <w:tcW w:w="1085" w:type="dxa"/>
                <w:tcBorders>
                  <w:top w:val="single" w:sz="4" w:space="0" w:color="auto"/>
                  <w:left w:val="nil"/>
                  <w:bottom w:val="single" w:sz="4" w:space="0" w:color="auto"/>
                  <w:right w:val="single" w:sz="4" w:space="0" w:color="auto"/>
                </w:tcBorders>
                <w:shd w:val="clear" w:color="auto" w:fill="auto"/>
                <w:noWrap/>
                <w:vAlign w:val="bottom"/>
              </w:tcPr>
            </w:tcPrChange>
          </w:tcPr>
          <w:p w14:paraId="2B1E029D" w14:textId="64A8DB0D" w:rsidR="00E90B92" w:rsidRPr="00ED175E" w:rsidRDefault="00E90B92" w:rsidP="00BD49B4">
            <w:pPr>
              <w:pStyle w:val="afb"/>
              <w:autoSpaceDE w:val="0"/>
              <w:autoSpaceDN w:val="0"/>
              <w:rPr>
                <w:ins w:id="10547" w:author="InnoRules" w:date="2016-10-23T17:13:00Z"/>
              </w:rPr>
            </w:pPr>
            <w:ins w:id="10548" w:author="InnoRules" w:date="2016-10-23T17:13:00Z">
              <w:r w:rsidRPr="00ED175E">
                <w:t>…</w:t>
              </w:r>
            </w:ins>
          </w:p>
        </w:tc>
      </w:tr>
    </w:tbl>
    <w:p w14:paraId="62677627" w14:textId="77777777" w:rsidR="0096549F" w:rsidRPr="00ED175E" w:rsidRDefault="0096549F">
      <w:pPr>
        <w:autoSpaceDE w:val="0"/>
        <w:autoSpaceDN w:val="0"/>
        <w:pPrChange w:id="10549" w:author="Seongeun Woo" w:date="2016-10-13T18:44:00Z">
          <w:pPr/>
        </w:pPrChange>
      </w:pPr>
    </w:p>
    <w:p w14:paraId="362CA510" w14:textId="52A98DFF" w:rsidR="0096549F" w:rsidRPr="00ED175E" w:rsidRDefault="0096549F">
      <w:pPr>
        <w:pStyle w:val="50"/>
        <w:wordWrap/>
        <w:ind w:left="601"/>
        <w:jc w:val="left"/>
        <w:pPrChange w:id="10550" w:author="Seongeun Woo" w:date="2016-10-13T18:44:00Z">
          <w:pPr>
            <w:pStyle w:val="50"/>
            <w:ind w:left="601"/>
          </w:pPr>
        </w:pPrChange>
      </w:pPr>
      <w:del w:id="10551" w:author="哲均 宋" w:date="2019-08-16T15:10:00Z">
        <w:r w:rsidRPr="00ED175E" w:rsidDel="00BE59E9">
          <w:rPr>
            <w:rFonts w:hint="eastAsia"/>
          </w:rPr>
          <w:delText>条件節</w:delText>
        </w:r>
      </w:del>
      <w:ins w:id="10552" w:author="哲均 宋" w:date="2019-08-16T15:34:00Z">
        <w:r w:rsidR="00FF1293">
          <w:rPr>
            <w:rFonts w:hint="eastAsia"/>
          </w:rPr>
          <w:t>WHERE CLAUSE</w:t>
        </w:r>
      </w:ins>
    </w:p>
    <w:p w14:paraId="69C52A0E" w14:textId="77777777" w:rsidR="0096549F" w:rsidRPr="00ED175E" w:rsidRDefault="0096549F">
      <w:pPr>
        <w:pStyle w:val="a0"/>
        <w:wordWrap/>
        <w:ind w:left="717"/>
        <w:jc w:val="left"/>
        <w:pPrChange w:id="10553" w:author="Seongeun Woo" w:date="2016-10-13T18:44:00Z">
          <w:pPr>
            <w:pStyle w:val="a0"/>
            <w:ind w:left="717"/>
          </w:pPr>
        </w:pPrChange>
      </w:pPr>
      <w:r w:rsidRPr="00ED175E">
        <w:t>OD.KIND = 1001</w:t>
      </w:r>
    </w:p>
    <w:p w14:paraId="4BEB53B8" w14:textId="26B26B93" w:rsidR="0096549F" w:rsidRPr="00ED175E" w:rsidRDefault="0096549F">
      <w:pPr>
        <w:pStyle w:val="a0"/>
        <w:numPr>
          <w:ilvl w:val="0"/>
          <w:numId w:val="0"/>
        </w:numPr>
        <w:wordWrap/>
        <w:ind w:left="714"/>
        <w:jc w:val="left"/>
        <w:pPrChange w:id="10554" w:author="Seongeun Woo" w:date="2016-10-13T18:44:00Z">
          <w:pPr>
            <w:pStyle w:val="a0"/>
            <w:numPr>
              <w:numId w:val="0"/>
            </w:numPr>
            <w:ind w:leftChars="0" w:left="812" w:firstLine="0"/>
          </w:pPr>
        </w:pPrChange>
      </w:pPr>
      <w:del w:id="10555" w:author="shira" w:date="2017-12-21T16:27:00Z">
        <w:r w:rsidRPr="00ED175E" w:rsidDel="00116A9A">
          <w:rPr>
            <w:rFonts w:hint="eastAsia"/>
          </w:rPr>
          <w:delText>パターン</w:delText>
        </w:r>
      </w:del>
      <w:ins w:id="10556" w:author="shira" w:date="2017-12-21T16:27:00Z">
        <w:del w:id="10557" w:author="哲均 宋" w:date="2019-08-19T10:21:00Z">
          <w:r w:rsidR="00116A9A" w:rsidDel="00CF2FE8">
            <w:rPr>
              <w:rFonts w:hint="eastAsia"/>
            </w:rPr>
            <w:delText>表属性</w:delText>
          </w:r>
        </w:del>
      </w:ins>
      <w:del w:id="10558" w:author="哲均 宋" w:date="2019-08-19T10:21:00Z">
        <w:r w:rsidRPr="00ED175E" w:rsidDel="00CF2FE8">
          <w:rPr>
            <w:rFonts w:hint="eastAsia"/>
          </w:rPr>
          <w:delText>データの値を照会するためにパターン類型の</w:delText>
        </w:r>
        <w:r w:rsidRPr="00ED175E" w:rsidDel="00CF2FE8">
          <w:delText>TYPEID</w:delText>
        </w:r>
        <w:r w:rsidRPr="00ED175E" w:rsidDel="00CF2FE8">
          <w:rPr>
            <w:rFonts w:hint="eastAsia"/>
          </w:rPr>
          <w:delText>を入力する。該当の</w:delText>
        </w:r>
        <w:r w:rsidRPr="00ED175E" w:rsidDel="00CF2FE8">
          <w:delText>TYPEID</w:delText>
        </w:r>
        <w:r w:rsidRPr="00ED175E" w:rsidDel="00CF2FE8">
          <w:rPr>
            <w:rFonts w:hint="eastAsia"/>
          </w:rPr>
          <w:delText>は、</w:delText>
        </w:r>
        <w:r w:rsidRPr="00ED175E" w:rsidDel="00CF2FE8">
          <w:delText>OBJ1000</w:delText>
        </w:r>
      </w:del>
      <w:ins w:id="10559" w:author="Seongeun Woo" w:date="2016-07-07T17:56:00Z">
        <w:del w:id="10560" w:author="哲均 宋" w:date="2019-08-19T10:21:00Z">
          <w:r w:rsidR="00FA0BC9" w:rsidRPr="00ED175E" w:rsidDel="00CF2FE8">
            <w:rPr>
              <w:rFonts w:hint="eastAsia"/>
            </w:rPr>
            <w:delText>のコード</w:delText>
          </w:r>
        </w:del>
      </w:ins>
      <w:del w:id="10561" w:author="哲均 宋" w:date="2019-08-19T10:21:00Z">
        <w:r w:rsidRPr="00ED175E" w:rsidDel="00CF2FE8">
          <w:rPr>
            <w:rFonts w:hint="eastAsia"/>
          </w:rPr>
          <w:delText>で確認でき</w:delText>
        </w:r>
      </w:del>
      <w:ins w:id="10562" w:author="Seongeun Woo" w:date="2016-07-07T17:56:00Z">
        <w:del w:id="10563" w:author="哲均 宋" w:date="2019-08-19T10:21:00Z">
          <w:r w:rsidR="00FA0BC9" w:rsidRPr="00ED175E" w:rsidDel="00CF2FE8">
            <w:rPr>
              <w:rFonts w:hint="eastAsia"/>
            </w:rPr>
            <w:delText>あ</w:delText>
          </w:r>
        </w:del>
      </w:ins>
      <w:del w:id="10564" w:author="哲均 宋" w:date="2019-08-19T10:21:00Z">
        <w:r w:rsidRPr="00ED175E" w:rsidDel="00CF2FE8">
          <w:rPr>
            <w:rFonts w:hint="eastAsia"/>
          </w:rPr>
          <w:delText>る。</w:delText>
        </w:r>
      </w:del>
      <w:ins w:id="10565" w:author="哲均 宋" w:date="2019-08-19T10:18:00Z">
        <w:r w:rsidR="00CF2FE8" w:rsidRPr="00CF2FE8">
          <w:t xml:space="preserve">This is the </w:t>
        </w:r>
      </w:ins>
      <w:ins w:id="10566" w:author="哲均 宋" w:date="2019-08-19T10:21:00Z">
        <w:r w:rsidR="00CF2FE8">
          <w:t>TYPEID</w:t>
        </w:r>
      </w:ins>
      <w:ins w:id="10567" w:author="哲均 宋" w:date="2019-08-19T10:18:00Z">
        <w:r w:rsidR="00CF2FE8" w:rsidRPr="00CF2FE8">
          <w:t xml:space="preserve"> </w:t>
        </w:r>
      </w:ins>
      <w:ins w:id="10568" w:author="哲均 宋" w:date="2019-08-19T10:21:00Z">
        <w:r w:rsidR="00CF2FE8">
          <w:t>of</w:t>
        </w:r>
      </w:ins>
      <w:ins w:id="10569" w:author="哲均 宋" w:date="2019-08-19T10:18:00Z">
        <w:r w:rsidR="00CF2FE8" w:rsidRPr="00CF2FE8">
          <w:t xml:space="preserve"> the table </w:t>
        </w:r>
      </w:ins>
      <w:ins w:id="10570" w:author="哲均 宋" w:date="2019-08-19T10:21:00Z">
        <w:r w:rsidR="00CF2FE8">
          <w:t>property.</w:t>
        </w:r>
      </w:ins>
    </w:p>
    <w:p w14:paraId="1DF7A49E" w14:textId="77777777" w:rsidR="0096549F" w:rsidRPr="00ED175E" w:rsidRDefault="0096549F">
      <w:pPr>
        <w:pStyle w:val="-00"/>
        <w:wordWrap/>
        <w:rPr>
          <w:lang w:eastAsia="ja-JP"/>
        </w:rPr>
        <w:pPrChange w:id="10571" w:author="Seongeun Woo" w:date="2016-10-13T18:44:00Z">
          <w:pPr>
            <w:pStyle w:val="-00"/>
          </w:pPr>
        </w:pPrChange>
      </w:pPr>
    </w:p>
    <w:p w14:paraId="40731505" w14:textId="77777777" w:rsidR="0096549F" w:rsidRPr="00ED175E" w:rsidRDefault="0096549F">
      <w:pPr>
        <w:widowControl/>
        <w:autoSpaceDE w:val="0"/>
        <w:autoSpaceDN w:val="0"/>
        <w:jc w:val="left"/>
        <w:sectPr w:rsidR="0096549F" w:rsidRPr="00ED175E" w:rsidSect="0019306E">
          <w:pgSz w:w="11906" w:h="16838" w:code="9"/>
          <w:pgMar w:top="1418" w:right="1134" w:bottom="1418" w:left="1247" w:header="567" w:footer="567" w:gutter="0"/>
          <w:cols w:space="425"/>
          <w:docGrid w:type="lines" w:linePitch="360"/>
        </w:sectPr>
        <w:pPrChange w:id="10572" w:author="Seongeun Woo" w:date="2016-10-13T18:44:00Z">
          <w:pPr>
            <w:widowControl/>
            <w:jc w:val="left"/>
          </w:pPr>
        </w:pPrChange>
      </w:pPr>
      <w:r w:rsidRPr="00ED175E">
        <w:br w:type="page"/>
      </w:r>
    </w:p>
    <w:p w14:paraId="19FA2F92" w14:textId="365DC2A3" w:rsidR="0096549F" w:rsidRPr="00ED175E" w:rsidRDefault="0096549F" w:rsidP="008009F4">
      <w:pPr>
        <w:pStyle w:val="st1"/>
        <w:pPrChange w:id="10573" w:author="哲均 宋" w:date="2019-08-15T14:21:00Z">
          <w:pPr>
            <w:pStyle w:val="st1"/>
          </w:pPr>
        </w:pPrChange>
      </w:pPr>
      <w:bookmarkStart w:id="10574" w:name="_Toc414631981"/>
      <w:bookmarkStart w:id="10575" w:name="_Toc434858382"/>
      <w:bookmarkStart w:id="10576" w:name="_Toc445716769"/>
      <w:del w:id="10577" w:author="哲均 宋" w:date="2019-08-19T10:22:00Z">
        <w:r w:rsidRPr="00ED175E" w:rsidDel="00CF2FE8">
          <w:rPr>
            <w:rFonts w:hint="eastAsia"/>
          </w:rPr>
          <w:delText>その他</w:delText>
        </w:r>
      </w:del>
      <w:bookmarkStart w:id="10578" w:name="_Toc17112138"/>
      <w:bookmarkEnd w:id="10574"/>
      <w:bookmarkEnd w:id="10575"/>
      <w:bookmarkEnd w:id="10576"/>
      <w:ins w:id="10579" w:author="哲均 宋" w:date="2019-08-19T10:22:00Z">
        <w:r w:rsidR="00CF2FE8">
          <w:rPr>
            <w:rFonts w:hint="eastAsia"/>
          </w:rPr>
          <w:t>O</w:t>
        </w:r>
        <w:r w:rsidR="00CF2FE8">
          <w:t>ther</w:t>
        </w:r>
      </w:ins>
      <w:bookmarkEnd w:id="10578"/>
    </w:p>
    <w:p w14:paraId="2DFFA3D8" w14:textId="5CAC3255" w:rsidR="0096549F" w:rsidRPr="00ED175E" w:rsidRDefault="0096549F">
      <w:pPr>
        <w:pStyle w:val="11"/>
        <w:rPr>
          <w:lang w:eastAsia="ja-JP"/>
        </w:rPr>
      </w:pPr>
      <w:bookmarkStart w:id="10580" w:name="_Toc414631982"/>
      <w:bookmarkStart w:id="10581" w:name="_Toc434858383"/>
      <w:bookmarkStart w:id="10582" w:name="_Toc445716770"/>
      <w:del w:id="10583" w:author="哲均 宋" w:date="2019-08-19T10:24:00Z">
        <w:r w:rsidRPr="00ED175E" w:rsidDel="00CF2FE8">
          <w:rPr>
            <w:rFonts w:hint="eastAsia"/>
            <w:lang w:eastAsia="ja-JP"/>
          </w:rPr>
          <w:delText>特定標準項目値を持つ商品リスト照会</w:delText>
        </w:r>
      </w:del>
      <w:bookmarkStart w:id="10584" w:name="_Toc17112139"/>
      <w:bookmarkEnd w:id="10580"/>
      <w:bookmarkEnd w:id="10581"/>
      <w:bookmarkEnd w:id="10582"/>
      <w:ins w:id="10585" w:author="哲均 宋" w:date="2019-08-19T10:24:00Z">
        <w:r w:rsidR="00CF2FE8">
          <w:rPr>
            <w:lang w:eastAsia="ja-JP"/>
          </w:rPr>
          <w:t>Query</w:t>
        </w:r>
        <w:r w:rsidR="00CF2FE8" w:rsidRPr="00CF2FE8">
          <w:rPr>
            <w:lang w:eastAsia="ja-JP"/>
          </w:rPr>
          <w:t xml:space="preserve"> product list with specific </w:t>
        </w:r>
        <w:r w:rsidR="00CF2FE8">
          <w:rPr>
            <w:lang w:eastAsia="ja-JP"/>
          </w:rPr>
          <w:t>attribute</w:t>
        </w:r>
        <w:r w:rsidR="00CF2FE8" w:rsidRPr="00CF2FE8">
          <w:rPr>
            <w:lang w:eastAsia="ja-JP"/>
          </w:rPr>
          <w:t xml:space="preserve"> values</w:t>
        </w:r>
      </w:ins>
      <w:bookmarkEnd w:id="10584"/>
    </w:p>
    <w:p w14:paraId="433D6AF6" w14:textId="08A4C134" w:rsidR="0096549F" w:rsidRPr="00ED175E" w:rsidRDefault="0096549F">
      <w:pPr>
        <w:pStyle w:val="50"/>
        <w:wordWrap/>
        <w:ind w:left="601"/>
        <w:pPrChange w:id="10586" w:author="Seongeun Woo" w:date="2016-10-13T18:44:00Z">
          <w:pPr>
            <w:pStyle w:val="50"/>
            <w:ind w:left="601"/>
          </w:pPr>
        </w:pPrChange>
      </w:pPr>
      <w:del w:id="10587" w:author="哲均 宋" w:date="2019-08-19T10:27:00Z">
        <w:r w:rsidRPr="00ED175E" w:rsidDel="00CF2FE8">
          <w:rPr>
            <w:rFonts w:hint="eastAsia"/>
          </w:rPr>
          <w:delText>「業務区分」という標準項目値が「</w:delText>
        </w:r>
        <w:r w:rsidRPr="00ED175E" w:rsidDel="00CF2FE8">
          <w:delText>MT</w:delText>
        </w:r>
        <w:r w:rsidRPr="00ED175E" w:rsidDel="00CF2FE8">
          <w:rPr>
            <w:rFonts w:hint="eastAsia"/>
          </w:rPr>
          <w:delText>」である自動車商品を照会する</w:delText>
        </w:r>
        <w:r w:rsidRPr="00ED175E" w:rsidDel="00CF2FE8">
          <w:delText>SQL</w:delText>
        </w:r>
        <w:r w:rsidRPr="00ED175E" w:rsidDel="00CF2FE8">
          <w:rPr>
            <w:rFonts w:hint="eastAsia"/>
          </w:rPr>
          <w:delText>である。</w:delText>
        </w:r>
      </w:del>
      <w:ins w:id="10588" w:author="哲均 宋" w:date="2019-08-19T10:26:00Z">
        <w:r w:rsidR="00CF2FE8" w:rsidRPr="00CF2FE8">
          <w:t xml:space="preserve">SQL to query </w:t>
        </w:r>
        <w:r w:rsidR="00CF2FE8">
          <w:t xml:space="preserve">car insurance </w:t>
        </w:r>
        <w:r w:rsidR="00CF2FE8" w:rsidRPr="00CF2FE8">
          <w:t xml:space="preserve">products whose </w:t>
        </w:r>
        <w:r w:rsidR="00CF2FE8">
          <w:t>attribute</w:t>
        </w:r>
        <w:r w:rsidR="00CF2FE8" w:rsidRPr="00CF2FE8">
          <w:t xml:space="preserve"> value is "MT"</w:t>
        </w:r>
      </w:ins>
      <w:del w:id="10589" w:author="user" w:date="2016-10-14T13:50:00Z">
        <w:r w:rsidRPr="00ED175E" w:rsidDel="0042089F">
          <w:delText xml:space="preserve"> </w:delText>
        </w:r>
      </w:del>
    </w:p>
    <w:p w14:paraId="263D42E0" w14:textId="33948F9B" w:rsidR="0096549F" w:rsidRPr="00CF2FE8" w:rsidDel="00CF2FE8" w:rsidRDefault="0096549F">
      <w:pPr>
        <w:pStyle w:val="-00"/>
        <w:wordWrap/>
        <w:rPr>
          <w:del w:id="10590" w:author="哲均 宋" w:date="2019-08-19T10:28:00Z"/>
          <w:lang w:eastAsia="ja-JP"/>
          <w:rPrChange w:id="10591" w:author="哲均 宋" w:date="2019-08-19T10:28:00Z">
            <w:rPr>
              <w:del w:id="10592" w:author="哲均 宋" w:date="2019-08-19T10:28:00Z"/>
              <w:lang w:eastAsia="ja-JP"/>
            </w:rPr>
          </w:rPrChange>
        </w:rPr>
        <w:pPrChange w:id="10593" w:author="Seongeun Woo" w:date="2016-10-13T18:44:00Z">
          <w:pPr>
            <w:pStyle w:val="-00"/>
          </w:pPr>
        </w:pPrChange>
      </w:pPr>
    </w:p>
    <w:p w14:paraId="2282D30F" w14:textId="1677CD30" w:rsidR="006D3F4A" w:rsidRPr="00ED175E" w:rsidRDefault="006D3F4A">
      <w:pPr>
        <w:pStyle w:val="af6"/>
        <w:keepNext/>
        <w:autoSpaceDE w:val="0"/>
        <w:autoSpaceDN w:val="0"/>
        <w:pPrChange w:id="10594" w:author="Seongeun Woo" w:date="2016-10-13T18:44:00Z">
          <w:pPr>
            <w:pStyle w:val="af6"/>
            <w:keepNext/>
          </w:pPr>
        </w:pPrChange>
      </w:pPr>
      <w:del w:id="10595" w:author="哲均 宋" w:date="2019-08-19T10:28:00Z">
        <w:r w:rsidRPr="00ED175E" w:rsidDel="00CF2FE8">
          <w:delText xml:space="preserve"> </w:delText>
        </w:r>
      </w:del>
      <w:del w:id="10596" w:author="哲均 宋" w:date="2019-08-16T08:55:00Z">
        <w:r w:rsidRPr="00ED175E" w:rsidDel="003566B2">
          <w:delText>[</w:delText>
        </w:r>
        <w:r w:rsidRPr="00ED175E" w:rsidDel="003566B2">
          <w:rPr>
            <w:rFonts w:hint="eastAsia"/>
          </w:rPr>
          <w:delText>表</w:delText>
        </w:r>
      </w:del>
      <w:del w:id="10597" w:author="哲均 宋" w:date="2019-08-19T10:28:00Z">
        <w:r w:rsidRPr="00ED175E" w:rsidDel="00CF2FE8">
          <w:delText xml:space="preserve"> </w:delText>
        </w:r>
        <w:r w:rsidRPr="0073721B" w:rsidDel="00CF2FE8">
          <w:fldChar w:fldCharType="begin"/>
        </w:r>
        <w:r w:rsidRPr="00ED175E" w:rsidDel="00CF2FE8">
          <w:delInstrText xml:space="preserve"> SEQ [</w:delInstrText>
        </w:r>
        <w:r w:rsidRPr="00ED175E" w:rsidDel="00CF2FE8">
          <w:rPr>
            <w:rFonts w:hint="eastAsia"/>
          </w:rPr>
          <w:delInstrText>表</w:delInstrText>
        </w:r>
        <w:r w:rsidRPr="00ED175E" w:rsidDel="00CF2FE8">
          <w:delInstrText xml:space="preserve"> \* ARABIC </w:delInstrText>
        </w:r>
        <w:r w:rsidRPr="0073721B" w:rsidDel="00CF2FE8">
          <w:fldChar w:fldCharType="separate"/>
        </w:r>
        <w:r w:rsidR="00D76249" w:rsidDel="00CF2FE8">
          <w:rPr>
            <w:noProof/>
          </w:rPr>
          <w:delText>50</w:delText>
        </w:r>
        <w:r w:rsidRPr="0073721B" w:rsidDel="00CF2FE8">
          <w:fldChar w:fldCharType="end"/>
        </w:r>
        <w:r w:rsidRPr="00ED175E" w:rsidDel="00CF2FE8">
          <w:delText xml:space="preserve"> </w:delText>
        </w:r>
        <w:r w:rsidRPr="00ED175E" w:rsidDel="00CF2FE8">
          <w:rPr>
            <w:rFonts w:hint="eastAsia"/>
          </w:rPr>
          <w:delText>特定標準項目値を持つ商品リスト</w:delText>
        </w:r>
      </w:del>
      <w:ins w:id="10598" w:author="user" w:date="2016-10-14T13:31:00Z">
        <w:del w:id="10599" w:author="哲均 宋" w:date="2019-08-19T10:28:00Z">
          <w:r w:rsidR="00370FDF" w:rsidDel="00CF2FE8">
            <w:rPr>
              <w:rFonts w:hint="eastAsia"/>
            </w:rPr>
            <w:delText>の</w:delText>
          </w:r>
        </w:del>
      </w:ins>
      <w:del w:id="10600" w:author="哲均 宋" w:date="2019-08-19T10:28:00Z">
        <w:r w:rsidRPr="00ED175E" w:rsidDel="00CF2FE8">
          <w:rPr>
            <w:rFonts w:hint="eastAsia"/>
          </w:rPr>
          <w:delText>照会の</w:delText>
        </w:r>
        <w:r w:rsidRPr="00ED175E" w:rsidDel="00CF2FE8">
          <w:delText>SQL]</w:delText>
        </w:r>
      </w:del>
    </w:p>
    <w:tbl>
      <w:tblPr>
        <w:tblStyle w:val="af5"/>
        <w:tblW w:w="0" w:type="auto"/>
        <w:tblInd w:w="108" w:type="dxa"/>
        <w:tblLook w:val="04A0" w:firstRow="1" w:lastRow="0" w:firstColumn="1" w:lastColumn="0" w:noHBand="0" w:noVBand="1"/>
      </w:tblPr>
      <w:tblGrid>
        <w:gridCol w:w="9407"/>
      </w:tblGrid>
      <w:tr w:rsidR="0096549F" w:rsidRPr="00ED175E" w14:paraId="380D42AD" w14:textId="77777777" w:rsidTr="006D3F4A">
        <w:tc>
          <w:tcPr>
            <w:tcW w:w="9407" w:type="dxa"/>
          </w:tcPr>
          <w:p w14:paraId="15BA8BA2" w14:textId="77777777" w:rsidR="00FA0BC9" w:rsidRPr="00ED175E" w:rsidRDefault="00FA0BC9">
            <w:pPr>
              <w:pStyle w:val="afb"/>
              <w:autoSpaceDE w:val="0"/>
              <w:autoSpaceDN w:val="0"/>
              <w:rPr>
                <w:ins w:id="10601" w:author="Seongeun Woo" w:date="2016-07-07T17:57:00Z"/>
              </w:rPr>
              <w:pPrChange w:id="10602" w:author="Seongeun Woo" w:date="2016-10-13T18:44:00Z">
                <w:pPr>
                  <w:pStyle w:val="afb"/>
                </w:pPr>
              </w:pPrChange>
            </w:pPr>
            <w:ins w:id="10603" w:author="Seongeun Woo" w:date="2016-07-07T17:57:00Z">
              <w:r w:rsidRPr="00ED175E">
                <w:t>SELECT OM.VF_DT, OM.VT_DT, OM.BIZCODE,  OM.OBJ_NAME, OD.CHAR10</w:t>
              </w:r>
            </w:ins>
          </w:p>
          <w:p w14:paraId="308B77AE" w14:textId="77777777" w:rsidR="00FA0BC9" w:rsidRPr="00ED175E" w:rsidRDefault="00FA0BC9">
            <w:pPr>
              <w:pStyle w:val="afb"/>
              <w:autoSpaceDE w:val="0"/>
              <w:autoSpaceDN w:val="0"/>
              <w:rPr>
                <w:ins w:id="10604" w:author="Seongeun Woo" w:date="2016-07-07T17:57:00Z"/>
              </w:rPr>
              <w:pPrChange w:id="10605" w:author="Seongeun Woo" w:date="2016-10-13T18:44:00Z">
                <w:pPr>
                  <w:pStyle w:val="afb"/>
                </w:pPr>
              </w:pPrChange>
            </w:pPr>
            <w:ins w:id="10606" w:author="Seongeun Woo" w:date="2016-07-07T17:57:00Z">
              <w:r w:rsidRPr="00ED175E">
                <w:t xml:space="preserve">  FROM OBJ_MAIN OM, OBJ_DETAIL OD</w:t>
              </w:r>
            </w:ins>
          </w:p>
          <w:p w14:paraId="717B2008" w14:textId="77777777" w:rsidR="00FA0BC9" w:rsidRPr="00ED175E" w:rsidRDefault="00FA0BC9">
            <w:pPr>
              <w:pStyle w:val="afb"/>
              <w:autoSpaceDE w:val="0"/>
              <w:autoSpaceDN w:val="0"/>
              <w:rPr>
                <w:ins w:id="10607" w:author="Seongeun Woo" w:date="2016-07-07T17:57:00Z"/>
              </w:rPr>
              <w:pPrChange w:id="10608" w:author="Seongeun Woo" w:date="2016-10-13T18:44:00Z">
                <w:pPr>
                  <w:pStyle w:val="afb"/>
                </w:pPr>
              </w:pPrChange>
            </w:pPr>
            <w:ins w:id="10609" w:author="Seongeun Woo" w:date="2016-07-07T17:57:00Z">
              <w:r w:rsidRPr="00ED175E">
                <w:t>WHERE OM.SID = OD.SID</w:t>
              </w:r>
            </w:ins>
          </w:p>
          <w:p w14:paraId="1B88BA3C" w14:textId="75DDDDA7" w:rsidR="00FA0BC9" w:rsidRPr="00ED175E" w:rsidRDefault="00FA0BC9">
            <w:pPr>
              <w:pStyle w:val="afb"/>
              <w:autoSpaceDE w:val="0"/>
              <w:autoSpaceDN w:val="0"/>
              <w:ind w:leftChars="176" w:left="348"/>
              <w:rPr>
                <w:ins w:id="10610" w:author="Seongeun Woo" w:date="2016-07-07T17:57:00Z"/>
              </w:rPr>
              <w:pPrChange w:id="10611" w:author="Seongeun Woo" w:date="2016-10-13T18:44:00Z">
                <w:pPr>
                  <w:pStyle w:val="afb"/>
                </w:pPr>
              </w:pPrChange>
            </w:pPr>
            <w:ins w:id="10612" w:author="Seongeun Woo" w:date="2016-07-07T17:57:00Z">
              <w:r w:rsidRPr="00ED175E">
                <w:t xml:space="preserve">AND OD.CHAR10 = </w:t>
              </w:r>
            </w:ins>
            <w:ins w:id="10613" w:author="류종우" w:date="2016-08-10T13:25:00Z">
              <w:r w:rsidR="00D000C3" w:rsidRPr="00ED175E">
                <w:t>'</w:t>
              </w:r>
            </w:ins>
            <w:ins w:id="10614" w:author="Seongeun Woo" w:date="2016-07-07T17:57:00Z">
              <w:del w:id="10615" w:author="류종우" w:date="2016-08-10T13:25:00Z">
                <w:r w:rsidRPr="00ED175E" w:rsidDel="00D000C3">
                  <w:delText>‘</w:delText>
                </w:r>
              </w:del>
              <w:r w:rsidRPr="00ED175E">
                <w:t>MT</w:t>
              </w:r>
            </w:ins>
            <w:ins w:id="10616" w:author="류종우" w:date="2016-08-10T13:25:00Z">
              <w:r w:rsidR="00D000C3" w:rsidRPr="00ED175E">
                <w:t>'</w:t>
              </w:r>
            </w:ins>
            <w:ins w:id="10617" w:author="Seongeun Woo" w:date="2016-07-07T17:57:00Z">
              <w:del w:id="10618" w:author="류종우" w:date="2016-08-10T13:25:00Z">
                <w:r w:rsidRPr="00ED175E" w:rsidDel="00D000C3">
                  <w:delText>’</w:delText>
                </w:r>
              </w:del>
            </w:ins>
          </w:p>
          <w:p w14:paraId="675D55DA" w14:textId="77777777" w:rsidR="00FA0BC9" w:rsidRPr="00ED175E" w:rsidRDefault="00FA0BC9">
            <w:pPr>
              <w:pStyle w:val="afb"/>
              <w:autoSpaceDE w:val="0"/>
              <w:autoSpaceDN w:val="0"/>
              <w:rPr>
                <w:ins w:id="10619" w:author="Seongeun Woo" w:date="2016-07-07T17:57:00Z"/>
              </w:rPr>
              <w:pPrChange w:id="10620" w:author="Seongeun Woo" w:date="2016-10-13T18:44:00Z">
                <w:pPr>
                  <w:pStyle w:val="afb"/>
                </w:pPr>
              </w:pPrChange>
            </w:pPr>
            <w:ins w:id="10621" w:author="Seongeun Woo" w:date="2016-07-07T17:57:00Z">
              <w:r w:rsidRPr="00ED175E">
                <w:t xml:space="preserve">    AND OD.KIND = 1    </w:t>
              </w:r>
            </w:ins>
          </w:p>
          <w:p w14:paraId="02B38608" w14:textId="77777777" w:rsidR="00FA0BC9" w:rsidRPr="00ED175E" w:rsidRDefault="00FA0BC9">
            <w:pPr>
              <w:pStyle w:val="afb"/>
              <w:autoSpaceDE w:val="0"/>
              <w:autoSpaceDN w:val="0"/>
              <w:rPr>
                <w:ins w:id="10622" w:author="Seongeun Woo" w:date="2016-07-07T17:57:00Z"/>
              </w:rPr>
              <w:pPrChange w:id="10623" w:author="Seongeun Woo" w:date="2016-10-13T18:44:00Z">
                <w:pPr>
                  <w:pStyle w:val="afb"/>
                </w:pPr>
              </w:pPrChange>
            </w:pPr>
            <w:ins w:id="10624" w:author="Seongeun Woo" w:date="2016-07-07T17:57:00Z">
              <w:r w:rsidRPr="00ED175E">
                <w:t xml:space="preserve">    AND OM.END_DT = '99991231'</w:t>
              </w:r>
            </w:ins>
          </w:p>
          <w:p w14:paraId="5828F462" w14:textId="3C29A1B8" w:rsidR="0096549F" w:rsidRPr="00ED175E" w:rsidDel="00FA0BC9" w:rsidRDefault="00FA0BC9">
            <w:pPr>
              <w:pStyle w:val="afb"/>
              <w:autoSpaceDE w:val="0"/>
              <w:autoSpaceDN w:val="0"/>
              <w:rPr>
                <w:del w:id="10625" w:author="Seongeun Woo" w:date="2016-07-07T17:57:00Z"/>
              </w:rPr>
              <w:pPrChange w:id="10626" w:author="Seongeun Woo" w:date="2016-10-13T18:44:00Z">
                <w:pPr>
                  <w:pStyle w:val="afb"/>
                </w:pPr>
              </w:pPrChange>
            </w:pPr>
            <w:ins w:id="10627" w:author="Seongeun Woo" w:date="2016-07-07T17:57:00Z">
              <w:r w:rsidRPr="00ED175E">
                <w:t xml:space="preserve">    AND OD.END_DT = '99991231'</w:t>
              </w:r>
            </w:ins>
            <w:del w:id="10628" w:author="Seongeun Woo" w:date="2016-07-07T17:57:00Z">
              <w:r w:rsidR="0096549F" w:rsidRPr="00ED175E" w:rsidDel="00FA0BC9">
                <w:delText>SELECT OM.VF_DT, OM.VT_DT, OM.BIZCODE,  OM.OBJ_NAME, OD.CHAR10</w:delText>
              </w:r>
            </w:del>
          </w:p>
          <w:p w14:paraId="36342BCB" w14:textId="43DDC253" w:rsidR="0096549F" w:rsidRPr="00ED175E" w:rsidDel="00FA0BC9" w:rsidRDefault="0096549F">
            <w:pPr>
              <w:pStyle w:val="afb"/>
              <w:autoSpaceDE w:val="0"/>
              <w:autoSpaceDN w:val="0"/>
              <w:rPr>
                <w:del w:id="10629" w:author="Seongeun Woo" w:date="2016-07-07T17:57:00Z"/>
              </w:rPr>
              <w:pPrChange w:id="10630" w:author="Seongeun Woo" w:date="2016-10-13T18:44:00Z">
                <w:pPr>
                  <w:pStyle w:val="afb"/>
                </w:pPr>
              </w:pPrChange>
            </w:pPr>
            <w:del w:id="10631" w:author="Seongeun Woo" w:date="2016-07-07T17:57:00Z">
              <w:r w:rsidRPr="00ED175E" w:rsidDel="00FA0BC9">
                <w:delText xml:space="preserve">  FROM OBJ_MAIN OM, OBJ_DETAIL OD</w:delText>
              </w:r>
            </w:del>
          </w:p>
          <w:p w14:paraId="0A80DC92" w14:textId="78A91CAC" w:rsidR="0096549F" w:rsidRPr="00ED175E" w:rsidDel="00FA0BC9" w:rsidRDefault="0096549F">
            <w:pPr>
              <w:pStyle w:val="afb"/>
              <w:autoSpaceDE w:val="0"/>
              <w:autoSpaceDN w:val="0"/>
              <w:rPr>
                <w:del w:id="10632" w:author="Seongeun Woo" w:date="2016-07-07T17:57:00Z"/>
              </w:rPr>
              <w:pPrChange w:id="10633" w:author="Seongeun Woo" w:date="2016-10-13T18:44:00Z">
                <w:pPr>
                  <w:pStyle w:val="afb"/>
                </w:pPr>
              </w:pPrChange>
            </w:pPr>
            <w:del w:id="10634" w:author="Seongeun Woo" w:date="2016-07-07T17:57:00Z">
              <w:r w:rsidRPr="00ED175E" w:rsidDel="00FA0BC9">
                <w:delText>WHERE OM.SID = OD.SID</w:delText>
              </w:r>
            </w:del>
          </w:p>
          <w:p w14:paraId="0C9A8E01" w14:textId="0311693F" w:rsidR="0096549F" w:rsidRPr="00ED175E" w:rsidDel="00FA0BC9" w:rsidRDefault="0096549F">
            <w:pPr>
              <w:pStyle w:val="afb"/>
              <w:autoSpaceDE w:val="0"/>
              <w:autoSpaceDN w:val="0"/>
              <w:rPr>
                <w:del w:id="10635" w:author="Seongeun Woo" w:date="2016-07-07T17:57:00Z"/>
              </w:rPr>
              <w:pPrChange w:id="10636" w:author="Seongeun Woo" w:date="2016-10-13T18:44:00Z">
                <w:pPr>
                  <w:pStyle w:val="afb"/>
                </w:pPr>
              </w:pPrChange>
            </w:pPr>
            <w:del w:id="10637" w:author="Seongeun Woo" w:date="2016-07-07T17:57:00Z">
              <w:r w:rsidRPr="00ED175E" w:rsidDel="00FA0BC9">
                <w:delText xml:space="preserve">    AND OD.KIND = 1    </w:delText>
              </w:r>
            </w:del>
          </w:p>
          <w:p w14:paraId="20468259" w14:textId="79065FA2" w:rsidR="0096549F" w:rsidRPr="00ED175E" w:rsidDel="00FA0BC9" w:rsidRDefault="0096549F">
            <w:pPr>
              <w:pStyle w:val="afb"/>
              <w:autoSpaceDE w:val="0"/>
              <w:autoSpaceDN w:val="0"/>
              <w:rPr>
                <w:del w:id="10638" w:author="Seongeun Woo" w:date="2016-07-07T17:57:00Z"/>
              </w:rPr>
              <w:pPrChange w:id="10639" w:author="Seongeun Woo" w:date="2016-10-13T18:44:00Z">
                <w:pPr>
                  <w:pStyle w:val="afb"/>
                </w:pPr>
              </w:pPrChange>
            </w:pPr>
            <w:del w:id="10640" w:author="Seongeun Woo" w:date="2016-07-07T17:57:00Z">
              <w:r w:rsidRPr="00ED175E" w:rsidDel="00FA0BC9">
                <w:delText xml:space="preserve">    AND OM.END_DT = '99991231'</w:delText>
              </w:r>
            </w:del>
          </w:p>
          <w:p w14:paraId="4C035CD5" w14:textId="6B57789A" w:rsidR="0096549F" w:rsidRPr="00ED175E" w:rsidRDefault="0096549F">
            <w:pPr>
              <w:pStyle w:val="afb"/>
              <w:autoSpaceDE w:val="0"/>
              <w:autoSpaceDN w:val="0"/>
              <w:pPrChange w:id="10641" w:author="Seongeun Woo" w:date="2016-10-13T18:44:00Z">
                <w:pPr>
                  <w:pStyle w:val="afb"/>
                </w:pPr>
              </w:pPrChange>
            </w:pPr>
            <w:del w:id="10642" w:author="Seongeun Woo" w:date="2016-07-07T17:57:00Z">
              <w:r w:rsidRPr="00ED175E" w:rsidDel="00FA0BC9">
                <w:delText xml:space="preserve">    AND OD.END_DT = '99991231'</w:delText>
              </w:r>
            </w:del>
          </w:p>
        </w:tc>
      </w:tr>
    </w:tbl>
    <w:p w14:paraId="6FC3C4E1" w14:textId="77777777" w:rsidR="0096549F" w:rsidRPr="00ED175E" w:rsidRDefault="0096549F">
      <w:pPr>
        <w:pStyle w:val="-00"/>
        <w:wordWrap/>
        <w:pPrChange w:id="10643" w:author="Seongeun Woo" w:date="2016-10-13T18:44:00Z">
          <w:pPr>
            <w:pStyle w:val="-00"/>
          </w:pPr>
        </w:pPrChange>
      </w:pPr>
    </w:p>
    <w:p w14:paraId="4464EA5E" w14:textId="7158BD4A" w:rsidR="0096549F" w:rsidRDefault="0096549F">
      <w:pPr>
        <w:pStyle w:val="50"/>
        <w:wordWrap/>
        <w:ind w:left="601"/>
        <w:rPr>
          <w:ins w:id="10644" w:author="哲均 宋" w:date="2019-08-19T10:28:00Z"/>
        </w:rPr>
      </w:pPr>
      <w:del w:id="10645" w:author="哲均 宋" w:date="2019-08-19T10:28:00Z">
        <w:r w:rsidRPr="00ED175E" w:rsidDel="00CF2FE8">
          <w:rPr>
            <w:rFonts w:hint="eastAsia"/>
          </w:rPr>
          <w:delText>結果</w:delText>
        </w:r>
      </w:del>
      <w:ins w:id="10646" w:author="哲均 宋" w:date="2019-08-19T10:28:00Z">
        <w:r w:rsidR="00CF2FE8">
          <w:rPr>
            <w:rFonts w:hint="eastAsia"/>
          </w:rPr>
          <w:t>R</w:t>
        </w:r>
        <w:r w:rsidR="00CF2FE8">
          <w:t>esult</w:t>
        </w:r>
      </w:ins>
    </w:p>
    <w:p w14:paraId="7462ADE0" w14:textId="08B55D18" w:rsidR="00C236FB" w:rsidRPr="00ED175E" w:rsidDel="00C236FB" w:rsidRDefault="00C236FB" w:rsidP="00C236FB">
      <w:pPr>
        <w:pStyle w:val="50"/>
        <w:numPr>
          <w:ilvl w:val="0"/>
          <w:numId w:val="0"/>
        </w:numPr>
        <w:wordWrap/>
        <w:ind w:left="198"/>
        <w:rPr>
          <w:del w:id="10647" w:author="哲均 宋" w:date="2019-08-19T10:28:00Z"/>
        </w:rPr>
        <w:pPrChange w:id="10648" w:author="哲均 宋" w:date="2019-08-19T10:28:00Z">
          <w:pPr>
            <w:pStyle w:val="50"/>
            <w:ind w:left="601"/>
          </w:pPr>
        </w:pPrChange>
      </w:pPr>
    </w:p>
    <w:p w14:paraId="66D24E31" w14:textId="387EC396" w:rsidR="006D3F4A" w:rsidRPr="00ED175E" w:rsidRDefault="006D3F4A">
      <w:pPr>
        <w:pStyle w:val="af6"/>
        <w:keepNext/>
        <w:autoSpaceDE w:val="0"/>
        <w:autoSpaceDN w:val="0"/>
        <w:pPrChange w:id="10649" w:author="Seongeun Woo" w:date="2016-10-13T18:44:00Z">
          <w:pPr>
            <w:pStyle w:val="af6"/>
            <w:keepNext/>
          </w:pPr>
        </w:pPrChange>
      </w:pPr>
      <w:del w:id="10650" w:author="哲均 宋" w:date="2019-08-19T10:28:00Z">
        <w:r w:rsidRPr="00ED175E" w:rsidDel="00C236FB">
          <w:delText xml:space="preserve"> </w:delText>
        </w:r>
      </w:del>
      <w:del w:id="10651" w:author="哲均 宋" w:date="2019-08-16T08:55:00Z">
        <w:r w:rsidRPr="00ED175E" w:rsidDel="003566B2">
          <w:delText>[</w:delText>
        </w:r>
        <w:r w:rsidRPr="00ED175E" w:rsidDel="003566B2">
          <w:rPr>
            <w:rFonts w:hint="eastAsia"/>
          </w:rPr>
          <w:delText>表</w:delText>
        </w:r>
      </w:del>
      <w:del w:id="10652" w:author="哲均 宋" w:date="2019-08-19T10:28:00Z">
        <w:r w:rsidRPr="00ED175E" w:rsidDel="00C236FB">
          <w:delText xml:space="preserve"> </w:delText>
        </w:r>
        <w:r w:rsidRPr="0073721B" w:rsidDel="00C236FB">
          <w:fldChar w:fldCharType="begin"/>
        </w:r>
        <w:r w:rsidRPr="00ED175E" w:rsidDel="00C236FB">
          <w:delInstrText xml:space="preserve"> SEQ [</w:delInstrText>
        </w:r>
        <w:r w:rsidRPr="00ED175E" w:rsidDel="00C236FB">
          <w:rPr>
            <w:rFonts w:hint="eastAsia"/>
          </w:rPr>
          <w:delInstrText>表</w:delInstrText>
        </w:r>
        <w:r w:rsidRPr="00ED175E" w:rsidDel="00C236FB">
          <w:delInstrText xml:space="preserve"> \* ARABIC </w:delInstrText>
        </w:r>
        <w:r w:rsidRPr="0073721B" w:rsidDel="00C236FB">
          <w:fldChar w:fldCharType="separate"/>
        </w:r>
        <w:r w:rsidR="00D76249" w:rsidDel="00C236FB">
          <w:rPr>
            <w:noProof/>
          </w:rPr>
          <w:delText>51</w:delText>
        </w:r>
        <w:r w:rsidRPr="0073721B" w:rsidDel="00C236FB">
          <w:fldChar w:fldCharType="end"/>
        </w:r>
        <w:r w:rsidRPr="00ED175E" w:rsidDel="00C236FB">
          <w:delText xml:space="preserve"> </w:delText>
        </w:r>
        <w:r w:rsidRPr="00ED175E" w:rsidDel="00C236FB">
          <w:rPr>
            <w:rFonts w:hint="eastAsia"/>
          </w:rPr>
          <w:delText>特定標準項目値を持つ商品リスト</w:delText>
        </w:r>
      </w:del>
      <w:ins w:id="10653" w:author="user" w:date="2016-10-14T13:31:00Z">
        <w:del w:id="10654" w:author="哲均 宋" w:date="2019-08-19T10:28:00Z">
          <w:r w:rsidR="00370FDF" w:rsidDel="00C236FB">
            <w:rPr>
              <w:rFonts w:hint="eastAsia"/>
            </w:rPr>
            <w:delText>の</w:delText>
          </w:r>
        </w:del>
      </w:ins>
      <w:del w:id="10655" w:author="哲均 宋" w:date="2019-08-19T10:28:00Z">
        <w:r w:rsidRPr="00ED175E" w:rsidDel="00C236FB">
          <w:rPr>
            <w:rFonts w:hint="eastAsia"/>
          </w:rPr>
          <w:delText>照会の結果</w:delText>
        </w:r>
        <w:r w:rsidRPr="00ED175E" w:rsidDel="00C236FB">
          <w:delText>]</w:delText>
        </w:r>
      </w:del>
    </w:p>
    <w:tbl>
      <w:tblPr>
        <w:tblW w:w="9498" w:type="dxa"/>
        <w:tblInd w:w="99" w:type="dxa"/>
        <w:tblLayout w:type="fixed"/>
        <w:tblCellMar>
          <w:left w:w="99" w:type="dxa"/>
          <w:right w:w="99" w:type="dxa"/>
        </w:tblCellMar>
        <w:tblLook w:val="04A0" w:firstRow="1" w:lastRow="0" w:firstColumn="1" w:lastColumn="0" w:noHBand="0" w:noVBand="1"/>
        <w:tblPrChange w:id="10656" w:author="哲均 宋" w:date="2019-08-19T10:29:00Z">
          <w:tblPr>
            <w:tblW w:w="9498" w:type="dxa"/>
            <w:tblInd w:w="99" w:type="dxa"/>
            <w:tblLayout w:type="fixed"/>
            <w:tblCellMar>
              <w:left w:w="99" w:type="dxa"/>
              <w:right w:w="99" w:type="dxa"/>
            </w:tblCellMar>
            <w:tblLook w:val="04A0" w:firstRow="1" w:lastRow="0" w:firstColumn="1" w:lastColumn="0" w:noHBand="0" w:noVBand="1"/>
          </w:tblPr>
        </w:tblPrChange>
      </w:tblPr>
      <w:tblGrid>
        <w:gridCol w:w="1814"/>
        <w:gridCol w:w="1956"/>
        <w:gridCol w:w="1192"/>
        <w:gridCol w:w="2720"/>
        <w:gridCol w:w="1816"/>
        <w:tblGridChange w:id="10657">
          <w:tblGrid>
            <w:gridCol w:w="1814"/>
            <w:gridCol w:w="1956"/>
            <w:gridCol w:w="1956"/>
            <w:gridCol w:w="1956"/>
            <w:gridCol w:w="1816"/>
          </w:tblGrid>
        </w:tblGridChange>
      </w:tblGrid>
      <w:tr w:rsidR="0096549F" w:rsidRPr="00ED175E" w14:paraId="07A8E6D7" w14:textId="77777777" w:rsidTr="00C236FB">
        <w:trPr>
          <w:trHeight w:val="255"/>
          <w:trPrChange w:id="10658" w:author="哲均 宋" w:date="2019-08-19T10:29:00Z">
            <w:trPr>
              <w:trHeight w:val="255"/>
            </w:trPr>
          </w:trPrChange>
        </w:trPr>
        <w:tc>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10659" w:author="哲均 宋" w:date="2019-08-19T10:29:00Z">
              <w:tcPr>
                <w:tcW w:w="1814"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tcPrChange>
          </w:tcPr>
          <w:p w14:paraId="3D50CA22" w14:textId="77777777" w:rsidR="0096549F" w:rsidRPr="00ED175E" w:rsidRDefault="0096549F">
            <w:pPr>
              <w:pStyle w:val="afc"/>
              <w:wordWrap/>
              <w:pPrChange w:id="10660" w:author="Seongeun Woo" w:date="2016-10-13T18:44:00Z">
                <w:pPr>
                  <w:pStyle w:val="afc"/>
                </w:pPr>
              </w:pPrChange>
            </w:pPr>
            <w:r w:rsidRPr="00ED175E">
              <w:t>VF_DT</w:t>
            </w:r>
          </w:p>
        </w:tc>
        <w:tc>
          <w:tcPr>
            <w:tcW w:w="1956" w:type="dxa"/>
            <w:tcBorders>
              <w:top w:val="single" w:sz="4" w:space="0" w:color="auto"/>
              <w:left w:val="nil"/>
              <w:bottom w:val="single" w:sz="4" w:space="0" w:color="auto"/>
              <w:right w:val="single" w:sz="4" w:space="0" w:color="auto"/>
            </w:tcBorders>
            <w:shd w:val="clear" w:color="auto" w:fill="EEECE1"/>
            <w:noWrap/>
            <w:vAlign w:val="bottom"/>
            <w:hideMark/>
            <w:tcPrChange w:id="10661" w:author="哲均 宋" w:date="2019-08-19T10:29: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5F675EFB" w14:textId="77777777" w:rsidR="0096549F" w:rsidRPr="00ED175E" w:rsidRDefault="0096549F">
            <w:pPr>
              <w:pStyle w:val="afc"/>
              <w:wordWrap/>
              <w:pPrChange w:id="10662" w:author="Seongeun Woo" w:date="2016-10-13T18:44:00Z">
                <w:pPr>
                  <w:pStyle w:val="afc"/>
                </w:pPr>
              </w:pPrChange>
            </w:pPr>
            <w:r w:rsidRPr="00ED175E">
              <w:t>VT_DT</w:t>
            </w:r>
          </w:p>
        </w:tc>
        <w:tc>
          <w:tcPr>
            <w:tcW w:w="1192" w:type="dxa"/>
            <w:tcBorders>
              <w:top w:val="single" w:sz="4" w:space="0" w:color="auto"/>
              <w:left w:val="nil"/>
              <w:bottom w:val="single" w:sz="4" w:space="0" w:color="auto"/>
              <w:right w:val="single" w:sz="4" w:space="0" w:color="auto"/>
            </w:tcBorders>
            <w:shd w:val="clear" w:color="auto" w:fill="EEECE1"/>
            <w:noWrap/>
            <w:vAlign w:val="bottom"/>
            <w:hideMark/>
            <w:tcPrChange w:id="10663" w:author="哲均 宋" w:date="2019-08-19T10:29: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1BB39ADA" w14:textId="77777777" w:rsidR="0096549F" w:rsidRPr="00ED175E" w:rsidRDefault="0096549F">
            <w:pPr>
              <w:pStyle w:val="afc"/>
              <w:wordWrap/>
              <w:pPrChange w:id="10664" w:author="Seongeun Woo" w:date="2016-10-13T18:44:00Z">
                <w:pPr>
                  <w:pStyle w:val="afc"/>
                </w:pPr>
              </w:pPrChange>
            </w:pPr>
            <w:r w:rsidRPr="00ED175E">
              <w:t>BIZCODE</w:t>
            </w:r>
          </w:p>
        </w:tc>
        <w:tc>
          <w:tcPr>
            <w:tcW w:w="2720" w:type="dxa"/>
            <w:tcBorders>
              <w:top w:val="single" w:sz="4" w:space="0" w:color="auto"/>
              <w:left w:val="nil"/>
              <w:bottom w:val="single" w:sz="4" w:space="0" w:color="auto"/>
              <w:right w:val="single" w:sz="4" w:space="0" w:color="auto"/>
            </w:tcBorders>
            <w:shd w:val="clear" w:color="auto" w:fill="EEECE1"/>
            <w:noWrap/>
            <w:vAlign w:val="bottom"/>
            <w:hideMark/>
            <w:tcPrChange w:id="10665" w:author="哲均 宋" w:date="2019-08-19T10:29:00Z">
              <w:tcPr>
                <w:tcW w:w="195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5448649A" w14:textId="77777777" w:rsidR="0096549F" w:rsidRPr="00ED175E" w:rsidRDefault="0096549F">
            <w:pPr>
              <w:pStyle w:val="afc"/>
              <w:wordWrap/>
              <w:pPrChange w:id="10666" w:author="Seongeun Woo" w:date="2016-10-13T18:44:00Z">
                <w:pPr>
                  <w:pStyle w:val="afc"/>
                </w:pPr>
              </w:pPrChange>
            </w:pPr>
            <w:r w:rsidRPr="00ED175E">
              <w:t>OBJ_NAME</w:t>
            </w:r>
          </w:p>
        </w:tc>
        <w:tc>
          <w:tcPr>
            <w:tcW w:w="1816" w:type="dxa"/>
            <w:tcBorders>
              <w:top w:val="single" w:sz="4" w:space="0" w:color="auto"/>
              <w:left w:val="nil"/>
              <w:bottom w:val="single" w:sz="4" w:space="0" w:color="auto"/>
              <w:right w:val="single" w:sz="4" w:space="0" w:color="auto"/>
            </w:tcBorders>
            <w:shd w:val="clear" w:color="auto" w:fill="EEECE1"/>
            <w:noWrap/>
            <w:vAlign w:val="bottom"/>
            <w:hideMark/>
            <w:tcPrChange w:id="10667" w:author="哲均 宋" w:date="2019-08-19T10:29:00Z">
              <w:tcPr>
                <w:tcW w:w="1816" w:type="dxa"/>
                <w:tcBorders>
                  <w:top w:val="single" w:sz="4" w:space="0" w:color="auto"/>
                  <w:left w:val="nil"/>
                  <w:bottom w:val="single" w:sz="4" w:space="0" w:color="auto"/>
                  <w:right w:val="single" w:sz="4" w:space="0" w:color="auto"/>
                </w:tcBorders>
                <w:shd w:val="clear" w:color="auto" w:fill="EEECE1"/>
                <w:noWrap/>
                <w:vAlign w:val="bottom"/>
                <w:hideMark/>
              </w:tcPr>
            </w:tcPrChange>
          </w:tcPr>
          <w:p w14:paraId="784845C1" w14:textId="77777777" w:rsidR="0096549F" w:rsidRPr="00ED175E" w:rsidRDefault="0096549F">
            <w:pPr>
              <w:pStyle w:val="afc"/>
              <w:wordWrap/>
              <w:pPrChange w:id="10668" w:author="Seongeun Woo" w:date="2016-10-13T18:44:00Z">
                <w:pPr>
                  <w:pStyle w:val="afc"/>
                </w:pPr>
              </w:pPrChange>
            </w:pPr>
            <w:r w:rsidRPr="00ED175E">
              <w:t>CHAR10</w:t>
            </w:r>
          </w:p>
        </w:tc>
      </w:tr>
      <w:tr w:rsidR="0096549F" w:rsidRPr="00ED175E" w14:paraId="612EB405" w14:textId="77777777" w:rsidTr="00C236FB">
        <w:trPr>
          <w:trHeight w:val="255"/>
          <w:trPrChange w:id="10669" w:author="哲均 宋" w:date="2019-08-19T10:29: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10670" w:author="哲均 宋" w:date="2019-08-19T10:29: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AC84F8" w14:textId="77777777" w:rsidR="0096549F" w:rsidRPr="00ED175E" w:rsidRDefault="0096549F">
            <w:pPr>
              <w:pStyle w:val="afb"/>
              <w:autoSpaceDE w:val="0"/>
              <w:autoSpaceDN w:val="0"/>
              <w:pPrChange w:id="10671" w:author="Seongeun Woo" w:date="2016-10-13T18:44:00Z">
                <w:pPr>
                  <w:pStyle w:val="afb"/>
                </w:pPr>
              </w:pPrChange>
            </w:pPr>
            <w:r w:rsidRPr="00ED175E">
              <w:t>20150214</w:t>
            </w:r>
          </w:p>
        </w:tc>
        <w:tc>
          <w:tcPr>
            <w:tcW w:w="1956" w:type="dxa"/>
            <w:tcBorders>
              <w:top w:val="nil"/>
              <w:left w:val="nil"/>
              <w:bottom w:val="single" w:sz="4" w:space="0" w:color="auto"/>
              <w:right w:val="single" w:sz="4" w:space="0" w:color="auto"/>
            </w:tcBorders>
            <w:shd w:val="clear" w:color="auto" w:fill="auto"/>
            <w:noWrap/>
            <w:vAlign w:val="bottom"/>
            <w:hideMark/>
            <w:tcPrChange w:id="10672" w:author="哲均 宋" w:date="2019-08-19T10:29:00Z">
              <w:tcPr>
                <w:tcW w:w="1956" w:type="dxa"/>
                <w:tcBorders>
                  <w:top w:val="nil"/>
                  <w:left w:val="nil"/>
                  <w:bottom w:val="single" w:sz="4" w:space="0" w:color="auto"/>
                  <w:right w:val="single" w:sz="4" w:space="0" w:color="auto"/>
                </w:tcBorders>
                <w:shd w:val="clear" w:color="auto" w:fill="auto"/>
                <w:noWrap/>
                <w:vAlign w:val="bottom"/>
                <w:hideMark/>
              </w:tcPr>
            </w:tcPrChange>
          </w:tcPr>
          <w:p w14:paraId="76760724" w14:textId="77777777" w:rsidR="0096549F" w:rsidRPr="00ED175E" w:rsidRDefault="0096549F">
            <w:pPr>
              <w:pStyle w:val="afb"/>
              <w:autoSpaceDE w:val="0"/>
              <w:autoSpaceDN w:val="0"/>
              <w:pPrChange w:id="10673" w:author="Seongeun Woo" w:date="2016-10-13T18:44:00Z">
                <w:pPr>
                  <w:pStyle w:val="afb"/>
                </w:pPr>
              </w:pPrChange>
            </w:pPr>
            <w:r w:rsidRPr="00ED175E">
              <w:t>99991231</w:t>
            </w:r>
          </w:p>
        </w:tc>
        <w:tc>
          <w:tcPr>
            <w:tcW w:w="1192" w:type="dxa"/>
            <w:tcBorders>
              <w:top w:val="nil"/>
              <w:left w:val="nil"/>
              <w:bottom w:val="single" w:sz="4" w:space="0" w:color="auto"/>
              <w:right w:val="single" w:sz="4" w:space="0" w:color="auto"/>
            </w:tcBorders>
            <w:shd w:val="clear" w:color="auto" w:fill="auto"/>
            <w:noWrap/>
            <w:vAlign w:val="bottom"/>
            <w:hideMark/>
            <w:tcPrChange w:id="10674" w:author="哲均 宋" w:date="2019-08-19T10:29:00Z">
              <w:tcPr>
                <w:tcW w:w="1956" w:type="dxa"/>
                <w:tcBorders>
                  <w:top w:val="nil"/>
                  <w:left w:val="nil"/>
                  <w:bottom w:val="single" w:sz="4" w:space="0" w:color="auto"/>
                  <w:right w:val="single" w:sz="4" w:space="0" w:color="auto"/>
                </w:tcBorders>
                <w:shd w:val="clear" w:color="auto" w:fill="auto"/>
                <w:noWrap/>
                <w:vAlign w:val="bottom"/>
                <w:hideMark/>
              </w:tcPr>
            </w:tcPrChange>
          </w:tcPr>
          <w:p w14:paraId="28FCE365" w14:textId="77777777" w:rsidR="0096549F" w:rsidRPr="00ED175E" w:rsidRDefault="0096549F">
            <w:pPr>
              <w:pStyle w:val="afb"/>
              <w:autoSpaceDE w:val="0"/>
              <w:autoSpaceDN w:val="0"/>
              <w:pPrChange w:id="10675" w:author="Seongeun Woo" w:date="2016-10-13T18:44:00Z">
                <w:pPr>
                  <w:pStyle w:val="afb"/>
                </w:pPr>
              </w:pPrChange>
            </w:pPr>
            <w:r w:rsidRPr="00ED175E">
              <w:t>P2001</w:t>
            </w:r>
          </w:p>
        </w:tc>
        <w:tc>
          <w:tcPr>
            <w:tcW w:w="2720" w:type="dxa"/>
            <w:tcBorders>
              <w:top w:val="nil"/>
              <w:left w:val="nil"/>
              <w:bottom w:val="single" w:sz="4" w:space="0" w:color="auto"/>
              <w:right w:val="single" w:sz="4" w:space="0" w:color="auto"/>
            </w:tcBorders>
            <w:shd w:val="clear" w:color="auto" w:fill="auto"/>
            <w:noWrap/>
            <w:vAlign w:val="bottom"/>
            <w:hideMark/>
            <w:tcPrChange w:id="10676" w:author="哲均 宋" w:date="2019-08-19T10:29:00Z">
              <w:tcPr>
                <w:tcW w:w="1956" w:type="dxa"/>
                <w:tcBorders>
                  <w:top w:val="nil"/>
                  <w:left w:val="nil"/>
                  <w:bottom w:val="single" w:sz="4" w:space="0" w:color="auto"/>
                  <w:right w:val="single" w:sz="4" w:space="0" w:color="auto"/>
                </w:tcBorders>
                <w:shd w:val="clear" w:color="auto" w:fill="auto"/>
                <w:noWrap/>
                <w:vAlign w:val="bottom"/>
                <w:hideMark/>
              </w:tcPr>
            </w:tcPrChange>
          </w:tcPr>
          <w:p w14:paraId="08AC6227" w14:textId="3B3CBF6C" w:rsidR="0096549F" w:rsidRPr="00ED175E" w:rsidRDefault="0096549F">
            <w:pPr>
              <w:pStyle w:val="afb"/>
              <w:autoSpaceDE w:val="0"/>
              <w:autoSpaceDN w:val="0"/>
              <w:pPrChange w:id="10677" w:author="Seongeun Woo" w:date="2016-10-13T18:44:00Z">
                <w:pPr>
                  <w:pStyle w:val="afb"/>
                </w:pPr>
              </w:pPrChange>
            </w:pPr>
            <w:del w:id="10678" w:author="哲均 宋" w:date="2019-08-19T10:28:00Z">
              <w:r w:rsidRPr="00ED175E" w:rsidDel="00C236FB">
                <w:rPr>
                  <w:rFonts w:hint="eastAsia"/>
                </w:rPr>
                <w:delText>個人用自動車保険</w:delText>
              </w:r>
            </w:del>
            <w:ins w:id="10679" w:author="哲均 宋" w:date="2019-08-19T10:28:00Z">
              <w:r w:rsidR="00C236FB">
                <w:rPr>
                  <w:rFonts w:hint="eastAsia"/>
                </w:rPr>
                <w:t>P</w:t>
              </w:r>
              <w:r w:rsidR="00C236FB">
                <w:t>ersonal Car Insurance</w:t>
              </w:r>
            </w:ins>
          </w:p>
        </w:tc>
        <w:tc>
          <w:tcPr>
            <w:tcW w:w="1816" w:type="dxa"/>
            <w:tcBorders>
              <w:top w:val="nil"/>
              <w:left w:val="nil"/>
              <w:bottom w:val="single" w:sz="4" w:space="0" w:color="auto"/>
              <w:right w:val="single" w:sz="4" w:space="0" w:color="auto"/>
            </w:tcBorders>
            <w:shd w:val="clear" w:color="auto" w:fill="auto"/>
            <w:noWrap/>
            <w:vAlign w:val="bottom"/>
            <w:hideMark/>
            <w:tcPrChange w:id="10680" w:author="哲均 宋" w:date="2019-08-19T10:29:00Z">
              <w:tcPr>
                <w:tcW w:w="1816" w:type="dxa"/>
                <w:tcBorders>
                  <w:top w:val="nil"/>
                  <w:left w:val="nil"/>
                  <w:bottom w:val="single" w:sz="4" w:space="0" w:color="auto"/>
                  <w:right w:val="single" w:sz="4" w:space="0" w:color="auto"/>
                </w:tcBorders>
                <w:shd w:val="clear" w:color="auto" w:fill="auto"/>
                <w:noWrap/>
                <w:vAlign w:val="bottom"/>
                <w:hideMark/>
              </w:tcPr>
            </w:tcPrChange>
          </w:tcPr>
          <w:p w14:paraId="583E1815" w14:textId="77777777" w:rsidR="0096549F" w:rsidRPr="00ED175E" w:rsidRDefault="0096549F">
            <w:pPr>
              <w:pStyle w:val="afb"/>
              <w:autoSpaceDE w:val="0"/>
              <w:autoSpaceDN w:val="0"/>
              <w:pPrChange w:id="10681" w:author="Seongeun Woo" w:date="2016-10-13T18:44:00Z">
                <w:pPr>
                  <w:pStyle w:val="afb"/>
                </w:pPr>
              </w:pPrChange>
            </w:pPr>
            <w:r w:rsidRPr="00ED175E">
              <w:t>MT</w:t>
            </w:r>
          </w:p>
        </w:tc>
      </w:tr>
      <w:tr w:rsidR="0096549F" w:rsidRPr="00ED175E" w14:paraId="7214CBCD" w14:textId="77777777" w:rsidTr="00C236FB">
        <w:trPr>
          <w:trHeight w:val="255"/>
          <w:trPrChange w:id="10682" w:author="哲均 宋" w:date="2019-08-19T10:29:00Z">
            <w:trPr>
              <w:trHeight w:val="255"/>
            </w:trPr>
          </w:trPrChange>
        </w:trPr>
        <w:tc>
          <w:tcPr>
            <w:tcW w:w="1814" w:type="dxa"/>
            <w:tcBorders>
              <w:top w:val="nil"/>
              <w:left w:val="single" w:sz="4" w:space="0" w:color="auto"/>
              <w:bottom w:val="single" w:sz="4" w:space="0" w:color="auto"/>
              <w:right w:val="single" w:sz="4" w:space="0" w:color="auto"/>
            </w:tcBorders>
            <w:shd w:val="clear" w:color="auto" w:fill="auto"/>
            <w:noWrap/>
            <w:vAlign w:val="bottom"/>
            <w:hideMark/>
            <w:tcPrChange w:id="10683" w:author="哲均 宋" w:date="2019-08-19T10:29:00Z">
              <w:tcPr>
                <w:tcW w:w="181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BD0E37" w14:textId="77777777" w:rsidR="0096549F" w:rsidRPr="00ED175E" w:rsidRDefault="0096549F">
            <w:pPr>
              <w:pStyle w:val="afb"/>
              <w:autoSpaceDE w:val="0"/>
              <w:autoSpaceDN w:val="0"/>
              <w:pPrChange w:id="10684" w:author="Seongeun Woo" w:date="2016-10-13T18:44:00Z">
                <w:pPr>
                  <w:pStyle w:val="afb"/>
                </w:pPr>
              </w:pPrChange>
            </w:pPr>
            <w:r w:rsidRPr="00ED175E">
              <w:t>20150214</w:t>
            </w:r>
          </w:p>
        </w:tc>
        <w:tc>
          <w:tcPr>
            <w:tcW w:w="1956" w:type="dxa"/>
            <w:tcBorders>
              <w:top w:val="nil"/>
              <w:left w:val="nil"/>
              <w:bottom w:val="single" w:sz="4" w:space="0" w:color="auto"/>
              <w:right w:val="single" w:sz="4" w:space="0" w:color="auto"/>
            </w:tcBorders>
            <w:shd w:val="clear" w:color="auto" w:fill="auto"/>
            <w:noWrap/>
            <w:vAlign w:val="bottom"/>
            <w:hideMark/>
            <w:tcPrChange w:id="10685" w:author="哲均 宋" w:date="2019-08-19T10:29:00Z">
              <w:tcPr>
                <w:tcW w:w="1956" w:type="dxa"/>
                <w:tcBorders>
                  <w:top w:val="nil"/>
                  <w:left w:val="nil"/>
                  <w:bottom w:val="single" w:sz="4" w:space="0" w:color="auto"/>
                  <w:right w:val="single" w:sz="4" w:space="0" w:color="auto"/>
                </w:tcBorders>
                <w:shd w:val="clear" w:color="auto" w:fill="auto"/>
                <w:noWrap/>
                <w:vAlign w:val="bottom"/>
                <w:hideMark/>
              </w:tcPr>
            </w:tcPrChange>
          </w:tcPr>
          <w:p w14:paraId="0AD72B20" w14:textId="77777777" w:rsidR="0096549F" w:rsidRPr="00ED175E" w:rsidRDefault="0096549F">
            <w:pPr>
              <w:pStyle w:val="afb"/>
              <w:autoSpaceDE w:val="0"/>
              <w:autoSpaceDN w:val="0"/>
              <w:pPrChange w:id="10686" w:author="Seongeun Woo" w:date="2016-10-13T18:44:00Z">
                <w:pPr>
                  <w:pStyle w:val="afb"/>
                </w:pPr>
              </w:pPrChange>
            </w:pPr>
            <w:r w:rsidRPr="00ED175E">
              <w:t>99991231</w:t>
            </w:r>
          </w:p>
        </w:tc>
        <w:tc>
          <w:tcPr>
            <w:tcW w:w="1192" w:type="dxa"/>
            <w:tcBorders>
              <w:top w:val="nil"/>
              <w:left w:val="nil"/>
              <w:bottom w:val="single" w:sz="4" w:space="0" w:color="auto"/>
              <w:right w:val="single" w:sz="4" w:space="0" w:color="auto"/>
            </w:tcBorders>
            <w:shd w:val="clear" w:color="auto" w:fill="auto"/>
            <w:noWrap/>
            <w:vAlign w:val="bottom"/>
            <w:hideMark/>
            <w:tcPrChange w:id="10687" w:author="哲均 宋" w:date="2019-08-19T10:29:00Z">
              <w:tcPr>
                <w:tcW w:w="1956" w:type="dxa"/>
                <w:tcBorders>
                  <w:top w:val="nil"/>
                  <w:left w:val="nil"/>
                  <w:bottom w:val="single" w:sz="4" w:space="0" w:color="auto"/>
                  <w:right w:val="single" w:sz="4" w:space="0" w:color="auto"/>
                </w:tcBorders>
                <w:shd w:val="clear" w:color="auto" w:fill="auto"/>
                <w:noWrap/>
                <w:vAlign w:val="bottom"/>
                <w:hideMark/>
              </w:tcPr>
            </w:tcPrChange>
          </w:tcPr>
          <w:p w14:paraId="7B9E279D" w14:textId="77777777" w:rsidR="0096549F" w:rsidRPr="00ED175E" w:rsidRDefault="0096549F">
            <w:pPr>
              <w:pStyle w:val="afb"/>
              <w:autoSpaceDE w:val="0"/>
              <w:autoSpaceDN w:val="0"/>
              <w:pPrChange w:id="10688" w:author="Seongeun Woo" w:date="2016-10-13T18:44:00Z">
                <w:pPr>
                  <w:pStyle w:val="afb"/>
                </w:pPr>
              </w:pPrChange>
            </w:pPr>
            <w:r w:rsidRPr="00ED175E">
              <w:t>P2002</w:t>
            </w:r>
          </w:p>
        </w:tc>
        <w:tc>
          <w:tcPr>
            <w:tcW w:w="2720" w:type="dxa"/>
            <w:tcBorders>
              <w:top w:val="nil"/>
              <w:left w:val="nil"/>
              <w:bottom w:val="single" w:sz="4" w:space="0" w:color="auto"/>
              <w:right w:val="single" w:sz="4" w:space="0" w:color="auto"/>
            </w:tcBorders>
            <w:shd w:val="clear" w:color="auto" w:fill="auto"/>
            <w:noWrap/>
            <w:vAlign w:val="bottom"/>
            <w:hideMark/>
            <w:tcPrChange w:id="10689" w:author="哲均 宋" w:date="2019-08-19T10:29:00Z">
              <w:tcPr>
                <w:tcW w:w="1956" w:type="dxa"/>
                <w:tcBorders>
                  <w:top w:val="nil"/>
                  <w:left w:val="nil"/>
                  <w:bottom w:val="single" w:sz="4" w:space="0" w:color="auto"/>
                  <w:right w:val="single" w:sz="4" w:space="0" w:color="auto"/>
                </w:tcBorders>
                <w:shd w:val="clear" w:color="auto" w:fill="auto"/>
                <w:noWrap/>
                <w:vAlign w:val="bottom"/>
                <w:hideMark/>
              </w:tcPr>
            </w:tcPrChange>
          </w:tcPr>
          <w:p w14:paraId="7D62ACB0" w14:textId="0EF80BA7" w:rsidR="0096549F" w:rsidRPr="00ED175E" w:rsidRDefault="0096549F">
            <w:pPr>
              <w:pStyle w:val="afb"/>
              <w:autoSpaceDE w:val="0"/>
              <w:autoSpaceDN w:val="0"/>
              <w:pPrChange w:id="10690" w:author="Seongeun Woo" w:date="2016-10-13T18:44:00Z">
                <w:pPr>
                  <w:pStyle w:val="afb"/>
                </w:pPr>
              </w:pPrChange>
            </w:pPr>
            <w:del w:id="10691" w:author="哲均 宋" w:date="2019-08-19T10:28:00Z">
              <w:r w:rsidRPr="00ED175E" w:rsidDel="00C236FB">
                <w:rPr>
                  <w:rFonts w:hint="eastAsia"/>
                </w:rPr>
                <w:delText>営業用自動車保険</w:delText>
              </w:r>
            </w:del>
            <w:proofErr w:type="spellStart"/>
            <w:ins w:id="10692" w:author="哲均 宋" w:date="2019-08-19T10:28:00Z">
              <w:r w:rsidR="00C236FB">
                <w:rPr>
                  <w:rFonts w:hint="eastAsia"/>
                </w:rPr>
                <w:t>C</w:t>
              </w:r>
              <w:r w:rsidR="00C236FB">
                <w:t>ommercal</w:t>
              </w:r>
              <w:proofErr w:type="spellEnd"/>
              <w:r w:rsidR="00C236FB">
                <w:t xml:space="preserve"> Car Insurance</w:t>
              </w:r>
            </w:ins>
          </w:p>
        </w:tc>
        <w:tc>
          <w:tcPr>
            <w:tcW w:w="1816" w:type="dxa"/>
            <w:tcBorders>
              <w:top w:val="nil"/>
              <w:left w:val="nil"/>
              <w:bottom w:val="single" w:sz="4" w:space="0" w:color="auto"/>
              <w:right w:val="single" w:sz="4" w:space="0" w:color="auto"/>
            </w:tcBorders>
            <w:shd w:val="clear" w:color="auto" w:fill="auto"/>
            <w:noWrap/>
            <w:vAlign w:val="bottom"/>
            <w:hideMark/>
            <w:tcPrChange w:id="10693" w:author="哲均 宋" w:date="2019-08-19T10:29:00Z">
              <w:tcPr>
                <w:tcW w:w="1816" w:type="dxa"/>
                <w:tcBorders>
                  <w:top w:val="nil"/>
                  <w:left w:val="nil"/>
                  <w:bottom w:val="single" w:sz="4" w:space="0" w:color="auto"/>
                  <w:right w:val="single" w:sz="4" w:space="0" w:color="auto"/>
                </w:tcBorders>
                <w:shd w:val="clear" w:color="auto" w:fill="auto"/>
                <w:noWrap/>
                <w:vAlign w:val="bottom"/>
                <w:hideMark/>
              </w:tcPr>
            </w:tcPrChange>
          </w:tcPr>
          <w:p w14:paraId="4D87E97A" w14:textId="77777777" w:rsidR="0096549F" w:rsidRPr="00ED175E" w:rsidRDefault="0096549F">
            <w:pPr>
              <w:pStyle w:val="afb"/>
              <w:autoSpaceDE w:val="0"/>
              <w:autoSpaceDN w:val="0"/>
              <w:pPrChange w:id="10694" w:author="Seongeun Woo" w:date="2016-10-13T18:44:00Z">
                <w:pPr>
                  <w:pStyle w:val="afb"/>
                </w:pPr>
              </w:pPrChange>
            </w:pPr>
            <w:r w:rsidRPr="00ED175E">
              <w:t>MT</w:t>
            </w:r>
          </w:p>
        </w:tc>
      </w:tr>
    </w:tbl>
    <w:p w14:paraId="22DB798D" w14:textId="77777777" w:rsidR="0096549F" w:rsidRPr="00ED175E" w:rsidRDefault="0096549F">
      <w:pPr>
        <w:autoSpaceDE w:val="0"/>
        <w:autoSpaceDN w:val="0"/>
        <w:pPrChange w:id="10695" w:author="Seongeun Woo" w:date="2016-10-13T18:44:00Z">
          <w:pPr/>
        </w:pPrChange>
      </w:pPr>
    </w:p>
    <w:p w14:paraId="58D2D649" w14:textId="36595C7D" w:rsidR="0096549F" w:rsidRPr="00ED175E" w:rsidRDefault="0096549F">
      <w:pPr>
        <w:pStyle w:val="50"/>
        <w:wordWrap/>
        <w:ind w:left="601"/>
        <w:pPrChange w:id="10696" w:author="Seongeun Woo" w:date="2016-10-13T18:44:00Z">
          <w:pPr>
            <w:pStyle w:val="50"/>
            <w:ind w:left="601"/>
          </w:pPr>
        </w:pPrChange>
      </w:pPr>
      <w:del w:id="10697" w:author="哲均 宋" w:date="2019-08-16T15:10:00Z">
        <w:r w:rsidRPr="00ED175E" w:rsidDel="00BE59E9">
          <w:rPr>
            <w:rFonts w:hint="eastAsia"/>
          </w:rPr>
          <w:delText>条件節</w:delText>
        </w:r>
      </w:del>
      <w:ins w:id="10698" w:author="哲均 宋" w:date="2019-08-16T15:34:00Z">
        <w:r w:rsidR="00FF1293">
          <w:rPr>
            <w:rFonts w:hint="eastAsia"/>
          </w:rPr>
          <w:t>WHERE CLAUSE</w:t>
        </w:r>
      </w:ins>
    </w:p>
    <w:p w14:paraId="2B7393F9" w14:textId="77777777" w:rsidR="0096549F" w:rsidRPr="00ED175E" w:rsidRDefault="0096549F">
      <w:pPr>
        <w:pStyle w:val="a0"/>
        <w:wordWrap/>
        <w:ind w:left="717"/>
        <w:pPrChange w:id="10699" w:author="Seongeun Woo" w:date="2016-10-13T18:44:00Z">
          <w:pPr>
            <w:pStyle w:val="a0"/>
            <w:ind w:left="717"/>
          </w:pPr>
        </w:pPrChange>
      </w:pPr>
      <w:r w:rsidRPr="00ED175E">
        <w:t>OM.SID = OD.SID</w:t>
      </w:r>
    </w:p>
    <w:p w14:paraId="0C008F0D" w14:textId="4D586A35" w:rsidR="0096549F" w:rsidRPr="00ED175E" w:rsidRDefault="0096549F">
      <w:pPr>
        <w:pStyle w:val="a0"/>
        <w:numPr>
          <w:ilvl w:val="0"/>
          <w:numId w:val="0"/>
        </w:numPr>
        <w:wordWrap/>
        <w:ind w:left="714"/>
        <w:pPrChange w:id="10700" w:author="Seongeun Woo" w:date="2016-10-13T18:44:00Z">
          <w:pPr>
            <w:pStyle w:val="a0"/>
            <w:numPr>
              <w:numId w:val="0"/>
            </w:numPr>
            <w:ind w:leftChars="0" w:left="812" w:firstLine="0"/>
          </w:pPr>
        </w:pPrChange>
      </w:pPr>
      <w:del w:id="10701" w:author="Seongeun Woo" w:date="2016-07-07T17:59:00Z">
        <w:r w:rsidRPr="00ED175E" w:rsidDel="00FA0BC9">
          <w:rPr>
            <w:rFonts w:hint="eastAsia"/>
          </w:rPr>
          <w:delText>商品が保存される</w:delText>
        </w:r>
      </w:del>
      <w:del w:id="10702" w:author="哲均 宋" w:date="2019-08-19T10:30:00Z">
        <w:r w:rsidRPr="00ED175E" w:rsidDel="00C236FB">
          <w:delText>OBJ_MAIN</w:delText>
        </w:r>
        <w:r w:rsidRPr="00ED175E" w:rsidDel="00C236FB">
          <w:rPr>
            <w:rFonts w:hint="eastAsia"/>
          </w:rPr>
          <w:delText>テーブルと、商品の標準項目値が保存される</w:delText>
        </w:r>
        <w:r w:rsidRPr="00ED175E" w:rsidDel="00C236FB">
          <w:delText>OBJ_DETAIL</w:delText>
        </w:r>
        <w:r w:rsidRPr="00ED175E" w:rsidDel="00C236FB">
          <w:rPr>
            <w:rFonts w:hint="eastAsia"/>
          </w:rPr>
          <w:delText>テーブルを連結し</w:delText>
        </w:r>
      </w:del>
      <w:ins w:id="10703" w:author="Seongeun Woo" w:date="2016-07-07T18:12:00Z">
        <w:del w:id="10704" w:author="哲均 宋" w:date="2019-08-19T10:30:00Z">
          <w:r w:rsidR="00E13AE2" w:rsidRPr="00ED175E" w:rsidDel="00C236FB">
            <w:rPr>
              <w:rFonts w:hint="eastAsia"/>
            </w:rPr>
            <w:delText>て</w:delText>
          </w:r>
        </w:del>
      </w:ins>
      <w:del w:id="10705" w:author="哲均 宋" w:date="2019-08-19T10:30:00Z">
        <w:r w:rsidRPr="00ED175E" w:rsidDel="00C236FB">
          <w:rPr>
            <w:rFonts w:hint="eastAsia"/>
          </w:rPr>
          <w:delText>照会する。商品と標準項目の情報が</w:delText>
        </w:r>
      </w:del>
      <w:ins w:id="10706" w:author="Seongeun Woo" w:date="2016-07-07T18:12:00Z">
        <w:del w:id="10707" w:author="哲均 宋" w:date="2019-08-19T10:30:00Z">
          <w:r w:rsidR="00E13AE2" w:rsidRPr="00ED175E" w:rsidDel="00C236FB">
            <w:rPr>
              <w:rFonts w:hint="eastAsia"/>
            </w:rPr>
            <w:delText>を</w:delText>
          </w:r>
        </w:del>
      </w:ins>
      <w:del w:id="10708" w:author="哲均 宋" w:date="2019-08-19T10:30:00Z">
        <w:r w:rsidRPr="00ED175E" w:rsidDel="00C236FB">
          <w:rPr>
            <w:rFonts w:hint="eastAsia"/>
          </w:rPr>
          <w:delText>同時に照会でき</w:delText>
        </w:r>
      </w:del>
      <w:ins w:id="10709" w:author="Seongeun Woo" w:date="2016-07-07T18:13:00Z">
        <w:del w:id="10710" w:author="哲均 宋" w:date="2019-08-19T10:30:00Z">
          <w:r w:rsidR="00E13AE2" w:rsidRPr="00ED175E" w:rsidDel="00C236FB">
            <w:rPr>
              <w:rFonts w:hint="eastAsia"/>
            </w:rPr>
            <w:delText>す</w:delText>
          </w:r>
        </w:del>
      </w:ins>
      <w:del w:id="10711" w:author="哲均 宋" w:date="2019-08-19T10:30:00Z">
        <w:r w:rsidRPr="00ED175E" w:rsidDel="00C236FB">
          <w:rPr>
            <w:rFonts w:hint="eastAsia"/>
          </w:rPr>
          <w:delText>る。</w:delText>
        </w:r>
      </w:del>
      <w:ins w:id="10712" w:author="哲均 宋" w:date="2019-08-19T10:29:00Z">
        <w:r w:rsidR="00C236FB" w:rsidRPr="00C236FB">
          <w:t xml:space="preserve">Join the OBJ_MAIN table and OBJ_DETAIL table in order to inquire information about products and </w:t>
        </w:r>
      </w:ins>
      <w:ins w:id="10713" w:author="哲均 宋" w:date="2019-08-19T10:30:00Z">
        <w:r w:rsidR="00C236FB">
          <w:t>attributes</w:t>
        </w:r>
      </w:ins>
      <w:ins w:id="10714" w:author="哲均 宋" w:date="2019-08-19T10:29:00Z">
        <w:r w:rsidR="00C236FB" w:rsidRPr="00C236FB">
          <w:t xml:space="preserve"> at the same time.</w:t>
        </w:r>
      </w:ins>
    </w:p>
    <w:p w14:paraId="0C7CA62A" w14:textId="480E9D49" w:rsidR="0096549F" w:rsidRPr="004C1976" w:rsidDel="004C1976" w:rsidRDefault="0096549F">
      <w:pPr>
        <w:pStyle w:val="a0"/>
        <w:numPr>
          <w:ilvl w:val="0"/>
          <w:numId w:val="0"/>
        </w:numPr>
        <w:wordWrap/>
        <w:ind w:left="812"/>
        <w:rPr>
          <w:del w:id="10715" w:author="InnoRules" w:date="2016-10-11T10:16:00Z"/>
        </w:rPr>
        <w:pPrChange w:id="10716" w:author="Seongeun Woo" w:date="2016-10-13T18:44:00Z">
          <w:pPr>
            <w:pStyle w:val="a0"/>
            <w:numPr>
              <w:numId w:val="0"/>
            </w:numPr>
            <w:ind w:leftChars="0" w:left="812" w:firstLine="0"/>
          </w:pPr>
        </w:pPrChange>
      </w:pPr>
    </w:p>
    <w:p w14:paraId="24FF54D4" w14:textId="22A3F063" w:rsidR="0096549F" w:rsidRPr="00ED175E" w:rsidRDefault="0096549F">
      <w:pPr>
        <w:pStyle w:val="a0"/>
        <w:wordWrap/>
        <w:ind w:left="717"/>
        <w:pPrChange w:id="10717" w:author="Seongeun Woo" w:date="2016-10-13T18:44:00Z">
          <w:pPr>
            <w:pStyle w:val="a0"/>
            <w:ind w:left="717"/>
          </w:pPr>
        </w:pPrChange>
      </w:pPr>
      <w:r w:rsidRPr="00ED175E">
        <w:t xml:space="preserve">OD.CHAR10 = </w:t>
      </w:r>
      <w:ins w:id="10718" w:author="류종우" w:date="2016-08-10T13:26:00Z">
        <w:r w:rsidR="00D000C3" w:rsidRPr="00ED175E">
          <w:t>'</w:t>
        </w:r>
      </w:ins>
      <w:del w:id="10719" w:author="류종우" w:date="2016-08-10T13:26:00Z">
        <w:r w:rsidRPr="00ED175E" w:rsidDel="00D000C3">
          <w:delText>‘</w:delText>
        </w:r>
      </w:del>
      <w:r w:rsidRPr="00ED175E">
        <w:t>MT</w:t>
      </w:r>
      <w:ins w:id="10720" w:author="류종우" w:date="2016-08-10T13:26:00Z">
        <w:r w:rsidR="00D000C3" w:rsidRPr="00ED175E">
          <w:t>'</w:t>
        </w:r>
      </w:ins>
      <w:del w:id="10721" w:author="류종우" w:date="2016-08-10T13:26:00Z">
        <w:r w:rsidRPr="00ED175E" w:rsidDel="00D000C3">
          <w:delText>’</w:delText>
        </w:r>
      </w:del>
    </w:p>
    <w:p w14:paraId="72660C00" w14:textId="4E1C2995" w:rsidR="0096549F" w:rsidRPr="00ED175E" w:rsidRDefault="0096549F">
      <w:pPr>
        <w:pStyle w:val="a0"/>
        <w:numPr>
          <w:ilvl w:val="0"/>
          <w:numId w:val="0"/>
        </w:numPr>
        <w:wordWrap/>
        <w:ind w:left="714"/>
        <w:pPrChange w:id="10722" w:author="Seongeun Woo" w:date="2016-10-13T18:44:00Z">
          <w:pPr>
            <w:pStyle w:val="a0"/>
            <w:numPr>
              <w:numId w:val="0"/>
            </w:numPr>
            <w:ind w:leftChars="0" w:left="812" w:firstLine="0"/>
          </w:pPr>
        </w:pPrChange>
      </w:pPr>
      <w:del w:id="10723" w:author="Seongeun Woo" w:date="2016-07-07T18:13:00Z">
        <w:r w:rsidRPr="00ED175E" w:rsidDel="00E13AE2">
          <w:rPr>
            <w:rFonts w:hint="eastAsia"/>
          </w:rPr>
          <w:delText>商品の標準項目のうち、</w:delText>
        </w:r>
      </w:del>
      <w:del w:id="10724" w:author="哲均 宋" w:date="2019-08-19T10:33:00Z">
        <w:r w:rsidRPr="00ED175E" w:rsidDel="00C236FB">
          <w:rPr>
            <w:rFonts w:hint="eastAsia"/>
          </w:rPr>
          <w:delText>「業務区分」が保存されるカラムの</w:delText>
        </w:r>
      </w:del>
      <w:ins w:id="10725" w:author="Seongeun Woo" w:date="2016-07-07T18:14:00Z">
        <w:del w:id="10726" w:author="哲均 宋" w:date="2019-08-19T10:33:00Z">
          <w:r w:rsidR="00E13AE2" w:rsidRPr="00ED175E" w:rsidDel="00C236FB">
            <w:rPr>
              <w:rFonts w:hint="eastAsia"/>
            </w:rPr>
            <w:delText>である</w:delText>
          </w:r>
        </w:del>
      </w:ins>
      <w:del w:id="10727" w:author="哲均 宋" w:date="2019-08-19T10:33:00Z">
        <w:r w:rsidRPr="00ED175E" w:rsidDel="00C236FB">
          <w:delText>CHAR10</w:delText>
        </w:r>
        <w:r w:rsidRPr="00ED175E" w:rsidDel="00C236FB">
          <w:rPr>
            <w:rFonts w:hint="eastAsia"/>
          </w:rPr>
          <w:delText>カラムに関する</w:delText>
        </w:r>
      </w:del>
      <w:del w:id="10728" w:author="哲均 宋" w:date="2019-08-16T15:10:00Z">
        <w:r w:rsidRPr="00ED175E" w:rsidDel="00BE59E9">
          <w:rPr>
            <w:rFonts w:hint="eastAsia"/>
          </w:rPr>
          <w:delText>条件</w:delText>
        </w:r>
      </w:del>
      <w:ins w:id="10729" w:author="Seongeun Woo" w:date="2016-07-07T18:14:00Z">
        <w:del w:id="10730" w:author="哲均 宋" w:date="2019-08-16T15:10:00Z">
          <w:r w:rsidR="00E13AE2" w:rsidRPr="00ED175E" w:rsidDel="00BE59E9">
            <w:rPr>
              <w:rFonts w:hint="eastAsia"/>
            </w:rPr>
            <w:delText>節</w:delText>
          </w:r>
        </w:del>
      </w:ins>
      <w:del w:id="10731" w:author="哲均 宋" w:date="2019-08-19T10:33:00Z">
        <w:r w:rsidRPr="00ED175E" w:rsidDel="00C236FB">
          <w:rPr>
            <w:rFonts w:hint="eastAsia"/>
          </w:rPr>
          <w:delText>を</w:delText>
        </w:r>
      </w:del>
      <w:ins w:id="10732" w:author="Seongeun Woo" w:date="2016-07-07T18:14:00Z">
        <w:del w:id="10733" w:author="哲均 宋" w:date="2019-08-19T10:33:00Z">
          <w:r w:rsidR="00E13AE2" w:rsidRPr="00ED175E" w:rsidDel="00C236FB">
            <w:rPr>
              <w:rFonts w:hint="eastAsia"/>
            </w:rPr>
            <w:delText>追加</w:delText>
          </w:r>
        </w:del>
      </w:ins>
      <w:del w:id="10734" w:author="哲均 宋" w:date="2019-08-19T10:33:00Z">
        <w:r w:rsidRPr="00ED175E" w:rsidDel="00C236FB">
          <w:rPr>
            <w:rFonts w:hint="eastAsia"/>
          </w:rPr>
          <w:delText>作成する。</w:delText>
        </w:r>
      </w:del>
      <w:ins w:id="10735" w:author="哲均 宋" w:date="2019-08-19T10:33:00Z">
        <w:r w:rsidR="00C236FB" w:rsidRPr="00C236FB">
          <w:t xml:space="preserve">Add CHAR10 column, which is the </w:t>
        </w:r>
        <w:r w:rsidR="00C236FB">
          <w:t>attribute</w:t>
        </w:r>
        <w:r w:rsidR="00C236FB" w:rsidRPr="00C236FB">
          <w:t xml:space="preserve"> for search, to WHERE CLAUSE</w:t>
        </w:r>
        <w:r w:rsidR="00C236FB">
          <w:t>.</w:t>
        </w:r>
      </w:ins>
    </w:p>
    <w:p w14:paraId="4FE744AD" w14:textId="77777777" w:rsidR="0096549F" w:rsidRPr="00ED175E" w:rsidRDefault="0096549F">
      <w:pPr>
        <w:autoSpaceDE w:val="0"/>
        <w:autoSpaceDN w:val="0"/>
        <w:pPrChange w:id="10736" w:author="Seongeun Woo" w:date="2016-10-13T18:44:00Z">
          <w:pPr>
            <w:widowControl/>
            <w:jc w:val="left"/>
          </w:pPr>
        </w:pPrChange>
      </w:pPr>
      <w:r w:rsidRPr="00ED175E">
        <w:br w:type="page"/>
      </w:r>
    </w:p>
    <w:p w14:paraId="7642713E" w14:textId="0EAA6776" w:rsidR="0096549F" w:rsidRPr="00ED175E" w:rsidRDefault="0096549F">
      <w:pPr>
        <w:pStyle w:val="11"/>
        <w:rPr>
          <w:lang w:eastAsia="ja-JP"/>
        </w:rPr>
      </w:pPr>
      <w:bookmarkStart w:id="10737" w:name="_Toc414631983"/>
      <w:bookmarkStart w:id="10738" w:name="_Toc434858384"/>
      <w:bookmarkStart w:id="10739" w:name="_Toc445716771"/>
      <w:del w:id="10740" w:author="哲均 宋" w:date="2019-08-19T10:35:00Z">
        <w:r w:rsidRPr="00ED175E" w:rsidDel="00C236FB">
          <w:rPr>
            <w:rFonts w:hint="eastAsia"/>
            <w:lang w:eastAsia="ja-JP"/>
          </w:rPr>
          <w:delText>特定保険</w:delText>
        </w:r>
      </w:del>
      <w:ins w:id="10741" w:author="Seongeun Woo" w:date="2016-07-07T18:15:00Z">
        <w:del w:id="10742" w:author="哲均 宋" w:date="2019-08-19T10:35:00Z">
          <w:r w:rsidR="00E13AE2" w:rsidRPr="00ED175E" w:rsidDel="00C236FB">
            <w:rPr>
              <w:rFonts w:hint="eastAsia"/>
              <w:lang w:eastAsia="ja-JP"/>
            </w:rPr>
            <w:delText>担保</w:delText>
          </w:r>
        </w:del>
      </w:ins>
      <w:del w:id="10743" w:author="哲均 宋" w:date="2019-08-19T10:35:00Z">
        <w:r w:rsidRPr="00ED175E" w:rsidDel="00C236FB">
          <w:rPr>
            <w:rFonts w:hint="eastAsia"/>
            <w:lang w:eastAsia="ja-JP"/>
          </w:rPr>
          <w:delText>が下位にある商品リスト</w:delText>
        </w:r>
      </w:del>
      <w:ins w:id="10744" w:author="Seongeun Woo" w:date="2016-07-07T18:15:00Z">
        <w:del w:id="10745" w:author="哲均 宋" w:date="2019-08-19T10:35:00Z">
          <w:r w:rsidR="00E13AE2" w:rsidRPr="00ED175E" w:rsidDel="00C236FB">
            <w:rPr>
              <w:rFonts w:hint="eastAsia"/>
              <w:lang w:eastAsia="ja-JP"/>
            </w:rPr>
            <w:delText>の</w:delText>
          </w:r>
        </w:del>
      </w:ins>
      <w:del w:id="10746" w:author="哲均 宋" w:date="2019-08-19T10:35:00Z">
        <w:r w:rsidRPr="00ED175E" w:rsidDel="00C236FB">
          <w:rPr>
            <w:rFonts w:hint="eastAsia"/>
            <w:lang w:eastAsia="ja-JP"/>
          </w:rPr>
          <w:delText>照会</w:delText>
        </w:r>
      </w:del>
      <w:bookmarkStart w:id="10747" w:name="_Toc17112140"/>
      <w:bookmarkEnd w:id="10737"/>
      <w:bookmarkEnd w:id="10738"/>
      <w:bookmarkEnd w:id="10739"/>
      <w:ins w:id="10748" w:author="哲均 宋" w:date="2019-08-19T10:34:00Z">
        <w:r w:rsidR="00C236FB">
          <w:rPr>
            <w:lang w:eastAsia="ja-JP"/>
          </w:rPr>
          <w:t>Query</w:t>
        </w:r>
        <w:r w:rsidR="00C236FB" w:rsidRPr="00C236FB">
          <w:rPr>
            <w:lang w:eastAsia="ja-JP"/>
          </w:rPr>
          <w:t xml:space="preserve"> product list with specific </w:t>
        </w:r>
        <w:r w:rsidR="00C236FB">
          <w:rPr>
            <w:lang w:eastAsia="ja-JP"/>
          </w:rPr>
          <w:t>coverag</w:t>
        </w:r>
      </w:ins>
      <w:ins w:id="10749" w:author="哲均 宋" w:date="2019-08-19T10:35:00Z">
        <w:r w:rsidR="00C236FB">
          <w:rPr>
            <w:lang w:eastAsia="ja-JP"/>
          </w:rPr>
          <w:t>e</w:t>
        </w:r>
      </w:ins>
      <w:ins w:id="10750" w:author="哲均 宋" w:date="2019-08-19T10:34:00Z">
        <w:r w:rsidR="00C236FB" w:rsidRPr="00C236FB">
          <w:rPr>
            <w:lang w:eastAsia="ja-JP"/>
          </w:rPr>
          <w:t xml:space="preserve"> in the lower level</w:t>
        </w:r>
      </w:ins>
      <w:bookmarkEnd w:id="10747"/>
    </w:p>
    <w:p w14:paraId="6DFF53E7" w14:textId="047B9305" w:rsidR="0096549F" w:rsidRPr="00ED175E" w:rsidRDefault="0096549F">
      <w:pPr>
        <w:pStyle w:val="50"/>
        <w:wordWrap/>
        <w:ind w:left="601"/>
        <w:pPrChange w:id="10751" w:author="Seongeun Woo" w:date="2016-10-13T18:44:00Z">
          <w:pPr>
            <w:pStyle w:val="50"/>
            <w:ind w:left="601"/>
          </w:pPr>
        </w:pPrChange>
      </w:pPr>
      <w:del w:id="10752" w:author="哲均 宋" w:date="2019-08-19T10:37:00Z">
        <w:r w:rsidRPr="00ED175E" w:rsidDel="00C236FB">
          <w:rPr>
            <w:rFonts w:hint="eastAsia"/>
          </w:rPr>
          <w:delText>「</w:delText>
        </w:r>
        <w:r w:rsidRPr="00ED175E" w:rsidDel="00C236FB">
          <w:delText>I2001</w:delText>
        </w:r>
        <w:r w:rsidRPr="00ED175E" w:rsidDel="00C236FB">
          <w:rPr>
            <w:rFonts w:hint="eastAsia"/>
          </w:rPr>
          <w:delText>」という</w:delText>
        </w:r>
      </w:del>
      <w:ins w:id="10753" w:author="Seongeun Woo" w:date="2016-07-07T18:15:00Z">
        <w:del w:id="10754" w:author="哲均 宋" w:date="2019-08-19T10:37:00Z">
          <w:r w:rsidR="00E13AE2" w:rsidRPr="00ED175E" w:rsidDel="00C236FB">
            <w:rPr>
              <w:rFonts w:hint="eastAsia"/>
            </w:rPr>
            <w:delText>担保が</w:delText>
          </w:r>
        </w:del>
      </w:ins>
      <w:del w:id="10755" w:author="哲均 宋" w:date="2019-08-19T10:37:00Z">
        <w:r w:rsidRPr="00ED175E" w:rsidDel="00C236FB">
          <w:rPr>
            <w:rFonts w:hint="eastAsia"/>
          </w:rPr>
          <w:delText>保険が下位に存在す</w:delText>
        </w:r>
      </w:del>
      <w:ins w:id="10756" w:author="Seongeun Woo" w:date="2016-07-07T18:16:00Z">
        <w:del w:id="10757" w:author="哲均 宋" w:date="2019-08-19T10:37:00Z">
          <w:r w:rsidR="00E13AE2" w:rsidRPr="00ED175E" w:rsidDel="00C236FB">
            <w:rPr>
              <w:rFonts w:hint="eastAsia"/>
            </w:rPr>
            <w:delText>あ</w:delText>
          </w:r>
        </w:del>
      </w:ins>
      <w:del w:id="10758" w:author="哲均 宋" w:date="2019-08-19T10:37:00Z">
        <w:r w:rsidRPr="00ED175E" w:rsidDel="00C236FB">
          <w:rPr>
            <w:rFonts w:hint="eastAsia"/>
          </w:rPr>
          <w:delText>る商品のリストを照会する</w:delText>
        </w:r>
        <w:r w:rsidRPr="00ED175E" w:rsidDel="00C236FB">
          <w:delText>SQL</w:delText>
        </w:r>
        <w:r w:rsidRPr="00ED175E" w:rsidDel="00C236FB">
          <w:rPr>
            <w:rFonts w:hint="eastAsia"/>
          </w:rPr>
          <w:delText>である。</w:delText>
        </w:r>
      </w:del>
      <w:ins w:id="10759" w:author="哲均 宋" w:date="2019-08-19T10:36:00Z">
        <w:r w:rsidR="00C236FB" w:rsidRPr="00C236FB">
          <w:t xml:space="preserve">SQL to query the list of products that have </w:t>
        </w:r>
        <w:r w:rsidR="00C236FB">
          <w:t>coverage</w:t>
        </w:r>
        <w:r w:rsidR="00C236FB" w:rsidRPr="00C236FB">
          <w:t xml:space="preserve"> "I2001" </w:t>
        </w:r>
        <w:r w:rsidR="00C236FB">
          <w:t>in the lower level</w:t>
        </w:r>
        <w:r w:rsidR="00C236FB" w:rsidRPr="00C236FB">
          <w:t>.</w:t>
        </w:r>
      </w:ins>
    </w:p>
    <w:p w14:paraId="7742B2D6" w14:textId="13C3CDB5" w:rsidR="0096549F" w:rsidRPr="00ED175E" w:rsidDel="00C236FB" w:rsidRDefault="0096549F">
      <w:pPr>
        <w:pStyle w:val="-8"/>
        <w:wordWrap/>
        <w:ind w:left="812"/>
        <w:rPr>
          <w:del w:id="10760" w:author="哲均 宋" w:date="2019-08-19T10:37:00Z"/>
          <w:lang w:eastAsia="ja-JP"/>
        </w:rPr>
        <w:pPrChange w:id="10761" w:author="Seongeun Woo" w:date="2016-10-13T18:44:00Z">
          <w:pPr>
            <w:pStyle w:val="-8"/>
            <w:ind w:left="812"/>
          </w:pPr>
        </w:pPrChange>
      </w:pPr>
    </w:p>
    <w:p w14:paraId="345E326C" w14:textId="21DBAB78" w:rsidR="006D3F4A" w:rsidRPr="00ED175E" w:rsidRDefault="006D3F4A">
      <w:pPr>
        <w:pStyle w:val="af6"/>
        <w:keepNext/>
        <w:autoSpaceDE w:val="0"/>
        <w:autoSpaceDN w:val="0"/>
        <w:pPrChange w:id="10762" w:author="Seongeun Woo" w:date="2016-10-13T18:44:00Z">
          <w:pPr>
            <w:pStyle w:val="af6"/>
            <w:keepNext/>
          </w:pPr>
        </w:pPrChange>
      </w:pPr>
      <w:del w:id="10763" w:author="哲均 宋" w:date="2019-08-19T10:37:00Z">
        <w:r w:rsidRPr="00ED175E" w:rsidDel="00C236FB">
          <w:delText xml:space="preserve"> </w:delText>
        </w:r>
      </w:del>
      <w:del w:id="10764" w:author="哲均 宋" w:date="2019-08-16T08:55:00Z">
        <w:r w:rsidRPr="00ED175E" w:rsidDel="003566B2">
          <w:delText>[</w:delText>
        </w:r>
        <w:r w:rsidRPr="00ED175E" w:rsidDel="003566B2">
          <w:rPr>
            <w:rFonts w:hint="eastAsia"/>
          </w:rPr>
          <w:delText>表</w:delText>
        </w:r>
      </w:del>
      <w:del w:id="10765" w:author="哲均 宋" w:date="2019-08-19T10:37:00Z">
        <w:r w:rsidRPr="00ED175E" w:rsidDel="00C236FB">
          <w:delText xml:space="preserve"> </w:delText>
        </w:r>
        <w:r w:rsidRPr="0073721B" w:rsidDel="00C236FB">
          <w:fldChar w:fldCharType="begin"/>
        </w:r>
        <w:r w:rsidRPr="00ED175E" w:rsidDel="00C236FB">
          <w:delInstrText xml:space="preserve"> SEQ [</w:delInstrText>
        </w:r>
        <w:r w:rsidRPr="00ED175E" w:rsidDel="00C236FB">
          <w:rPr>
            <w:rFonts w:hint="eastAsia"/>
          </w:rPr>
          <w:delInstrText>表</w:delInstrText>
        </w:r>
        <w:r w:rsidRPr="00ED175E" w:rsidDel="00C236FB">
          <w:delInstrText xml:space="preserve"> \* ARABIC </w:delInstrText>
        </w:r>
        <w:r w:rsidRPr="0073721B" w:rsidDel="00C236FB">
          <w:fldChar w:fldCharType="separate"/>
        </w:r>
        <w:r w:rsidR="00D76249" w:rsidDel="00C236FB">
          <w:rPr>
            <w:noProof/>
          </w:rPr>
          <w:delText>52</w:delText>
        </w:r>
        <w:r w:rsidRPr="0073721B" w:rsidDel="00C236FB">
          <w:fldChar w:fldCharType="end"/>
        </w:r>
        <w:r w:rsidRPr="00ED175E" w:rsidDel="00C236FB">
          <w:delText xml:space="preserve"> </w:delText>
        </w:r>
        <w:r w:rsidRPr="00ED175E" w:rsidDel="00C236FB">
          <w:rPr>
            <w:rFonts w:hint="eastAsia"/>
          </w:rPr>
          <w:delText>特定保険</w:delText>
        </w:r>
      </w:del>
      <w:ins w:id="10766" w:author="Seongeun Woo" w:date="2016-07-07T18:17:00Z">
        <w:del w:id="10767" w:author="哲均 宋" w:date="2019-08-19T10:37:00Z">
          <w:r w:rsidR="00E13AE2" w:rsidRPr="00ED175E" w:rsidDel="00C236FB">
            <w:rPr>
              <w:rFonts w:hint="eastAsia"/>
            </w:rPr>
            <w:delText>担保</w:delText>
          </w:r>
        </w:del>
      </w:ins>
      <w:del w:id="10768" w:author="哲均 宋" w:date="2019-08-19T10:37:00Z">
        <w:r w:rsidRPr="00ED175E" w:rsidDel="00C236FB">
          <w:rPr>
            <w:rFonts w:hint="eastAsia"/>
          </w:rPr>
          <w:delText>が下位にある商品リスト</w:delText>
        </w:r>
      </w:del>
      <w:ins w:id="10769" w:author="Seongeun Woo" w:date="2016-07-07T18:17:00Z">
        <w:del w:id="10770" w:author="哲均 宋" w:date="2019-08-19T10:37:00Z">
          <w:r w:rsidR="00E13AE2" w:rsidRPr="00ED175E" w:rsidDel="00C236FB">
            <w:rPr>
              <w:rFonts w:hint="eastAsia"/>
            </w:rPr>
            <w:delText>の</w:delText>
          </w:r>
        </w:del>
      </w:ins>
      <w:del w:id="10771" w:author="哲均 宋" w:date="2019-08-19T10:37:00Z">
        <w:r w:rsidRPr="00ED175E" w:rsidDel="00C236FB">
          <w:rPr>
            <w:rFonts w:hint="eastAsia"/>
          </w:rPr>
          <w:delText>照会の</w:delText>
        </w:r>
        <w:r w:rsidRPr="00ED175E" w:rsidDel="00C236FB">
          <w:delText>SQL]</w:delText>
        </w:r>
      </w:del>
    </w:p>
    <w:tbl>
      <w:tblPr>
        <w:tblStyle w:val="af5"/>
        <w:tblW w:w="0" w:type="auto"/>
        <w:tblInd w:w="108" w:type="dxa"/>
        <w:tblLook w:val="04A0" w:firstRow="1" w:lastRow="0" w:firstColumn="1" w:lastColumn="0" w:noHBand="0" w:noVBand="1"/>
      </w:tblPr>
      <w:tblGrid>
        <w:gridCol w:w="9407"/>
      </w:tblGrid>
      <w:tr w:rsidR="0096549F" w:rsidRPr="00ED175E" w14:paraId="1BBB4B55" w14:textId="77777777" w:rsidTr="006D3F4A">
        <w:tc>
          <w:tcPr>
            <w:tcW w:w="9407" w:type="dxa"/>
          </w:tcPr>
          <w:p w14:paraId="37C7B23F" w14:textId="77777777" w:rsidR="00E13AE2" w:rsidRPr="00ED175E" w:rsidRDefault="00E13AE2">
            <w:pPr>
              <w:pStyle w:val="afb"/>
              <w:autoSpaceDE w:val="0"/>
              <w:autoSpaceDN w:val="0"/>
              <w:rPr>
                <w:ins w:id="10772" w:author="Seongeun Woo" w:date="2016-07-07T18:19:00Z"/>
              </w:rPr>
              <w:pPrChange w:id="10773" w:author="Seongeun Woo" w:date="2016-10-13T18:44:00Z">
                <w:pPr>
                  <w:pStyle w:val="afb"/>
                </w:pPr>
              </w:pPrChange>
            </w:pPr>
            <w:ins w:id="10774" w:author="Seongeun Woo" w:date="2016-07-07T18:19:00Z">
              <w:r w:rsidRPr="00ED175E">
                <w:t>SELECT OM.BIZCODE, OM.OBJ_NAME, OM2.BIZCODE, OM2.OBJ_NAME</w:t>
              </w:r>
            </w:ins>
          </w:p>
          <w:p w14:paraId="030DECCA" w14:textId="77777777" w:rsidR="00E13AE2" w:rsidRPr="00ED175E" w:rsidRDefault="00E13AE2">
            <w:pPr>
              <w:pStyle w:val="afb"/>
              <w:autoSpaceDE w:val="0"/>
              <w:autoSpaceDN w:val="0"/>
              <w:rPr>
                <w:ins w:id="10775" w:author="Seongeun Woo" w:date="2016-07-07T18:19:00Z"/>
              </w:rPr>
              <w:pPrChange w:id="10776" w:author="Seongeun Woo" w:date="2016-10-13T18:44:00Z">
                <w:pPr>
                  <w:pStyle w:val="afb"/>
                </w:pPr>
              </w:pPrChange>
            </w:pPr>
            <w:ins w:id="10777" w:author="Seongeun Woo" w:date="2016-07-07T18:19:00Z">
              <w:r w:rsidRPr="00ED175E">
                <w:t xml:space="preserve">  FROM OBJ_MAIN OM, OBJ_INV OI, OBJ_MAIN OM2</w:t>
              </w:r>
            </w:ins>
          </w:p>
          <w:p w14:paraId="4841A2F3" w14:textId="77777777" w:rsidR="00E13AE2" w:rsidRPr="00ED175E" w:rsidRDefault="00E13AE2">
            <w:pPr>
              <w:pStyle w:val="afb"/>
              <w:autoSpaceDE w:val="0"/>
              <w:autoSpaceDN w:val="0"/>
              <w:rPr>
                <w:ins w:id="10778" w:author="Seongeun Woo" w:date="2016-07-07T18:19:00Z"/>
              </w:rPr>
              <w:pPrChange w:id="10779" w:author="Seongeun Woo" w:date="2016-10-13T18:44:00Z">
                <w:pPr>
                  <w:pStyle w:val="afb"/>
                </w:pPr>
              </w:pPrChange>
            </w:pPr>
            <w:ins w:id="10780" w:author="Seongeun Woo" w:date="2016-07-07T18:19:00Z">
              <w:r w:rsidRPr="00ED175E">
                <w:t>WHERE OM.SID = OI.SID</w:t>
              </w:r>
            </w:ins>
          </w:p>
          <w:p w14:paraId="19152C82" w14:textId="77777777" w:rsidR="00E13AE2" w:rsidRPr="00ED175E" w:rsidRDefault="00E13AE2">
            <w:pPr>
              <w:pStyle w:val="afb"/>
              <w:autoSpaceDE w:val="0"/>
              <w:autoSpaceDN w:val="0"/>
              <w:rPr>
                <w:ins w:id="10781" w:author="Seongeun Woo" w:date="2016-07-07T18:19:00Z"/>
              </w:rPr>
              <w:pPrChange w:id="10782" w:author="Seongeun Woo" w:date="2016-10-13T18:44:00Z">
                <w:pPr>
                  <w:pStyle w:val="afb"/>
                </w:pPr>
              </w:pPrChange>
            </w:pPr>
            <w:ins w:id="10783" w:author="Seongeun Woo" w:date="2016-07-07T18:19:00Z">
              <w:r w:rsidRPr="00ED175E">
                <w:t xml:space="preserve">    AND OI.SUBSID = OM2.SID</w:t>
              </w:r>
            </w:ins>
          </w:p>
          <w:p w14:paraId="5C5934BE" w14:textId="01CB85C3" w:rsidR="00E13AE2" w:rsidRPr="00ED175E" w:rsidRDefault="00E13AE2">
            <w:pPr>
              <w:pStyle w:val="afb"/>
              <w:autoSpaceDE w:val="0"/>
              <w:autoSpaceDN w:val="0"/>
              <w:ind w:leftChars="176" w:left="348"/>
              <w:rPr>
                <w:ins w:id="10784" w:author="Seongeun Woo" w:date="2016-07-07T18:19:00Z"/>
              </w:rPr>
              <w:pPrChange w:id="10785" w:author="Seongeun Woo" w:date="2016-10-13T18:44:00Z">
                <w:pPr>
                  <w:pStyle w:val="afb"/>
                </w:pPr>
              </w:pPrChange>
            </w:pPr>
            <w:ins w:id="10786" w:author="Seongeun Woo" w:date="2016-07-07T18:19:00Z">
              <w:r w:rsidRPr="00ED175E">
                <w:t xml:space="preserve">AND OM2.BIZCODE = </w:t>
              </w:r>
            </w:ins>
            <w:ins w:id="10787" w:author="류종우" w:date="2016-08-10T13:26:00Z">
              <w:r w:rsidR="00D000C3" w:rsidRPr="00ED175E">
                <w:t>'</w:t>
              </w:r>
            </w:ins>
            <w:ins w:id="10788" w:author="Seongeun Woo" w:date="2016-07-07T18:19:00Z">
              <w:del w:id="10789" w:author="류종우" w:date="2016-08-10T13:26:00Z">
                <w:r w:rsidRPr="00ED175E" w:rsidDel="00D000C3">
                  <w:delText>‘</w:delText>
                </w:r>
              </w:del>
              <w:r w:rsidRPr="00ED175E">
                <w:t>I2001</w:t>
              </w:r>
            </w:ins>
            <w:ins w:id="10790" w:author="류종우" w:date="2016-08-10T13:27:00Z">
              <w:r w:rsidR="00D000C3" w:rsidRPr="00ED175E">
                <w:t>'</w:t>
              </w:r>
            </w:ins>
            <w:ins w:id="10791" w:author="Seongeun Woo" w:date="2016-07-07T18:19:00Z">
              <w:del w:id="10792" w:author="류종우" w:date="2016-08-10T13:27:00Z">
                <w:r w:rsidRPr="00ED175E" w:rsidDel="00D000C3">
                  <w:delText>’</w:delText>
                </w:r>
              </w:del>
            </w:ins>
          </w:p>
          <w:p w14:paraId="65493BBB" w14:textId="77777777" w:rsidR="00E13AE2" w:rsidRPr="00ED175E" w:rsidRDefault="00E13AE2">
            <w:pPr>
              <w:pStyle w:val="afb"/>
              <w:autoSpaceDE w:val="0"/>
              <w:autoSpaceDN w:val="0"/>
              <w:rPr>
                <w:ins w:id="10793" w:author="Seongeun Woo" w:date="2016-07-07T18:19:00Z"/>
              </w:rPr>
              <w:pPrChange w:id="10794" w:author="Seongeun Woo" w:date="2016-10-13T18:44:00Z">
                <w:pPr>
                  <w:pStyle w:val="afb"/>
                </w:pPr>
              </w:pPrChange>
            </w:pPr>
            <w:ins w:id="10795" w:author="Seongeun Woo" w:date="2016-07-07T18:19:00Z">
              <w:r w:rsidRPr="00ED175E">
                <w:t xml:space="preserve">    AND OM.END_DT = '99991231'</w:t>
              </w:r>
            </w:ins>
          </w:p>
          <w:p w14:paraId="56D027D6" w14:textId="4585658D" w:rsidR="0096549F" w:rsidRPr="00ED175E" w:rsidDel="00E13AE2" w:rsidRDefault="00E13AE2">
            <w:pPr>
              <w:pStyle w:val="afb"/>
              <w:autoSpaceDE w:val="0"/>
              <w:autoSpaceDN w:val="0"/>
              <w:rPr>
                <w:del w:id="10796" w:author="Seongeun Woo" w:date="2016-07-07T18:19:00Z"/>
              </w:rPr>
              <w:pPrChange w:id="10797" w:author="Seongeun Woo" w:date="2016-10-13T18:44:00Z">
                <w:pPr>
                  <w:pStyle w:val="afb"/>
                </w:pPr>
              </w:pPrChange>
            </w:pPr>
            <w:ins w:id="10798" w:author="Seongeun Woo" w:date="2016-07-07T18:19:00Z">
              <w:r w:rsidRPr="00ED175E">
                <w:t xml:space="preserve">    AND OI.END_DT = '99991231'</w:t>
              </w:r>
            </w:ins>
            <w:del w:id="10799" w:author="Seongeun Woo" w:date="2016-07-07T18:19:00Z">
              <w:r w:rsidR="0096549F" w:rsidRPr="00ED175E" w:rsidDel="00E13AE2">
                <w:delText>SELECT OM.BIZCODE, OM.OBJ_NAME, OM2.BIZCODE, OM2.OBJ_NAME</w:delText>
              </w:r>
            </w:del>
          </w:p>
          <w:p w14:paraId="0A95257F" w14:textId="76483735" w:rsidR="0096549F" w:rsidRPr="00ED175E" w:rsidDel="00E13AE2" w:rsidRDefault="0096549F">
            <w:pPr>
              <w:pStyle w:val="afb"/>
              <w:autoSpaceDE w:val="0"/>
              <w:autoSpaceDN w:val="0"/>
              <w:rPr>
                <w:del w:id="10800" w:author="Seongeun Woo" w:date="2016-07-07T18:19:00Z"/>
              </w:rPr>
              <w:pPrChange w:id="10801" w:author="Seongeun Woo" w:date="2016-10-13T18:44:00Z">
                <w:pPr>
                  <w:pStyle w:val="afb"/>
                </w:pPr>
              </w:pPrChange>
            </w:pPr>
            <w:del w:id="10802" w:author="Seongeun Woo" w:date="2016-07-07T18:19:00Z">
              <w:r w:rsidRPr="00ED175E" w:rsidDel="00E13AE2">
                <w:delText xml:space="preserve">  FROM OBJ_MAIN OM, OBJ_INV OI, OBJ_MAIN OM2</w:delText>
              </w:r>
            </w:del>
          </w:p>
          <w:p w14:paraId="16CC2A11" w14:textId="4B7AE99C" w:rsidR="0096549F" w:rsidRPr="00ED175E" w:rsidDel="00E13AE2" w:rsidRDefault="0096549F">
            <w:pPr>
              <w:pStyle w:val="afb"/>
              <w:autoSpaceDE w:val="0"/>
              <w:autoSpaceDN w:val="0"/>
              <w:rPr>
                <w:del w:id="10803" w:author="Seongeun Woo" w:date="2016-07-07T18:19:00Z"/>
              </w:rPr>
              <w:pPrChange w:id="10804" w:author="Seongeun Woo" w:date="2016-10-13T18:44:00Z">
                <w:pPr>
                  <w:pStyle w:val="afb"/>
                </w:pPr>
              </w:pPrChange>
            </w:pPr>
            <w:del w:id="10805" w:author="Seongeun Woo" w:date="2016-07-07T18:19:00Z">
              <w:r w:rsidRPr="00ED175E" w:rsidDel="00E13AE2">
                <w:delText>WHERE OM.SID = OI.SID</w:delText>
              </w:r>
            </w:del>
          </w:p>
          <w:p w14:paraId="3176991B" w14:textId="4560DB2A" w:rsidR="0096549F" w:rsidRPr="00ED175E" w:rsidDel="00E13AE2" w:rsidRDefault="0096549F">
            <w:pPr>
              <w:pStyle w:val="afb"/>
              <w:autoSpaceDE w:val="0"/>
              <w:autoSpaceDN w:val="0"/>
              <w:rPr>
                <w:del w:id="10806" w:author="Seongeun Woo" w:date="2016-07-07T18:19:00Z"/>
              </w:rPr>
              <w:pPrChange w:id="10807" w:author="Seongeun Woo" w:date="2016-10-13T18:44:00Z">
                <w:pPr>
                  <w:pStyle w:val="afb"/>
                </w:pPr>
              </w:pPrChange>
            </w:pPr>
            <w:del w:id="10808" w:author="Seongeun Woo" w:date="2016-07-07T18:19:00Z">
              <w:r w:rsidRPr="00ED175E" w:rsidDel="00E13AE2">
                <w:delText xml:space="preserve">    AND OI.SUBSID = OM2.SID</w:delText>
              </w:r>
            </w:del>
          </w:p>
          <w:p w14:paraId="2DDC6CDD" w14:textId="29B0C413" w:rsidR="0096549F" w:rsidRPr="00ED175E" w:rsidDel="00E13AE2" w:rsidRDefault="0096549F">
            <w:pPr>
              <w:pStyle w:val="afb"/>
              <w:autoSpaceDE w:val="0"/>
              <w:autoSpaceDN w:val="0"/>
              <w:rPr>
                <w:del w:id="10809" w:author="Seongeun Woo" w:date="2016-07-07T18:19:00Z"/>
              </w:rPr>
              <w:pPrChange w:id="10810" w:author="Seongeun Woo" w:date="2016-10-13T18:44:00Z">
                <w:pPr>
                  <w:pStyle w:val="afb"/>
                </w:pPr>
              </w:pPrChange>
            </w:pPr>
            <w:del w:id="10811" w:author="Seongeun Woo" w:date="2016-07-07T18:19:00Z">
              <w:r w:rsidRPr="00ED175E" w:rsidDel="00E13AE2">
                <w:delText xml:space="preserve">    AND OM.END_DT = '99991231'</w:delText>
              </w:r>
            </w:del>
          </w:p>
          <w:p w14:paraId="7C491BC5" w14:textId="7D5EC565" w:rsidR="0096549F" w:rsidRPr="00ED175E" w:rsidRDefault="0096549F">
            <w:pPr>
              <w:pStyle w:val="afb"/>
              <w:autoSpaceDE w:val="0"/>
              <w:autoSpaceDN w:val="0"/>
              <w:pPrChange w:id="10812" w:author="Seongeun Woo" w:date="2016-10-13T18:44:00Z">
                <w:pPr>
                  <w:pStyle w:val="afb"/>
                </w:pPr>
              </w:pPrChange>
            </w:pPr>
            <w:del w:id="10813" w:author="Seongeun Woo" w:date="2016-07-07T18:19:00Z">
              <w:r w:rsidRPr="00ED175E" w:rsidDel="00E13AE2">
                <w:delText xml:space="preserve">    AND OI.END_DT = '99991231'</w:delText>
              </w:r>
            </w:del>
          </w:p>
        </w:tc>
      </w:tr>
    </w:tbl>
    <w:p w14:paraId="7B45AB9B" w14:textId="77777777" w:rsidR="0096549F" w:rsidRPr="00ED175E" w:rsidRDefault="0096549F">
      <w:pPr>
        <w:pStyle w:val="-00"/>
        <w:wordWrap/>
        <w:pPrChange w:id="10814" w:author="Seongeun Woo" w:date="2016-10-13T18:44:00Z">
          <w:pPr>
            <w:pStyle w:val="-00"/>
          </w:pPr>
        </w:pPrChange>
      </w:pPr>
    </w:p>
    <w:p w14:paraId="3AD54E33" w14:textId="63B235EB" w:rsidR="0096549F" w:rsidRDefault="00C236FB">
      <w:pPr>
        <w:pStyle w:val="50"/>
        <w:wordWrap/>
        <w:ind w:left="601"/>
        <w:rPr>
          <w:ins w:id="10815" w:author="哲均 宋" w:date="2019-08-19T10:37:00Z"/>
        </w:rPr>
      </w:pPr>
      <w:ins w:id="10816" w:author="哲均 宋" w:date="2019-08-19T10:37:00Z">
        <w:r>
          <w:rPr>
            <w:rFonts w:hint="eastAsia"/>
          </w:rPr>
          <w:t>R</w:t>
        </w:r>
        <w:r>
          <w:t>esult</w:t>
        </w:r>
      </w:ins>
      <w:del w:id="10817" w:author="哲均 宋" w:date="2019-08-19T10:37:00Z">
        <w:r w:rsidR="0096549F" w:rsidRPr="00ED175E" w:rsidDel="00C236FB">
          <w:rPr>
            <w:rFonts w:hint="eastAsia"/>
          </w:rPr>
          <w:delText>結果</w:delText>
        </w:r>
      </w:del>
    </w:p>
    <w:p w14:paraId="46CB58CE" w14:textId="021AA7EA" w:rsidR="00C236FB" w:rsidRPr="00ED175E" w:rsidDel="00C236FB" w:rsidRDefault="00C236FB" w:rsidP="00C236FB">
      <w:pPr>
        <w:pStyle w:val="50"/>
        <w:numPr>
          <w:ilvl w:val="0"/>
          <w:numId w:val="0"/>
        </w:numPr>
        <w:wordWrap/>
        <w:ind w:left="198"/>
        <w:rPr>
          <w:del w:id="10818" w:author="哲均 宋" w:date="2019-08-19T10:37:00Z"/>
        </w:rPr>
        <w:pPrChange w:id="10819" w:author="哲均 宋" w:date="2019-08-19T10:37:00Z">
          <w:pPr>
            <w:pStyle w:val="50"/>
            <w:ind w:left="601"/>
          </w:pPr>
        </w:pPrChange>
      </w:pPr>
    </w:p>
    <w:p w14:paraId="600B298C" w14:textId="0BC3242F" w:rsidR="00AA20C0" w:rsidRPr="00ED175E" w:rsidRDefault="00AA20C0">
      <w:pPr>
        <w:pStyle w:val="af6"/>
        <w:keepNext/>
        <w:autoSpaceDE w:val="0"/>
        <w:autoSpaceDN w:val="0"/>
        <w:pPrChange w:id="10820" w:author="Seongeun Woo" w:date="2016-10-13T18:44:00Z">
          <w:pPr>
            <w:pStyle w:val="af6"/>
            <w:keepNext/>
          </w:pPr>
        </w:pPrChange>
      </w:pPr>
      <w:del w:id="10821" w:author="哲均 宋" w:date="2019-08-19T10:37:00Z">
        <w:r w:rsidRPr="00ED175E" w:rsidDel="00C236FB">
          <w:delText xml:space="preserve"> </w:delText>
        </w:r>
      </w:del>
      <w:del w:id="10822" w:author="哲均 宋" w:date="2019-08-16T08:55:00Z">
        <w:r w:rsidRPr="00ED175E" w:rsidDel="003566B2">
          <w:delText>[</w:delText>
        </w:r>
        <w:r w:rsidRPr="00ED175E" w:rsidDel="003566B2">
          <w:rPr>
            <w:rFonts w:hint="eastAsia"/>
          </w:rPr>
          <w:delText>表</w:delText>
        </w:r>
      </w:del>
      <w:del w:id="10823" w:author="哲均 宋" w:date="2019-08-19T10:37:00Z">
        <w:r w:rsidRPr="00ED175E" w:rsidDel="00C236FB">
          <w:delText xml:space="preserve"> </w:delText>
        </w:r>
        <w:r w:rsidRPr="0073721B" w:rsidDel="00C236FB">
          <w:fldChar w:fldCharType="begin"/>
        </w:r>
        <w:r w:rsidRPr="00ED175E" w:rsidDel="00C236FB">
          <w:delInstrText xml:space="preserve"> SEQ [</w:delInstrText>
        </w:r>
        <w:r w:rsidRPr="00ED175E" w:rsidDel="00C236FB">
          <w:rPr>
            <w:rFonts w:hint="eastAsia"/>
          </w:rPr>
          <w:delInstrText>表</w:delInstrText>
        </w:r>
        <w:r w:rsidRPr="00ED175E" w:rsidDel="00C236FB">
          <w:delInstrText xml:space="preserve"> \* ARABIC </w:delInstrText>
        </w:r>
        <w:r w:rsidRPr="0073721B" w:rsidDel="00C236FB">
          <w:fldChar w:fldCharType="separate"/>
        </w:r>
        <w:r w:rsidR="00D76249" w:rsidDel="00C236FB">
          <w:rPr>
            <w:noProof/>
          </w:rPr>
          <w:delText>53</w:delText>
        </w:r>
        <w:r w:rsidRPr="0073721B" w:rsidDel="00C236FB">
          <w:fldChar w:fldCharType="end"/>
        </w:r>
        <w:r w:rsidRPr="00ED175E" w:rsidDel="00C236FB">
          <w:delText xml:space="preserve"> </w:delText>
        </w:r>
        <w:r w:rsidRPr="00ED175E" w:rsidDel="00C236FB">
          <w:rPr>
            <w:rFonts w:hint="eastAsia"/>
          </w:rPr>
          <w:delText>特定保険</w:delText>
        </w:r>
      </w:del>
      <w:ins w:id="10824" w:author="Seongeun Woo" w:date="2016-07-07T18:18:00Z">
        <w:del w:id="10825" w:author="哲均 宋" w:date="2019-08-19T10:37:00Z">
          <w:r w:rsidR="00E13AE2" w:rsidRPr="00ED175E" w:rsidDel="00C236FB">
            <w:rPr>
              <w:rFonts w:hint="eastAsia"/>
            </w:rPr>
            <w:delText>担保</w:delText>
          </w:r>
        </w:del>
      </w:ins>
      <w:del w:id="10826" w:author="哲均 宋" w:date="2019-08-19T10:37:00Z">
        <w:r w:rsidRPr="00ED175E" w:rsidDel="00C236FB">
          <w:rPr>
            <w:rFonts w:hint="eastAsia"/>
          </w:rPr>
          <w:delText>が下位にある商品リスト</w:delText>
        </w:r>
      </w:del>
      <w:ins w:id="10827" w:author="Seongeun Woo" w:date="2016-07-07T18:19:00Z">
        <w:del w:id="10828" w:author="哲均 宋" w:date="2019-08-19T10:37:00Z">
          <w:r w:rsidR="00E13AE2" w:rsidRPr="00ED175E" w:rsidDel="00C236FB">
            <w:rPr>
              <w:rFonts w:hint="eastAsia"/>
            </w:rPr>
            <w:delText>の</w:delText>
          </w:r>
        </w:del>
      </w:ins>
      <w:del w:id="10829" w:author="哲均 宋" w:date="2019-08-19T10:37:00Z">
        <w:r w:rsidRPr="00ED175E" w:rsidDel="00C236FB">
          <w:rPr>
            <w:rFonts w:hint="eastAsia"/>
          </w:rPr>
          <w:delText>照会の結果</w:delText>
        </w:r>
        <w:r w:rsidRPr="00ED175E" w:rsidDel="00C236FB">
          <w:delText>]</w:delText>
        </w:r>
      </w:del>
    </w:p>
    <w:tbl>
      <w:tblPr>
        <w:tblW w:w="9498" w:type="dxa"/>
        <w:tblInd w:w="99" w:type="dxa"/>
        <w:tblCellMar>
          <w:left w:w="99" w:type="dxa"/>
          <w:right w:w="99" w:type="dxa"/>
        </w:tblCellMar>
        <w:tblLook w:val="04A0" w:firstRow="1" w:lastRow="0" w:firstColumn="1" w:lastColumn="0" w:noHBand="0" w:noVBand="1"/>
        <w:tblPrChange w:id="10830" w:author="哲均 宋" w:date="2019-08-19T10:38:00Z">
          <w:tblPr>
            <w:tblW w:w="9498" w:type="dxa"/>
            <w:tblInd w:w="99" w:type="dxa"/>
            <w:tblCellMar>
              <w:left w:w="99" w:type="dxa"/>
              <w:right w:w="99" w:type="dxa"/>
            </w:tblCellMar>
            <w:tblLook w:val="04A0" w:firstRow="1" w:lastRow="0" w:firstColumn="1" w:lastColumn="0" w:noHBand="0" w:noVBand="1"/>
          </w:tblPr>
        </w:tblPrChange>
      </w:tblPr>
      <w:tblGrid>
        <w:gridCol w:w="945"/>
        <w:gridCol w:w="2883"/>
        <w:gridCol w:w="1701"/>
        <w:gridCol w:w="3969"/>
        <w:tblGridChange w:id="10831">
          <w:tblGrid>
            <w:gridCol w:w="945"/>
            <w:gridCol w:w="1749"/>
            <w:gridCol w:w="1417"/>
            <w:gridCol w:w="5387"/>
          </w:tblGrid>
        </w:tblGridChange>
      </w:tblGrid>
      <w:tr w:rsidR="0096549F" w:rsidRPr="00ED175E" w14:paraId="0F34DEB8" w14:textId="77777777" w:rsidTr="00E151D5">
        <w:trPr>
          <w:trHeight w:val="255"/>
          <w:trPrChange w:id="10832" w:author="哲均 宋" w:date="2019-08-19T10:38:00Z">
            <w:trPr>
              <w:trHeight w:val="255"/>
            </w:trPr>
          </w:trPrChange>
        </w:trPr>
        <w:tc>
          <w:tcPr>
            <w:tcW w:w="945"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10833" w:author="哲均 宋" w:date="2019-08-19T10:38:00Z">
              <w:tcPr>
                <w:tcW w:w="945"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56A2163D" w14:textId="77777777" w:rsidR="0096549F" w:rsidRPr="00ED175E" w:rsidRDefault="0096549F">
            <w:pPr>
              <w:pStyle w:val="afc"/>
              <w:wordWrap/>
              <w:pPrChange w:id="10834" w:author="Seongeun Woo" w:date="2016-10-13T18:44:00Z">
                <w:pPr>
                  <w:pStyle w:val="afc"/>
                </w:pPr>
              </w:pPrChange>
            </w:pPr>
            <w:r w:rsidRPr="00ED175E">
              <w:t>BIZCODE</w:t>
            </w:r>
          </w:p>
        </w:tc>
        <w:tc>
          <w:tcPr>
            <w:tcW w:w="2883" w:type="dxa"/>
            <w:tcBorders>
              <w:top w:val="single" w:sz="4" w:space="0" w:color="auto"/>
              <w:left w:val="nil"/>
              <w:bottom w:val="single" w:sz="4" w:space="0" w:color="auto"/>
              <w:right w:val="single" w:sz="4" w:space="0" w:color="auto"/>
            </w:tcBorders>
            <w:shd w:val="clear" w:color="auto" w:fill="EEECE1"/>
            <w:noWrap/>
            <w:vAlign w:val="center"/>
            <w:hideMark/>
            <w:tcPrChange w:id="10835" w:author="哲均 宋" w:date="2019-08-19T10:38:00Z">
              <w:tcPr>
                <w:tcW w:w="1749"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33C048B" w14:textId="77777777" w:rsidR="0096549F" w:rsidRPr="00ED175E" w:rsidRDefault="0096549F">
            <w:pPr>
              <w:pStyle w:val="afc"/>
              <w:wordWrap/>
              <w:pPrChange w:id="10836" w:author="Seongeun Woo" w:date="2016-10-13T18:44:00Z">
                <w:pPr>
                  <w:pStyle w:val="afc"/>
                </w:pPr>
              </w:pPrChange>
            </w:pPr>
            <w:r w:rsidRPr="00ED175E">
              <w:t>OBJ_NAME</w:t>
            </w:r>
          </w:p>
        </w:tc>
        <w:tc>
          <w:tcPr>
            <w:tcW w:w="1701" w:type="dxa"/>
            <w:tcBorders>
              <w:top w:val="single" w:sz="4" w:space="0" w:color="auto"/>
              <w:left w:val="nil"/>
              <w:bottom w:val="single" w:sz="4" w:space="0" w:color="auto"/>
              <w:right w:val="single" w:sz="4" w:space="0" w:color="auto"/>
            </w:tcBorders>
            <w:shd w:val="clear" w:color="auto" w:fill="EEECE1"/>
            <w:noWrap/>
            <w:vAlign w:val="center"/>
            <w:hideMark/>
            <w:tcPrChange w:id="10837" w:author="哲均 宋" w:date="2019-08-19T10:38:00Z">
              <w:tcPr>
                <w:tcW w:w="1417"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50870EEE" w14:textId="77777777" w:rsidR="0096549F" w:rsidRPr="00ED175E" w:rsidRDefault="0096549F">
            <w:pPr>
              <w:pStyle w:val="afc"/>
              <w:wordWrap/>
              <w:pPrChange w:id="10838" w:author="Seongeun Woo" w:date="2016-10-13T18:44:00Z">
                <w:pPr>
                  <w:pStyle w:val="afc"/>
                </w:pPr>
              </w:pPrChange>
            </w:pPr>
            <w:r w:rsidRPr="00ED175E">
              <w:t>BIZCODE_1</w:t>
            </w:r>
          </w:p>
        </w:tc>
        <w:tc>
          <w:tcPr>
            <w:tcW w:w="3969" w:type="dxa"/>
            <w:tcBorders>
              <w:top w:val="single" w:sz="4" w:space="0" w:color="auto"/>
              <w:left w:val="nil"/>
              <w:bottom w:val="single" w:sz="4" w:space="0" w:color="auto"/>
              <w:right w:val="single" w:sz="4" w:space="0" w:color="auto"/>
            </w:tcBorders>
            <w:shd w:val="clear" w:color="auto" w:fill="EEECE1"/>
            <w:noWrap/>
            <w:vAlign w:val="center"/>
            <w:hideMark/>
            <w:tcPrChange w:id="10839" w:author="哲均 宋" w:date="2019-08-19T10:38:00Z">
              <w:tcPr>
                <w:tcW w:w="5387"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68549068" w14:textId="77777777" w:rsidR="0096549F" w:rsidRPr="00ED175E" w:rsidRDefault="0096549F">
            <w:pPr>
              <w:pStyle w:val="afc"/>
              <w:wordWrap/>
              <w:pPrChange w:id="10840" w:author="Seongeun Woo" w:date="2016-10-13T18:44:00Z">
                <w:pPr>
                  <w:pStyle w:val="afc"/>
                </w:pPr>
              </w:pPrChange>
            </w:pPr>
            <w:r w:rsidRPr="00ED175E">
              <w:t>OBJ_NAME_1</w:t>
            </w:r>
          </w:p>
        </w:tc>
      </w:tr>
      <w:tr w:rsidR="00C236FB" w:rsidRPr="00ED175E" w14:paraId="28C29561" w14:textId="77777777" w:rsidTr="00E151D5">
        <w:trPr>
          <w:trHeight w:val="255"/>
          <w:trPrChange w:id="10841" w:author="哲均 宋" w:date="2019-08-19T10:38:00Z">
            <w:trPr>
              <w:trHeight w:val="255"/>
            </w:trPr>
          </w:trPrChange>
        </w:trPr>
        <w:tc>
          <w:tcPr>
            <w:tcW w:w="945" w:type="dxa"/>
            <w:tcBorders>
              <w:top w:val="nil"/>
              <w:left w:val="single" w:sz="4" w:space="0" w:color="auto"/>
              <w:bottom w:val="single" w:sz="4" w:space="0" w:color="auto"/>
              <w:right w:val="single" w:sz="4" w:space="0" w:color="auto"/>
            </w:tcBorders>
            <w:shd w:val="clear" w:color="auto" w:fill="auto"/>
            <w:noWrap/>
            <w:vAlign w:val="bottom"/>
            <w:hideMark/>
            <w:tcPrChange w:id="10842" w:author="哲均 宋" w:date="2019-08-19T10:38:00Z">
              <w:tcPr>
                <w:tcW w:w="94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A50F2C3" w14:textId="77777777" w:rsidR="00C236FB" w:rsidRPr="00ED175E" w:rsidRDefault="00C236FB" w:rsidP="00C236FB">
            <w:pPr>
              <w:pStyle w:val="afb"/>
              <w:autoSpaceDE w:val="0"/>
              <w:autoSpaceDN w:val="0"/>
              <w:pPrChange w:id="10843" w:author="Seongeun Woo" w:date="2016-10-13T18:44:00Z">
                <w:pPr>
                  <w:pStyle w:val="afb"/>
                </w:pPr>
              </w:pPrChange>
            </w:pPr>
            <w:r w:rsidRPr="00ED175E">
              <w:t>P2001</w:t>
            </w:r>
          </w:p>
        </w:tc>
        <w:tc>
          <w:tcPr>
            <w:tcW w:w="2883" w:type="dxa"/>
            <w:tcBorders>
              <w:top w:val="nil"/>
              <w:left w:val="nil"/>
              <w:bottom w:val="single" w:sz="4" w:space="0" w:color="auto"/>
              <w:right w:val="single" w:sz="4" w:space="0" w:color="auto"/>
            </w:tcBorders>
            <w:shd w:val="clear" w:color="auto" w:fill="auto"/>
            <w:noWrap/>
            <w:vAlign w:val="bottom"/>
            <w:hideMark/>
            <w:tcPrChange w:id="10844" w:author="哲均 宋" w:date="2019-08-19T10:38:00Z">
              <w:tcPr>
                <w:tcW w:w="1749" w:type="dxa"/>
                <w:tcBorders>
                  <w:top w:val="nil"/>
                  <w:left w:val="nil"/>
                  <w:bottom w:val="single" w:sz="4" w:space="0" w:color="auto"/>
                  <w:right w:val="single" w:sz="4" w:space="0" w:color="auto"/>
                </w:tcBorders>
                <w:shd w:val="clear" w:color="auto" w:fill="auto"/>
                <w:noWrap/>
                <w:vAlign w:val="bottom"/>
                <w:hideMark/>
              </w:tcPr>
            </w:tcPrChange>
          </w:tcPr>
          <w:p w14:paraId="0E7E0C58" w14:textId="4C714075" w:rsidR="00C236FB" w:rsidRPr="00ED175E" w:rsidRDefault="00C236FB" w:rsidP="00C236FB">
            <w:pPr>
              <w:pStyle w:val="afb"/>
              <w:autoSpaceDE w:val="0"/>
              <w:autoSpaceDN w:val="0"/>
              <w:pPrChange w:id="10845" w:author="Seongeun Woo" w:date="2016-10-13T18:44:00Z">
                <w:pPr>
                  <w:pStyle w:val="afb"/>
                </w:pPr>
              </w:pPrChange>
            </w:pPr>
            <w:ins w:id="10846" w:author="哲均 宋" w:date="2019-08-19T10:37:00Z">
              <w:r>
                <w:rPr>
                  <w:rFonts w:hint="eastAsia"/>
                </w:rPr>
                <w:t>P</w:t>
              </w:r>
              <w:r>
                <w:t>ersonal Car Insurance</w:t>
              </w:r>
            </w:ins>
            <w:del w:id="10847" w:author="哲均 宋" w:date="2019-08-19T10:37:00Z">
              <w:r w:rsidRPr="00ED175E" w:rsidDel="004C345C">
                <w:rPr>
                  <w:rFonts w:hint="eastAsia"/>
                </w:rPr>
                <w:delText>個人用自動車保険</w:delText>
              </w:r>
            </w:del>
          </w:p>
        </w:tc>
        <w:tc>
          <w:tcPr>
            <w:tcW w:w="1701" w:type="dxa"/>
            <w:tcBorders>
              <w:top w:val="nil"/>
              <w:left w:val="nil"/>
              <w:bottom w:val="single" w:sz="4" w:space="0" w:color="auto"/>
              <w:right w:val="single" w:sz="4" w:space="0" w:color="auto"/>
            </w:tcBorders>
            <w:shd w:val="clear" w:color="auto" w:fill="auto"/>
            <w:noWrap/>
            <w:vAlign w:val="bottom"/>
            <w:hideMark/>
            <w:tcPrChange w:id="10848" w:author="哲均 宋" w:date="2019-08-19T10:38:00Z">
              <w:tcPr>
                <w:tcW w:w="1417" w:type="dxa"/>
                <w:tcBorders>
                  <w:top w:val="nil"/>
                  <w:left w:val="nil"/>
                  <w:bottom w:val="single" w:sz="4" w:space="0" w:color="auto"/>
                  <w:right w:val="single" w:sz="4" w:space="0" w:color="auto"/>
                </w:tcBorders>
                <w:shd w:val="clear" w:color="auto" w:fill="auto"/>
                <w:noWrap/>
                <w:vAlign w:val="bottom"/>
                <w:hideMark/>
              </w:tcPr>
            </w:tcPrChange>
          </w:tcPr>
          <w:p w14:paraId="14AC35DB" w14:textId="77777777" w:rsidR="00C236FB" w:rsidRPr="00ED175E" w:rsidRDefault="00C236FB" w:rsidP="00C236FB">
            <w:pPr>
              <w:pStyle w:val="afb"/>
              <w:autoSpaceDE w:val="0"/>
              <w:autoSpaceDN w:val="0"/>
              <w:pPrChange w:id="10849" w:author="Seongeun Woo" w:date="2016-10-13T18:44:00Z">
                <w:pPr>
                  <w:pStyle w:val="afb"/>
                </w:pPr>
              </w:pPrChange>
            </w:pPr>
            <w:r w:rsidRPr="00ED175E">
              <w:t>I2001</w:t>
            </w:r>
          </w:p>
        </w:tc>
        <w:tc>
          <w:tcPr>
            <w:tcW w:w="3969" w:type="dxa"/>
            <w:tcBorders>
              <w:top w:val="nil"/>
              <w:left w:val="nil"/>
              <w:bottom w:val="single" w:sz="4" w:space="0" w:color="auto"/>
              <w:right w:val="single" w:sz="4" w:space="0" w:color="auto"/>
            </w:tcBorders>
            <w:shd w:val="clear" w:color="auto" w:fill="auto"/>
            <w:noWrap/>
            <w:vAlign w:val="bottom"/>
            <w:hideMark/>
            <w:tcPrChange w:id="10850" w:author="哲均 宋" w:date="2019-08-19T10:38:00Z">
              <w:tcPr>
                <w:tcW w:w="5387" w:type="dxa"/>
                <w:tcBorders>
                  <w:top w:val="nil"/>
                  <w:left w:val="nil"/>
                  <w:bottom w:val="single" w:sz="4" w:space="0" w:color="auto"/>
                  <w:right w:val="single" w:sz="4" w:space="0" w:color="auto"/>
                </w:tcBorders>
                <w:shd w:val="clear" w:color="auto" w:fill="auto"/>
                <w:noWrap/>
                <w:vAlign w:val="bottom"/>
                <w:hideMark/>
              </w:tcPr>
            </w:tcPrChange>
          </w:tcPr>
          <w:p w14:paraId="2D9ADAA4" w14:textId="176C7989" w:rsidR="00C236FB" w:rsidRPr="00ED175E" w:rsidRDefault="00C236FB" w:rsidP="00C236FB">
            <w:pPr>
              <w:pStyle w:val="afb"/>
              <w:autoSpaceDE w:val="0"/>
              <w:autoSpaceDN w:val="0"/>
              <w:rPr>
                <w:lang w:eastAsia="zh-CN"/>
              </w:rPr>
              <w:pPrChange w:id="10851" w:author="Seongeun Woo" w:date="2016-10-13T18:44:00Z">
                <w:pPr>
                  <w:pStyle w:val="afb"/>
                </w:pPr>
              </w:pPrChange>
            </w:pPr>
            <w:ins w:id="10852" w:author="哲均 宋" w:date="2019-08-19T10:38:00Z">
              <w:r w:rsidRPr="00C236FB">
                <w:rPr>
                  <w:lang w:eastAsia="zh-CN"/>
                </w:rPr>
                <w:t>Criminal agreement support money</w:t>
              </w:r>
            </w:ins>
            <w:del w:id="10853" w:author="哲均 宋" w:date="2019-08-19T10:38:00Z">
              <w:r w:rsidRPr="00ED175E" w:rsidDel="00C236FB">
                <w:rPr>
                  <w:rFonts w:hint="eastAsia"/>
                  <w:lang w:eastAsia="zh-CN"/>
                </w:rPr>
                <w:delText>刑事合意支援金担保特約</w:delText>
              </w:r>
            </w:del>
          </w:p>
        </w:tc>
      </w:tr>
      <w:tr w:rsidR="00C236FB" w:rsidRPr="00ED175E" w14:paraId="26CF199A" w14:textId="77777777" w:rsidTr="00E151D5">
        <w:trPr>
          <w:trHeight w:val="255"/>
          <w:trPrChange w:id="10854" w:author="哲均 宋" w:date="2019-08-19T10:38:00Z">
            <w:trPr>
              <w:trHeight w:val="255"/>
            </w:trPr>
          </w:trPrChange>
        </w:trPr>
        <w:tc>
          <w:tcPr>
            <w:tcW w:w="945" w:type="dxa"/>
            <w:tcBorders>
              <w:top w:val="nil"/>
              <w:left w:val="single" w:sz="4" w:space="0" w:color="auto"/>
              <w:bottom w:val="single" w:sz="4" w:space="0" w:color="auto"/>
              <w:right w:val="single" w:sz="4" w:space="0" w:color="auto"/>
            </w:tcBorders>
            <w:shd w:val="clear" w:color="auto" w:fill="auto"/>
            <w:noWrap/>
            <w:vAlign w:val="bottom"/>
            <w:hideMark/>
            <w:tcPrChange w:id="10855" w:author="哲均 宋" w:date="2019-08-19T10:38:00Z">
              <w:tcPr>
                <w:tcW w:w="945"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BE96EDF" w14:textId="77777777" w:rsidR="00C236FB" w:rsidRPr="00ED175E" w:rsidRDefault="00C236FB" w:rsidP="00C236FB">
            <w:pPr>
              <w:pStyle w:val="afb"/>
              <w:autoSpaceDE w:val="0"/>
              <w:autoSpaceDN w:val="0"/>
              <w:pPrChange w:id="10856" w:author="Seongeun Woo" w:date="2016-10-13T18:44:00Z">
                <w:pPr>
                  <w:pStyle w:val="afb"/>
                </w:pPr>
              </w:pPrChange>
            </w:pPr>
            <w:r w:rsidRPr="00ED175E">
              <w:t>P2002</w:t>
            </w:r>
          </w:p>
        </w:tc>
        <w:tc>
          <w:tcPr>
            <w:tcW w:w="2883" w:type="dxa"/>
            <w:tcBorders>
              <w:top w:val="nil"/>
              <w:left w:val="nil"/>
              <w:bottom w:val="single" w:sz="4" w:space="0" w:color="auto"/>
              <w:right w:val="single" w:sz="4" w:space="0" w:color="auto"/>
            </w:tcBorders>
            <w:shd w:val="clear" w:color="auto" w:fill="auto"/>
            <w:noWrap/>
            <w:vAlign w:val="bottom"/>
            <w:hideMark/>
            <w:tcPrChange w:id="10857" w:author="哲均 宋" w:date="2019-08-19T10:38:00Z">
              <w:tcPr>
                <w:tcW w:w="1749" w:type="dxa"/>
                <w:tcBorders>
                  <w:top w:val="nil"/>
                  <w:left w:val="nil"/>
                  <w:bottom w:val="single" w:sz="4" w:space="0" w:color="auto"/>
                  <w:right w:val="single" w:sz="4" w:space="0" w:color="auto"/>
                </w:tcBorders>
                <w:shd w:val="clear" w:color="auto" w:fill="auto"/>
                <w:noWrap/>
                <w:vAlign w:val="bottom"/>
                <w:hideMark/>
              </w:tcPr>
            </w:tcPrChange>
          </w:tcPr>
          <w:p w14:paraId="554F4989" w14:textId="574E2D7D" w:rsidR="00C236FB" w:rsidRPr="00ED175E" w:rsidRDefault="00C236FB" w:rsidP="00C236FB">
            <w:pPr>
              <w:pStyle w:val="afb"/>
              <w:autoSpaceDE w:val="0"/>
              <w:autoSpaceDN w:val="0"/>
              <w:pPrChange w:id="10858" w:author="Seongeun Woo" w:date="2016-10-13T18:44:00Z">
                <w:pPr>
                  <w:pStyle w:val="afb"/>
                </w:pPr>
              </w:pPrChange>
            </w:pPr>
            <w:proofErr w:type="spellStart"/>
            <w:ins w:id="10859" w:author="哲均 宋" w:date="2019-08-19T10:37:00Z">
              <w:r>
                <w:rPr>
                  <w:rFonts w:hint="eastAsia"/>
                </w:rPr>
                <w:t>C</w:t>
              </w:r>
              <w:r>
                <w:t>ommercal</w:t>
              </w:r>
              <w:proofErr w:type="spellEnd"/>
              <w:r>
                <w:t xml:space="preserve"> Car Insurance</w:t>
              </w:r>
            </w:ins>
            <w:del w:id="10860" w:author="哲均 宋" w:date="2019-08-19T10:37:00Z">
              <w:r w:rsidRPr="00ED175E" w:rsidDel="004C345C">
                <w:rPr>
                  <w:rFonts w:hint="eastAsia"/>
                </w:rPr>
                <w:delText>営業用自動車保険</w:delText>
              </w:r>
            </w:del>
          </w:p>
        </w:tc>
        <w:tc>
          <w:tcPr>
            <w:tcW w:w="1701" w:type="dxa"/>
            <w:tcBorders>
              <w:top w:val="nil"/>
              <w:left w:val="nil"/>
              <w:bottom w:val="single" w:sz="4" w:space="0" w:color="auto"/>
              <w:right w:val="single" w:sz="4" w:space="0" w:color="auto"/>
            </w:tcBorders>
            <w:shd w:val="clear" w:color="auto" w:fill="auto"/>
            <w:noWrap/>
            <w:vAlign w:val="bottom"/>
            <w:hideMark/>
            <w:tcPrChange w:id="10861" w:author="哲均 宋" w:date="2019-08-19T10:38:00Z">
              <w:tcPr>
                <w:tcW w:w="1417" w:type="dxa"/>
                <w:tcBorders>
                  <w:top w:val="nil"/>
                  <w:left w:val="nil"/>
                  <w:bottom w:val="single" w:sz="4" w:space="0" w:color="auto"/>
                  <w:right w:val="single" w:sz="4" w:space="0" w:color="auto"/>
                </w:tcBorders>
                <w:shd w:val="clear" w:color="auto" w:fill="auto"/>
                <w:noWrap/>
                <w:vAlign w:val="bottom"/>
                <w:hideMark/>
              </w:tcPr>
            </w:tcPrChange>
          </w:tcPr>
          <w:p w14:paraId="5DC4F585" w14:textId="77777777" w:rsidR="00C236FB" w:rsidRPr="00ED175E" w:rsidRDefault="00C236FB" w:rsidP="00C236FB">
            <w:pPr>
              <w:pStyle w:val="afb"/>
              <w:autoSpaceDE w:val="0"/>
              <w:autoSpaceDN w:val="0"/>
              <w:pPrChange w:id="10862" w:author="Seongeun Woo" w:date="2016-10-13T18:44:00Z">
                <w:pPr>
                  <w:pStyle w:val="afb"/>
                </w:pPr>
              </w:pPrChange>
            </w:pPr>
            <w:r w:rsidRPr="00ED175E">
              <w:t>I2001</w:t>
            </w:r>
          </w:p>
        </w:tc>
        <w:tc>
          <w:tcPr>
            <w:tcW w:w="3969" w:type="dxa"/>
            <w:tcBorders>
              <w:top w:val="nil"/>
              <w:left w:val="nil"/>
              <w:bottom w:val="single" w:sz="4" w:space="0" w:color="auto"/>
              <w:right w:val="single" w:sz="4" w:space="0" w:color="auto"/>
            </w:tcBorders>
            <w:shd w:val="clear" w:color="auto" w:fill="auto"/>
            <w:noWrap/>
            <w:vAlign w:val="bottom"/>
            <w:hideMark/>
            <w:tcPrChange w:id="10863" w:author="哲均 宋" w:date="2019-08-19T10:38:00Z">
              <w:tcPr>
                <w:tcW w:w="5387" w:type="dxa"/>
                <w:tcBorders>
                  <w:top w:val="nil"/>
                  <w:left w:val="nil"/>
                  <w:bottom w:val="single" w:sz="4" w:space="0" w:color="auto"/>
                  <w:right w:val="single" w:sz="4" w:space="0" w:color="auto"/>
                </w:tcBorders>
                <w:shd w:val="clear" w:color="auto" w:fill="auto"/>
                <w:noWrap/>
                <w:vAlign w:val="bottom"/>
                <w:hideMark/>
              </w:tcPr>
            </w:tcPrChange>
          </w:tcPr>
          <w:p w14:paraId="680BC69B" w14:textId="24C3667E" w:rsidR="00C236FB" w:rsidRPr="00ED175E" w:rsidRDefault="00C236FB" w:rsidP="00C236FB">
            <w:pPr>
              <w:pStyle w:val="afb"/>
              <w:autoSpaceDE w:val="0"/>
              <w:autoSpaceDN w:val="0"/>
              <w:rPr>
                <w:lang w:eastAsia="zh-CN"/>
              </w:rPr>
              <w:pPrChange w:id="10864" w:author="Seongeun Woo" w:date="2016-10-13T18:44:00Z">
                <w:pPr>
                  <w:pStyle w:val="afb"/>
                </w:pPr>
              </w:pPrChange>
            </w:pPr>
            <w:ins w:id="10865" w:author="哲均 宋" w:date="2019-08-19T10:38:00Z">
              <w:r w:rsidRPr="00C236FB">
                <w:rPr>
                  <w:lang w:eastAsia="zh-CN"/>
                </w:rPr>
                <w:t>Criminal agreement support money</w:t>
              </w:r>
            </w:ins>
            <w:del w:id="10866" w:author="哲均 宋" w:date="2019-08-19T10:38:00Z">
              <w:r w:rsidRPr="00ED175E" w:rsidDel="00C236FB">
                <w:rPr>
                  <w:rFonts w:hint="eastAsia"/>
                  <w:lang w:eastAsia="zh-CN"/>
                </w:rPr>
                <w:delText>刑事合意支援金担保特約</w:delText>
              </w:r>
            </w:del>
          </w:p>
        </w:tc>
      </w:tr>
    </w:tbl>
    <w:p w14:paraId="7215F4FF" w14:textId="77777777" w:rsidR="0096549F" w:rsidRPr="00ED175E" w:rsidRDefault="0096549F">
      <w:pPr>
        <w:autoSpaceDE w:val="0"/>
        <w:autoSpaceDN w:val="0"/>
        <w:rPr>
          <w:lang w:eastAsia="zh-CN"/>
        </w:rPr>
        <w:pPrChange w:id="10867" w:author="Seongeun Woo" w:date="2016-10-13T18:44:00Z">
          <w:pPr/>
        </w:pPrChange>
      </w:pPr>
    </w:p>
    <w:p w14:paraId="4F64C27D" w14:textId="7954760E" w:rsidR="0096549F" w:rsidRPr="00ED175E" w:rsidRDefault="0096549F">
      <w:pPr>
        <w:pStyle w:val="50"/>
        <w:wordWrap/>
        <w:ind w:left="601"/>
        <w:pPrChange w:id="10868" w:author="Seongeun Woo" w:date="2016-10-13T18:44:00Z">
          <w:pPr>
            <w:pStyle w:val="50"/>
            <w:ind w:left="601"/>
          </w:pPr>
        </w:pPrChange>
      </w:pPr>
      <w:del w:id="10869" w:author="哲均 宋" w:date="2019-08-16T15:10:00Z">
        <w:r w:rsidRPr="00ED175E" w:rsidDel="00BE59E9">
          <w:rPr>
            <w:rFonts w:hint="eastAsia"/>
          </w:rPr>
          <w:delText>条件節</w:delText>
        </w:r>
      </w:del>
      <w:ins w:id="10870" w:author="哲均 宋" w:date="2019-08-16T15:34:00Z">
        <w:r w:rsidR="00FF1293">
          <w:rPr>
            <w:rFonts w:hint="eastAsia"/>
          </w:rPr>
          <w:t>WHERE CLAUSE</w:t>
        </w:r>
      </w:ins>
    </w:p>
    <w:p w14:paraId="678605F5" w14:textId="77777777" w:rsidR="0096549F" w:rsidRPr="00ED175E" w:rsidRDefault="0096549F">
      <w:pPr>
        <w:pStyle w:val="a0"/>
        <w:wordWrap/>
        <w:ind w:left="717"/>
        <w:pPrChange w:id="10871" w:author="Seongeun Woo" w:date="2016-10-13T18:44:00Z">
          <w:pPr>
            <w:pStyle w:val="a0"/>
            <w:ind w:left="717"/>
          </w:pPr>
        </w:pPrChange>
      </w:pPr>
      <w:r w:rsidRPr="00ED175E">
        <w:t>OM2.BIZCODE = ‘I2001’</w:t>
      </w:r>
    </w:p>
    <w:p w14:paraId="1B9F6BF6" w14:textId="11064AA2" w:rsidR="0096549F" w:rsidRPr="00ED175E" w:rsidRDefault="00E13AE2">
      <w:pPr>
        <w:pStyle w:val="a0"/>
        <w:numPr>
          <w:ilvl w:val="0"/>
          <w:numId w:val="0"/>
        </w:numPr>
        <w:wordWrap/>
        <w:ind w:left="714"/>
        <w:pPrChange w:id="10872" w:author="Seongeun Woo" w:date="2016-10-13T18:44:00Z">
          <w:pPr>
            <w:pStyle w:val="a0"/>
            <w:numPr>
              <w:numId w:val="0"/>
            </w:numPr>
            <w:ind w:leftChars="0" w:left="812" w:firstLine="0"/>
          </w:pPr>
        </w:pPrChange>
      </w:pPr>
      <w:ins w:id="10873" w:author="Seongeun Woo" w:date="2016-07-07T18:20:00Z">
        <w:del w:id="10874" w:author="哲均 宋" w:date="2019-08-19T10:44:00Z">
          <w:r w:rsidRPr="00ED175E" w:rsidDel="00E151D5">
            <w:rPr>
              <w:rFonts w:eastAsia="Malgun Gothic"/>
            </w:rPr>
            <w:delText>OBJ_INV</w:delText>
          </w:r>
          <w:r w:rsidRPr="00ED175E" w:rsidDel="00E151D5">
            <w:rPr>
              <w:rFonts w:hint="eastAsia"/>
              <w:rPrChange w:id="10875" w:author="InnoRules" w:date="2016-08-30T14:14:00Z">
                <w:rPr>
                  <w:rFonts w:eastAsiaTheme="minorEastAsia" w:hint="eastAsia"/>
                </w:rPr>
              </w:rPrChange>
            </w:rPr>
            <w:delText>テーブルの</w:delText>
          </w:r>
        </w:del>
      </w:ins>
      <w:del w:id="10876" w:author="哲均 宋" w:date="2019-08-19T10:44:00Z">
        <w:r w:rsidR="0096549F" w:rsidRPr="00ED175E" w:rsidDel="00E151D5">
          <w:rPr>
            <w:rFonts w:hint="eastAsia"/>
          </w:rPr>
          <w:delText>「</w:delText>
        </w:r>
        <w:r w:rsidR="0096549F" w:rsidRPr="00ED175E" w:rsidDel="00E151D5">
          <w:delText>I2001</w:delText>
        </w:r>
        <w:r w:rsidR="0096549F" w:rsidRPr="00ED175E" w:rsidDel="00E151D5">
          <w:rPr>
            <w:rFonts w:hint="eastAsia"/>
          </w:rPr>
          <w:delText>」保険エンティティを下位に持つ商品エンティティを照会するために、</w:delText>
        </w:r>
        <w:r w:rsidR="0096549F" w:rsidRPr="00ED175E" w:rsidDel="00E151D5">
          <w:delText>SUBSID</w:delText>
        </w:r>
      </w:del>
      <w:ins w:id="10877" w:author="Seongeun Woo" w:date="2016-07-07T18:23:00Z">
        <w:del w:id="10878" w:author="哲均 宋" w:date="2019-08-19T10:44:00Z">
          <w:r w:rsidR="00BA6AA7" w:rsidRPr="00ED175E" w:rsidDel="00E151D5">
            <w:rPr>
              <w:rFonts w:hint="eastAsia"/>
            </w:rPr>
            <w:delText>の</w:delText>
          </w:r>
        </w:del>
      </w:ins>
      <w:ins w:id="10879" w:author="Seongeun Woo" w:date="2016-07-07T18:21:00Z">
        <w:del w:id="10880" w:author="哲均 宋" w:date="2019-08-19T10:44:00Z">
          <w:r w:rsidRPr="00ED175E" w:rsidDel="00E151D5">
            <w:rPr>
              <w:rFonts w:hint="eastAsia"/>
            </w:rPr>
            <w:delText>カラム値が</w:delText>
          </w:r>
        </w:del>
      </w:ins>
      <w:ins w:id="10881" w:author="Seongeun Woo" w:date="2016-07-07T18:22:00Z">
        <w:del w:id="10882" w:author="哲均 宋" w:date="2019-08-19T10:44:00Z">
          <w:r w:rsidR="00BA6AA7" w:rsidRPr="00ED175E" w:rsidDel="00E151D5">
            <w:delText>I2001</w:delText>
          </w:r>
          <w:r w:rsidR="00BA6AA7" w:rsidRPr="00ED175E" w:rsidDel="00E151D5">
            <w:rPr>
              <w:rFonts w:hint="eastAsia"/>
            </w:rPr>
            <w:delText>であるオブジェクトを</w:delText>
          </w:r>
        </w:del>
      </w:ins>
      <w:del w:id="10883" w:author="哲均 宋" w:date="2019-08-19T10:44:00Z">
        <w:r w:rsidR="0096549F" w:rsidRPr="00ED175E" w:rsidDel="00E151D5">
          <w:rPr>
            <w:rFonts w:hint="eastAsia"/>
          </w:rPr>
          <w:delText>に</w:delText>
        </w:r>
        <w:r w:rsidR="00BA6AA7" w:rsidRPr="00ED175E" w:rsidDel="00E151D5">
          <w:rPr>
            <w:rFonts w:hint="eastAsia"/>
          </w:rPr>
          <w:delText>該当する</w:delText>
        </w:r>
        <w:r w:rsidR="00BA6AA7" w:rsidRPr="00ED175E" w:rsidDel="00E151D5">
          <w:delText>OM2</w:delText>
        </w:r>
        <w:r w:rsidR="00BA6AA7" w:rsidRPr="00ED175E" w:rsidDel="00E151D5">
          <w:rPr>
            <w:rFonts w:hint="eastAsia"/>
          </w:rPr>
          <w:delText>テーブルで保険エンティティを検索</w:delText>
        </w:r>
      </w:del>
      <w:ins w:id="10884" w:author="Seongeun Woo" w:date="2016-07-07T18:23:00Z">
        <w:del w:id="10885" w:author="哲均 宋" w:date="2019-08-19T10:44:00Z">
          <w:r w:rsidR="00BA6AA7" w:rsidRPr="00ED175E" w:rsidDel="00E151D5">
            <w:rPr>
              <w:rFonts w:hint="eastAsia"/>
            </w:rPr>
            <w:delText>照会</w:delText>
          </w:r>
        </w:del>
      </w:ins>
      <w:del w:id="10886" w:author="哲均 宋" w:date="2019-08-19T10:44:00Z">
        <w:r w:rsidR="0096549F" w:rsidRPr="00ED175E" w:rsidDel="00E151D5">
          <w:rPr>
            <w:rFonts w:hint="eastAsia"/>
          </w:rPr>
          <w:delText>する。</w:delText>
        </w:r>
      </w:del>
      <w:ins w:id="10887" w:author="哲均 宋" w:date="2019-08-19T10:44:00Z">
        <w:r w:rsidR="00E151D5">
          <w:rPr>
            <w:rFonts w:hint="eastAsia"/>
          </w:rPr>
          <w:t>Q</w:t>
        </w:r>
        <w:r w:rsidR="00E151D5">
          <w:t>uery</w:t>
        </w:r>
        <w:r w:rsidR="00E151D5" w:rsidRPr="00E151D5">
          <w:t xml:space="preserve"> products whose code value (BIZCODE) is </w:t>
        </w:r>
        <w:r w:rsidR="00E151D5">
          <w:t>“</w:t>
        </w:r>
        <w:r w:rsidR="00E151D5" w:rsidRPr="00E151D5">
          <w:t>I2001</w:t>
        </w:r>
        <w:r w:rsidR="00E151D5">
          <w:t>”</w:t>
        </w:r>
        <w:r w:rsidR="00E151D5" w:rsidRPr="00E151D5">
          <w:t xml:space="preserve"> that matches SUBSID (subordinate object) in OBJ_INV table</w:t>
        </w:r>
      </w:ins>
    </w:p>
    <w:p w14:paraId="4DFD7BAE" w14:textId="77777777" w:rsidR="0096549F" w:rsidRPr="00ED175E" w:rsidRDefault="0096549F">
      <w:pPr>
        <w:pStyle w:val="a0"/>
        <w:wordWrap/>
        <w:ind w:left="717"/>
        <w:pPrChange w:id="10888" w:author="Seongeun Woo" w:date="2016-10-13T18:44:00Z">
          <w:pPr>
            <w:pStyle w:val="a0"/>
            <w:ind w:left="717"/>
          </w:pPr>
        </w:pPrChange>
      </w:pPr>
      <w:r w:rsidRPr="00ED175E">
        <w:br w:type="page"/>
      </w:r>
    </w:p>
    <w:p w14:paraId="5226A7DC" w14:textId="5CF06717" w:rsidR="0096549F" w:rsidRPr="00ED175E" w:rsidRDefault="0096549F">
      <w:pPr>
        <w:pStyle w:val="11"/>
        <w:rPr>
          <w:lang w:eastAsia="ja-JP"/>
        </w:rPr>
      </w:pPr>
      <w:bookmarkStart w:id="10889" w:name="_Toc414631984"/>
      <w:bookmarkStart w:id="10890" w:name="_Toc434858385"/>
      <w:bookmarkStart w:id="10891" w:name="_Toc445716772"/>
      <w:del w:id="10892" w:author="哲均 宋" w:date="2019-08-19T10:47:00Z">
        <w:r w:rsidRPr="00ED175E" w:rsidDel="00E151D5">
          <w:rPr>
            <w:rFonts w:hint="eastAsia"/>
            <w:lang w:eastAsia="ja-JP"/>
          </w:rPr>
          <w:delText>特定標準項目値を</w:delText>
        </w:r>
      </w:del>
      <w:ins w:id="10893" w:author="InnoRules" w:date="2016-09-08T13:11:00Z">
        <w:del w:id="10894" w:author="哲均 宋" w:date="2019-08-19T10:47:00Z">
          <w:r w:rsidR="00772CCF" w:rsidDel="00E151D5">
            <w:rPr>
              <w:rFonts w:hint="eastAsia"/>
              <w:lang w:eastAsia="ja-JP"/>
            </w:rPr>
            <w:delText>条件として</w:delText>
          </w:r>
        </w:del>
      </w:ins>
      <w:del w:id="10895" w:author="哲均 宋" w:date="2019-08-19T10:47:00Z">
        <w:r w:rsidRPr="00ED175E" w:rsidDel="00E151D5">
          <w:rPr>
            <w:rFonts w:hint="eastAsia"/>
            <w:lang w:eastAsia="ja-JP"/>
          </w:rPr>
          <w:delText>持つ保険</w:delText>
        </w:r>
      </w:del>
      <w:ins w:id="10896" w:author="Seongeun Woo" w:date="2016-07-07T18:23:00Z">
        <w:del w:id="10897" w:author="哲均 宋" w:date="2019-08-19T10:47:00Z">
          <w:r w:rsidR="00BA6AA7" w:rsidRPr="00ED175E" w:rsidDel="00E151D5">
            <w:rPr>
              <w:rFonts w:hint="eastAsia"/>
              <w:lang w:eastAsia="ja-JP"/>
            </w:rPr>
            <w:delText>担保</w:delText>
          </w:r>
        </w:del>
      </w:ins>
      <w:del w:id="10898" w:author="哲均 宋" w:date="2019-08-19T10:47:00Z">
        <w:r w:rsidRPr="00ED175E" w:rsidDel="00E151D5">
          <w:rPr>
            <w:rFonts w:hint="eastAsia"/>
            <w:lang w:eastAsia="ja-JP"/>
          </w:rPr>
          <w:delText>が下位にある商品リスト</w:delText>
        </w:r>
      </w:del>
      <w:ins w:id="10899" w:author="Seongeun Woo" w:date="2016-07-07T18:23:00Z">
        <w:del w:id="10900" w:author="哲均 宋" w:date="2019-08-19T10:47:00Z">
          <w:r w:rsidR="00BA6AA7" w:rsidRPr="00ED175E" w:rsidDel="00E151D5">
            <w:rPr>
              <w:rFonts w:hint="eastAsia"/>
              <w:lang w:eastAsia="ja-JP"/>
            </w:rPr>
            <w:delText>の</w:delText>
          </w:r>
        </w:del>
      </w:ins>
      <w:del w:id="10901" w:author="哲均 宋" w:date="2019-08-19T10:47:00Z">
        <w:r w:rsidRPr="00ED175E" w:rsidDel="00E151D5">
          <w:rPr>
            <w:rFonts w:hint="eastAsia"/>
            <w:lang w:eastAsia="ja-JP"/>
          </w:rPr>
          <w:delText>照会</w:delText>
        </w:r>
      </w:del>
      <w:bookmarkStart w:id="10902" w:name="_Toc17112141"/>
      <w:bookmarkEnd w:id="10889"/>
      <w:bookmarkEnd w:id="10890"/>
      <w:bookmarkEnd w:id="10891"/>
      <w:ins w:id="10903" w:author="哲均 宋" w:date="2019-08-19T10:46:00Z">
        <w:r w:rsidR="00E151D5">
          <w:rPr>
            <w:lang w:eastAsia="ja-JP"/>
          </w:rPr>
          <w:t>Query</w:t>
        </w:r>
        <w:r w:rsidR="00E151D5" w:rsidRPr="00E151D5">
          <w:rPr>
            <w:lang w:eastAsia="ja-JP"/>
          </w:rPr>
          <w:t xml:space="preserve"> a list of products that have </w:t>
        </w:r>
      </w:ins>
      <w:ins w:id="10904" w:author="哲均 宋" w:date="2019-08-19T10:47:00Z">
        <w:r w:rsidR="00E151D5">
          <w:rPr>
            <w:lang w:eastAsia="ja-JP"/>
          </w:rPr>
          <w:t>coverage</w:t>
        </w:r>
      </w:ins>
      <w:ins w:id="10905" w:author="哲均 宋" w:date="2019-08-19T10:46:00Z">
        <w:r w:rsidR="00E151D5" w:rsidRPr="00E151D5">
          <w:rPr>
            <w:lang w:eastAsia="ja-JP"/>
          </w:rPr>
          <w:t xml:space="preserve"> with a specific </w:t>
        </w:r>
      </w:ins>
      <w:ins w:id="10906" w:author="哲均 宋" w:date="2019-08-19T10:47:00Z">
        <w:r w:rsidR="00E151D5">
          <w:rPr>
            <w:lang w:eastAsia="ja-JP"/>
          </w:rPr>
          <w:t>attribute</w:t>
        </w:r>
      </w:ins>
      <w:ins w:id="10907" w:author="哲均 宋" w:date="2019-08-19T10:46:00Z">
        <w:r w:rsidR="00E151D5" w:rsidRPr="00E151D5">
          <w:rPr>
            <w:lang w:eastAsia="ja-JP"/>
          </w:rPr>
          <w:t xml:space="preserve"> value </w:t>
        </w:r>
        <w:r w:rsidR="00E151D5">
          <w:rPr>
            <w:lang w:eastAsia="ja-JP"/>
          </w:rPr>
          <w:t>in the lower level</w:t>
        </w:r>
      </w:ins>
      <w:bookmarkEnd w:id="10902"/>
    </w:p>
    <w:p w14:paraId="30028DFF" w14:textId="57F61C50" w:rsidR="0096549F" w:rsidRPr="00ED175E" w:rsidDel="004243B0" w:rsidRDefault="0096549F" w:rsidP="00082EC3">
      <w:pPr>
        <w:pStyle w:val="50"/>
        <w:wordWrap/>
        <w:ind w:left="601"/>
        <w:rPr>
          <w:del w:id="10908" w:author="哲均 宋" w:date="2019-08-19T10:51:00Z"/>
        </w:rPr>
        <w:pPrChange w:id="10909" w:author="Seongeun Woo" w:date="2016-10-13T18:44:00Z">
          <w:pPr>
            <w:pStyle w:val="50"/>
            <w:ind w:left="601"/>
          </w:pPr>
        </w:pPrChange>
      </w:pPr>
      <w:del w:id="10910" w:author="哲均 宋" w:date="2019-08-19T10:50:00Z">
        <w:r w:rsidRPr="00ED175E" w:rsidDel="004243B0">
          <w:rPr>
            <w:rFonts w:hint="eastAsia"/>
          </w:rPr>
          <w:delText>「略称」という標準項目値が「</w:delText>
        </w:r>
        <w:r w:rsidRPr="00ED175E" w:rsidDel="004243B0">
          <w:delText>CAR_INS</w:delText>
        </w:r>
        <w:r w:rsidRPr="00ED175E" w:rsidDel="004243B0">
          <w:rPr>
            <w:rFonts w:hint="eastAsia"/>
          </w:rPr>
          <w:delText>」</w:delText>
        </w:r>
      </w:del>
      <w:ins w:id="10911" w:author="InnoRules" w:date="2016-09-08T13:11:00Z">
        <w:del w:id="10912" w:author="哲均 宋" w:date="2019-08-19T10:50:00Z">
          <w:r w:rsidR="00772CCF" w:rsidDel="004243B0">
            <w:rPr>
              <w:rFonts w:hint="eastAsia"/>
            </w:rPr>
            <w:delText>である</w:delText>
          </w:r>
        </w:del>
      </w:ins>
      <w:del w:id="10913" w:author="哲均 宋" w:date="2019-08-19T10:50:00Z">
        <w:r w:rsidRPr="00ED175E" w:rsidDel="004243B0">
          <w:rPr>
            <w:rFonts w:hint="eastAsia"/>
          </w:rPr>
          <w:delText>の保険</w:delText>
        </w:r>
      </w:del>
      <w:ins w:id="10914" w:author="Seongeun Woo" w:date="2016-07-07T18:24:00Z">
        <w:del w:id="10915" w:author="哲均 宋" w:date="2019-08-19T10:50:00Z">
          <w:r w:rsidR="00BA6AA7" w:rsidRPr="00ED175E" w:rsidDel="004243B0">
            <w:rPr>
              <w:rFonts w:hint="eastAsia"/>
            </w:rPr>
            <w:delText>担保</w:delText>
          </w:r>
        </w:del>
      </w:ins>
      <w:del w:id="10916" w:author="哲均 宋" w:date="2019-08-19T10:50:00Z">
        <w:r w:rsidRPr="00ED175E" w:rsidDel="004243B0">
          <w:rPr>
            <w:rFonts w:hint="eastAsia"/>
          </w:rPr>
          <w:delText>が下位に存在す</w:delText>
        </w:r>
      </w:del>
      <w:ins w:id="10917" w:author="Seongeun Woo" w:date="2016-07-07T18:24:00Z">
        <w:del w:id="10918" w:author="哲均 宋" w:date="2019-08-19T10:50:00Z">
          <w:r w:rsidR="00BA6AA7" w:rsidRPr="00ED175E" w:rsidDel="004243B0">
            <w:rPr>
              <w:rFonts w:hint="eastAsia"/>
            </w:rPr>
            <w:delText>あ</w:delText>
          </w:r>
        </w:del>
      </w:ins>
      <w:del w:id="10919" w:author="哲均 宋" w:date="2019-08-19T10:50:00Z">
        <w:r w:rsidRPr="00ED175E" w:rsidDel="004243B0">
          <w:rPr>
            <w:rFonts w:hint="eastAsia"/>
          </w:rPr>
          <w:delText>る商品のリストを照会する</w:delText>
        </w:r>
        <w:r w:rsidRPr="00ED175E" w:rsidDel="004243B0">
          <w:delText>SQL</w:delText>
        </w:r>
        <w:r w:rsidRPr="00ED175E" w:rsidDel="004243B0">
          <w:rPr>
            <w:rFonts w:hint="eastAsia"/>
          </w:rPr>
          <w:delText>である。</w:delText>
        </w:r>
      </w:del>
      <w:ins w:id="10920" w:author="哲均 宋" w:date="2019-08-19T10:48:00Z">
        <w:r w:rsidR="00E151D5" w:rsidRPr="00E151D5">
          <w:t xml:space="preserve">SQL to query a list of products that have </w:t>
        </w:r>
        <w:r w:rsidR="00E151D5">
          <w:t>coverage</w:t>
        </w:r>
        <w:r w:rsidR="00E151D5" w:rsidRPr="00E151D5">
          <w:t xml:space="preserve"> with the </w:t>
        </w:r>
      </w:ins>
      <w:ins w:id="10921" w:author="哲均 宋" w:date="2019-08-19T10:49:00Z">
        <w:r w:rsidR="004243B0">
          <w:t>attribute (</w:t>
        </w:r>
        <w:r w:rsidR="004243B0" w:rsidRPr="00E151D5">
          <w:t>"abbreviation"</w:t>
        </w:r>
        <w:r w:rsidR="004243B0">
          <w:t>)</w:t>
        </w:r>
      </w:ins>
      <w:ins w:id="10922" w:author="哲均 宋" w:date="2019-08-19T10:48:00Z">
        <w:r w:rsidR="00E151D5" w:rsidRPr="00E151D5">
          <w:t xml:space="preserve"> value </w:t>
        </w:r>
      </w:ins>
      <w:ins w:id="10923" w:author="哲均 宋" w:date="2019-08-19T10:50:00Z">
        <w:r w:rsidR="004243B0">
          <w:t>as</w:t>
        </w:r>
      </w:ins>
      <w:ins w:id="10924" w:author="哲均 宋" w:date="2019-08-19T10:48:00Z">
        <w:r w:rsidR="00E151D5" w:rsidRPr="00E151D5">
          <w:t xml:space="preserve"> "CAR_INS"</w:t>
        </w:r>
      </w:ins>
    </w:p>
    <w:p w14:paraId="6D0E38C4" w14:textId="77777777" w:rsidR="0096549F" w:rsidRPr="00ED175E" w:rsidRDefault="0096549F" w:rsidP="00082EC3">
      <w:pPr>
        <w:pStyle w:val="50"/>
        <w:wordWrap/>
        <w:ind w:left="601"/>
        <w:pPrChange w:id="10925" w:author="Seongeun Woo" w:date="2016-10-13T18:44:00Z">
          <w:pPr>
            <w:pStyle w:val="-8"/>
            <w:ind w:left="812"/>
          </w:pPr>
        </w:pPrChange>
      </w:pPr>
    </w:p>
    <w:p w14:paraId="51EF83C3" w14:textId="00F26E81" w:rsidR="00AA20C0" w:rsidRPr="00ED175E" w:rsidRDefault="00AA20C0">
      <w:pPr>
        <w:pStyle w:val="af6"/>
        <w:autoSpaceDE w:val="0"/>
        <w:autoSpaceDN w:val="0"/>
        <w:pPrChange w:id="10926" w:author="Seongeun Woo" w:date="2016-10-13T18:44:00Z">
          <w:pPr>
            <w:pStyle w:val="af6"/>
          </w:pPr>
        </w:pPrChange>
      </w:pPr>
      <w:del w:id="10927" w:author="哲均 宋" w:date="2019-08-19T10:51:00Z">
        <w:r w:rsidRPr="00ED175E" w:rsidDel="004243B0">
          <w:delText xml:space="preserve"> </w:delText>
        </w:r>
      </w:del>
      <w:del w:id="10928" w:author="哲均 宋" w:date="2019-08-16T08:55:00Z">
        <w:r w:rsidRPr="00ED175E" w:rsidDel="003566B2">
          <w:delText>[</w:delText>
        </w:r>
        <w:r w:rsidRPr="00ED175E" w:rsidDel="003566B2">
          <w:rPr>
            <w:rFonts w:hint="eastAsia"/>
          </w:rPr>
          <w:delText>表</w:delText>
        </w:r>
      </w:del>
      <w:del w:id="10929" w:author="哲均 宋" w:date="2019-08-19T10:51:00Z">
        <w:r w:rsidRPr="00ED175E" w:rsidDel="004243B0">
          <w:delText xml:space="preserve"> </w:delText>
        </w:r>
        <w:r w:rsidRPr="0073721B" w:rsidDel="004243B0">
          <w:fldChar w:fldCharType="begin"/>
        </w:r>
        <w:r w:rsidRPr="00ED175E" w:rsidDel="004243B0">
          <w:delInstrText xml:space="preserve"> SEQ [</w:delInstrText>
        </w:r>
        <w:r w:rsidRPr="00ED175E" w:rsidDel="004243B0">
          <w:rPr>
            <w:rFonts w:hint="eastAsia"/>
          </w:rPr>
          <w:delInstrText>表</w:delInstrText>
        </w:r>
        <w:r w:rsidRPr="00ED175E" w:rsidDel="004243B0">
          <w:delInstrText xml:space="preserve"> \* ARABIC </w:delInstrText>
        </w:r>
        <w:r w:rsidRPr="0073721B" w:rsidDel="004243B0">
          <w:fldChar w:fldCharType="separate"/>
        </w:r>
        <w:r w:rsidR="00D76249" w:rsidDel="004243B0">
          <w:rPr>
            <w:noProof/>
          </w:rPr>
          <w:delText>54</w:delText>
        </w:r>
        <w:r w:rsidRPr="0073721B" w:rsidDel="004243B0">
          <w:fldChar w:fldCharType="end"/>
        </w:r>
        <w:r w:rsidRPr="00ED175E" w:rsidDel="004243B0">
          <w:delText xml:space="preserve"> </w:delText>
        </w:r>
        <w:r w:rsidRPr="00ED175E" w:rsidDel="004243B0">
          <w:rPr>
            <w:rFonts w:hint="eastAsia"/>
          </w:rPr>
          <w:delText>特定標準項目値を持つ保険</w:delText>
        </w:r>
      </w:del>
      <w:ins w:id="10930" w:author="Seongeun Woo" w:date="2016-07-07T18:25:00Z">
        <w:del w:id="10931" w:author="哲均 宋" w:date="2019-08-19T10:51:00Z">
          <w:r w:rsidR="00BA6AA7" w:rsidRPr="00ED175E" w:rsidDel="004243B0">
            <w:rPr>
              <w:rFonts w:hint="eastAsia"/>
            </w:rPr>
            <w:delText>担保</w:delText>
          </w:r>
        </w:del>
      </w:ins>
      <w:del w:id="10932" w:author="哲均 宋" w:date="2019-08-19T10:51:00Z">
        <w:r w:rsidRPr="00ED175E" w:rsidDel="004243B0">
          <w:rPr>
            <w:rFonts w:hint="eastAsia"/>
          </w:rPr>
          <w:delText>が下位にある商品リスト</w:delText>
        </w:r>
      </w:del>
      <w:ins w:id="10933" w:author="Seongeun Woo" w:date="2016-07-07T18:25:00Z">
        <w:del w:id="10934" w:author="哲均 宋" w:date="2019-08-19T10:51:00Z">
          <w:r w:rsidR="00BA6AA7" w:rsidRPr="00ED175E" w:rsidDel="004243B0">
            <w:rPr>
              <w:rFonts w:hint="eastAsia"/>
            </w:rPr>
            <w:delText>の</w:delText>
          </w:r>
        </w:del>
      </w:ins>
      <w:del w:id="10935" w:author="哲均 宋" w:date="2019-08-19T10:51:00Z">
        <w:r w:rsidRPr="00ED175E" w:rsidDel="004243B0">
          <w:rPr>
            <w:rFonts w:hint="eastAsia"/>
          </w:rPr>
          <w:delText>照会の</w:delText>
        </w:r>
        <w:r w:rsidRPr="00ED175E" w:rsidDel="004243B0">
          <w:delText>SQL]</w:delText>
        </w:r>
      </w:del>
    </w:p>
    <w:tbl>
      <w:tblPr>
        <w:tblStyle w:val="af5"/>
        <w:tblW w:w="0" w:type="auto"/>
        <w:tblInd w:w="108" w:type="dxa"/>
        <w:tblLook w:val="04A0" w:firstRow="1" w:lastRow="0" w:firstColumn="1" w:lastColumn="0" w:noHBand="0" w:noVBand="1"/>
        <w:tblPrChange w:id="10936" w:author="哲均 宋" w:date="2019-08-19T10:53:00Z">
          <w:tblPr>
            <w:tblStyle w:val="af5"/>
            <w:tblW w:w="0" w:type="auto"/>
            <w:tblInd w:w="108" w:type="dxa"/>
            <w:tblLook w:val="04A0" w:firstRow="1" w:lastRow="0" w:firstColumn="1" w:lastColumn="0" w:noHBand="0" w:noVBand="1"/>
          </w:tblPr>
        </w:tblPrChange>
      </w:tblPr>
      <w:tblGrid>
        <w:gridCol w:w="9407"/>
        <w:tblGridChange w:id="10937">
          <w:tblGrid>
            <w:gridCol w:w="9407"/>
          </w:tblGrid>
        </w:tblGridChange>
      </w:tblGrid>
      <w:tr w:rsidR="0096549F" w:rsidRPr="00ED175E" w14:paraId="660F3427" w14:textId="77777777" w:rsidTr="004243B0">
        <w:trPr>
          <w:trHeight w:val="3271"/>
        </w:trPr>
        <w:tc>
          <w:tcPr>
            <w:tcW w:w="9407" w:type="dxa"/>
            <w:tcPrChange w:id="10938" w:author="哲均 宋" w:date="2019-08-19T10:53:00Z">
              <w:tcPr>
                <w:tcW w:w="9407" w:type="dxa"/>
              </w:tcPr>
            </w:tcPrChange>
          </w:tcPr>
          <w:p w14:paraId="08F0D928" w14:textId="77777777" w:rsidR="00BA6AA7" w:rsidRPr="00ED175E" w:rsidRDefault="00BA6AA7">
            <w:pPr>
              <w:pStyle w:val="afb"/>
              <w:autoSpaceDE w:val="0"/>
              <w:autoSpaceDN w:val="0"/>
              <w:rPr>
                <w:ins w:id="10939" w:author="Seongeun Woo" w:date="2016-07-07T18:24:00Z"/>
              </w:rPr>
              <w:pPrChange w:id="10940" w:author="Seongeun Woo" w:date="2016-10-13T18:44:00Z">
                <w:pPr>
                  <w:pStyle w:val="afb"/>
                </w:pPr>
              </w:pPrChange>
            </w:pPr>
            <w:ins w:id="10941" w:author="Seongeun Woo" w:date="2016-07-07T18:24:00Z">
              <w:r w:rsidRPr="00ED175E">
                <w:t xml:space="preserve">SELECT OM.BIZCODE, OM.OBJ_NAME, OM2.BIZCODE, OM2.OBJ_NAME, OD.CHAR07 </w:t>
              </w:r>
            </w:ins>
          </w:p>
          <w:p w14:paraId="1AC78057" w14:textId="77777777" w:rsidR="00BA6AA7" w:rsidRPr="00ED175E" w:rsidRDefault="00BA6AA7">
            <w:pPr>
              <w:pStyle w:val="afb"/>
              <w:autoSpaceDE w:val="0"/>
              <w:autoSpaceDN w:val="0"/>
              <w:rPr>
                <w:ins w:id="10942" w:author="Seongeun Woo" w:date="2016-07-07T18:24:00Z"/>
              </w:rPr>
              <w:pPrChange w:id="10943" w:author="Seongeun Woo" w:date="2016-10-13T18:44:00Z">
                <w:pPr>
                  <w:pStyle w:val="afb"/>
                </w:pPr>
              </w:pPrChange>
            </w:pPr>
            <w:ins w:id="10944" w:author="Seongeun Woo" w:date="2016-07-07T18:24:00Z">
              <w:r w:rsidRPr="00ED175E">
                <w:t xml:space="preserve">  FROM OBJ_MAIN OM, OBJ_INV OI, OBJ_MAIN OM2, OBJ_DETAIL OD</w:t>
              </w:r>
            </w:ins>
          </w:p>
          <w:p w14:paraId="729354E8" w14:textId="77777777" w:rsidR="00BA6AA7" w:rsidRPr="00ED175E" w:rsidRDefault="00BA6AA7">
            <w:pPr>
              <w:pStyle w:val="afb"/>
              <w:autoSpaceDE w:val="0"/>
              <w:autoSpaceDN w:val="0"/>
              <w:rPr>
                <w:ins w:id="10945" w:author="Seongeun Woo" w:date="2016-07-07T18:24:00Z"/>
              </w:rPr>
              <w:pPrChange w:id="10946" w:author="Seongeun Woo" w:date="2016-10-13T18:44:00Z">
                <w:pPr>
                  <w:pStyle w:val="afb"/>
                </w:pPr>
              </w:pPrChange>
            </w:pPr>
            <w:ins w:id="10947" w:author="Seongeun Woo" w:date="2016-07-07T18:24:00Z">
              <w:r w:rsidRPr="00ED175E">
                <w:t>WHERE OM.SID = OI.SID</w:t>
              </w:r>
            </w:ins>
          </w:p>
          <w:p w14:paraId="192D372E" w14:textId="63D7F4BA" w:rsidR="00BA6AA7" w:rsidRDefault="00BA6AA7">
            <w:pPr>
              <w:pStyle w:val="afb"/>
              <w:autoSpaceDE w:val="0"/>
              <w:autoSpaceDN w:val="0"/>
              <w:rPr>
                <w:ins w:id="10948" w:author="哲均 宋" w:date="2019-08-19T10:54:00Z"/>
              </w:rPr>
            </w:pPr>
            <w:ins w:id="10949" w:author="Seongeun Woo" w:date="2016-07-07T18:24:00Z">
              <w:r w:rsidRPr="00ED175E">
                <w:t xml:space="preserve">    AND OI.SUBSID = OM2.SID</w:t>
              </w:r>
            </w:ins>
          </w:p>
          <w:p w14:paraId="65216A87" w14:textId="2AE0265E" w:rsidR="004243B0" w:rsidRPr="00ED175E" w:rsidRDefault="004243B0" w:rsidP="004243B0">
            <w:pPr>
              <w:pStyle w:val="afb"/>
              <w:autoSpaceDE w:val="0"/>
              <w:autoSpaceDN w:val="0"/>
              <w:rPr>
                <w:ins w:id="10950" w:author="哲均 宋" w:date="2019-08-19T10:54:00Z"/>
              </w:rPr>
            </w:pPr>
            <w:ins w:id="10951" w:author="哲均 宋" w:date="2019-08-19T10:54:00Z">
              <w:r w:rsidRPr="00ED175E">
                <w:t xml:space="preserve">    AND OI.SUBSID = O</w:t>
              </w:r>
              <w:r>
                <w:t>D</w:t>
              </w:r>
              <w:r w:rsidRPr="00ED175E">
                <w:t>.SID</w:t>
              </w:r>
            </w:ins>
          </w:p>
          <w:p w14:paraId="6ED46486" w14:textId="4E00B501" w:rsidR="004243B0" w:rsidRPr="004243B0" w:rsidDel="004243B0" w:rsidRDefault="004243B0">
            <w:pPr>
              <w:pStyle w:val="afb"/>
              <w:autoSpaceDE w:val="0"/>
              <w:autoSpaceDN w:val="0"/>
              <w:rPr>
                <w:ins w:id="10952" w:author="Seongeun Woo" w:date="2016-07-07T18:24:00Z"/>
                <w:del w:id="10953" w:author="哲均 宋" w:date="2019-08-19T10:54:00Z"/>
                <w:rPrChange w:id="10954" w:author="哲均 宋" w:date="2019-08-19T10:54:00Z">
                  <w:rPr>
                    <w:ins w:id="10955" w:author="Seongeun Woo" w:date="2016-07-07T18:24:00Z"/>
                    <w:del w:id="10956" w:author="哲均 宋" w:date="2019-08-19T10:54:00Z"/>
                  </w:rPr>
                </w:rPrChange>
              </w:rPr>
              <w:pPrChange w:id="10957" w:author="Seongeun Woo" w:date="2016-10-13T18:44:00Z">
                <w:pPr>
                  <w:pStyle w:val="afb"/>
                </w:pPr>
              </w:pPrChange>
            </w:pPr>
          </w:p>
          <w:p w14:paraId="76AA8C97" w14:textId="77777777" w:rsidR="00BA6AA7" w:rsidRPr="00ED175E" w:rsidRDefault="00BA6AA7">
            <w:pPr>
              <w:pStyle w:val="afb"/>
              <w:autoSpaceDE w:val="0"/>
              <w:autoSpaceDN w:val="0"/>
              <w:rPr>
                <w:ins w:id="10958" w:author="Seongeun Woo" w:date="2016-07-07T18:24:00Z"/>
              </w:rPr>
              <w:pPrChange w:id="10959" w:author="Seongeun Woo" w:date="2016-10-13T18:44:00Z">
                <w:pPr>
                  <w:pStyle w:val="afb"/>
                </w:pPr>
              </w:pPrChange>
            </w:pPr>
            <w:ins w:id="10960" w:author="Seongeun Woo" w:date="2016-07-07T18:24:00Z">
              <w:r w:rsidRPr="00ED175E">
                <w:t xml:space="preserve">    AND OM.END_DT = '99991231'</w:t>
              </w:r>
            </w:ins>
          </w:p>
          <w:p w14:paraId="07E0757E" w14:textId="77777777" w:rsidR="00BA6AA7" w:rsidRPr="00ED175E" w:rsidRDefault="00BA6AA7">
            <w:pPr>
              <w:pStyle w:val="afb"/>
              <w:autoSpaceDE w:val="0"/>
              <w:autoSpaceDN w:val="0"/>
              <w:rPr>
                <w:ins w:id="10961" w:author="Seongeun Woo" w:date="2016-07-07T18:24:00Z"/>
              </w:rPr>
              <w:pPrChange w:id="10962" w:author="Seongeun Woo" w:date="2016-10-13T18:44:00Z">
                <w:pPr>
                  <w:pStyle w:val="afb"/>
                </w:pPr>
              </w:pPrChange>
            </w:pPr>
            <w:ins w:id="10963" w:author="Seongeun Woo" w:date="2016-07-07T18:24:00Z">
              <w:r w:rsidRPr="00ED175E">
                <w:t xml:space="preserve">    AND OI.END_DT = '99991231'</w:t>
              </w:r>
            </w:ins>
          </w:p>
          <w:p w14:paraId="49082755" w14:textId="77777777" w:rsidR="00BA6AA7" w:rsidRPr="00ED175E" w:rsidRDefault="00BA6AA7">
            <w:pPr>
              <w:pStyle w:val="afb"/>
              <w:autoSpaceDE w:val="0"/>
              <w:autoSpaceDN w:val="0"/>
              <w:rPr>
                <w:ins w:id="10964" w:author="Seongeun Woo" w:date="2016-07-07T18:24:00Z"/>
              </w:rPr>
              <w:pPrChange w:id="10965" w:author="Seongeun Woo" w:date="2016-10-13T18:44:00Z">
                <w:pPr>
                  <w:pStyle w:val="afb"/>
                </w:pPr>
              </w:pPrChange>
            </w:pPr>
            <w:ins w:id="10966" w:author="Seongeun Woo" w:date="2016-07-07T18:24:00Z">
              <w:r w:rsidRPr="00ED175E">
                <w:t xml:space="preserve">    AND OM2.END_DT = '99991231'</w:t>
              </w:r>
            </w:ins>
          </w:p>
          <w:p w14:paraId="26FB121F" w14:textId="029ACC26" w:rsidR="0096549F" w:rsidRPr="00ED175E" w:rsidDel="00BA6AA7" w:rsidRDefault="00BA6AA7">
            <w:pPr>
              <w:pStyle w:val="afb"/>
              <w:autoSpaceDE w:val="0"/>
              <w:autoSpaceDN w:val="0"/>
              <w:ind w:leftChars="176" w:left="348"/>
              <w:rPr>
                <w:del w:id="10967" w:author="Seongeun Woo" w:date="2016-07-07T18:24:00Z"/>
              </w:rPr>
              <w:pPrChange w:id="10968" w:author="Seongeun Woo" w:date="2016-10-13T18:44:00Z">
                <w:pPr>
                  <w:pStyle w:val="afb"/>
                </w:pPr>
              </w:pPrChange>
            </w:pPr>
            <w:ins w:id="10969" w:author="Seongeun Woo" w:date="2016-07-07T18:24:00Z">
              <w:r w:rsidRPr="00ED175E">
                <w:t xml:space="preserve">AND OD.CHAR07 = </w:t>
              </w:r>
            </w:ins>
            <w:ins w:id="10970" w:author="류종우" w:date="2016-08-10T13:27:00Z">
              <w:r w:rsidR="00D000C3" w:rsidRPr="00ED175E">
                <w:t>'</w:t>
              </w:r>
            </w:ins>
            <w:ins w:id="10971" w:author="Seongeun Woo" w:date="2016-07-07T18:24:00Z">
              <w:del w:id="10972" w:author="류종우" w:date="2016-08-10T13:27:00Z">
                <w:r w:rsidRPr="00ED175E" w:rsidDel="00D000C3">
                  <w:delText>‘</w:delText>
                </w:r>
              </w:del>
              <w:r w:rsidRPr="00ED175E">
                <w:t>CAR_INS</w:t>
              </w:r>
            </w:ins>
            <w:ins w:id="10973" w:author="류종우" w:date="2016-08-10T13:27:00Z">
              <w:r w:rsidR="00D000C3" w:rsidRPr="00ED175E">
                <w:t>'</w:t>
              </w:r>
            </w:ins>
            <w:ins w:id="10974" w:author="Seongeun Woo" w:date="2016-07-07T18:24:00Z">
              <w:del w:id="10975" w:author="류종우" w:date="2016-08-10T13:27:00Z">
                <w:r w:rsidRPr="00ED175E" w:rsidDel="00D000C3">
                  <w:delText>’</w:delText>
                </w:r>
              </w:del>
            </w:ins>
            <w:del w:id="10976" w:author="Seongeun Woo" w:date="2016-07-07T18:24:00Z">
              <w:r w:rsidR="0096549F" w:rsidRPr="00ED175E" w:rsidDel="00BA6AA7">
                <w:delText xml:space="preserve">SELECT OM.BIZCODE, OM.OBJ_NAME, OM2.BIZCODE, OM2.OBJ_NAME, OD.CHAR07 </w:delText>
              </w:r>
            </w:del>
          </w:p>
          <w:p w14:paraId="08F2FDA4" w14:textId="0221BC59" w:rsidR="0096549F" w:rsidRPr="00ED175E" w:rsidDel="00BA6AA7" w:rsidRDefault="0096549F">
            <w:pPr>
              <w:pStyle w:val="afb"/>
              <w:autoSpaceDE w:val="0"/>
              <w:autoSpaceDN w:val="0"/>
              <w:ind w:leftChars="176" w:left="348"/>
              <w:rPr>
                <w:del w:id="10977" w:author="Seongeun Woo" w:date="2016-07-07T18:24:00Z"/>
              </w:rPr>
              <w:pPrChange w:id="10978" w:author="Seongeun Woo" w:date="2016-10-13T18:44:00Z">
                <w:pPr>
                  <w:pStyle w:val="afb"/>
                </w:pPr>
              </w:pPrChange>
            </w:pPr>
            <w:del w:id="10979" w:author="Seongeun Woo" w:date="2016-07-07T18:24:00Z">
              <w:r w:rsidRPr="00ED175E" w:rsidDel="00BA6AA7">
                <w:delText xml:space="preserve">  FROM OBJ_MAIN OM, OBJ_INV OI, OBJ_MAIN OM2, OBJ_DETAIL OD</w:delText>
              </w:r>
            </w:del>
          </w:p>
          <w:p w14:paraId="6CF92FE7" w14:textId="33A5E5E6" w:rsidR="0096549F" w:rsidRPr="00ED175E" w:rsidDel="00BA6AA7" w:rsidRDefault="0096549F">
            <w:pPr>
              <w:pStyle w:val="afb"/>
              <w:autoSpaceDE w:val="0"/>
              <w:autoSpaceDN w:val="0"/>
              <w:ind w:leftChars="176" w:left="348"/>
              <w:rPr>
                <w:del w:id="10980" w:author="Seongeun Woo" w:date="2016-07-07T18:24:00Z"/>
              </w:rPr>
              <w:pPrChange w:id="10981" w:author="Seongeun Woo" w:date="2016-10-13T18:44:00Z">
                <w:pPr>
                  <w:pStyle w:val="afb"/>
                </w:pPr>
              </w:pPrChange>
            </w:pPr>
            <w:del w:id="10982" w:author="Seongeun Woo" w:date="2016-07-07T18:24:00Z">
              <w:r w:rsidRPr="00ED175E" w:rsidDel="00BA6AA7">
                <w:delText>WHERE OM.SID = OI.SID</w:delText>
              </w:r>
            </w:del>
          </w:p>
          <w:p w14:paraId="2EAF9B05" w14:textId="1ADCC202" w:rsidR="0096549F" w:rsidRPr="00ED175E" w:rsidDel="00BA6AA7" w:rsidRDefault="0096549F">
            <w:pPr>
              <w:pStyle w:val="afb"/>
              <w:autoSpaceDE w:val="0"/>
              <w:autoSpaceDN w:val="0"/>
              <w:ind w:leftChars="176" w:left="348"/>
              <w:rPr>
                <w:del w:id="10983" w:author="Seongeun Woo" w:date="2016-07-07T18:24:00Z"/>
              </w:rPr>
              <w:pPrChange w:id="10984" w:author="Seongeun Woo" w:date="2016-10-13T18:44:00Z">
                <w:pPr>
                  <w:pStyle w:val="afb"/>
                </w:pPr>
              </w:pPrChange>
            </w:pPr>
            <w:del w:id="10985" w:author="Seongeun Woo" w:date="2016-07-07T18:24:00Z">
              <w:r w:rsidRPr="00ED175E" w:rsidDel="00BA6AA7">
                <w:delText xml:space="preserve">    AND OI.SUBSID = OM2.SID</w:delText>
              </w:r>
            </w:del>
          </w:p>
          <w:p w14:paraId="21DACA16" w14:textId="3A5F5D1D" w:rsidR="0096549F" w:rsidRPr="00ED175E" w:rsidDel="00BA6AA7" w:rsidRDefault="0096549F">
            <w:pPr>
              <w:pStyle w:val="afb"/>
              <w:autoSpaceDE w:val="0"/>
              <w:autoSpaceDN w:val="0"/>
              <w:ind w:leftChars="176" w:left="348"/>
              <w:rPr>
                <w:del w:id="10986" w:author="Seongeun Woo" w:date="2016-07-07T18:24:00Z"/>
              </w:rPr>
              <w:pPrChange w:id="10987" w:author="Seongeun Woo" w:date="2016-10-13T18:44:00Z">
                <w:pPr>
                  <w:pStyle w:val="afb"/>
                </w:pPr>
              </w:pPrChange>
            </w:pPr>
            <w:del w:id="10988" w:author="Seongeun Woo" w:date="2016-07-07T18:24:00Z">
              <w:r w:rsidRPr="00ED175E" w:rsidDel="00BA6AA7">
                <w:delText xml:space="preserve">    AND OM.END_DT = '99991231'</w:delText>
              </w:r>
            </w:del>
          </w:p>
          <w:p w14:paraId="61877B77" w14:textId="009A1E0B" w:rsidR="0096549F" w:rsidRPr="00ED175E" w:rsidDel="00BA6AA7" w:rsidRDefault="0096549F">
            <w:pPr>
              <w:pStyle w:val="afb"/>
              <w:autoSpaceDE w:val="0"/>
              <w:autoSpaceDN w:val="0"/>
              <w:ind w:leftChars="176" w:left="348"/>
              <w:rPr>
                <w:del w:id="10989" w:author="Seongeun Woo" w:date="2016-07-07T18:24:00Z"/>
              </w:rPr>
              <w:pPrChange w:id="10990" w:author="Seongeun Woo" w:date="2016-10-13T18:44:00Z">
                <w:pPr>
                  <w:pStyle w:val="afb"/>
                </w:pPr>
              </w:pPrChange>
            </w:pPr>
            <w:del w:id="10991" w:author="Seongeun Woo" w:date="2016-07-07T18:24:00Z">
              <w:r w:rsidRPr="00ED175E" w:rsidDel="00BA6AA7">
                <w:delText xml:space="preserve">    AND OI.END_DT = '99991231'</w:delText>
              </w:r>
            </w:del>
          </w:p>
          <w:p w14:paraId="25987D64" w14:textId="13323A3C" w:rsidR="0096549F" w:rsidRPr="00ED175E" w:rsidRDefault="0096549F">
            <w:pPr>
              <w:pStyle w:val="afb"/>
              <w:autoSpaceDE w:val="0"/>
              <w:autoSpaceDN w:val="0"/>
              <w:ind w:leftChars="176" w:left="348"/>
              <w:pPrChange w:id="10992" w:author="Seongeun Woo" w:date="2016-10-13T18:44:00Z">
                <w:pPr>
                  <w:pStyle w:val="afb"/>
                </w:pPr>
              </w:pPrChange>
            </w:pPr>
            <w:del w:id="10993" w:author="Seongeun Woo" w:date="2016-07-07T18:24:00Z">
              <w:r w:rsidRPr="00ED175E" w:rsidDel="00BA6AA7">
                <w:delText xml:space="preserve">    AND OM2.END_DT = '99991231'</w:delText>
              </w:r>
            </w:del>
          </w:p>
        </w:tc>
      </w:tr>
    </w:tbl>
    <w:p w14:paraId="7050994D" w14:textId="77777777" w:rsidR="0096549F" w:rsidRPr="00ED175E" w:rsidRDefault="0096549F">
      <w:pPr>
        <w:pStyle w:val="-00"/>
        <w:wordWrap/>
        <w:pPrChange w:id="10994" w:author="Seongeun Woo" w:date="2016-10-13T18:44:00Z">
          <w:pPr>
            <w:pStyle w:val="-00"/>
          </w:pPr>
        </w:pPrChange>
      </w:pPr>
    </w:p>
    <w:p w14:paraId="5F1616B5" w14:textId="6F8B31FB" w:rsidR="0096549F" w:rsidRDefault="0096549F">
      <w:pPr>
        <w:pStyle w:val="50"/>
        <w:wordWrap/>
        <w:ind w:left="601"/>
        <w:rPr>
          <w:ins w:id="10995" w:author="InnoRules" w:date="2016-10-11T10:07:00Z"/>
        </w:rPr>
        <w:pPrChange w:id="10996" w:author="Seongeun Woo" w:date="2016-10-13T18:44:00Z">
          <w:pPr>
            <w:pStyle w:val="50"/>
            <w:ind w:left="601"/>
          </w:pPr>
        </w:pPrChange>
      </w:pPr>
      <w:del w:id="10997" w:author="哲均 宋" w:date="2019-08-19T10:51:00Z">
        <w:r w:rsidRPr="00ED175E" w:rsidDel="004243B0">
          <w:rPr>
            <w:rFonts w:hint="eastAsia"/>
          </w:rPr>
          <w:delText>結果</w:delText>
        </w:r>
      </w:del>
      <w:ins w:id="10998" w:author="哲均 宋" w:date="2019-08-19T10:51:00Z">
        <w:r w:rsidR="004243B0">
          <w:rPr>
            <w:rFonts w:hint="eastAsia"/>
          </w:rPr>
          <w:t>R</w:t>
        </w:r>
        <w:r w:rsidR="004243B0">
          <w:t>esult</w:t>
        </w:r>
      </w:ins>
    </w:p>
    <w:p w14:paraId="1379277A" w14:textId="4A09649E" w:rsidR="00137165" w:rsidRPr="00ED175E" w:rsidDel="004243B0" w:rsidRDefault="00137165">
      <w:pPr>
        <w:pStyle w:val="50"/>
        <w:numPr>
          <w:ilvl w:val="0"/>
          <w:numId w:val="0"/>
        </w:numPr>
        <w:wordWrap/>
        <w:ind w:left="599"/>
        <w:rPr>
          <w:del w:id="10999" w:author="哲均 宋" w:date="2019-08-19T10:51:00Z"/>
        </w:rPr>
        <w:pPrChange w:id="11000" w:author="Seongeun Woo" w:date="2016-10-13T18:44:00Z">
          <w:pPr>
            <w:pStyle w:val="50"/>
            <w:ind w:left="601"/>
          </w:pPr>
        </w:pPrChange>
      </w:pPr>
    </w:p>
    <w:p w14:paraId="038B831F" w14:textId="00C8886B" w:rsidR="00AA20C0" w:rsidRPr="00ED175E" w:rsidRDefault="00AA20C0">
      <w:pPr>
        <w:pStyle w:val="af6"/>
        <w:keepNext/>
        <w:autoSpaceDE w:val="0"/>
        <w:autoSpaceDN w:val="0"/>
        <w:pPrChange w:id="11001" w:author="Seongeun Woo" w:date="2016-10-13T18:44:00Z">
          <w:pPr>
            <w:pStyle w:val="af6"/>
            <w:keepNext/>
          </w:pPr>
        </w:pPrChange>
      </w:pPr>
      <w:del w:id="11002" w:author="哲均 宋" w:date="2019-08-19T10:51:00Z">
        <w:r w:rsidRPr="00ED175E" w:rsidDel="004243B0">
          <w:delText xml:space="preserve"> </w:delText>
        </w:r>
      </w:del>
      <w:del w:id="11003" w:author="哲均 宋" w:date="2019-08-16T08:55:00Z">
        <w:r w:rsidRPr="00ED175E" w:rsidDel="003566B2">
          <w:delText>[</w:delText>
        </w:r>
        <w:r w:rsidRPr="00ED175E" w:rsidDel="003566B2">
          <w:rPr>
            <w:rFonts w:hint="eastAsia"/>
          </w:rPr>
          <w:delText>表</w:delText>
        </w:r>
      </w:del>
      <w:del w:id="11004" w:author="哲均 宋" w:date="2019-08-19T10:51:00Z">
        <w:r w:rsidRPr="00ED175E" w:rsidDel="004243B0">
          <w:delText xml:space="preserve"> </w:delText>
        </w:r>
        <w:r w:rsidRPr="0073721B" w:rsidDel="004243B0">
          <w:fldChar w:fldCharType="begin"/>
        </w:r>
        <w:r w:rsidRPr="00ED175E" w:rsidDel="004243B0">
          <w:delInstrText xml:space="preserve"> SEQ [</w:delInstrText>
        </w:r>
        <w:r w:rsidRPr="00ED175E" w:rsidDel="004243B0">
          <w:rPr>
            <w:rFonts w:hint="eastAsia"/>
          </w:rPr>
          <w:delInstrText>表</w:delInstrText>
        </w:r>
        <w:r w:rsidRPr="00ED175E" w:rsidDel="004243B0">
          <w:delInstrText xml:space="preserve"> \* ARABIC </w:delInstrText>
        </w:r>
        <w:r w:rsidRPr="0073721B" w:rsidDel="004243B0">
          <w:fldChar w:fldCharType="separate"/>
        </w:r>
        <w:r w:rsidR="00D76249" w:rsidDel="004243B0">
          <w:rPr>
            <w:noProof/>
          </w:rPr>
          <w:delText>55</w:delText>
        </w:r>
        <w:r w:rsidRPr="0073721B" w:rsidDel="004243B0">
          <w:fldChar w:fldCharType="end"/>
        </w:r>
        <w:r w:rsidRPr="00ED175E" w:rsidDel="004243B0">
          <w:delText xml:space="preserve"> </w:delText>
        </w:r>
        <w:r w:rsidRPr="00ED175E" w:rsidDel="004243B0">
          <w:rPr>
            <w:rFonts w:hint="eastAsia"/>
          </w:rPr>
          <w:delText>特定標準項目値を持つ保険</w:delText>
        </w:r>
      </w:del>
      <w:ins w:id="11005" w:author="Seongeun Woo" w:date="2016-07-07T18:26:00Z">
        <w:del w:id="11006" w:author="哲均 宋" w:date="2019-08-19T10:51:00Z">
          <w:r w:rsidR="00BA6AA7" w:rsidRPr="00ED175E" w:rsidDel="004243B0">
            <w:rPr>
              <w:rFonts w:hint="eastAsia"/>
            </w:rPr>
            <w:delText>担保</w:delText>
          </w:r>
        </w:del>
      </w:ins>
      <w:del w:id="11007" w:author="哲均 宋" w:date="2019-08-19T10:51:00Z">
        <w:r w:rsidRPr="00ED175E" w:rsidDel="004243B0">
          <w:rPr>
            <w:rFonts w:hint="eastAsia"/>
          </w:rPr>
          <w:delText>が下位にある商品リスト</w:delText>
        </w:r>
      </w:del>
      <w:ins w:id="11008" w:author="Seongeun Woo" w:date="2016-07-07T18:27:00Z">
        <w:del w:id="11009" w:author="哲均 宋" w:date="2019-08-19T10:51:00Z">
          <w:r w:rsidR="00BA6AA7" w:rsidRPr="00ED175E" w:rsidDel="004243B0">
            <w:rPr>
              <w:rFonts w:hint="eastAsia"/>
            </w:rPr>
            <w:delText>の</w:delText>
          </w:r>
        </w:del>
      </w:ins>
      <w:del w:id="11010" w:author="哲均 宋" w:date="2019-08-19T10:51:00Z">
        <w:r w:rsidRPr="00ED175E" w:rsidDel="004243B0">
          <w:rPr>
            <w:rFonts w:hint="eastAsia"/>
          </w:rPr>
          <w:delText>照会の結果</w:delText>
        </w:r>
        <w:r w:rsidRPr="00ED175E" w:rsidDel="004243B0">
          <w:delText>]</w:delText>
        </w:r>
      </w:del>
    </w:p>
    <w:tbl>
      <w:tblPr>
        <w:tblW w:w="9498" w:type="dxa"/>
        <w:tblInd w:w="99" w:type="dxa"/>
        <w:tblLayout w:type="fixed"/>
        <w:tblCellMar>
          <w:left w:w="99" w:type="dxa"/>
          <w:right w:w="99" w:type="dxa"/>
        </w:tblCellMar>
        <w:tblLook w:val="04A0" w:firstRow="1" w:lastRow="0" w:firstColumn="1" w:lastColumn="0" w:noHBand="0" w:noVBand="1"/>
        <w:tblPrChange w:id="11011" w:author="哲均 宋" w:date="2019-08-19T10:52:00Z">
          <w:tblPr>
            <w:tblW w:w="9498" w:type="dxa"/>
            <w:tblInd w:w="99" w:type="dxa"/>
            <w:tblLayout w:type="fixed"/>
            <w:tblCellMar>
              <w:left w:w="99" w:type="dxa"/>
              <w:right w:w="99" w:type="dxa"/>
            </w:tblCellMar>
            <w:tblLook w:val="04A0" w:firstRow="1" w:lastRow="0" w:firstColumn="1" w:lastColumn="0" w:noHBand="0" w:noVBand="1"/>
          </w:tblPr>
        </w:tblPrChange>
      </w:tblPr>
      <w:tblGrid>
        <w:gridCol w:w="1276"/>
        <w:gridCol w:w="2552"/>
        <w:gridCol w:w="1275"/>
        <w:gridCol w:w="2835"/>
        <w:gridCol w:w="1560"/>
        <w:tblGridChange w:id="11012">
          <w:tblGrid>
            <w:gridCol w:w="1276"/>
            <w:gridCol w:w="1985"/>
            <w:gridCol w:w="1275"/>
            <w:gridCol w:w="3402"/>
            <w:gridCol w:w="1560"/>
          </w:tblGrid>
        </w:tblGridChange>
      </w:tblGrid>
      <w:tr w:rsidR="0096549F" w:rsidRPr="00ED175E" w14:paraId="276259B5" w14:textId="77777777" w:rsidTr="004243B0">
        <w:trPr>
          <w:trHeight w:val="255"/>
          <w:trPrChange w:id="11013" w:author="哲均 宋" w:date="2019-08-19T10:52:00Z">
            <w:trPr>
              <w:trHeight w:val="255"/>
            </w:trPr>
          </w:trPrChange>
        </w:trPr>
        <w:tc>
          <w:tcPr>
            <w:tcW w:w="1276" w:type="dxa"/>
            <w:tcBorders>
              <w:top w:val="single" w:sz="4" w:space="0" w:color="auto"/>
              <w:left w:val="single" w:sz="4" w:space="0" w:color="auto"/>
              <w:bottom w:val="single" w:sz="4" w:space="0" w:color="auto"/>
              <w:right w:val="single" w:sz="4" w:space="0" w:color="auto"/>
            </w:tcBorders>
            <w:shd w:val="clear" w:color="auto" w:fill="EEECE1"/>
            <w:noWrap/>
            <w:vAlign w:val="center"/>
            <w:hideMark/>
            <w:tcPrChange w:id="11014" w:author="哲均 宋" w:date="2019-08-19T10:52:00Z">
              <w:tcPr>
                <w:tcW w:w="1276" w:type="dxa"/>
                <w:tcBorders>
                  <w:top w:val="single" w:sz="4" w:space="0" w:color="auto"/>
                  <w:left w:val="single" w:sz="4" w:space="0" w:color="auto"/>
                  <w:bottom w:val="single" w:sz="4" w:space="0" w:color="auto"/>
                  <w:right w:val="single" w:sz="4" w:space="0" w:color="auto"/>
                </w:tcBorders>
                <w:shd w:val="clear" w:color="auto" w:fill="EEECE1"/>
                <w:noWrap/>
                <w:vAlign w:val="center"/>
                <w:hideMark/>
              </w:tcPr>
            </w:tcPrChange>
          </w:tcPr>
          <w:p w14:paraId="49BB424D" w14:textId="77777777" w:rsidR="0096549F" w:rsidRPr="00ED175E" w:rsidRDefault="0096549F">
            <w:pPr>
              <w:pStyle w:val="afc"/>
              <w:wordWrap/>
              <w:pPrChange w:id="11015" w:author="Seongeun Woo" w:date="2016-10-13T18:44:00Z">
                <w:pPr>
                  <w:pStyle w:val="afc"/>
                </w:pPr>
              </w:pPrChange>
            </w:pPr>
            <w:r w:rsidRPr="00ED175E">
              <w:t>BIZCODE</w:t>
            </w:r>
          </w:p>
        </w:tc>
        <w:tc>
          <w:tcPr>
            <w:tcW w:w="2552" w:type="dxa"/>
            <w:tcBorders>
              <w:top w:val="single" w:sz="4" w:space="0" w:color="auto"/>
              <w:left w:val="nil"/>
              <w:bottom w:val="single" w:sz="4" w:space="0" w:color="auto"/>
              <w:right w:val="single" w:sz="4" w:space="0" w:color="auto"/>
            </w:tcBorders>
            <w:shd w:val="clear" w:color="auto" w:fill="EEECE1"/>
            <w:noWrap/>
            <w:vAlign w:val="center"/>
            <w:hideMark/>
            <w:tcPrChange w:id="11016" w:author="哲均 宋" w:date="2019-08-19T10:52:00Z">
              <w:tcPr>
                <w:tcW w:w="1985"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2FEB6C80" w14:textId="77777777" w:rsidR="0096549F" w:rsidRPr="00ED175E" w:rsidRDefault="0096549F">
            <w:pPr>
              <w:pStyle w:val="afc"/>
              <w:wordWrap/>
              <w:pPrChange w:id="11017" w:author="Seongeun Woo" w:date="2016-10-13T18:44:00Z">
                <w:pPr>
                  <w:pStyle w:val="afc"/>
                </w:pPr>
              </w:pPrChange>
            </w:pPr>
            <w:r w:rsidRPr="00ED175E">
              <w:t>OBJ_NAME</w:t>
            </w:r>
          </w:p>
        </w:tc>
        <w:tc>
          <w:tcPr>
            <w:tcW w:w="1275" w:type="dxa"/>
            <w:tcBorders>
              <w:top w:val="single" w:sz="4" w:space="0" w:color="auto"/>
              <w:left w:val="nil"/>
              <w:bottom w:val="single" w:sz="4" w:space="0" w:color="auto"/>
              <w:right w:val="single" w:sz="4" w:space="0" w:color="auto"/>
            </w:tcBorders>
            <w:shd w:val="clear" w:color="auto" w:fill="EEECE1"/>
            <w:noWrap/>
            <w:vAlign w:val="center"/>
            <w:hideMark/>
            <w:tcPrChange w:id="11018" w:author="哲均 宋" w:date="2019-08-19T10:52:00Z">
              <w:tcPr>
                <w:tcW w:w="1275"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75AE2CE2" w14:textId="77777777" w:rsidR="0096549F" w:rsidRPr="00ED175E" w:rsidRDefault="0096549F">
            <w:pPr>
              <w:pStyle w:val="afc"/>
              <w:wordWrap/>
              <w:pPrChange w:id="11019" w:author="Seongeun Woo" w:date="2016-10-13T18:44:00Z">
                <w:pPr>
                  <w:pStyle w:val="afc"/>
                </w:pPr>
              </w:pPrChange>
            </w:pPr>
            <w:r w:rsidRPr="00ED175E">
              <w:t>BIZCODE_1</w:t>
            </w:r>
          </w:p>
        </w:tc>
        <w:tc>
          <w:tcPr>
            <w:tcW w:w="2835" w:type="dxa"/>
            <w:tcBorders>
              <w:top w:val="single" w:sz="4" w:space="0" w:color="auto"/>
              <w:left w:val="nil"/>
              <w:bottom w:val="single" w:sz="4" w:space="0" w:color="auto"/>
              <w:right w:val="single" w:sz="4" w:space="0" w:color="auto"/>
            </w:tcBorders>
            <w:shd w:val="clear" w:color="auto" w:fill="EEECE1"/>
            <w:noWrap/>
            <w:vAlign w:val="center"/>
            <w:hideMark/>
            <w:tcPrChange w:id="11020" w:author="哲均 宋" w:date="2019-08-19T10:52:00Z">
              <w:tcPr>
                <w:tcW w:w="3402"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35FCD7C2" w14:textId="77777777" w:rsidR="0096549F" w:rsidRPr="00ED175E" w:rsidRDefault="0096549F">
            <w:pPr>
              <w:pStyle w:val="afc"/>
              <w:wordWrap/>
              <w:pPrChange w:id="11021" w:author="Seongeun Woo" w:date="2016-10-13T18:44:00Z">
                <w:pPr>
                  <w:pStyle w:val="afc"/>
                </w:pPr>
              </w:pPrChange>
            </w:pPr>
            <w:r w:rsidRPr="00ED175E">
              <w:t>OBJ_NAME_1</w:t>
            </w:r>
          </w:p>
        </w:tc>
        <w:tc>
          <w:tcPr>
            <w:tcW w:w="1560" w:type="dxa"/>
            <w:tcBorders>
              <w:top w:val="single" w:sz="4" w:space="0" w:color="auto"/>
              <w:left w:val="nil"/>
              <w:bottom w:val="single" w:sz="4" w:space="0" w:color="auto"/>
              <w:right w:val="single" w:sz="4" w:space="0" w:color="auto"/>
            </w:tcBorders>
            <w:shd w:val="clear" w:color="auto" w:fill="EEECE1"/>
            <w:noWrap/>
            <w:vAlign w:val="center"/>
            <w:hideMark/>
            <w:tcPrChange w:id="11022" w:author="哲均 宋" w:date="2019-08-19T10:52:00Z">
              <w:tcPr>
                <w:tcW w:w="1560" w:type="dxa"/>
                <w:tcBorders>
                  <w:top w:val="single" w:sz="4" w:space="0" w:color="auto"/>
                  <w:left w:val="nil"/>
                  <w:bottom w:val="single" w:sz="4" w:space="0" w:color="auto"/>
                  <w:right w:val="single" w:sz="4" w:space="0" w:color="auto"/>
                </w:tcBorders>
                <w:shd w:val="clear" w:color="auto" w:fill="EEECE1"/>
                <w:noWrap/>
                <w:vAlign w:val="center"/>
                <w:hideMark/>
              </w:tcPr>
            </w:tcPrChange>
          </w:tcPr>
          <w:p w14:paraId="3FEDF87B" w14:textId="77777777" w:rsidR="0096549F" w:rsidRPr="00ED175E" w:rsidRDefault="0096549F">
            <w:pPr>
              <w:pStyle w:val="afc"/>
              <w:wordWrap/>
              <w:pPrChange w:id="11023" w:author="Seongeun Woo" w:date="2016-10-13T18:44:00Z">
                <w:pPr>
                  <w:pStyle w:val="afc"/>
                </w:pPr>
              </w:pPrChange>
            </w:pPr>
            <w:r w:rsidRPr="00ED175E">
              <w:t>CHAR07</w:t>
            </w:r>
          </w:p>
        </w:tc>
      </w:tr>
      <w:tr w:rsidR="004243B0" w:rsidRPr="00ED175E" w14:paraId="5E8A03B5" w14:textId="77777777" w:rsidTr="004243B0">
        <w:trPr>
          <w:trHeight w:val="255"/>
          <w:trPrChange w:id="11024" w:author="哲均 宋" w:date="2019-08-19T10:52:00Z">
            <w:trPr>
              <w:trHeight w:val="255"/>
            </w:trPr>
          </w:trPrChange>
        </w:trPr>
        <w:tc>
          <w:tcPr>
            <w:tcW w:w="1276" w:type="dxa"/>
            <w:tcBorders>
              <w:top w:val="nil"/>
              <w:left w:val="single" w:sz="4" w:space="0" w:color="auto"/>
              <w:bottom w:val="single" w:sz="4" w:space="0" w:color="auto"/>
              <w:right w:val="single" w:sz="4" w:space="0" w:color="auto"/>
            </w:tcBorders>
            <w:shd w:val="clear" w:color="auto" w:fill="auto"/>
            <w:noWrap/>
            <w:vAlign w:val="bottom"/>
            <w:hideMark/>
            <w:tcPrChange w:id="11025" w:author="哲均 宋" w:date="2019-08-19T10:52:00Z">
              <w:tcPr>
                <w:tcW w:w="127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3183220" w14:textId="77777777" w:rsidR="004243B0" w:rsidRPr="00ED175E" w:rsidRDefault="004243B0" w:rsidP="004243B0">
            <w:pPr>
              <w:pStyle w:val="afb"/>
              <w:autoSpaceDE w:val="0"/>
              <w:autoSpaceDN w:val="0"/>
              <w:pPrChange w:id="11026" w:author="Seongeun Woo" w:date="2016-10-13T18:44:00Z">
                <w:pPr>
                  <w:pStyle w:val="afb"/>
                </w:pPr>
              </w:pPrChange>
            </w:pPr>
            <w:r w:rsidRPr="00ED175E">
              <w:t>P2001</w:t>
            </w:r>
          </w:p>
        </w:tc>
        <w:tc>
          <w:tcPr>
            <w:tcW w:w="2552" w:type="dxa"/>
            <w:tcBorders>
              <w:top w:val="nil"/>
              <w:left w:val="nil"/>
              <w:bottom w:val="single" w:sz="4" w:space="0" w:color="auto"/>
              <w:right w:val="single" w:sz="4" w:space="0" w:color="auto"/>
            </w:tcBorders>
            <w:shd w:val="clear" w:color="auto" w:fill="auto"/>
            <w:noWrap/>
            <w:vAlign w:val="bottom"/>
            <w:hideMark/>
            <w:tcPrChange w:id="11027" w:author="哲均 宋" w:date="2019-08-19T10:52:00Z">
              <w:tcPr>
                <w:tcW w:w="1985" w:type="dxa"/>
                <w:tcBorders>
                  <w:top w:val="nil"/>
                  <w:left w:val="nil"/>
                  <w:bottom w:val="single" w:sz="4" w:space="0" w:color="auto"/>
                  <w:right w:val="single" w:sz="4" w:space="0" w:color="auto"/>
                </w:tcBorders>
                <w:shd w:val="clear" w:color="auto" w:fill="auto"/>
                <w:noWrap/>
                <w:vAlign w:val="bottom"/>
                <w:hideMark/>
              </w:tcPr>
            </w:tcPrChange>
          </w:tcPr>
          <w:p w14:paraId="5247A009" w14:textId="1946D53E" w:rsidR="004243B0" w:rsidRPr="00ED175E" w:rsidRDefault="004243B0" w:rsidP="004243B0">
            <w:pPr>
              <w:pStyle w:val="afb"/>
              <w:autoSpaceDE w:val="0"/>
              <w:autoSpaceDN w:val="0"/>
              <w:pPrChange w:id="11028" w:author="Seongeun Woo" w:date="2016-10-13T18:44:00Z">
                <w:pPr>
                  <w:pStyle w:val="afb"/>
                </w:pPr>
              </w:pPrChange>
            </w:pPr>
            <w:ins w:id="11029" w:author="哲均 宋" w:date="2019-08-19T10:51:00Z">
              <w:r>
                <w:rPr>
                  <w:rFonts w:hint="eastAsia"/>
                </w:rPr>
                <w:t>P</w:t>
              </w:r>
              <w:r>
                <w:t>ersonal Car Insurance</w:t>
              </w:r>
            </w:ins>
            <w:del w:id="11030" w:author="哲均 宋" w:date="2019-08-19T10:51:00Z">
              <w:r w:rsidRPr="00ED175E" w:rsidDel="00F600F2">
                <w:rPr>
                  <w:rFonts w:hint="eastAsia"/>
                </w:rPr>
                <w:delText>個人用自動車保険</w:delText>
              </w:r>
            </w:del>
          </w:p>
        </w:tc>
        <w:tc>
          <w:tcPr>
            <w:tcW w:w="1275" w:type="dxa"/>
            <w:tcBorders>
              <w:top w:val="nil"/>
              <w:left w:val="nil"/>
              <w:bottom w:val="single" w:sz="4" w:space="0" w:color="auto"/>
              <w:right w:val="single" w:sz="4" w:space="0" w:color="auto"/>
            </w:tcBorders>
            <w:shd w:val="clear" w:color="auto" w:fill="auto"/>
            <w:noWrap/>
            <w:vAlign w:val="bottom"/>
            <w:hideMark/>
            <w:tcPrChange w:id="11031" w:author="哲均 宋" w:date="2019-08-19T10:52:00Z">
              <w:tcPr>
                <w:tcW w:w="1275" w:type="dxa"/>
                <w:tcBorders>
                  <w:top w:val="nil"/>
                  <w:left w:val="nil"/>
                  <w:bottom w:val="single" w:sz="4" w:space="0" w:color="auto"/>
                  <w:right w:val="single" w:sz="4" w:space="0" w:color="auto"/>
                </w:tcBorders>
                <w:shd w:val="clear" w:color="auto" w:fill="auto"/>
                <w:noWrap/>
                <w:vAlign w:val="bottom"/>
                <w:hideMark/>
              </w:tcPr>
            </w:tcPrChange>
          </w:tcPr>
          <w:p w14:paraId="20D34BC5" w14:textId="77777777" w:rsidR="004243B0" w:rsidRPr="00ED175E" w:rsidRDefault="004243B0" w:rsidP="004243B0">
            <w:pPr>
              <w:pStyle w:val="afb"/>
              <w:autoSpaceDE w:val="0"/>
              <w:autoSpaceDN w:val="0"/>
              <w:pPrChange w:id="11032" w:author="Seongeun Woo" w:date="2016-10-13T18:44:00Z">
                <w:pPr>
                  <w:pStyle w:val="afb"/>
                </w:pPr>
              </w:pPrChange>
            </w:pPr>
            <w:r w:rsidRPr="00ED175E">
              <w:t>I2002</w:t>
            </w:r>
          </w:p>
        </w:tc>
        <w:tc>
          <w:tcPr>
            <w:tcW w:w="2835" w:type="dxa"/>
            <w:tcBorders>
              <w:top w:val="nil"/>
              <w:left w:val="nil"/>
              <w:bottom w:val="single" w:sz="4" w:space="0" w:color="auto"/>
              <w:right w:val="single" w:sz="4" w:space="0" w:color="auto"/>
            </w:tcBorders>
            <w:shd w:val="clear" w:color="auto" w:fill="auto"/>
            <w:noWrap/>
            <w:vAlign w:val="bottom"/>
            <w:hideMark/>
            <w:tcPrChange w:id="11033" w:author="哲均 宋" w:date="2019-08-19T10:52:00Z">
              <w:tcPr>
                <w:tcW w:w="3402" w:type="dxa"/>
                <w:tcBorders>
                  <w:top w:val="nil"/>
                  <w:left w:val="nil"/>
                  <w:bottom w:val="single" w:sz="4" w:space="0" w:color="auto"/>
                  <w:right w:val="single" w:sz="4" w:space="0" w:color="auto"/>
                </w:tcBorders>
                <w:shd w:val="clear" w:color="auto" w:fill="auto"/>
                <w:noWrap/>
                <w:vAlign w:val="bottom"/>
                <w:hideMark/>
              </w:tcPr>
            </w:tcPrChange>
          </w:tcPr>
          <w:p w14:paraId="650E8E85" w14:textId="040C4201" w:rsidR="004243B0" w:rsidRPr="00ED175E" w:rsidRDefault="004243B0" w:rsidP="004243B0">
            <w:pPr>
              <w:pStyle w:val="afb"/>
              <w:autoSpaceDE w:val="0"/>
              <w:autoSpaceDN w:val="0"/>
              <w:rPr>
                <w:lang w:eastAsia="zh-CN"/>
              </w:rPr>
              <w:pPrChange w:id="11034" w:author="Seongeun Woo" w:date="2016-10-13T18:44:00Z">
                <w:pPr>
                  <w:pStyle w:val="afb"/>
                </w:pPr>
              </w:pPrChange>
            </w:pPr>
            <w:ins w:id="11035" w:author="哲均 宋" w:date="2019-08-19T10:51:00Z">
              <w:r w:rsidRPr="004243B0">
                <w:rPr>
                  <w:lang w:eastAsia="zh-CN"/>
                </w:rPr>
                <w:t>Lawyer appointment costs</w:t>
              </w:r>
            </w:ins>
            <w:del w:id="11036" w:author="哲均 宋" w:date="2019-08-19T10:51:00Z">
              <w:r w:rsidRPr="00ED175E" w:rsidDel="004243B0">
                <w:rPr>
                  <w:rFonts w:hint="eastAsia"/>
                  <w:lang w:eastAsia="zh-CN"/>
                </w:rPr>
                <w:delText>弁護士選任費用担保特約</w:delText>
              </w:r>
            </w:del>
          </w:p>
        </w:tc>
        <w:tc>
          <w:tcPr>
            <w:tcW w:w="1560" w:type="dxa"/>
            <w:tcBorders>
              <w:top w:val="nil"/>
              <w:left w:val="nil"/>
              <w:bottom w:val="single" w:sz="4" w:space="0" w:color="auto"/>
              <w:right w:val="single" w:sz="4" w:space="0" w:color="auto"/>
            </w:tcBorders>
            <w:shd w:val="clear" w:color="auto" w:fill="auto"/>
            <w:noWrap/>
            <w:vAlign w:val="bottom"/>
            <w:hideMark/>
            <w:tcPrChange w:id="11037" w:author="哲均 宋" w:date="2019-08-19T10:52:00Z">
              <w:tcPr>
                <w:tcW w:w="1560" w:type="dxa"/>
                <w:tcBorders>
                  <w:top w:val="nil"/>
                  <w:left w:val="nil"/>
                  <w:bottom w:val="single" w:sz="4" w:space="0" w:color="auto"/>
                  <w:right w:val="single" w:sz="4" w:space="0" w:color="auto"/>
                </w:tcBorders>
                <w:shd w:val="clear" w:color="auto" w:fill="auto"/>
                <w:noWrap/>
                <w:vAlign w:val="bottom"/>
                <w:hideMark/>
              </w:tcPr>
            </w:tcPrChange>
          </w:tcPr>
          <w:p w14:paraId="7A7E68DE" w14:textId="77777777" w:rsidR="004243B0" w:rsidRPr="00ED175E" w:rsidRDefault="004243B0" w:rsidP="004243B0">
            <w:pPr>
              <w:pStyle w:val="afb"/>
              <w:autoSpaceDE w:val="0"/>
              <w:autoSpaceDN w:val="0"/>
              <w:pPrChange w:id="11038" w:author="Seongeun Woo" w:date="2016-10-13T18:44:00Z">
                <w:pPr>
                  <w:pStyle w:val="afb"/>
                </w:pPr>
              </w:pPrChange>
            </w:pPr>
            <w:r w:rsidRPr="00ED175E">
              <w:t>CAR_INS</w:t>
            </w:r>
          </w:p>
        </w:tc>
      </w:tr>
      <w:tr w:rsidR="004243B0" w:rsidRPr="00ED175E" w14:paraId="1784199A" w14:textId="77777777" w:rsidTr="004243B0">
        <w:trPr>
          <w:trHeight w:val="255"/>
          <w:trPrChange w:id="11039" w:author="哲均 宋" w:date="2019-08-19T10:52:00Z">
            <w:trPr>
              <w:trHeight w:val="255"/>
            </w:trPr>
          </w:trPrChange>
        </w:trPr>
        <w:tc>
          <w:tcPr>
            <w:tcW w:w="1276" w:type="dxa"/>
            <w:tcBorders>
              <w:top w:val="nil"/>
              <w:left w:val="single" w:sz="4" w:space="0" w:color="auto"/>
              <w:bottom w:val="single" w:sz="4" w:space="0" w:color="auto"/>
              <w:right w:val="single" w:sz="4" w:space="0" w:color="auto"/>
            </w:tcBorders>
            <w:shd w:val="clear" w:color="auto" w:fill="auto"/>
            <w:noWrap/>
            <w:vAlign w:val="bottom"/>
            <w:hideMark/>
            <w:tcPrChange w:id="11040" w:author="哲均 宋" w:date="2019-08-19T10:52:00Z">
              <w:tcPr>
                <w:tcW w:w="127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BD28B8" w14:textId="77777777" w:rsidR="004243B0" w:rsidRPr="00ED175E" w:rsidRDefault="004243B0" w:rsidP="004243B0">
            <w:pPr>
              <w:pStyle w:val="afb"/>
              <w:autoSpaceDE w:val="0"/>
              <w:autoSpaceDN w:val="0"/>
              <w:pPrChange w:id="11041" w:author="Seongeun Woo" w:date="2016-10-13T18:44:00Z">
                <w:pPr>
                  <w:pStyle w:val="afb"/>
                </w:pPr>
              </w:pPrChange>
            </w:pPr>
            <w:r w:rsidRPr="00ED175E">
              <w:t>P2002</w:t>
            </w:r>
          </w:p>
        </w:tc>
        <w:tc>
          <w:tcPr>
            <w:tcW w:w="2552" w:type="dxa"/>
            <w:tcBorders>
              <w:top w:val="nil"/>
              <w:left w:val="nil"/>
              <w:bottom w:val="single" w:sz="4" w:space="0" w:color="auto"/>
              <w:right w:val="single" w:sz="4" w:space="0" w:color="auto"/>
            </w:tcBorders>
            <w:shd w:val="clear" w:color="auto" w:fill="auto"/>
            <w:noWrap/>
            <w:vAlign w:val="bottom"/>
            <w:hideMark/>
            <w:tcPrChange w:id="11042" w:author="哲均 宋" w:date="2019-08-19T10:52:00Z">
              <w:tcPr>
                <w:tcW w:w="1985" w:type="dxa"/>
                <w:tcBorders>
                  <w:top w:val="nil"/>
                  <w:left w:val="nil"/>
                  <w:bottom w:val="single" w:sz="4" w:space="0" w:color="auto"/>
                  <w:right w:val="single" w:sz="4" w:space="0" w:color="auto"/>
                </w:tcBorders>
                <w:shd w:val="clear" w:color="auto" w:fill="auto"/>
                <w:noWrap/>
                <w:vAlign w:val="bottom"/>
                <w:hideMark/>
              </w:tcPr>
            </w:tcPrChange>
          </w:tcPr>
          <w:p w14:paraId="46CFFF3F" w14:textId="47D82F6D" w:rsidR="004243B0" w:rsidRPr="00ED175E" w:rsidRDefault="004243B0" w:rsidP="004243B0">
            <w:pPr>
              <w:pStyle w:val="afb"/>
              <w:autoSpaceDE w:val="0"/>
              <w:autoSpaceDN w:val="0"/>
              <w:pPrChange w:id="11043" w:author="Seongeun Woo" w:date="2016-10-13T18:44:00Z">
                <w:pPr>
                  <w:pStyle w:val="afb"/>
                </w:pPr>
              </w:pPrChange>
            </w:pPr>
            <w:proofErr w:type="spellStart"/>
            <w:ins w:id="11044" w:author="哲均 宋" w:date="2019-08-19T10:51:00Z">
              <w:r>
                <w:rPr>
                  <w:rFonts w:hint="eastAsia"/>
                </w:rPr>
                <w:t>C</w:t>
              </w:r>
              <w:r>
                <w:t>ommercal</w:t>
              </w:r>
              <w:proofErr w:type="spellEnd"/>
              <w:r>
                <w:t xml:space="preserve"> Car Insurance</w:t>
              </w:r>
            </w:ins>
            <w:del w:id="11045" w:author="哲均 宋" w:date="2019-08-19T10:51:00Z">
              <w:r w:rsidRPr="00ED175E" w:rsidDel="00F600F2">
                <w:rPr>
                  <w:rFonts w:hint="eastAsia"/>
                </w:rPr>
                <w:delText>営業用自動車保険</w:delText>
              </w:r>
            </w:del>
          </w:p>
        </w:tc>
        <w:tc>
          <w:tcPr>
            <w:tcW w:w="1275" w:type="dxa"/>
            <w:tcBorders>
              <w:top w:val="nil"/>
              <w:left w:val="nil"/>
              <w:bottom w:val="single" w:sz="4" w:space="0" w:color="auto"/>
              <w:right w:val="single" w:sz="4" w:space="0" w:color="auto"/>
            </w:tcBorders>
            <w:shd w:val="clear" w:color="auto" w:fill="auto"/>
            <w:noWrap/>
            <w:vAlign w:val="bottom"/>
            <w:hideMark/>
            <w:tcPrChange w:id="11046" w:author="哲均 宋" w:date="2019-08-19T10:52:00Z">
              <w:tcPr>
                <w:tcW w:w="1275" w:type="dxa"/>
                <w:tcBorders>
                  <w:top w:val="nil"/>
                  <w:left w:val="nil"/>
                  <w:bottom w:val="single" w:sz="4" w:space="0" w:color="auto"/>
                  <w:right w:val="single" w:sz="4" w:space="0" w:color="auto"/>
                </w:tcBorders>
                <w:shd w:val="clear" w:color="auto" w:fill="auto"/>
                <w:noWrap/>
                <w:vAlign w:val="bottom"/>
                <w:hideMark/>
              </w:tcPr>
            </w:tcPrChange>
          </w:tcPr>
          <w:p w14:paraId="347FFD03" w14:textId="77777777" w:rsidR="004243B0" w:rsidRPr="00ED175E" w:rsidRDefault="004243B0" w:rsidP="004243B0">
            <w:pPr>
              <w:pStyle w:val="afb"/>
              <w:autoSpaceDE w:val="0"/>
              <w:autoSpaceDN w:val="0"/>
              <w:pPrChange w:id="11047" w:author="Seongeun Woo" w:date="2016-10-13T18:44:00Z">
                <w:pPr>
                  <w:pStyle w:val="afb"/>
                </w:pPr>
              </w:pPrChange>
            </w:pPr>
            <w:r w:rsidRPr="00ED175E">
              <w:t>I2002</w:t>
            </w:r>
          </w:p>
        </w:tc>
        <w:tc>
          <w:tcPr>
            <w:tcW w:w="2835" w:type="dxa"/>
            <w:tcBorders>
              <w:top w:val="nil"/>
              <w:left w:val="nil"/>
              <w:bottom w:val="single" w:sz="4" w:space="0" w:color="auto"/>
              <w:right w:val="single" w:sz="4" w:space="0" w:color="auto"/>
            </w:tcBorders>
            <w:shd w:val="clear" w:color="auto" w:fill="auto"/>
            <w:noWrap/>
            <w:vAlign w:val="bottom"/>
            <w:hideMark/>
            <w:tcPrChange w:id="11048" w:author="哲均 宋" w:date="2019-08-19T10:52:00Z">
              <w:tcPr>
                <w:tcW w:w="3402" w:type="dxa"/>
                <w:tcBorders>
                  <w:top w:val="nil"/>
                  <w:left w:val="nil"/>
                  <w:bottom w:val="single" w:sz="4" w:space="0" w:color="auto"/>
                  <w:right w:val="single" w:sz="4" w:space="0" w:color="auto"/>
                </w:tcBorders>
                <w:shd w:val="clear" w:color="auto" w:fill="auto"/>
                <w:noWrap/>
                <w:vAlign w:val="bottom"/>
                <w:hideMark/>
              </w:tcPr>
            </w:tcPrChange>
          </w:tcPr>
          <w:p w14:paraId="2D1A2FDC" w14:textId="16C08F8A" w:rsidR="004243B0" w:rsidRPr="00ED175E" w:rsidRDefault="004243B0" w:rsidP="004243B0">
            <w:pPr>
              <w:pStyle w:val="afb"/>
              <w:autoSpaceDE w:val="0"/>
              <w:autoSpaceDN w:val="0"/>
              <w:rPr>
                <w:lang w:eastAsia="zh-CN"/>
              </w:rPr>
              <w:pPrChange w:id="11049" w:author="Seongeun Woo" w:date="2016-10-13T18:44:00Z">
                <w:pPr>
                  <w:pStyle w:val="afb"/>
                </w:pPr>
              </w:pPrChange>
            </w:pPr>
            <w:ins w:id="11050" w:author="哲均 宋" w:date="2019-08-19T10:51:00Z">
              <w:r w:rsidRPr="004243B0">
                <w:rPr>
                  <w:lang w:eastAsia="zh-CN"/>
                </w:rPr>
                <w:t>Lawyer appointment costs</w:t>
              </w:r>
            </w:ins>
            <w:del w:id="11051" w:author="哲均 宋" w:date="2019-08-19T10:51:00Z">
              <w:r w:rsidRPr="00ED175E" w:rsidDel="004243B0">
                <w:rPr>
                  <w:rFonts w:hint="eastAsia"/>
                  <w:lang w:eastAsia="zh-CN"/>
                </w:rPr>
                <w:delText>弁護士選任費用担保特約</w:delText>
              </w:r>
            </w:del>
          </w:p>
        </w:tc>
        <w:tc>
          <w:tcPr>
            <w:tcW w:w="1560" w:type="dxa"/>
            <w:tcBorders>
              <w:top w:val="nil"/>
              <w:left w:val="nil"/>
              <w:bottom w:val="single" w:sz="4" w:space="0" w:color="auto"/>
              <w:right w:val="single" w:sz="4" w:space="0" w:color="auto"/>
            </w:tcBorders>
            <w:shd w:val="clear" w:color="auto" w:fill="auto"/>
            <w:noWrap/>
            <w:vAlign w:val="bottom"/>
            <w:hideMark/>
            <w:tcPrChange w:id="11052" w:author="哲均 宋" w:date="2019-08-19T10:52:00Z">
              <w:tcPr>
                <w:tcW w:w="1560" w:type="dxa"/>
                <w:tcBorders>
                  <w:top w:val="nil"/>
                  <w:left w:val="nil"/>
                  <w:bottom w:val="single" w:sz="4" w:space="0" w:color="auto"/>
                  <w:right w:val="single" w:sz="4" w:space="0" w:color="auto"/>
                </w:tcBorders>
                <w:shd w:val="clear" w:color="auto" w:fill="auto"/>
                <w:noWrap/>
                <w:vAlign w:val="bottom"/>
                <w:hideMark/>
              </w:tcPr>
            </w:tcPrChange>
          </w:tcPr>
          <w:p w14:paraId="60AAE79B" w14:textId="77777777" w:rsidR="004243B0" w:rsidRPr="00ED175E" w:rsidRDefault="004243B0" w:rsidP="004243B0">
            <w:pPr>
              <w:pStyle w:val="afb"/>
              <w:autoSpaceDE w:val="0"/>
              <w:autoSpaceDN w:val="0"/>
              <w:pPrChange w:id="11053" w:author="Seongeun Woo" w:date="2016-10-13T18:44:00Z">
                <w:pPr>
                  <w:pStyle w:val="afb"/>
                </w:pPr>
              </w:pPrChange>
            </w:pPr>
            <w:r w:rsidRPr="00ED175E">
              <w:t>CAR_INS</w:t>
            </w:r>
          </w:p>
        </w:tc>
      </w:tr>
    </w:tbl>
    <w:p w14:paraId="41D6D8D3" w14:textId="77777777" w:rsidR="0096549F" w:rsidRPr="00ED175E" w:rsidRDefault="0096549F">
      <w:pPr>
        <w:autoSpaceDE w:val="0"/>
        <w:autoSpaceDN w:val="0"/>
        <w:pPrChange w:id="11054" w:author="Seongeun Woo" w:date="2016-10-13T18:44:00Z">
          <w:pPr/>
        </w:pPrChange>
      </w:pPr>
    </w:p>
    <w:p w14:paraId="6A48F31D" w14:textId="78A9F07A" w:rsidR="0096549F" w:rsidRPr="00ED175E" w:rsidRDefault="0096549F">
      <w:pPr>
        <w:pStyle w:val="50"/>
        <w:wordWrap/>
        <w:ind w:left="601"/>
        <w:pPrChange w:id="11055" w:author="Seongeun Woo" w:date="2016-10-13T18:44:00Z">
          <w:pPr>
            <w:pStyle w:val="50"/>
            <w:ind w:left="601"/>
          </w:pPr>
        </w:pPrChange>
      </w:pPr>
      <w:del w:id="11056" w:author="哲均 宋" w:date="2019-08-16T15:10:00Z">
        <w:r w:rsidRPr="00ED175E" w:rsidDel="00BE59E9">
          <w:rPr>
            <w:rFonts w:hint="eastAsia"/>
          </w:rPr>
          <w:delText>条件節</w:delText>
        </w:r>
      </w:del>
      <w:ins w:id="11057" w:author="哲均 宋" w:date="2019-08-16T15:34:00Z">
        <w:r w:rsidR="00FF1293">
          <w:rPr>
            <w:rFonts w:hint="eastAsia"/>
          </w:rPr>
          <w:t>WHERE CLAUSE</w:t>
        </w:r>
      </w:ins>
    </w:p>
    <w:p w14:paraId="0BA37EEC" w14:textId="0C46D009" w:rsidR="0096549F" w:rsidRPr="00ED175E" w:rsidRDefault="0096549F">
      <w:pPr>
        <w:pStyle w:val="a0"/>
        <w:wordWrap/>
        <w:ind w:left="717"/>
        <w:pPrChange w:id="11058" w:author="Seongeun Woo" w:date="2016-10-13T18:44:00Z">
          <w:pPr>
            <w:pStyle w:val="a0"/>
            <w:ind w:left="717"/>
          </w:pPr>
        </w:pPrChange>
      </w:pPr>
      <w:del w:id="11059" w:author="Seongeun Woo" w:date="2016-07-07T18:28:00Z">
        <w:r w:rsidRPr="00ED175E" w:rsidDel="00BA6AA7">
          <w:delText>OM2</w:delText>
        </w:r>
      </w:del>
      <w:ins w:id="11060" w:author="Seongeun Woo" w:date="2016-07-07T18:28:00Z">
        <w:r w:rsidR="00BA6AA7" w:rsidRPr="00ED175E">
          <w:t>OI</w:t>
        </w:r>
      </w:ins>
      <w:r w:rsidRPr="00ED175E">
        <w:t>.</w:t>
      </w:r>
      <w:ins w:id="11061" w:author="Seongeun Woo" w:date="2016-07-07T18:28:00Z">
        <w:r w:rsidR="00BA6AA7" w:rsidRPr="00ED175E">
          <w:t>SUB</w:t>
        </w:r>
      </w:ins>
      <w:r w:rsidRPr="00ED175E">
        <w:t>SID = OD.SID</w:t>
      </w:r>
    </w:p>
    <w:p w14:paraId="1A48DFFB" w14:textId="3C4404C2" w:rsidR="0096549F" w:rsidRPr="00ED175E" w:rsidRDefault="00BA6AA7">
      <w:pPr>
        <w:pStyle w:val="a0"/>
        <w:numPr>
          <w:ilvl w:val="0"/>
          <w:numId w:val="0"/>
        </w:numPr>
        <w:wordWrap/>
        <w:ind w:left="714"/>
        <w:pPrChange w:id="11062" w:author="Seongeun Woo" w:date="2016-10-13T18:44:00Z">
          <w:pPr>
            <w:pStyle w:val="a0"/>
            <w:numPr>
              <w:numId w:val="0"/>
            </w:numPr>
            <w:ind w:leftChars="0" w:left="812" w:firstLine="0"/>
          </w:pPr>
        </w:pPrChange>
      </w:pPr>
      <w:ins w:id="11063" w:author="Seongeun Woo" w:date="2016-07-07T18:28:00Z">
        <w:del w:id="11064" w:author="哲均 宋" w:date="2019-08-19T11:03:00Z">
          <w:r w:rsidRPr="00ED175E" w:rsidDel="00ED079A">
            <w:rPr>
              <w:rFonts w:hint="eastAsia"/>
            </w:rPr>
            <w:delText>該当担保の</w:delText>
          </w:r>
          <w:r w:rsidRPr="00ED175E" w:rsidDel="00ED079A">
            <w:delText>SID</w:delText>
          </w:r>
          <w:r w:rsidRPr="00ED175E" w:rsidDel="00ED079A">
            <w:rPr>
              <w:rFonts w:hint="eastAsia"/>
            </w:rPr>
            <w:delText>と</w:delText>
          </w:r>
          <w:r w:rsidRPr="00ED175E" w:rsidDel="00ED079A">
            <w:delText>OBJ_INV</w:delText>
          </w:r>
        </w:del>
      </w:ins>
      <w:ins w:id="11065" w:author="Seongeun Woo" w:date="2016-07-07T18:31:00Z">
        <w:del w:id="11066" w:author="哲均 宋" w:date="2019-08-19T11:03:00Z">
          <w:r w:rsidRPr="00ED175E" w:rsidDel="00ED079A">
            <w:rPr>
              <w:rFonts w:hint="eastAsia"/>
            </w:rPr>
            <w:delText>テーブルの</w:delText>
          </w:r>
        </w:del>
      </w:ins>
      <w:del w:id="11067" w:author="哲均 宋" w:date="2019-08-19T11:03:00Z">
        <w:r w:rsidR="0096549F" w:rsidRPr="00ED175E" w:rsidDel="00ED079A">
          <w:rPr>
            <w:rFonts w:hint="eastAsia"/>
          </w:rPr>
          <w:delText>「</w:delText>
        </w:r>
        <w:r w:rsidR="0096549F" w:rsidRPr="00ED175E" w:rsidDel="00ED079A">
          <w:delText>I2001</w:delText>
        </w:r>
        <w:r w:rsidR="0096549F" w:rsidRPr="00ED175E" w:rsidDel="00ED079A">
          <w:rPr>
            <w:rFonts w:hint="eastAsia"/>
          </w:rPr>
          <w:delText>」保険エンティティを下位に持つ商品エンティティを照会するために、</w:delText>
        </w:r>
        <w:r w:rsidR="0096549F" w:rsidRPr="00ED175E" w:rsidDel="00ED079A">
          <w:delText>SUBSID</w:delText>
        </w:r>
      </w:del>
      <w:ins w:id="11068" w:author="Seongeun Woo" w:date="2016-07-07T18:31:00Z">
        <w:del w:id="11069" w:author="哲均 宋" w:date="2019-08-19T11:03:00Z">
          <w:r w:rsidRPr="00ED175E" w:rsidDel="00ED079A">
            <w:rPr>
              <w:rFonts w:hint="eastAsia"/>
            </w:rPr>
            <w:delText>カラム</w:delText>
          </w:r>
        </w:del>
      </w:ins>
      <w:ins w:id="11070" w:author="Seongeun Woo" w:date="2016-07-07T18:32:00Z">
        <w:del w:id="11071" w:author="哲均 宋" w:date="2019-08-19T11:03:00Z">
          <w:r w:rsidR="00763DA4" w:rsidRPr="00ED175E" w:rsidDel="00ED079A">
            <w:rPr>
              <w:rFonts w:hint="eastAsia"/>
            </w:rPr>
            <w:delText>を</w:delText>
          </w:r>
        </w:del>
      </w:ins>
      <w:ins w:id="11072" w:author="Seongeun Woo" w:date="2016-07-07T18:31:00Z">
        <w:del w:id="11073" w:author="哲均 宋" w:date="2019-08-19T11:03:00Z">
          <w:r w:rsidRPr="00ED175E" w:rsidDel="00ED079A">
            <w:rPr>
              <w:rFonts w:hint="eastAsia"/>
            </w:rPr>
            <w:delText>連結して上位商品を</w:delText>
          </w:r>
        </w:del>
      </w:ins>
      <w:ins w:id="11074" w:author="Seongeun Woo" w:date="2016-07-07T18:32:00Z">
        <w:del w:id="11075" w:author="哲均 宋" w:date="2019-08-19T11:03:00Z">
          <w:r w:rsidRPr="00ED175E" w:rsidDel="00ED079A">
            <w:rPr>
              <w:rFonts w:hint="eastAsia"/>
            </w:rPr>
            <w:delText>照会する。</w:delText>
          </w:r>
        </w:del>
      </w:ins>
      <w:ins w:id="11076" w:author="哲均 宋" w:date="2019-08-19T11:02:00Z">
        <w:r w:rsidR="004243B0" w:rsidRPr="004243B0">
          <w:t xml:space="preserve">To search for </w:t>
        </w:r>
      </w:ins>
      <w:ins w:id="11077" w:author="哲均 宋" w:date="2019-08-19T11:03:00Z">
        <w:r w:rsidR="00ED079A">
          <w:t>coverage</w:t>
        </w:r>
      </w:ins>
      <w:ins w:id="11078" w:author="哲均 宋" w:date="2019-08-19T11:02:00Z">
        <w:r w:rsidR="004243B0" w:rsidRPr="004243B0">
          <w:t xml:space="preserve"> attribute values, join the SUBSID column of the OBJ_INV table and the SID of the OBJ_DETAIL table</w:t>
        </w:r>
      </w:ins>
      <w:del w:id="11079" w:author="Seongeun Woo" w:date="2016-07-07T18:32:00Z">
        <w:r w:rsidR="0096549F" w:rsidRPr="00ED175E" w:rsidDel="00BA6AA7">
          <w:rPr>
            <w:rFonts w:hint="eastAsia"/>
          </w:rPr>
          <w:delText>に該当する</w:delText>
        </w:r>
        <w:r w:rsidR="0096549F" w:rsidRPr="00ED175E" w:rsidDel="00BA6AA7">
          <w:delText>OM2</w:delText>
        </w:r>
        <w:r w:rsidR="0096549F" w:rsidRPr="00ED175E" w:rsidDel="00BA6AA7">
          <w:rPr>
            <w:rFonts w:hint="eastAsia"/>
          </w:rPr>
          <w:delText>テーブルで保険</w:delText>
        </w:r>
      </w:del>
      <w:del w:id="11080" w:author="Seongeun Woo" w:date="2016-07-06T11:18:00Z">
        <w:r w:rsidR="0096549F" w:rsidRPr="00ED175E" w:rsidDel="00036622">
          <w:rPr>
            <w:rFonts w:hint="eastAsia"/>
          </w:rPr>
          <w:delText>エンティティ</w:delText>
        </w:r>
      </w:del>
      <w:del w:id="11081" w:author="Seongeun Woo" w:date="2016-07-07T18:32:00Z">
        <w:r w:rsidR="0096549F" w:rsidRPr="00ED175E" w:rsidDel="00BA6AA7">
          <w:rPr>
            <w:rFonts w:hint="eastAsia"/>
          </w:rPr>
          <w:delText>を検索する。</w:delText>
        </w:r>
      </w:del>
    </w:p>
    <w:p w14:paraId="78C55528" w14:textId="7DB82416" w:rsidR="0096549F" w:rsidRPr="00ED175E" w:rsidDel="004C1976" w:rsidRDefault="0096549F">
      <w:pPr>
        <w:pStyle w:val="a0"/>
        <w:numPr>
          <w:ilvl w:val="0"/>
          <w:numId w:val="0"/>
        </w:numPr>
        <w:wordWrap/>
        <w:ind w:left="714"/>
        <w:rPr>
          <w:del w:id="11082" w:author="InnoRules" w:date="2016-10-11T10:16:00Z"/>
        </w:rPr>
        <w:pPrChange w:id="11083" w:author="Seongeun Woo" w:date="2016-10-13T18:44:00Z">
          <w:pPr>
            <w:pStyle w:val="a0"/>
            <w:numPr>
              <w:numId w:val="0"/>
            </w:numPr>
            <w:ind w:leftChars="0" w:left="812" w:firstLine="0"/>
          </w:pPr>
        </w:pPrChange>
      </w:pPr>
    </w:p>
    <w:p w14:paraId="4560C97B" w14:textId="77777777" w:rsidR="0096549F" w:rsidRPr="00ED175E" w:rsidRDefault="0096549F">
      <w:pPr>
        <w:pStyle w:val="a0"/>
        <w:wordWrap/>
        <w:ind w:left="717"/>
        <w:pPrChange w:id="11084" w:author="Seongeun Woo" w:date="2016-10-13T18:44:00Z">
          <w:pPr>
            <w:pStyle w:val="a0"/>
            <w:ind w:left="717"/>
          </w:pPr>
        </w:pPrChange>
      </w:pPr>
      <w:r w:rsidRPr="00ED175E">
        <w:t>OD.CHAR07 = ‘CAR_INS’</w:t>
      </w:r>
    </w:p>
    <w:p w14:paraId="2D1E4788" w14:textId="649E45B4" w:rsidR="0096549F" w:rsidRPr="00ED175E" w:rsidRDefault="0096549F">
      <w:pPr>
        <w:pStyle w:val="a0"/>
        <w:numPr>
          <w:ilvl w:val="0"/>
          <w:numId w:val="0"/>
        </w:numPr>
        <w:wordWrap/>
        <w:ind w:left="714"/>
        <w:pPrChange w:id="11085" w:author="Seongeun Woo" w:date="2016-10-13T18:44:00Z">
          <w:pPr>
            <w:pStyle w:val="a0"/>
            <w:numPr>
              <w:numId w:val="0"/>
            </w:numPr>
            <w:ind w:leftChars="0" w:left="812" w:firstLine="0"/>
          </w:pPr>
        </w:pPrChange>
      </w:pPr>
      <w:del w:id="11086" w:author="Seongeun Woo" w:date="2016-07-07T18:33:00Z">
        <w:r w:rsidRPr="00ED175E" w:rsidDel="00763DA4">
          <w:rPr>
            <w:rFonts w:hint="eastAsia"/>
          </w:rPr>
          <w:delText>保険の標準項目のうち、</w:delText>
        </w:r>
      </w:del>
      <w:del w:id="11087" w:author="哲均 宋" w:date="2019-08-19T11:05:00Z">
        <w:r w:rsidRPr="00ED175E" w:rsidDel="00ED079A">
          <w:rPr>
            <w:rFonts w:hint="eastAsia"/>
          </w:rPr>
          <w:delText>「略称」が保存されるカラムの</w:delText>
        </w:r>
        <w:r w:rsidRPr="00ED175E" w:rsidDel="00ED079A">
          <w:delText>CHAR07</w:delText>
        </w:r>
        <w:r w:rsidRPr="00ED175E" w:rsidDel="00ED079A">
          <w:rPr>
            <w:rFonts w:hint="eastAsia"/>
          </w:rPr>
          <w:delText>で</w:delText>
        </w:r>
      </w:del>
      <w:ins w:id="11088" w:author="Seongeun Woo" w:date="2016-07-07T18:33:00Z">
        <w:del w:id="11089" w:author="哲均 宋" w:date="2019-08-19T11:05:00Z">
          <w:r w:rsidR="00763DA4" w:rsidRPr="00ED175E" w:rsidDel="00ED079A">
            <w:rPr>
              <w:rFonts w:hint="eastAsia"/>
            </w:rPr>
            <w:delText>に</w:delText>
          </w:r>
        </w:del>
      </w:ins>
      <w:del w:id="11090" w:author="哲均 宋" w:date="2019-08-16T15:10:00Z">
        <w:r w:rsidRPr="00ED175E" w:rsidDel="00BE59E9">
          <w:rPr>
            <w:rFonts w:hint="eastAsia"/>
          </w:rPr>
          <w:delText>条件</w:delText>
        </w:r>
      </w:del>
      <w:ins w:id="11091" w:author="Seongeun Woo" w:date="2016-07-07T18:33:00Z">
        <w:del w:id="11092" w:author="哲均 宋" w:date="2019-08-16T15:10:00Z">
          <w:r w:rsidR="00763DA4" w:rsidRPr="00ED175E" w:rsidDel="00BE59E9">
            <w:rPr>
              <w:rFonts w:hint="eastAsia"/>
            </w:rPr>
            <w:delText>節</w:delText>
          </w:r>
        </w:del>
      </w:ins>
      <w:del w:id="11093" w:author="哲均 宋" w:date="2019-08-19T11:05:00Z">
        <w:r w:rsidRPr="00ED175E" w:rsidDel="00ED079A">
          <w:rPr>
            <w:rFonts w:hint="eastAsia"/>
          </w:rPr>
          <w:delText>を</w:delText>
        </w:r>
      </w:del>
      <w:ins w:id="11094" w:author="Seongeun Woo" w:date="2016-07-07T18:33:00Z">
        <w:del w:id="11095" w:author="哲均 宋" w:date="2019-08-19T11:05:00Z">
          <w:r w:rsidR="00763DA4" w:rsidRPr="00ED175E" w:rsidDel="00ED079A">
            <w:rPr>
              <w:rFonts w:hint="eastAsia"/>
            </w:rPr>
            <w:delText>追加</w:delText>
          </w:r>
        </w:del>
      </w:ins>
      <w:del w:id="11096" w:author="哲均 宋" w:date="2019-08-19T11:05:00Z">
        <w:r w:rsidRPr="00ED175E" w:rsidDel="00ED079A">
          <w:rPr>
            <w:rFonts w:hint="eastAsia"/>
          </w:rPr>
          <w:delText>作成する。</w:delText>
        </w:r>
      </w:del>
      <w:ins w:id="11097" w:author="哲均 宋" w:date="2019-08-19T11:04:00Z">
        <w:r w:rsidR="00ED079A" w:rsidRPr="00ED079A">
          <w:t>Add CHAR07 to WHERE CLAUSE to search for the value of "abbreviation" (CHAR07).</w:t>
        </w:r>
      </w:ins>
    </w:p>
    <w:p w14:paraId="7DAAE9B2" w14:textId="1B9B614D" w:rsidR="0096549F" w:rsidRPr="00006CA7" w:rsidRDefault="0096549F">
      <w:pPr>
        <w:pStyle w:val="11"/>
        <w:rPr>
          <w:ins w:id="11098" w:author="Seongeun Woo" w:date="2016-07-07T18:36:00Z"/>
          <w:rFonts w:eastAsia="Malgun Gothic"/>
          <w:lang w:eastAsia="ja-JP"/>
        </w:rPr>
        <w:pPrChange w:id="11099" w:author="InnoRules" w:date="2016-10-20T18:36:00Z">
          <w:pPr>
            <w:widowControl/>
            <w:jc w:val="left"/>
          </w:pPr>
        </w:pPrChange>
      </w:pPr>
      <w:r w:rsidRPr="00ED175E">
        <w:rPr>
          <w:lang w:eastAsia="ja-JP"/>
          <w:rPrChange w:id="11100" w:author="InnoRules" w:date="2016-08-30T14:14:00Z">
            <w:rPr>
              <w:b/>
              <w:bCs/>
            </w:rPr>
          </w:rPrChange>
        </w:rPr>
        <w:br w:type="page"/>
      </w:r>
      <w:ins w:id="11101" w:author="哲均 宋" w:date="2019-08-19T11:06:00Z">
        <w:r w:rsidR="00ED079A" w:rsidRPr="00ED175E" w:rsidDel="00ED079A">
          <w:rPr>
            <w:rFonts w:hint="eastAsia"/>
            <w:lang w:eastAsia="ja-JP"/>
            <w:rPrChange w:id="11102" w:author="InnoRules" w:date="2016-08-30T14:14:00Z">
              <w:rPr>
                <w:rFonts w:hint="eastAsia"/>
              </w:rPr>
            </w:rPrChange>
          </w:rPr>
          <w:t xml:space="preserve"> </w:t>
        </w:r>
      </w:ins>
      <w:ins w:id="11103" w:author="Seongeun Woo" w:date="2016-07-07T18:34:00Z">
        <w:del w:id="11104" w:author="哲均 宋" w:date="2019-08-19T11:06:00Z">
          <w:r w:rsidR="00763DA4" w:rsidRPr="00ED175E" w:rsidDel="00ED079A">
            <w:rPr>
              <w:rFonts w:hint="eastAsia"/>
              <w:lang w:eastAsia="ja-JP"/>
              <w:rPrChange w:id="11105" w:author="InnoRules" w:date="2016-08-30T14:14:00Z">
                <w:rPr>
                  <w:rFonts w:hint="eastAsia"/>
                  <w:b/>
                  <w:bCs/>
                </w:rPr>
              </w:rPrChange>
            </w:rPr>
            <w:delText>標準項目の値がルールである場合</w:delText>
          </w:r>
        </w:del>
      </w:ins>
      <w:bookmarkStart w:id="11106" w:name="_Toc17112142"/>
      <w:ins w:id="11107" w:author="哲均 宋" w:date="2019-08-19T11:05:00Z">
        <w:r w:rsidR="00ED079A" w:rsidRPr="00ED079A">
          <w:rPr>
            <w:lang w:eastAsia="ja-JP"/>
          </w:rPr>
          <w:t xml:space="preserve">When the </w:t>
        </w:r>
      </w:ins>
      <w:ins w:id="11108" w:author="哲均 宋" w:date="2019-08-19T11:06:00Z">
        <w:r w:rsidR="00ED079A">
          <w:rPr>
            <w:lang w:eastAsia="ja-JP"/>
          </w:rPr>
          <w:t>attribute</w:t>
        </w:r>
      </w:ins>
      <w:ins w:id="11109" w:author="哲均 宋" w:date="2019-08-19T11:05:00Z">
        <w:r w:rsidR="00ED079A" w:rsidRPr="00ED079A">
          <w:rPr>
            <w:lang w:eastAsia="ja-JP"/>
          </w:rPr>
          <w:t xml:space="preserve"> value is a rule</w:t>
        </w:r>
      </w:ins>
      <w:bookmarkEnd w:id="11106"/>
    </w:p>
    <w:p w14:paraId="4386547D" w14:textId="1034790F" w:rsidR="00763DA4" w:rsidRPr="00ED175E" w:rsidRDefault="00763DA4">
      <w:pPr>
        <w:autoSpaceDE w:val="0"/>
        <w:autoSpaceDN w:val="0"/>
        <w:rPr>
          <w:ins w:id="11110" w:author="Seongeun Woo" w:date="2016-07-07T18:55:00Z"/>
        </w:rPr>
        <w:pPrChange w:id="11111" w:author="Seongeun Woo" w:date="2016-10-13T18:44:00Z">
          <w:pPr>
            <w:widowControl/>
            <w:jc w:val="left"/>
          </w:pPr>
        </w:pPrChange>
      </w:pPr>
      <w:ins w:id="11112" w:author="Seongeun Woo" w:date="2016-07-07T18:36:00Z">
        <w:del w:id="11113" w:author="哲均 宋" w:date="2019-08-19T11:07:00Z">
          <w:r w:rsidRPr="00ED175E" w:rsidDel="00ED079A">
            <w:rPr>
              <w:rFonts w:hint="eastAsia"/>
            </w:rPr>
            <w:delText>単一項目</w:delText>
          </w:r>
        </w:del>
      </w:ins>
      <w:ins w:id="11114" w:author="Seongeun Woo" w:date="2016-07-07T18:38:00Z">
        <w:del w:id="11115" w:author="哲均 宋" w:date="2019-08-19T11:07:00Z">
          <w:r w:rsidRPr="00ED175E" w:rsidDel="00ED079A">
            <w:rPr>
              <w:rFonts w:hint="eastAsia"/>
            </w:rPr>
            <w:delText>・</w:delText>
          </w:r>
        </w:del>
      </w:ins>
      <w:ins w:id="11116" w:author="Seongeun Woo" w:date="2016-07-07T18:36:00Z">
        <w:del w:id="11117" w:author="哲均 宋" w:date="2019-08-19T11:07:00Z">
          <w:r w:rsidRPr="00ED175E" w:rsidDel="00ED079A">
            <w:rPr>
              <w:rFonts w:hint="eastAsia"/>
            </w:rPr>
            <w:delText>パターンデータ</w:delText>
          </w:r>
        </w:del>
      </w:ins>
      <w:ins w:id="11118" w:author="shira" w:date="2017-12-21T16:01:00Z">
        <w:del w:id="11119" w:author="哲均 宋" w:date="2019-08-19T11:07:00Z">
          <w:r w:rsidR="005A7A3A" w:rsidDel="00ED079A">
            <w:rPr>
              <w:rFonts w:hint="eastAsia"/>
            </w:rPr>
            <w:delText>表属性データ</w:delText>
          </w:r>
        </w:del>
      </w:ins>
      <w:ins w:id="11120" w:author="Seongeun Woo" w:date="2016-07-07T18:36:00Z">
        <w:del w:id="11121" w:author="哲均 宋" w:date="2019-08-19T11:07:00Z">
          <w:r w:rsidRPr="00ED175E" w:rsidDel="00ED079A">
            <w:rPr>
              <w:rFonts w:hint="eastAsia"/>
            </w:rPr>
            <w:delText>、多重項目、関係規則</w:delText>
          </w:r>
        </w:del>
      </w:ins>
      <w:ins w:id="11122" w:author="InnoRules" w:date="2016-08-18T11:34:00Z">
        <w:del w:id="11123" w:author="哲均 宋" w:date="2019-08-19T11:07:00Z">
          <w:r w:rsidR="00B45CD1" w:rsidRPr="00ED175E" w:rsidDel="00ED079A">
            <w:rPr>
              <w:rFonts w:hint="eastAsia"/>
            </w:rPr>
            <w:delText>関係ルール</w:delText>
          </w:r>
        </w:del>
      </w:ins>
      <w:ins w:id="11124" w:author="Seongeun Woo" w:date="2016-07-07T18:36:00Z">
        <w:del w:id="11125" w:author="哲均 宋" w:date="2019-08-19T11:07:00Z">
          <w:r w:rsidRPr="00ED175E" w:rsidDel="00ED079A">
            <w:rPr>
              <w:rFonts w:hint="eastAsia"/>
            </w:rPr>
            <w:delText>の値としてルールを保存</w:delText>
          </w:r>
        </w:del>
      </w:ins>
      <w:ins w:id="11126" w:author="Seongeun Woo" w:date="2016-07-07T18:37:00Z">
        <w:del w:id="11127" w:author="哲均 宋" w:date="2019-08-19T11:07:00Z">
          <w:r w:rsidRPr="00ED175E" w:rsidDel="00ED079A">
            <w:rPr>
              <w:rFonts w:hint="eastAsia"/>
            </w:rPr>
            <w:delText>できる。</w:delText>
          </w:r>
        </w:del>
      </w:ins>
      <w:ins w:id="11128" w:author="哲均 宋" w:date="2019-08-19T11:07:00Z">
        <w:r w:rsidR="00ED079A" w:rsidRPr="00ED079A">
          <w:t>Rules can be saved as single</w:t>
        </w:r>
      </w:ins>
      <w:ins w:id="11129" w:author="哲均 宋" w:date="2019-08-19T11:08:00Z">
        <w:r w:rsidR="00ED079A">
          <w:t>-value</w:t>
        </w:r>
      </w:ins>
      <w:ins w:id="11130" w:author="哲均 宋" w:date="2019-08-19T11:07:00Z">
        <w:r w:rsidR="00ED079A" w:rsidRPr="00ED079A">
          <w:t xml:space="preserve"> item, table </w:t>
        </w:r>
        <w:r w:rsidR="00ED079A">
          <w:t>property</w:t>
        </w:r>
        <w:r w:rsidR="00ED079A" w:rsidRPr="00ED079A">
          <w:t xml:space="preserve"> data, multiple</w:t>
        </w:r>
      </w:ins>
      <w:ins w:id="11131" w:author="哲均 宋" w:date="2019-08-19T11:08:00Z">
        <w:r w:rsidR="00ED079A">
          <w:t>-value</w:t>
        </w:r>
      </w:ins>
      <w:ins w:id="11132" w:author="哲均 宋" w:date="2019-08-19T11:07:00Z">
        <w:r w:rsidR="00ED079A" w:rsidRPr="00ED079A">
          <w:t xml:space="preserve"> item, relation rule values</w:t>
        </w:r>
      </w:ins>
    </w:p>
    <w:p w14:paraId="091FE2A6" w14:textId="77777777" w:rsidR="009B5B25" w:rsidRPr="00ED175E" w:rsidRDefault="009B5B25">
      <w:pPr>
        <w:autoSpaceDE w:val="0"/>
        <w:autoSpaceDN w:val="0"/>
        <w:rPr>
          <w:ins w:id="11133" w:author="Seongeun Woo" w:date="2016-07-07T18:37:00Z"/>
        </w:rPr>
        <w:pPrChange w:id="11134" w:author="Seongeun Woo" w:date="2016-10-13T18:44:00Z">
          <w:pPr>
            <w:widowControl/>
            <w:jc w:val="left"/>
          </w:pPr>
        </w:pPrChange>
      </w:pPr>
    </w:p>
    <w:p w14:paraId="05604677" w14:textId="0B7667D7" w:rsidR="009B5B25" w:rsidDel="00ED079A" w:rsidRDefault="00ED079A" w:rsidP="007C1E62">
      <w:pPr>
        <w:pStyle w:val="50"/>
        <w:numPr>
          <w:ilvl w:val="0"/>
          <w:numId w:val="180"/>
        </w:numPr>
        <w:wordWrap/>
        <w:ind w:leftChars="0"/>
        <w:rPr>
          <w:del w:id="11135" w:author="哲均 宋" w:date="2019-08-19T11:09:00Z"/>
        </w:rPr>
        <w:pPrChange w:id="11136" w:author="哲均 宋" w:date="2019-08-19T11:15:00Z">
          <w:pPr>
            <w:pStyle w:val="50"/>
            <w:wordWrap/>
            <w:ind w:left="601"/>
          </w:pPr>
        </w:pPrChange>
      </w:pPr>
      <w:ins w:id="11137" w:author="哲均 宋" w:date="2019-08-19T11:08:00Z">
        <w:r w:rsidRPr="00ED079A">
          <w:t>single</w:t>
        </w:r>
        <w:r>
          <w:t>-value</w:t>
        </w:r>
        <w:r w:rsidRPr="00ED079A">
          <w:t xml:space="preserve"> item</w:t>
        </w:r>
        <w:r>
          <w:t>/</w:t>
        </w:r>
        <w:r w:rsidRPr="00ED079A">
          <w:t xml:space="preserve"> table </w:t>
        </w:r>
        <w:r>
          <w:t>property</w:t>
        </w:r>
        <w:r w:rsidRPr="00ED079A">
          <w:t xml:space="preserve"> data</w:t>
        </w:r>
      </w:ins>
      <w:ins w:id="11138" w:author="哲均 宋" w:date="2019-08-19T11:09:00Z">
        <w:r>
          <w:t xml:space="preserve"> </w:t>
        </w:r>
      </w:ins>
      <w:ins w:id="11139" w:author="Seongeun Woo" w:date="2016-07-07T18:37:00Z">
        <w:del w:id="11140" w:author="哲均 宋" w:date="2019-08-19T11:08:00Z">
          <w:r w:rsidR="00763DA4" w:rsidRPr="00ED175E" w:rsidDel="00ED079A">
            <w:rPr>
              <w:rFonts w:hint="eastAsia"/>
            </w:rPr>
            <w:delText>単一項目</w:delText>
          </w:r>
        </w:del>
      </w:ins>
      <w:ins w:id="11141" w:author="Seongeun Woo" w:date="2016-07-07T18:38:00Z">
        <w:del w:id="11142" w:author="哲均 宋" w:date="2019-08-19T11:08:00Z">
          <w:r w:rsidR="00763DA4" w:rsidRPr="00ED175E" w:rsidDel="00ED079A">
            <w:rPr>
              <w:rFonts w:hint="eastAsia"/>
            </w:rPr>
            <w:delText>・パターンデータ</w:delText>
          </w:r>
        </w:del>
      </w:ins>
      <w:ins w:id="11143" w:author="shira" w:date="2017-12-21T16:01:00Z">
        <w:del w:id="11144" w:author="哲均 宋" w:date="2019-08-19T11:08:00Z">
          <w:r w:rsidR="005A7A3A" w:rsidDel="00ED079A">
            <w:rPr>
              <w:rFonts w:hint="eastAsia"/>
            </w:rPr>
            <w:delText>表属性データ</w:delText>
          </w:r>
        </w:del>
      </w:ins>
      <w:ins w:id="11145" w:author="류종우" w:date="2016-08-10T13:28:00Z">
        <w:del w:id="11146" w:author="哲均 宋" w:date="2019-08-19T11:08:00Z">
          <w:r w:rsidR="00D000C3" w:rsidRPr="00ED175E" w:rsidDel="00ED079A">
            <w:rPr>
              <w:rFonts w:eastAsia="Malgun Gothic"/>
            </w:rPr>
            <w:delText xml:space="preserve"> </w:delText>
          </w:r>
        </w:del>
      </w:ins>
      <w:ins w:id="11147" w:author="Seongeun Woo" w:date="2016-07-07T18:39:00Z">
        <w:r w:rsidR="00763DA4" w:rsidRPr="00ED175E">
          <w:t>:</w:t>
        </w:r>
      </w:ins>
      <w:ins w:id="11148" w:author="哲均 宋" w:date="2019-08-19T11:09:00Z">
        <w:r>
          <w:t xml:space="preserve"> </w:t>
        </w:r>
      </w:ins>
      <w:ins w:id="11149" w:author="Seongeun Woo" w:date="2016-07-07T18:45:00Z">
        <w:del w:id="11150" w:author="InnoRules" w:date="2016-10-11T18:24:00Z">
          <w:r w:rsidR="00E3194C" w:rsidRPr="00ED175E" w:rsidDel="00464BCB">
            <w:delText xml:space="preserve"> </w:delText>
          </w:r>
        </w:del>
      </w:ins>
      <w:ins w:id="11151" w:author="哲均 宋" w:date="2019-08-19T11:09:00Z">
        <w:r w:rsidRPr="00ED079A">
          <w:t>Save the rule ID as ‘# S00000050’ in the CHARXX column of OBJ_DETAIL</w:t>
        </w:r>
      </w:ins>
      <w:ins w:id="11152" w:author="Seongeun Woo" w:date="2016-07-07T18:39:00Z">
        <w:del w:id="11153" w:author="哲均 宋" w:date="2019-08-19T11:09:00Z">
          <w:r w:rsidR="00763DA4" w:rsidRPr="00ED175E" w:rsidDel="00ED079A">
            <w:delText>OBJ_DETAIL</w:delText>
          </w:r>
        </w:del>
      </w:ins>
      <w:ins w:id="11154" w:author="Seongeun Woo" w:date="2016-07-07T18:43:00Z">
        <w:del w:id="11155" w:author="哲均 宋" w:date="2019-08-19T11:09:00Z">
          <w:r w:rsidR="00E3194C" w:rsidRPr="00ED175E" w:rsidDel="00ED079A">
            <w:rPr>
              <w:rFonts w:hint="eastAsia"/>
              <w:rPrChange w:id="11156" w:author="InnoRules" w:date="2016-08-30T14:14:00Z">
                <w:rPr>
                  <w:rFonts w:eastAsiaTheme="minorEastAsia" w:hint="eastAsia"/>
                </w:rPr>
              </w:rPrChange>
            </w:rPr>
            <w:delText>の</w:delText>
          </w:r>
          <w:r w:rsidR="00E3194C" w:rsidRPr="00ED175E" w:rsidDel="00ED079A">
            <w:rPr>
              <w:rPrChange w:id="11157" w:author="InnoRules" w:date="2016-08-30T14:14:00Z">
                <w:rPr>
                  <w:rFonts w:eastAsiaTheme="minorEastAsia"/>
                </w:rPr>
              </w:rPrChange>
            </w:rPr>
            <w:delText>CHARXX</w:delText>
          </w:r>
          <w:r w:rsidR="00E3194C" w:rsidRPr="00ED175E" w:rsidDel="00ED079A">
            <w:rPr>
              <w:rFonts w:hint="eastAsia"/>
              <w:rPrChange w:id="11158" w:author="InnoRules" w:date="2016-08-30T14:14:00Z">
                <w:rPr>
                  <w:rFonts w:eastAsiaTheme="minorEastAsia" w:hint="eastAsia"/>
                </w:rPr>
              </w:rPrChange>
            </w:rPr>
            <w:delText>カラム</w:delText>
          </w:r>
        </w:del>
      </w:ins>
      <w:ins w:id="11159" w:author="Seongeun Woo" w:date="2016-07-07T18:44:00Z">
        <w:del w:id="11160" w:author="哲均 宋" w:date="2019-08-19T11:09:00Z">
          <w:r w:rsidR="00E3194C" w:rsidRPr="00ED175E" w:rsidDel="00ED079A">
            <w:rPr>
              <w:rFonts w:hint="eastAsia"/>
              <w:rPrChange w:id="11161" w:author="InnoRules" w:date="2016-08-30T14:14:00Z">
                <w:rPr>
                  <w:rFonts w:eastAsiaTheme="minorEastAsia" w:hint="eastAsia"/>
                </w:rPr>
              </w:rPrChange>
            </w:rPr>
            <w:delText>に</w:delText>
          </w:r>
        </w:del>
      </w:ins>
      <w:ins w:id="11162" w:author="Seongeun Woo" w:date="2016-07-07T18:45:00Z">
        <w:del w:id="11163" w:author="哲均 宋" w:date="2019-08-19T11:09:00Z">
          <w:r w:rsidR="00E3194C" w:rsidRPr="00ED175E" w:rsidDel="00ED079A">
            <w:rPr>
              <w:rPrChange w:id="11164" w:author="InnoRules" w:date="2016-08-30T14:14:00Z">
                <w:rPr>
                  <w:rFonts w:eastAsia="Malgun Gothic"/>
                </w:rPr>
              </w:rPrChange>
            </w:rPr>
            <w:delText>‘</w:delText>
          </w:r>
        </w:del>
      </w:ins>
      <w:ins w:id="11165" w:author="Seongeun Woo" w:date="2016-07-07T18:46:00Z">
        <w:del w:id="11166" w:author="哲均 宋" w:date="2019-08-19T11:09:00Z">
          <w:r w:rsidR="00E3194C" w:rsidRPr="00ED175E" w:rsidDel="00ED079A">
            <w:rPr>
              <w:rPrChange w:id="11167" w:author="InnoRules" w:date="2016-08-30T14:14:00Z">
                <w:rPr>
                  <w:rFonts w:eastAsia="Malgun Gothic"/>
                </w:rPr>
              </w:rPrChange>
            </w:rPr>
            <w:delText>#S00000050</w:delText>
          </w:r>
        </w:del>
      </w:ins>
      <w:ins w:id="11168" w:author="Seongeun Woo" w:date="2016-07-07T18:45:00Z">
        <w:del w:id="11169" w:author="哲均 宋" w:date="2019-08-19T11:09:00Z">
          <w:r w:rsidR="00E3194C" w:rsidRPr="00ED175E" w:rsidDel="00ED079A">
            <w:rPr>
              <w:rPrChange w:id="11170" w:author="InnoRules" w:date="2016-08-30T14:14:00Z">
                <w:rPr>
                  <w:rFonts w:eastAsia="Malgun Gothic"/>
                </w:rPr>
              </w:rPrChange>
            </w:rPr>
            <w:delText>’</w:delText>
          </w:r>
        </w:del>
      </w:ins>
      <w:ins w:id="11171" w:author="Seongeun Woo" w:date="2016-07-07T18:46:00Z">
        <w:del w:id="11172" w:author="哲均 宋" w:date="2019-08-19T11:09:00Z">
          <w:r w:rsidR="00E3194C" w:rsidRPr="00ED175E" w:rsidDel="00ED079A">
            <w:rPr>
              <w:rPrChange w:id="11173" w:author="InnoRules" w:date="2016-08-30T14:14:00Z">
                <w:rPr>
                  <w:rFonts w:eastAsia="Malgun Gothic"/>
                </w:rPr>
              </w:rPrChange>
            </w:rPr>
            <w:delText>(</w:delText>
          </w:r>
          <w:r w:rsidR="00E3194C" w:rsidRPr="00ED175E" w:rsidDel="00ED079A">
            <w:rPr>
              <w:rFonts w:hint="eastAsia"/>
              <w:rPrChange w:id="11174" w:author="InnoRules" w:date="2016-08-30T14:14:00Z">
                <w:rPr>
                  <w:rFonts w:eastAsiaTheme="minorEastAsia" w:hint="eastAsia"/>
                </w:rPr>
              </w:rPrChange>
            </w:rPr>
            <w:delText>例</w:delText>
          </w:r>
          <w:r w:rsidR="00E3194C" w:rsidRPr="00ED175E" w:rsidDel="00ED079A">
            <w:rPr>
              <w:rPrChange w:id="11175" w:author="InnoRules" w:date="2016-08-30T14:14:00Z">
                <w:rPr>
                  <w:rFonts w:eastAsia="Malgun Gothic"/>
                </w:rPr>
              </w:rPrChange>
            </w:rPr>
            <w:delText>)</w:delText>
          </w:r>
          <w:r w:rsidR="00E3194C" w:rsidRPr="00ED175E" w:rsidDel="00ED079A">
            <w:rPr>
              <w:rFonts w:hint="eastAsia"/>
              <w:rPrChange w:id="11176" w:author="InnoRules" w:date="2016-08-30T14:14:00Z">
                <w:rPr>
                  <w:rFonts w:asciiTheme="minorEastAsia" w:eastAsiaTheme="minorEastAsia" w:hAnsiTheme="minorEastAsia" w:hint="eastAsia"/>
                </w:rPr>
              </w:rPrChange>
            </w:rPr>
            <w:delText>と同様な</w:delText>
          </w:r>
        </w:del>
      </w:ins>
      <w:ins w:id="11177" w:author="Seongeun Woo" w:date="2016-07-07T18:56:00Z">
        <w:del w:id="11178" w:author="哲均 宋" w:date="2019-08-19T11:09:00Z">
          <w:r w:rsidR="009B5B25" w:rsidRPr="00ED175E" w:rsidDel="00ED079A">
            <w:rPr>
              <w:rFonts w:hint="eastAsia"/>
              <w:rPrChange w:id="11179" w:author="InnoRules" w:date="2016-08-30T14:14:00Z">
                <w:rPr>
                  <w:rFonts w:asciiTheme="minorEastAsia" w:eastAsiaTheme="minorEastAsia" w:hAnsiTheme="minorEastAsia" w:hint="eastAsia"/>
                </w:rPr>
              </w:rPrChange>
            </w:rPr>
            <w:delText>ルール</w:delText>
          </w:r>
          <w:r w:rsidR="009B5B25" w:rsidRPr="00ED175E" w:rsidDel="00ED079A">
            <w:rPr>
              <w:rPrChange w:id="11180" w:author="InnoRules" w:date="2016-08-30T14:14:00Z">
                <w:rPr>
                  <w:rFonts w:asciiTheme="minorEastAsia" w:eastAsiaTheme="minorEastAsia" w:hAnsiTheme="minorEastAsia"/>
                </w:rPr>
              </w:rPrChange>
            </w:rPr>
            <w:delText>ID</w:delText>
          </w:r>
          <w:r w:rsidR="009B5B25" w:rsidRPr="00ED175E" w:rsidDel="00ED079A">
            <w:rPr>
              <w:rFonts w:hint="eastAsia"/>
              <w:rPrChange w:id="11181" w:author="InnoRules" w:date="2016-08-30T14:14:00Z">
                <w:rPr>
                  <w:rFonts w:asciiTheme="minorEastAsia" w:eastAsiaTheme="minorEastAsia" w:hAnsiTheme="minorEastAsia" w:hint="eastAsia"/>
                </w:rPr>
              </w:rPrChange>
            </w:rPr>
            <w:delText>を保存する。</w:delText>
          </w:r>
        </w:del>
      </w:ins>
    </w:p>
    <w:p w14:paraId="587A512F" w14:textId="77777777" w:rsidR="00ED079A" w:rsidRPr="00ED175E" w:rsidRDefault="00ED079A" w:rsidP="007C1E62">
      <w:pPr>
        <w:pStyle w:val="50"/>
        <w:numPr>
          <w:ilvl w:val="0"/>
          <w:numId w:val="180"/>
        </w:numPr>
        <w:wordWrap/>
        <w:ind w:leftChars="0"/>
        <w:rPr>
          <w:ins w:id="11182" w:author="哲均 宋" w:date="2019-08-19T11:09:00Z"/>
          <w:rPrChange w:id="11183" w:author="InnoRules" w:date="2016-08-30T14:14:00Z">
            <w:rPr>
              <w:ins w:id="11184" w:author="哲均 宋" w:date="2019-08-19T11:09:00Z"/>
              <w:rFonts w:eastAsiaTheme="minorEastAsia"/>
            </w:rPr>
          </w:rPrChange>
        </w:rPr>
        <w:pPrChange w:id="11185" w:author="哲均 宋" w:date="2019-08-19T11:15:00Z">
          <w:pPr>
            <w:widowControl/>
            <w:jc w:val="left"/>
          </w:pPr>
        </w:pPrChange>
      </w:pPr>
    </w:p>
    <w:p w14:paraId="45C3C41F" w14:textId="0522DA4F" w:rsidR="009B5B25" w:rsidRPr="00ED175E" w:rsidRDefault="009B5B25" w:rsidP="007C1E62">
      <w:pPr>
        <w:pStyle w:val="50"/>
        <w:numPr>
          <w:ilvl w:val="0"/>
          <w:numId w:val="180"/>
        </w:numPr>
        <w:wordWrap/>
        <w:ind w:leftChars="0"/>
        <w:rPr>
          <w:ins w:id="11186" w:author="Seongeun Woo" w:date="2016-07-07T19:00:00Z"/>
          <w:rPrChange w:id="11187" w:author="InnoRules" w:date="2016-08-30T14:14:00Z">
            <w:rPr>
              <w:ins w:id="11188" w:author="Seongeun Woo" w:date="2016-07-07T19:00:00Z"/>
              <w:rFonts w:asciiTheme="minorEastAsia" w:eastAsiaTheme="minorEastAsia" w:hAnsiTheme="minorEastAsia"/>
            </w:rPr>
          </w:rPrChange>
        </w:rPr>
        <w:pPrChange w:id="11189" w:author="哲均 宋" w:date="2019-08-19T11:15:00Z">
          <w:pPr>
            <w:widowControl/>
            <w:jc w:val="left"/>
          </w:pPr>
        </w:pPrChange>
      </w:pPr>
      <w:ins w:id="11190" w:author="Seongeun Woo" w:date="2016-07-07T18:57:00Z">
        <w:del w:id="11191" w:author="哲均 宋" w:date="2019-08-19T11:10:00Z">
          <w:r w:rsidRPr="00ED175E" w:rsidDel="00ED079A">
            <w:rPr>
              <w:rFonts w:hint="eastAsia"/>
              <w:rPrChange w:id="11192" w:author="InnoRules" w:date="2016-08-30T14:14:00Z">
                <w:rPr>
                  <w:rFonts w:eastAsiaTheme="minorEastAsia" w:hint="eastAsia"/>
                </w:rPr>
              </w:rPrChange>
            </w:rPr>
            <w:delText>多重項目</w:delText>
          </w:r>
        </w:del>
      </w:ins>
      <w:ins w:id="11193" w:author="哲均 宋" w:date="2019-08-19T11:10:00Z">
        <w:r w:rsidR="00ED079A">
          <w:rPr>
            <w:rFonts w:hint="eastAsia"/>
          </w:rPr>
          <w:t>m</w:t>
        </w:r>
        <w:r w:rsidR="00ED079A">
          <w:t>ulti-value item</w:t>
        </w:r>
      </w:ins>
      <w:ins w:id="11194" w:author="哲均 宋" w:date="2019-08-19T11:09:00Z">
        <w:r w:rsidR="00ED079A">
          <w:rPr>
            <w:rFonts w:hint="eastAsia"/>
          </w:rPr>
          <w:t xml:space="preserve"> </w:t>
        </w:r>
      </w:ins>
      <w:ins w:id="11195" w:author="류종우" w:date="2016-08-10T13:28:00Z">
        <w:del w:id="11196" w:author="InnoRules" w:date="2016-10-11T18:24:00Z">
          <w:r w:rsidR="00D000C3" w:rsidRPr="00ED175E" w:rsidDel="00464BCB">
            <w:rPr>
              <w:rFonts w:eastAsia="Malgun Gothic"/>
            </w:rPr>
            <w:delText xml:space="preserve"> </w:delText>
          </w:r>
        </w:del>
      </w:ins>
      <w:ins w:id="11197" w:author="Seongeun Woo" w:date="2016-07-07T18:57:00Z">
        <w:r w:rsidRPr="00ED175E">
          <w:rPr>
            <w:rPrChange w:id="11198" w:author="InnoRules" w:date="2016-08-30T14:14:00Z">
              <w:rPr>
                <w:rFonts w:eastAsiaTheme="minorEastAsia"/>
              </w:rPr>
            </w:rPrChange>
          </w:rPr>
          <w:t>:</w:t>
        </w:r>
      </w:ins>
      <w:ins w:id="11199" w:author="哲均 宋" w:date="2019-08-19T11:09:00Z">
        <w:r w:rsidR="00ED079A">
          <w:t xml:space="preserve"> </w:t>
        </w:r>
      </w:ins>
      <w:ins w:id="11200" w:author="류종우" w:date="2016-08-10T13:28:00Z">
        <w:del w:id="11201" w:author="InnoRules" w:date="2016-10-11T18:24:00Z">
          <w:r w:rsidR="00D000C3" w:rsidRPr="00ED175E" w:rsidDel="00464BCB">
            <w:delText xml:space="preserve"> </w:delText>
          </w:r>
        </w:del>
      </w:ins>
      <w:ins w:id="11202" w:author="哲均 宋" w:date="2019-08-19T11:11:00Z">
        <w:r w:rsidR="00ED079A" w:rsidRPr="00ED079A">
          <w:t>MULTIID is stored in CHARXX column of OBJ_DETAIL, and rule ID is stored in RULE_ID column of OBJ_REL table as ‘# S00000050’</w:t>
        </w:r>
        <w:r w:rsidR="00ED079A">
          <w:t>.</w:t>
        </w:r>
      </w:ins>
      <w:ins w:id="11203" w:author="Seongeun Woo" w:date="2016-07-07T18:57:00Z">
        <w:del w:id="11204" w:author="哲均 宋" w:date="2019-08-19T11:11:00Z">
          <w:r w:rsidRPr="00ED175E" w:rsidDel="00ED079A">
            <w:rPr>
              <w:rPrChange w:id="11205" w:author="InnoRules" w:date="2016-08-30T14:14:00Z">
                <w:rPr>
                  <w:rFonts w:eastAsiaTheme="minorEastAsia"/>
                </w:rPr>
              </w:rPrChange>
            </w:rPr>
            <w:delText>OBJ_DETAIL</w:delText>
          </w:r>
        </w:del>
      </w:ins>
      <w:ins w:id="11206" w:author="Seongeun Woo" w:date="2016-07-07T18:58:00Z">
        <w:del w:id="11207" w:author="哲均 宋" w:date="2019-08-19T11:11:00Z">
          <w:r w:rsidRPr="00ED175E" w:rsidDel="00ED079A">
            <w:rPr>
              <w:rFonts w:hint="eastAsia"/>
              <w:rPrChange w:id="11208" w:author="InnoRules" w:date="2016-08-30T14:14:00Z">
                <w:rPr>
                  <w:rFonts w:eastAsiaTheme="minorEastAsia" w:hint="eastAsia"/>
                </w:rPr>
              </w:rPrChange>
            </w:rPr>
            <w:delText>の</w:delText>
          </w:r>
          <w:r w:rsidRPr="00ED175E" w:rsidDel="00ED079A">
            <w:rPr>
              <w:rPrChange w:id="11209" w:author="InnoRules" w:date="2016-08-30T14:14:00Z">
                <w:rPr>
                  <w:rFonts w:eastAsiaTheme="minorEastAsia"/>
                </w:rPr>
              </w:rPrChange>
            </w:rPr>
            <w:delText>CHARXX</w:delText>
          </w:r>
          <w:r w:rsidRPr="00ED175E" w:rsidDel="00ED079A">
            <w:rPr>
              <w:rFonts w:hint="eastAsia"/>
              <w:rPrChange w:id="11210" w:author="InnoRules" w:date="2016-08-30T14:14:00Z">
                <w:rPr>
                  <w:rFonts w:eastAsiaTheme="minorEastAsia" w:hint="eastAsia"/>
                </w:rPr>
              </w:rPrChange>
            </w:rPr>
            <w:delText>カラムに</w:delText>
          </w:r>
          <w:r w:rsidRPr="00ED175E" w:rsidDel="00ED079A">
            <w:rPr>
              <w:rPrChange w:id="11211" w:author="InnoRules" w:date="2016-08-30T14:14:00Z">
                <w:rPr>
                  <w:rFonts w:eastAsiaTheme="minorEastAsia"/>
                </w:rPr>
              </w:rPrChange>
            </w:rPr>
            <w:delText>MULTIID</w:delText>
          </w:r>
          <w:r w:rsidRPr="00ED175E" w:rsidDel="00ED079A">
            <w:rPr>
              <w:rFonts w:hint="eastAsia"/>
              <w:rPrChange w:id="11212" w:author="InnoRules" w:date="2016-08-30T14:14:00Z">
                <w:rPr>
                  <w:rFonts w:eastAsiaTheme="minorEastAsia" w:hint="eastAsia"/>
                </w:rPr>
              </w:rPrChange>
            </w:rPr>
            <w:delText>が保存され</w:delText>
          </w:r>
          <w:r w:rsidRPr="00ED175E" w:rsidDel="00ED079A">
            <w:rPr>
              <w:rPrChange w:id="11213" w:author="InnoRules" w:date="2016-08-30T14:14:00Z">
                <w:rPr>
                  <w:rFonts w:eastAsiaTheme="minorEastAsia"/>
                </w:rPr>
              </w:rPrChange>
            </w:rPr>
            <w:delText>OBJ_REL</w:delText>
          </w:r>
        </w:del>
      </w:ins>
      <w:ins w:id="11214" w:author="Seongeun Woo" w:date="2016-07-07T18:59:00Z">
        <w:del w:id="11215" w:author="哲均 宋" w:date="2019-08-19T11:11:00Z">
          <w:r w:rsidRPr="00ED175E" w:rsidDel="00ED079A">
            <w:rPr>
              <w:rFonts w:hint="eastAsia"/>
              <w:rPrChange w:id="11216" w:author="InnoRules" w:date="2016-08-30T14:14:00Z">
                <w:rPr>
                  <w:rFonts w:eastAsiaTheme="minorEastAsia" w:hint="eastAsia"/>
                </w:rPr>
              </w:rPrChange>
            </w:rPr>
            <w:delText>テーブルの</w:delText>
          </w:r>
          <w:r w:rsidRPr="00ED175E" w:rsidDel="00ED079A">
            <w:rPr>
              <w:rPrChange w:id="11217" w:author="InnoRules" w:date="2016-08-30T14:14:00Z">
                <w:rPr>
                  <w:rFonts w:eastAsiaTheme="minorEastAsia"/>
                </w:rPr>
              </w:rPrChange>
            </w:rPr>
            <w:delText>RULE_ID</w:delText>
          </w:r>
          <w:r w:rsidRPr="00ED175E" w:rsidDel="00ED079A">
            <w:rPr>
              <w:rFonts w:hint="eastAsia"/>
              <w:rPrChange w:id="11218" w:author="InnoRules" w:date="2016-08-30T14:14:00Z">
                <w:rPr>
                  <w:rFonts w:eastAsiaTheme="minorEastAsia" w:hint="eastAsia"/>
                </w:rPr>
              </w:rPrChange>
            </w:rPr>
            <w:delText>カラムに</w:delText>
          </w:r>
        </w:del>
      </w:ins>
      <w:ins w:id="11219" w:author="Seongeun Woo" w:date="2016-07-07T19:00:00Z">
        <w:del w:id="11220" w:author="哲均 宋" w:date="2019-08-19T11:11:00Z">
          <w:r w:rsidRPr="00ED175E" w:rsidDel="00ED079A">
            <w:rPr>
              <w:rPrChange w:id="11221" w:author="InnoRules" w:date="2016-08-30T14:14:00Z">
                <w:rPr>
                  <w:rFonts w:eastAsia="Malgun Gothic"/>
                </w:rPr>
              </w:rPrChange>
            </w:rPr>
            <w:delText>‘#S00000050’(</w:delText>
          </w:r>
          <w:r w:rsidRPr="00ED175E" w:rsidDel="00ED079A">
            <w:rPr>
              <w:rFonts w:hint="eastAsia"/>
              <w:rPrChange w:id="11222" w:author="InnoRules" w:date="2016-08-30T14:14:00Z">
                <w:rPr>
                  <w:rFonts w:eastAsiaTheme="minorEastAsia" w:hint="eastAsia"/>
                </w:rPr>
              </w:rPrChange>
            </w:rPr>
            <w:delText>例</w:delText>
          </w:r>
          <w:r w:rsidRPr="00ED175E" w:rsidDel="00ED079A">
            <w:rPr>
              <w:rPrChange w:id="11223" w:author="InnoRules" w:date="2016-08-30T14:14:00Z">
                <w:rPr>
                  <w:rFonts w:eastAsia="Malgun Gothic"/>
                </w:rPr>
              </w:rPrChange>
            </w:rPr>
            <w:delText>)</w:delText>
          </w:r>
          <w:r w:rsidRPr="00ED175E" w:rsidDel="00ED079A">
            <w:rPr>
              <w:rFonts w:hint="eastAsia"/>
              <w:rPrChange w:id="11224" w:author="InnoRules" w:date="2016-08-30T14:14:00Z">
                <w:rPr>
                  <w:rFonts w:asciiTheme="minorEastAsia" w:eastAsiaTheme="minorEastAsia" w:hAnsiTheme="minorEastAsia" w:hint="eastAsia"/>
                </w:rPr>
              </w:rPrChange>
            </w:rPr>
            <w:delText>と同様なルール</w:delText>
          </w:r>
          <w:r w:rsidRPr="00ED175E" w:rsidDel="00ED079A">
            <w:rPr>
              <w:rPrChange w:id="11225" w:author="InnoRules" w:date="2016-08-30T14:14:00Z">
                <w:rPr>
                  <w:rFonts w:asciiTheme="minorEastAsia" w:eastAsiaTheme="minorEastAsia" w:hAnsiTheme="minorEastAsia"/>
                </w:rPr>
              </w:rPrChange>
            </w:rPr>
            <w:delText>ID</w:delText>
          </w:r>
          <w:r w:rsidRPr="00ED175E" w:rsidDel="00ED079A">
            <w:rPr>
              <w:rFonts w:hint="eastAsia"/>
              <w:rPrChange w:id="11226" w:author="InnoRules" w:date="2016-08-30T14:14:00Z">
                <w:rPr>
                  <w:rFonts w:asciiTheme="minorEastAsia" w:eastAsiaTheme="minorEastAsia" w:hAnsiTheme="minorEastAsia" w:hint="eastAsia"/>
                </w:rPr>
              </w:rPrChange>
            </w:rPr>
            <w:delText>を保存する。</w:delText>
          </w:r>
        </w:del>
      </w:ins>
    </w:p>
    <w:p w14:paraId="40467A83" w14:textId="739E637A" w:rsidR="008E498D" w:rsidRPr="00ED175E" w:rsidRDefault="009B5B25" w:rsidP="007C1E62">
      <w:pPr>
        <w:pStyle w:val="50"/>
        <w:numPr>
          <w:ilvl w:val="0"/>
          <w:numId w:val="180"/>
        </w:numPr>
        <w:wordWrap/>
        <w:ind w:leftChars="0"/>
        <w:rPr>
          <w:ins w:id="11227" w:author="Seongeun Woo" w:date="2016-07-07T19:36:00Z"/>
          <w:rPrChange w:id="11228" w:author="InnoRules" w:date="2016-08-30T14:14:00Z">
            <w:rPr>
              <w:ins w:id="11229" w:author="Seongeun Woo" w:date="2016-07-07T19:36:00Z"/>
              <w:rFonts w:ascii="BatangChe" w:eastAsiaTheme="minorEastAsia" w:hAnsi="BatangChe" w:cs="BatangChe"/>
            </w:rPr>
          </w:rPrChange>
        </w:rPr>
        <w:pPrChange w:id="11230" w:author="哲均 宋" w:date="2019-08-19T11:15:00Z">
          <w:pPr>
            <w:widowControl/>
            <w:jc w:val="left"/>
          </w:pPr>
        </w:pPrChange>
      </w:pPr>
      <w:ins w:id="11231" w:author="Seongeun Woo" w:date="2016-07-07T19:00:00Z">
        <w:del w:id="11232" w:author="InnoRules" w:date="2016-08-18T11:34:00Z">
          <w:r w:rsidRPr="00ED175E" w:rsidDel="00B45CD1">
            <w:rPr>
              <w:rFonts w:hint="eastAsia"/>
              <w:rPrChange w:id="11233" w:author="InnoRules" w:date="2016-08-30T14:14:00Z">
                <w:rPr>
                  <w:rFonts w:asciiTheme="minorEastAsia" w:eastAsiaTheme="minorEastAsia" w:hAnsiTheme="minorEastAsia" w:hint="eastAsia"/>
                </w:rPr>
              </w:rPrChange>
            </w:rPr>
            <w:delText>関係規則</w:delText>
          </w:r>
        </w:del>
      </w:ins>
      <w:ins w:id="11234" w:author="InnoRules" w:date="2016-08-18T11:34:00Z">
        <w:del w:id="11235" w:author="哲均 宋" w:date="2019-08-19T11:11:00Z">
          <w:r w:rsidR="00B45CD1" w:rsidRPr="00ED175E" w:rsidDel="00ED079A">
            <w:rPr>
              <w:rFonts w:hint="eastAsia"/>
            </w:rPr>
            <w:delText>関係ルール</w:delText>
          </w:r>
        </w:del>
      </w:ins>
      <w:ins w:id="11236" w:author="哲均 宋" w:date="2019-08-19T11:11:00Z">
        <w:r w:rsidR="00ED079A">
          <w:t xml:space="preserve">relation rule </w:t>
        </w:r>
      </w:ins>
      <w:ins w:id="11237" w:author="류종우" w:date="2016-08-10T13:28:00Z">
        <w:del w:id="11238" w:author="InnoRules" w:date="2016-10-11T18:25:00Z">
          <w:r w:rsidR="00D000C3" w:rsidRPr="00ED175E" w:rsidDel="00464BCB">
            <w:rPr>
              <w:rFonts w:eastAsia="Malgun Gothic"/>
            </w:rPr>
            <w:delText xml:space="preserve"> </w:delText>
          </w:r>
        </w:del>
      </w:ins>
      <w:ins w:id="11239" w:author="Seongeun Woo" w:date="2016-07-07T19:00:00Z">
        <w:r w:rsidRPr="00ED175E">
          <w:rPr>
            <w:rPrChange w:id="11240" w:author="InnoRules" w:date="2016-08-30T14:14:00Z">
              <w:rPr>
                <w:rFonts w:asciiTheme="minorEastAsia" w:eastAsiaTheme="minorEastAsia" w:hAnsiTheme="minorEastAsia"/>
              </w:rPr>
            </w:rPrChange>
          </w:rPr>
          <w:t>:</w:t>
        </w:r>
      </w:ins>
      <w:ins w:id="11241" w:author="哲均 宋" w:date="2019-08-19T11:11:00Z">
        <w:r w:rsidR="00ED079A">
          <w:t xml:space="preserve"> </w:t>
        </w:r>
      </w:ins>
      <w:ins w:id="11242" w:author="류종우" w:date="2016-08-10T13:28:00Z">
        <w:del w:id="11243" w:author="InnoRules" w:date="2016-10-11T18:25:00Z">
          <w:r w:rsidR="00D000C3" w:rsidRPr="00ED175E" w:rsidDel="00464BCB">
            <w:delText xml:space="preserve"> </w:delText>
          </w:r>
        </w:del>
      </w:ins>
      <w:ins w:id="11244" w:author="哲均 宋" w:date="2019-08-19T11:14:00Z">
        <w:r w:rsidR="007C1E62" w:rsidRPr="007C1E62">
          <w:t>Save the rule ID in the RULEID column of OBJ_INV. Save the same rule ID in the SET_SEQ column.</w:t>
        </w:r>
      </w:ins>
      <w:ins w:id="11245" w:author="Seongeun Woo" w:date="2016-07-07T19:29:00Z">
        <w:del w:id="11246" w:author="哲均 宋" w:date="2019-08-19T11:14:00Z">
          <w:r w:rsidR="008E498D" w:rsidRPr="00ED175E" w:rsidDel="007C1E62">
            <w:delText>OBJ_INV</w:delText>
          </w:r>
          <w:r w:rsidR="008E498D" w:rsidRPr="00ED175E" w:rsidDel="007C1E62">
            <w:rPr>
              <w:rFonts w:hint="eastAsia"/>
            </w:rPr>
            <w:delText>の</w:delText>
          </w:r>
          <w:r w:rsidR="008E498D" w:rsidRPr="00ED175E" w:rsidDel="007C1E62">
            <w:delText>RULEID</w:delText>
          </w:r>
          <w:r w:rsidR="008E498D" w:rsidRPr="00ED175E" w:rsidDel="007C1E62">
            <w:rPr>
              <w:rFonts w:hint="eastAsia"/>
            </w:rPr>
            <w:delText>カラムに</w:delText>
          </w:r>
        </w:del>
      </w:ins>
      <w:ins w:id="11247" w:author="Seongeun Woo" w:date="2016-07-07T19:34:00Z">
        <w:del w:id="11248" w:author="哲均 宋" w:date="2019-08-19T11:14:00Z">
          <w:r w:rsidR="008E498D" w:rsidRPr="00ED175E" w:rsidDel="007C1E62">
            <w:rPr>
              <w:rFonts w:hint="eastAsia"/>
              <w:rPrChange w:id="11249" w:author="InnoRules" w:date="2016-08-30T14:14:00Z">
                <w:rPr>
                  <w:rFonts w:ascii="BatangChe" w:eastAsiaTheme="minorEastAsia" w:hAnsi="BatangChe" w:cs="BatangChe" w:hint="eastAsia"/>
                </w:rPr>
              </w:rPrChange>
            </w:rPr>
            <w:delText>ルール</w:delText>
          </w:r>
          <w:r w:rsidR="008E498D" w:rsidRPr="00ED175E" w:rsidDel="007C1E62">
            <w:rPr>
              <w:rPrChange w:id="11250" w:author="InnoRules" w:date="2016-08-30T14:14:00Z">
                <w:rPr>
                  <w:rFonts w:ascii="BatangChe" w:eastAsiaTheme="minorEastAsia" w:hAnsi="BatangChe" w:cs="BatangChe"/>
                </w:rPr>
              </w:rPrChange>
            </w:rPr>
            <w:delText>ID</w:delText>
          </w:r>
          <w:r w:rsidR="008E498D" w:rsidRPr="00ED175E" w:rsidDel="007C1E62">
            <w:rPr>
              <w:rFonts w:hint="eastAsia"/>
              <w:rPrChange w:id="11251" w:author="InnoRules" w:date="2016-08-30T14:14:00Z">
                <w:rPr>
                  <w:rFonts w:ascii="BatangChe" w:eastAsiaTheme="minorEastAsia" w:hAnsi="BatangChe" w:cs="BatangChe" w:hint="eastAsia"/>
                </w:rPr>
              </w:rPrChange>
            </w:rPr>
            <w:delText>を保存する。</w:delText>
          </w:r>
        </w:del>
      </w:ins>
      <w:ins w:id="11252" w:author="Seongeun Woo" w:date="2016-07-07T19:35:00Z">
        <w:del w:id="11253" w:author="哲均 宋" w:date="2019-08-19T11:14:00Z">
          <w:r w:rsidR="008E498D" w:rsidRPr="00ED175E" w:rsidDel="007C1E62">
            <w:rPr>
              <w:rFonts w:hint="eastAsia"/>
              <w:rPrChange w:id="11254" w:author="InnoRules" w:date="2016-08-30T14:14:00Z">
                <w:rPr>
                  <w:rFonts w:ascii="BatangChe" w:eastAsiaTheme="minorEastAsia" w:hAnsi="BatangChe" w:cs="BatangChe" w:hint="eastAsia"/>
                </w:rPr>
              </w:rPrChange>
            </w:rPr>
            <w:delText>同一な</w:delText>
          </w:r>
        </w:del>
      </w:ins>
      <w:ins w:id="11255" w:author="류종우" w:date="2016-08-10T13:30:00Z">
        <w:del w:id="11256" w:author="哲均 宋" w:date="2019-08-19T11:14:00Z">
          <w:r w:rsidR="00D000C3" w:rsidRPr="00ED175E" w:rsidDel="007C1E62">
            <w:rPr>
              <w:rFonts w:hint="eastAsia"/>
              <w:rPrChange w:id="11257" w:author="InnoRules" w:date="2016-08-30T14:14:00Z">
                <w:rPr>
                  <w:rFonts w:ascii="나눔고딕코딩" w:eastAsiaTheme="minorEastAsia" w:hAnsi="나눔고딕코딩" w:cs="나눔고딕코딩" w:hint="eastAsia"/>
                </w:rPr>
              </w:rPrChange>
            </w:rPr>
            <w:delText>同じ</w:delText>
          </w:r>
        </w:del>
      </w:ins>
      <w:ins w:id="11258" w:author="Seongeun Woo" w:date="2016-07-07T19:35:00Z">
        <w:del w:id="11259" w:author="哲均 宋" w:date="2019-08-19T11:14:00Z">
          <w:r w:rsidR="008E498D" w:rsidRPr="00ED175E" w:rsidDel="007C1E62">
            <w:rPr>
              <w:rPrChange w:id="11260" w:author="InnoRules" w:date="2016-08-30T14:14:00Z">
                <w:rPr>
                  <w:rFonts w:ascii="BatangChe" w:eastAsiaTheme="minorEastAsia" w:hAnsi="BatangChe" w:cs="BatangChe"/>
                </w:rPr>
              </w:rPrChange>
            </w:rPr>
            <w:delText>SET_SEQ</w:delText>
          </w:r>
          <w:r w:rsidR="008E498D" w:rsidRPr="00ED175E" w:rsidDel="007C1E62">
            <w:rPr>
              <w:rFonts w:hint="eastAsia"/>
              <w:rPrChange w:id="11261" w:author="InnoRules" w:date="2016-08-30T14:14:00Z">
                <w:rPr>
                  <w:rFonts w:ascii="BatangChe" w:eastAsiaTheme="minorEastAsia" w:hAnsi="BatangChe" w:cs="BatangChe" w:hint="eastAsia"/>
                </w:rPr>
              </w:rPrChange>
            </w:rPr>
            <w:delText>に同一な</w:delText>
          </w:r>
        </w:del>
      </w:ins>
      <w:ins w:id="11262" w:author="류종우" w:date="2016-08-10T13:30:00Z">
        <w:del w:id="11263" w:author="哲均 宋" w:date="2019-08-19T11:14:00Z">
          <w:r w:rsidR="00D000C3" w:rsidRPr="00ED175E" w:rsidDel="007C1E62">
            <w:rPr>
              <w:rFonts w:hint="eastAsia"/>
            </w:rPr>
            <w:delText>同じ</w:delText>
          </w:r>
        </w:del>
      </w:ins>
      <w:ins w:id="11264" w:author="Seongeun Woo" w:date="2016-07-07T19:35:00Z">
        <w:del w:id="11265" w:author="哲均 宋" w:date="2019-08-19T11:14:00Z">
          <w:r w:rsidR="008E498D" w:rsidRPr="00ED175E" w:rsidDel="007C1E62">
            <w:rPr>
              <w:rFonts w:hint="eastAsia"/>
              <w:rPrChange w:id="11266" w:author="InnoRules" w:date="2016-08-30T14:14:00Z">
                <w:rPr>
                  <w:rFonts w:ascii="BatangChe" w:eastAsiaTheme="minorEastAsia" w:hAnsi="BatangChe" w:cs="BatangChe" w:hint="eastAsia"/>
                </w:rPr>
              </w:rPrChange>
            </w:rPr>
            <w:delText>ルール</w:delText>
          </w:r>
          <w:r w:rsidR="008E498D" w:rsidRPr="00ED175E" w:rsidDel="007C1E62">
            <w:rPr>
              <w:rPrChange w:id="11267" w:author="InnoRules" w:date="2016-08-30T14:14:00Z">
                <w:rPr>
                  <w:rFonts w:ascii="BatangChe" w:eastAsiaTheme="minorEastAsia" w:hAnsi="BatangChe" w:cs="BatangChe"/>
                </w:rPr>
              </w:rPrChange>
            </w:rPr>
            <w:delText>ID</w:delText>
          </w:r>
          <w:r w:rsidR="008E498D" w:rsidRPr="00ED175E" w:rsidDel="007C1E62">
            <w:rPr>
              <w:rFonts w:hint="eastAsia"/>
              <w:rPrChange w:id="11268" w:author="InnoRules" w:date="2016-08-30T14:14:00Z">
                <w:rPr>
                  <w:rFonts w:ascii="BatangChe" w:eastAsiaTheme="minorEastAsia" w:hAnsi="BatangChe" w:cs="BatangChe" w:hint="eastAsia"/>
                </w:rPr>
              </w:rPrChange>
            </w:rPr>
            <w:delText>を</w:delText>
          </w:r>
          <w:r w:rsidR="0090672C" w:rsidRPr="00ED175E" w:rsidDel="007C1E62">
            <w:rPr>
              <w:rFonts w:hint="eastAsia"/>
              <w:rPrChange w:id="11269" w:author="InnoRules" w:date="2016-08-30T14:14:00Z">
                <w:rPr>
                  <w:rFonts w:ascii="BatangChe" w:eastAsiaTheme="minorEastAsia" w:hAnsi="BatangChe" w:cs="BatangChe" w:hint="eastAsia"/>
                </w:rPr>
              </w:rPrChange>
            </w:rPr>
            <w:delText>保存する。</w:delText>
          </w:r>
        </w:del>
      </w:ins>
    </w:p>
    <w:p w14:paraId="4A2E0CB1" w14:textId="77777777" w:rsidR="006F7A08" w:rsidRPr="00ED175E" w:rsidRDefault="006F7A08">
      <w:pPr>
        <w:pStyle w:val="50"/>
        <w:numPr>
          <w:ilvl w:val="0"/>
          <w:numId w:val="0"/>
        </w:numPr>
        <w:wordWrap/>
        <w:ind w:left="599"/>
        <w:rPr>
          <w:ins w:id="11270" w:author="류종우" w:date="2016-08-10T13:31:00Z"/>
        </w:rPr>
        <w:pPrChange w:id="11271" w:author="Seongeun Woo" w:date="2016-10-13T18:44:00Z">
          <w:pPr>
            <w:widowControl/>
            <w:jc w:val="left"/>
          </w:pPr>
        </w:pPrChange>
      </w:pPr>
    </w:p>
    <w:p w14:paraId="43B533FF" w14:textId="3B5A9FAB" w:rsidR="0090672C" w:rsidRPr="00ED175E" w:rsidRDefault="0090672C">
      <w:pPr>
        <w:autoSpaceDE w:val="0"/>
        <w:autoSpaceDN w:val="0"/>
        <w:rPr>
          <w:ins w:id="11272" w:author="Seongeun Woo" w:date="2016-07-07T19:36:00Z"/>
        </w:rPr>
        <w:pPrChange w:id="11273" w:author="Seongeun Woo" w:date="2016-10-13T18:44:00Z">
          <w:pPr>
            <w:widowControl/>
            <w:jc w:val="left"/>
          </w:pPr>
        </w:pPrChange>
      </w:pPr>
      <w:ins w:id="11274" w:author="Seongeun Woo" w:date="2016-07-07T19:36:00Z">
        <w:del w:id="11275" w:author="哲均 宋" w:date="2019-08-19T12:16:00Z">
          <w:r w:rsidRPr="00ED175E" w:rsidDel="002B4972">
            <w:rPr>
              <w:rFonts w:hint="eastAsia"/>
            </w:rPr>
            <w:delText>照会されたルールを実行して結果を返す。</w:delText>
          </w:r>
        </w:del>
      </w:ins>
      <w:ins w:id="11276" w:author="哲均 宋" w:date="2019-08-19T12:16:00Z">
        <w:r w:rsidR="002B4972" w:rsidRPr="002B4972">
          <w:t>Execute the queried rule using the EXECRULE function and return the result</w:t>
        </w:r>
      </w:ins>
    </w:p>
    <w:p w14:paraId="5042A471" w14:textId="4FD104DE" w:rsidR="0090672C" w:rsidRPr="00ED175E" w:rsidDel="002B4972" w:rsidRDefault="002B4972">
      <w:pPr>
        <w:pStyle w:val="50"/>
        <w:numPr>
          <w:ilvl w:val="0"/>
          <w:numId w:val="0"/>
        </w:numPr>
        <w:wordWrap/>
        <w:ind w:left="503" w:hanging="403"/>
        <w:rPr>
          <w:ins w:id="11277" w:author="Seongeun Woo" w:date="2016-07-07T19:36:00Z"/>
          <w:del w:id="11278" w:author="哲均 宋" w:date="2019-08-19T12:16:00Z"/>
          <w:rFonts w:ascii="BatangChe" w:eastAsiaTheme="minorEastAsia" w:hAnsi="BatangChe" w:cs="BatangChe"/>
        </w:rPr>
        <w:pPrChange w:id="11279" w:author="Seongeun Woo" w:date="2016-10-13T18:44:00Z">
          <w:pPr>
            <w:widowControl/>
            <w:jc w:val="left"/>
          </w:pPr>
        </w:pPrChange>
      </w:pPr>
      <w:ins w:id="11280" w:author="哲均 宋" w:date="2019-08-19T12:16:00Z">
        <w:r w:rsidRPr="00ED175E" w:rsidDel="002B4972">
          <w:rPr>
            <w:rFonts w:ascii="BatangChe" w:eastAsiaTheme="minorEastAsia" w:hAnsi="BatangChe" w:cs="BatangChe"/>
          </w:rPr>
          <w:t xml:space="preserve"> </w:t>
        </w:r>
      </w:ins>
    </w:p>
    <w:p w14:paraId="50C7D329" w14:textId="6543E745" w:rsidR="0090672C" w:rsidRPr="0073721B" w:rsidRDefault="0090672C" w:rsidP="002B4972">
      <w:pPr>
        <w:pStyle w:val="af6"/>
        <w:keepNext/>
        <w:autoSpaceDE w:val="0"/>
        <w:autoSpaceDN w:val="0"/>
        <w:rPr>
          <w:ins w:id="11281" w:author="Seongeun Woo" w:date="2016-07-07T19:37:00Z"/>
        </w:rPr>
        <w:pPrChange w:id="11282" w:author="哲均 宋" w:date="2019-08-19T12:16:00Z">
          <w:pPr/>
        </w:pPrChange>
      </w:pPr>
      <w:ins w:id="11283" w:author="Seongeun Woo" w:date="2016-07-07T19:37:00Z">
        <w:del w:id="11284" w:author="哲均 宋" w:date="2019-08-16T08:55:00Z">
          <w:r w:rsidRPr="00ED175E" w:rsidDel="003566B2">
            <w:delText>[</w:delText>
          </w:r>
          <w:r w:rsidRPr="00ED175E" w:rsidDel="003566B2">
            <w:rPr>
              <w:rFonts w:hint="eastAsia"/>
            </w:rPr>
            <w:delText>表</w:delText>
          </w:r>
        </w:del>
        <w:del w:id="11285" w:author="哲均 宋" w:date="2019-08-19T12:16:00Z">
          <w:r w:rsidRPr="00ED175E" w:rsidDel="002B4972">
            <w:delText xml:space="preserve"> </w:delText>
          </w:r>
          <w:r w:rsidRPr="0073721B" w:rsidDel="002B4972">
            <w:fldChar w:fldCharType="begin"/>
          </w:r>
          <w:r w:rsidRPr="00ED175E" w:rsidDel="002B4972">
            <w:delInstrText xml:space="preserve"> SEQ [</w:delInstrText>
          </w:r>
          <w:r w:rsidRPr="00ED175E" w:rsidDel="002B4972">
            <w:rPr>
              <w:rFonts w:hint="eastAsia"/>
            </w:rPr>
            <w:delInstrText>表</w:delInstrText>
          </w:r>
          <w:r w:rsidRPr="00ED175E" w:rsidDel="002B4972">
            <w:delInstrText xml:space="preserve"> \* ARABIC </w:delInstrText>
          </w:r>
        </w:del>
      </w:ins>
      <w:del w:id="11286" w:author="哲均 宋" w:date="2019-08-19T12:16:00Z">
        <w:r w:rsidRPr="0073721B" w:rsidDel="002B4972">
          <w:fldChar w:fldCharType="separate"/>
        </w:r>
      </w:del>
      <w:ins w:id="11287" w:author="Seongeun Woo" w:date="2016-09-23T13:18:00Z">
        <w:del w:id="11288" w:author="哲均 宋" w:date="2019-08-19T12:16:00Z">
          <w:r w:rsidR="00D76249" w:rsidDel="002B4972">
            <w:rPr>
              <w:noProof/>
            </w:rPr>
            <w:delText>56</w:delText>
          </w:r>
        </w:del>
      </w:ins>
      <w:ins w:id="11289" w:author="Seongeun Woo" w:date="2016-07-07T19:37:00Z">
        <w:del w:id="11290" w:author="哲均 宋" w:date="2019-08-19T12:16:00Z">
          <w:r w:rsidRPr="0073721B" w:rsidDel="002B4972">
            <w:fldChar w:fldCharType="end"/>
          </w:r>
        </w:del>
      </w:ins>
      <w:ins w:id="11291" w:author="user" w:date="2016-10-14T14:18:00Z">
        <w:del w:id="11292" w:author="哲均 宋" w:date="2019-08-19T12:16:00Z">
          <w:r w:rsidR="00454570" w:rsidDel="002B4972">
            <w:rPr>
              <w:rFonts w:hint="eastAsia"/>
            </w:rPr>
            <w:delText xml:space="preserve"> </w:delText>
          </w:r>
        </w:del>
      </w:ins>
      <w:ins w:id="11293" w:author="Seongeun Woo" w:date="2016-07-07T19:37:00Z">
        <w:del w:id="11294" w:author="哲均 宋" w:date="2019-08-19T12:16:00Z">
          <w:r w:rsidRPr="00ED175E" w:rsidDel="002B4972">
            <w:rPr>
              <w:rFonts w:hint="eastAsia"/>
            </w:rPr>
            <w:delText xml:space="preserve">　</w:delText>
          </w:r>
        </w:del>
      </w:ins>
      <w:ins w:id="11295" w:author="Seongeun Woo" w:date="2016-07-07T19:38:00Z">
        <w:del w:id="11296" w:author="哲均 宋" w:date="2019-08-19T12:16:00Z">
          <w:r w:rsidRPr="00ED175E" w:rsidDel="002B4972">
            <w:rPr>
              <w:rFonts w:hint="eastAsia"/>
            </w:rPr>
            <w:delText>テーブルルールでの作成例</w:delText>
          </w:r>
          <w:r w:rsidRPr="00ED175E" w:rsidDel="002B4972">
            <w:delText>]</w:delText>
          </w:r>
        </w:del>
      </w:ins>
    </w:p>
    <w:tbl>
      <w:tblPr>
        <w:tblW w:w="9781" w:type="dxa"/>
        <w:tblInd w:w="-43" w:type="dxa"/>
        <w:tblLayout w:type="fixed"/>
        <w:tblCellMar>
          <w:left w:w="99" w:type="dxa"/>
          <w:right w:w="99" w:type="dxa"/>
        </w:tblCellMar>
        <w:tblLook w:val="04A0" w:firstRow="1" w:lastRow="0" w:firstColumn="1" w:lastColumn="0" w:noHBand="0" w:noVBand="1"/>
        <w:tblPrChange w:id="11297" w:author="Seongeun Woo" w:date="2016-07-07T19:36:00Z">
          <w:tblPr>
            <w:tblW w:w="9781" w:type="dxa"/>
            <w:tblInd w:w="-43" w:type="dxa"/>
            <w:tblLayout w:type="fixed"/>
            <w:tblCellMar>
              <w:left w:w="99" w:type="dxa"/>
              <w:right w:w="99" w:type="dxa"/>
            </w:tblCellMar>
            <w:tblLook w:val="04A0" w:firstRow="1" w:lastRow="0" w:firstColumn="1" w:lastColumn="0" w:noHBand="0" w:noVBand="1"/>
          </w:tblPr>
        </w:tblPrChange>
      </w:tblPr>
      <w:tblGrid>
        <w:gridCol w:w="4890"/>
        <w:gridCol w:w="4891"/>
        <w:tblGridChange w:id="11298">
          <w:tblGrid>
            <w:gridCol w:w="1548"/>
            <w:gridCol w:w="3342"/>
            <w:gridCol w:w="1548"/>
            <w:gridCol w:w="3343"/>
            <w:gridCol w:w="1548"/>
          </w:tblGrid>
        </w:tblGridChange>
      </w:tblGrid>
      <w:tr w:rsidR="0090672C" w:rsidRPr="00ED175E" w14:paraId="70C6C4FD" w14:textId="77777777" w:rsidTr="0090672C">
        <w:trPr>
          <w:trHeight w:val="255"/>
          <w:ins w:id="11299" w:author="Seongeun Woo" w:date="2016-07-07T19:36:00Z"/>
          <w:trPrChange w:id="11300" w:author="Seongeun Woo" w:date="2016-07-07T19:36:00Z">
            <w:trPr>
              <w:gridBefore w:val="1"/>
              <w:trHeight w:val="255"/>
            </w:trPr>
          </w:trPrChange>
        </w:trPr>
        <w:tc>
          <w:tcPr>
            <w:tcW w:w="4890" w:type="dxa"/>
            <w:tcBorders>
              <w:top w:val="single" w:sz="4" w:space="0" w:color="auto"/>
              <w:left w:val="single" w:sz="4" w:space="0" w:color="auto"/>
              <w:bottom w:val="single" w:sz="4" w:space="0" w:color="auto"/>
              <w:right w:val="single" w:sz="4" w:space="0" w:color="auto"/>
            </w:tcBorders>
            <w:shd w:val="clear" w:color="auto" w:fill="EEECE1"/>
            <w:noWrap/>
            <w:vAlign w:val="bottom"/>
            <w:hideMark/>
            <w:tcPrChange w:id="11301" w:author="Seongeun Woo" w:date="2016-07-07T19:36:00Z">
              <w:tcPr>
                <w:tcW w:w="4890" w:type="dxa"/>
                <w:gridSpan w:val="2"/>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tcPrChange>
          </w:tcPr>
          <w:p w14:paraId="02E23B51" w14:textId="6F96DAD6" w:rsidR="0090672C" w:rsidRPr="000244D6" w:rsidRDefault="002B4972">
            <w:pPr>
              <w:pStyle w:val="afc"/>
              <w:wordWrap/>
              <w:rPr>
                <w:ins w:id="11302" w:author="Seongeun Woo" w:date="2016-07-07T19:36:00Z"/>
              </w:rPr>
              <w:pPrChange w:id="11303" w:author="Seongeun Woo" w:date="2016-10-13T18:44:00Z">
                <w:pPr>
                  <w:pStyle w:val="-1"/>
                </w:pPr>
              </w:pPrChange>
            </w:pPr>
            <w:ins w:id="11304" w:author="哲均 宋" w:date="2019-08-19T12:17:00Z">
              <w:r>
                <w:t>Result</w:t>
              </w:r>
            </w:ins>
            <w:ins w:id="11305" w:author="Seongeun Woo" w:date="2016-07-07T19:36:00Z">
              <w:del w:id="11306" w:author="哲均 宋" w:date="2019-08-19T12:17:00Z">
                <w:r w:rsidR="0090672C" w:rsidRPr="0073721B" w:rsidDel="002B4972">
                  <w:rPr>
                    <w:rFonts w:hint="eastAsia"/>
                  </w:rPr>
                  <w:delText>結果</w:delText>
                </w:r>
              </w:del>
            </w:ins>
          </w:p>
        </w:tc>
        <w:tc>
          <w:tcPr>
            <w:tcW w:w="4891" w:type="dxa"/>
            <w:tcBorders>
              <w:top w:val="single" w:sz="4" w:space="0" w:color="auto"/>
              <w:left w:val="nil"/>
              <w:bottom w:val="single" w:sz="4" w:space="0" w:color="auto"/>
              <w:right w:val="single" w:sz="4" w:space="0" w:color="auto"/>
            </w:tcBorders>
            <w:shd w:val="clear" w:color="auto" w:fill="EEECE1"/>
            <w:noWrap/>
            <w:vAlign w:val="bottom"/>
            <w:hideMark/>
            <w:tcPrChange w:id="11307" w:author="Seongeun Woo" w:date="2016-07-07T19:36:00Z">
              <w:tcPr>
                <w:tcW w:w="4891" w:type="dxa"/>
                <w:gridSpan w:val="2"/>
                <w:tcBorders>
                  <w:top w:val="single" w:sz="4" w:space="0" w:color="auto"/>
                  <w:left w:val="nil"/>
                  <w:bottom w:val="single" w:sz="4" w:space="0" w:color="auto"/>
                  <w:right w:val="single" w:sz="4" w:space="0" w:color="auto"/>
                </w:tcBorders>
                <w:shd w:val="clear" w:color="auto" w:fill="E7E6E6" w:themeFill="background2"/>
                <w:noWrap/>
                <w:vAlign w:val="bottom"/>
                <w:hideMark/>
              </w:tcPr>
            </w:tcPrChange>
          </w:tcPr>
          <w:p w14:paraId="3C0A435B" w14:textId="49008DB9" w:rsidR="0090672C" w:rsidRPr="00DE16D6" w:rsidRDefault="0090672C">
            <w:pPr>
              <w:pStyle w:val="afc"/>
              <w:wordWrap/>
              <w:rPr>
                <w:ins w:id="11308" w:author="Seongeun Woo" w:date="2016-07-07T19:36:00Z"/>
              </w:rPr>
              <w:pPrChange w:id="11309" w:author="Seongeun Woo" w:date="2016-10-13T18:44:00Z">
                <w:pPr>
                  <w:pStyle w:val="-1"/>
                </w:pPr>
              </w:pPrChange>
            </w:pPr>
            <w:ins w:id="11310" w:author="Seongeun Woo" w:date="2016-07-07T19:36:00Z">
              <w:del w:id="11311" w:author="哲均 宋" w:date="2019-08-19T12:17:00Z">
                <w:r w:rsidRPr="00FC0EB8" w:rsidDel="002B4972">
                  <w:rPr>
                    <w:rFonts w:hint="eastAsia"/>
                  </w:rPr>
                  <w:delText>条件</w:delText>
                </w:r>
              </w:del>
            </w:ins>
            <w:ins w:id="11312" w:author="哲均 宋" w:date="2019-08-19T12:17:00Z">
              <w:r w:rsidR="002B4972">
                <w:rPr>
                  <w:rFonts w:hint="eastAsia"/>
                </w:rPr>
                <w:t>C</w:t>
              </w:r>
              <w:r w:rsidR="002B4972">
                <w:t>ondition</w:t>
              </w:r>
            </w:ins>
          </w:p>
        </w:tc>
      </w:tr>
      <w:tr w:rsidR="0090672C" w:rsidRPr="00ED175E" w14:paraId="7C5172EA" w14:textId="77777777" w:rsidTr="00BC3AB9">
        <w:trPr>
          <w:trHeight w:val="255"/>
          <w:ins w:id="11313" w:author="Seongeun Woo" w:date="2016-07-07T19:36:00Z"/>
        </w:trPr>
        <w:tc>
          <w:tcPr>
            <w:tcW w:w="4890" w:type="dxa"/>
            <w:tcBorders>
              <w:top w:val="nil"/>
              <w:left w:val="single" w:sz="4" w:space="0" w:color="auto"/>
              <w:bottom w:val="single" w:sz="4" w:space="0" w:color="auto"/>
              <w:right w:val="single" w:sz="4" w:space="0" w:color="auto"/>
            </w:tcBorders>
            <w:shd w:val="clear" w:color="auto" w:fill="auto"/>
            <w:noWrap/>
            <w:vAlign w:val="bottom"/>
            <w:hideMark/>
          </w:tcPr>
          <w:p w14:paraId="148000F8" w14:textId="63388ABA" w:rsidR="0090672C" w:rsidRPr="0073721B" w:rsidRDefault="0090672C">
            <w:pPr>
              <w:pStyle w:val="afb"/>
              <w:autoSpaceDE w:val="0"/>
              <w:autoSpaceDN w:val="0"/>
              <w:rPr>
                <w:ins w:id="11314" w:author="Seongeun Woo" w:date="2016-07-07T19:36:00Z"/>
              </w:rPr>
              <w:pPrChange w:id="11315" w:author="Seongeun Woo" w:date="2016-10-13T18:44:00Z">
                <w:pPr>
                  <w:pStyle w:val="-2"/>
                </w:pPr>
              </w:pPrChange>
            </w:pPr>
            <w:ins w:id="11316" w:author="Seongeun Woo" w:date="2016-07-07T19:36:00Z">
              <w:r w:rsidRPr="0073721B">
                <w:t>EXECRULE([</w:t>
              </w:r>
            </w:ins>
            <w:ins w:id="11317" w:author="哲均 宋" w:date="2019-08-19T12:16:00Z">
              <w:r w:rsidR="002B4972">
                <w:rPr>
                  <w:rFonts w:hint="eastAsia"/>
                </w:rPr>
                <w:t>A</w:t>
              </w:r>
              <w:r w:rsidR="002B4972">
                <w:t>ttribute Value</w:t>
              </w:r>
            </w:ins>
            <w:ins w:id="11318" w:author="Seongeun Woo" w:date="2016-07-07T19:37:00Z">
              <w:del w:id="11319" w:author="哲均 宋" w:date="2019-08-19T12:16:00Z">
                <w:r w:rsidRPr="00ED175E" w:rsidDel="002B4972">
                  <w:rPr>
                    <w:rFonts w:hint="eastAsia"/>
                    <w:rPrChange w:id="11320" w:author="InnoRules" w:date="2016-08-30T14:14:00Z">
                      <w:rPr>
                        <w:rFonts w:asciiTheme="minorEastAsia" w:eastAsiaTheme="minorEastAsia" w:hAnsiTheme="minorEastAsia" w:hint="eastAsia"/>
                      </w:rPr>
                    </w:rPrChange>
                  </w:rPr>
                  <w:delText>属性値</w:delText>
                </w:r>
              </w:del>
            </w:ins>
            <w:ins w:id="11321" w:author="Seongeun Woo" w:date="2016-07-07T19:36:00Z">
              <w:del w:id="11322" w:author="哲均 宋" w:date="2019-08-19T12:16:00Z">
                <w:r w:rsidRPr="0073721B" w:rsidDel="002B4972">
                  <w:delText>1</w:delText>
                </w:r>
              </w:del>
              <w:r w:rsidRPr="0073721B">
                <w:t>])</w:t>
              </w:r>
            </w:ins>
          </w:p>
        </w:tc>
        <w:tc>
          <w:tcPr>
            <w:tcW w:w="4891" w:type="dxa"/>
            <w:tcBorders>
              <w:top w:val="nil"/>
              <w:left w:val="nil"/>
              <w:bottom w:val="single" w:sz="4" w:space="0" w:color="auto"/>
              <w:right w:val="single" w:sz="4" w:space="0" w:color="auto"/>
            </w:tcBorders>
            <w:shd w:val="clear" w:color="auto" w:fill="auto"/>
            <w:noWrap/>
            <w:vAlign w:val="bottom"/>
            <w:hideMark/>
          </w:tcPr>
          <w:p w14:paraId="0DB1E2AB" w14:textId="66E43C31" w:rsidR="0090672C" w:rsidRPr="0073721B" w:rsidRDefault="0090672C">
            <w:pPr>
              <w:pStyle w:val="afb"/>
              <w:autoSpaceDE w:val="0"/>
              <w:autoSpaceDN w:val="0"/>
              <w:rPr>
                <w:ins w:id="11323" w:author="Seongeun Woo" w:date="2016-07-07T19:36:00Z"/>
              </w:rPr>
              <w:pPrChange w:id="11324" w:author="Seongeun Woo" w:date="2016-10-13T18:44:00Z">
                <w:pPr>
                  <w:pStyle w:val="-2"/>
                </w:pPr>
              </w:pPrChange>
            </w:pPr>
            <w:ins w:id="11325" w:author="Seongeun Woo" w:date="2016-07-07T19:36:00Z">
              <w:r w:rsidRPr="000244D6">
                <w:t>LEFT([</w:t>
              </w:r>
            </w:ins>
            <w:ins w:id="11326" w:author="Seongeun Woo" w:date="2016-07-07T19:37:00Z">
              <w:del w:id="11327" w:author="哲均 宋" w:date="2019-08-19T12:16:00Z">
                <w:r w:rsidRPr="00ED175E" w:rsidDel="002B4972">
                  <w:rPr>
                    <w:rFonts w:hint="eastAsia"/>
                    <w:rPrChange w:id="11328" w:author="InnoRules" w:date="2016-08-30T14:14:00Z">
                      <w:rPr>
                        <w:rFonts w:asciiTheme="minorEastAsia" w:eastAsiaTheme="minorEastAsia" w:hAnsiTheme="minorEastAsia" w:hint="eastAsia"/>
                      </w:rPr>
                    </w:rPrChange>
                  </w:rPr>
                  <w:delText>属性値</w:delText>
                </w:r>
              </w:del>
            </w:ins>
            <w:ins w:id="11329" w:author="Seongeun Woo" w:date="2016-07-07T19:36:00Z">
              <w:del w:id="11330" w:author="哲均 宋" w:date="2019-08-19T12:16:00Z">
                <w:r w:rsidRPr="0073721B" w:rsidDel="002B4972">
                  <w:delText>1</w:delText>
                </w:r>
              </w:del>
            </w:ins>
            <w:ins w:id="11331" w:author="哲均 宋" w:date="2019-08-19T12:16:00Z">
              <w:r w:rsidR="002B4972">
                <w:rPr>
                  <w:rFonts w:hint="eastAsia"/>
                </w:rPr>
                <w:t>A</w:t>
              </w:r>
              <w:r w:rsidR="002B4972">
                <w:t>ttribute Value</w:t>
              </w:r>
            </w:ins>
            <w:ins w:id="11332" w:author="Seongeun Woo" w:date="2016-07-07T19:36:00Z">
              <w:r w:rsidRPr="0073721B">
                <w:t>],2)="#S"</w:t>
              </w:r>
            </w:ins>
          </w:p>
        </w:tc>
      </w:tr>
    </w:tbl>
    <w:p w14:paraId="27AB717F" w14:textId="61E290AC" w:rsidR="0090672C" w:rsidRPr="00ED175E" w:rsidRDefault="0090672C">
      <w:pPr>
        <w:pStyle w:val="50"/>
        <w:numPr>
          <w:ilvl w:val="0"/>
          <w:numId w:val="0"/>
        </w:numPr>
        <w:wordWrap/>
        <w:ind w:left="503" w:hanging="403"/>
        <w:rPr>
          <w:ins w:id="11333" w:author="Seongeun Woo" w:date="2016-07-07T19:38:00Z"/>
        </w:rPr>
        <w:pPrChange w:id="11334" w:author="Seongeun Woo" w:date="2016-10-13T18:44:00Z">
          <w:pPr>
            <w:pStyle w:val="50"/>
            <w:numPr>
              <w:numId w:val="0"/>
            </w:numPr>
            <w:ind w:leftChars="0" w:left="0" w:firstLine="0"/>
          </w:pPr>
        </w:pPrChange>
      </w:pPr>
    </w:p>
    <w:p w14:paraId="4BD50707" w14:textId="7B9776A1" w:rsidR="0090672C" w:rsidRPr="00ED175E" w:rsidRDefault="0090672C">
      <w:pPr>
        <w:autoSpaceDE w:val="0"/>
        <w:autoSpaceDN w:val="0"/>
        <w:rPr>
          <w:ins w:id="11335" w:author="Seongeun Woo" w:date="2016-07-07T19:38:00Z"/>
          <w:rFonts w:eastAsia="Malgun Gothic"/>
          <w:rPrChange w:id="11336" w:author="InnoRules" w:date="2016-08-30T14:14:00Z">
            <w:rPr>
              <w:ins w:id="11337" w:author="Seongeun Woo" w:date="2016-07-07T19:38:00Z"/>
            </w:rPr>
          </w:rPrChange>
        </w:rPr>
        <w:pPrChange w:id="11338" w:author="Seongeun Woo" w:date="2016-10-13T18:44:00Z">
          <w:pPr/>
        </w:pPrChange>
      </w:pPr>
      <w:ins w:id="11339" w:author="Seongeun Woo" w:date="2016-07-07T19:38:00Z">
        <w:del w:id="11340" w:author="哲均 宋" w:date="2019-08-19T12:17:00Z">
          <w:r w:rsidRPr="00ED175E" w:rsidDel="002B4972">
            <w:rPr>
              <w:rFonts w:hint="eastAsia"/>
            </w:rPr>
            <w:delText>照会されたカラム値で上記の</w:delText>
          </w:r>
        </w:del>
      </w:ins>
      <w:ins w:id="11341" w:author="Seongeun Woo" w:date="2016-07-07T19:39:00Z">
        <w:del w:id="11342" w:author="哲均 宋" w:date="2019-08-19T12:17:00Z">
          <w:r w:rsidRPr="00ED175E" w:rsidDel="002B4972">
            <w:rPr>
              <w:rFonts w:hint="eastAsia"/>
            </w:rPr>
            <w:delText>ようにルールビルダーの</w:delText>
          </w:r>
          <w:r w:rsidRPr="00ED175E" w:rsidDel="002B4972">
            <w:delText>EXECRULE</w:delText>
          </w:r>
        </w:del>
      </w:ins>
      <w:ins w:id="11343" w:author="Seongeun Woo" w:date="2016-07-07T19:40:00Z">
        <w:del w:id="11344" w:author="哲均 宋" w:date="2019-08-19T12:17:00Z">
          <w:r w:rsidRPr="00ED175E" w:rsidDel="002B4972">
            <w:rPr>
              <w:rFonts w:hint="eastAsia"/>
            </w:rPr>
            <w:delText>関数を使用してルール実行結果を返す。</w:delText>
          </w:r>
        </w:del>
      </w:ins>
    </w:p>
    <w:p w14:paraId="07B6D9EB" w14:textId="43905F27" w:rsidR="0090672C" w:rsidRPr="00ED175E" w:rsidRDefault="0090672C">
      <w:pPr>
        <w:autoSpaceDE w:val="0"/>
        <w:autoSpaceDN w:val="0"/>
        <w:rPr>
          <w:ins w:id="11345" w:author="Seongeun Woo" w:date="2016-07-07T19:38:00Z"/>
        </w:rPr>
        <w:pPrChange w:id="11346" w:author="Seongeun Woo" w:date="2016-10-13T18:44:00Z">
          <w:pPr/>
        </w:pPrChange>
      </w:pPr>
    </w:p>
    <w:p w14:paraId="149F2CEB" w14:textId="77777777" w:rsidR="00460601" w:rsidRDefault="00460601">
      <w:pPr>
        <w:autoSpaceDE w:val="0"/>
        <w:autoSpaceDN w:val="0"/>
        <w:sectPr w:rsidR="00460601" w:rsidSect="0019306E">
          <w:pgSz w:w="11906" w:h="16838" w:code="9"/>
          <w:pgMar w:top="1418" w:right="1134" w:bottom="1418" w:left="1247" w:header="567" w:footer="567" w:gutter="0"/>
          <w:cols w:space="425"/>
          <w:docGrid w:type="lines" w:linePitch="360"/>
        </w:sectPr>
        <w:pPrChange w:id="11347" w:author="Seongeun Woo" w:date="2016-10-13T18:44:00Z">
          <w:pPr>
            <w:widowControl/>
            <w:jc w:val="left"/>
          </w:pPr>
        </w:pPrChange>
      </w:pPr>
    </w:p>
    <w:p w14:paraId="20D441D5" w14:textId="3E8EB20E" w:rsidR="0096549F" w:rsidRPr="00ED175E" w:rsidDel="0090672C" w:rsidRDefault="0096549F" w:rsidP="008009F4">
      <w:pPr>
        <w:pStyle w:val="st1"/>
        <w:rPr>
          <w:del w:id="11348" w:author="Seongeun Woo" w:date="2016-07-07T19:43:00Z"/>
        </w:rPr>
        <w:pPrChange w:id="11349" w:author="哲均 宋" w:date="2019-08-15T14:21:00Z">
          <w:pPr>
            <w:pStyle w:val="st1"/>
            <w:spacing w:after="200"/>
          </w:pPr>
        </w:pPrChange>
      </w:pPr>
      <w:bookmarkStart w:id="11350" w:name="_Toc414631985"/>
      <w:bookmarkStart w:id="11351" w:name="_Toc434858386"/>
      <w:bookmarkStart w:id="11352" w:name="_Toc445716773"/>
      <w:del w:id="11353" w:author="Seongeun Woo" w:date="2016-07-07T19:43:00Z">
        <w:r w:rsidRPr="00ED175E" w:rsidDel="0090672C">
          <w:rPr>
            <w:rFonts w:hint="eastAsia"/>
          </w:rPr>
          <w:delText>値がルールの場合</w:delText>
        </w:r>
        <w:bookmarkStart w:id="11354" w:name="_Toc455688209"/>
        <w:bookmarkStart w:id="11355" w:name="_Toc455696390"/>
        <w:bookmarkStart w:id="11356" w:name="_Toc455697694"/>
        <w:bookmarkStart w:id="11357" w:name="_Toc458692854"/>
        <w:bookmarkStart w:id="11358" w:name="_Toc461094482"/>
        <w:bookmarkStart w:id="11359" w:name="_Toc461094572"/>
        <w:bookmarkStart w:id="11360" w:name="_Toc462461204"/>
        <w:bookmarkStart w:id="11361" w:name="_Toc462748972"/>
        <w:bookmarkStart w:id="11362" w:name="_Toc463004862"/>
        <w:bookmarkStart w:id="11363" w:name="_Toc463944416"/>
        <w:bookmarkStart w:id="11364" w:name="_Toc464215055"/>
        <w:bookmarkStart w:id="11365" w:name="_Toc464215545"/>
        <w:bookmarkStart w:id="11366" w:name="_Toc464221788"/>
        <w:bookmarkStart w:id="11367" w:name="_Toc464227506"/>
        <w:bookmarkStart w:id="11368" w:name="_Toc464747740"/>
        <w:bookmarkStart w:id="11369" w:name="_Toc465010263"/>
        <w:bookmarkStart w:id="11370" w:name="_Toc465024667"/>
        <w:bookmarkStart w:id="11371" w:name="_Toc17110330"/>
        <w:bookmarkStart w:id="11372" w:name="_Toc17110513"/>
        <w:bookmarkStart w:id="11373" w:name="_Toc17110726"/>
        <w:bookmarkStart w:id="11374" w:name="_Toc17110819"/>
        <w:bookmarkStart w:id="11375" w:name="_Toc17110914"/>
        <w:bookmarkStart w:id="11376" w:name="_Toc17111008"/>
        <w:bookmarkStart w:id="11377" w:name="_Toc17111103"/>
        <w:bookmarkStart w:id="11378" w:name="_Toc17111201"/>
        <w:bookmarkStart w:id="11379" w:name="_Toc17111298"/>
        <w:bookmarkStart w:id="11380" w:name="_Toc17111394"/>
        <w:bookmarkStart w:id="11381" w:name="_Toc17111488"/>
        <w:bookmarkStart w:id="11382" w:name="_Toc17111583"/>
        <w:bookmarkStart w:id="11383" w:name="_Toc17111773"/>
        <w:bookmarkStart w:id="11384" w:name="_Toc17111867"/>
        <w:bookmarkStart w:id="11385" w:name="_Toc17111960"/>
        <w:bookmarkStart w:id="11386" w:name="_Toc17112052"/>
        <w:bookmarkStart w:id="11387" w:name="_Toc17112143"/>
        <w:bookmarkEnd w:id="11350"/>
        <w:bookmarkEnd w:id="11351"/>
        <w:bookmarkEnd w:id="11352"/>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del>
    </w:p>
    <w:p w14:paraId="09EE5F13" w14:textId="27BB8460" w:rsidR="0096549F" w:rsidRPr="00ED175E" w:rsidDel="0090672C" w:rsidRDefault="0096549F" w:rsidP="008009F4">
      <w:pPr>
        <w:pStyle w:val="st1"/>
        <w:rPr>
          <w:del w:id="11388" w:author="Seongeun Woo" w:date="2016-07-07T19:43:00Z"/>
        </w:rPr>
        <w:pPrChange w:id="11389" w:author="哲均 宋" w:date="2019-08-15T14:21:00Z">
          <w:pPr/>
        </w:pPrChange>
      </w:pPr>
      <w:del w:id="11390" w:author="Seongeun Woo" w:date="2016-07-07T19:43:00Z">
        <w:r w:rsidRPr="00ED175E" w:rsidDel="0090672C">
          <w:rPr>
            <w:rFonts w:hint="eastAsia"/>
          </w:rPr>
          <w:delText>単一項目・パターンデータ、多重項目、関係ルールの値を基に</w:delText>
        </w:r>
        <w:r w:rsidRPr="00ED175E" w:rsidDel="0090672C">
          <w:delText>RuleBuilder</w:delText>
        </w:r>
        <w:r w:rsidRPr="00ED175E" w:rsidDel="0090672C">
          <w:rPr>
            <w:rFonts w:hint="eastAsia"/>
          </w:rPr>
          <w:delText>を用いて作成したルールが保存可能である。</w:delText>
        </w:r>
        <w:r w:rsidRPr="00ED175E" w:rsidDel="0090672C">
          <w:delText xml:space="preserve"> </w:delText>
        </w:r>
        <w:bookmarkStart w:id="11391" w:name="_Toc455688210"/>
        <w:bookmarkStart w:id="11392" w:name="_Toc455696391"/>
        <w:bookmarkStart w:id="11393" w:name="_Toc455697695"/>
        <w:bookmarkStart w:id="11394" w:name="_Toc458692855"/>
        <w:bookmarkStart w:id="11395" w:name="_Toc461094483"/>
        <w:bookmarkStart w:id="11396" w:name="_Toc461094573"/>
        <w:bookmarkStart w:id="11397" w:name="_Toc462461205"/>
        <w:bookmarkStart w:id="11398" w:name="_Toc462748973"/>
        <w:bookmarkStart w:id="11399" w:name="_Toc463004863"/>
        <w:bookmarkStart w:id="11400" w:name="_Toc463944417"/>
        <w:bookmarkStart w:id="11401" w:name="_Toc464215056"/>
        <w:bookmarkStart w:id="11402" w:name="_Toc464215546"/>
        <w:bookmarkStart w:id="11403" w:name="_Toc464221789"/>
        <w:bookmarkStart w:id="11404" w:name="_Toc464227507"/>
        <w:bookmarkStart w:id="11405" w:name="_Toc464747741"/>
        <w:bookmarkStart w:id="11406" w:name="_Toc465010264"/>
        <w:bookmarkStart w:id="11407" w:name="_Toc465024668"/>
        <w:bookmarkStart w:id="11408" w:name="_Toc17110331"/>
        <w:bookmarkStart w:id="11409" w:name="_Toc17110514"/>
        <w:bookmarkStart w:id="11410" w:name="_Toc17110727"/>
        <w:bookmarkStart w:id="11411" w:name="_Toc17110820"/>
        <w:bookmarkStart w:id="11412" w:name="_Toc17110915"/>
        <w:bookmarkStart w:id="11413" w:name="_Toc17111009"/>
        <w:bookmarkStart w:id="11414" w:name="_Toc17111104"/>
        <w:bookmarkStart w:id="11415" w:name="_Toc17111202"/>
        <w:bookmarkStart w:id="11416" w:name="_Toc17111299"/>
        <w:bookmarkStart w:id="11417" w:name="_Toc17111395"/>
        <w:bookmarkStart w:id="11418" w:name="_Toc17111489"/>
        <w:bookmarkStart w:id="11419" w:name="_Toc17111584"/>
        <w:bookmarkStart w:id="11420" w:name="_Toc17111774"/>
        <w:bookmarkStart w:id="11421" w:name="_Toc17111868"/>
        <w:bookmarkStart w:id="11422" w:name="_Toc17111961"/>
        <w:bookmarkStart w:id="11423" w:name="_Toc17112053"/>
        <w:bookmarkStart w:id="11424" w:name="_Toc17112144"/>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del>
    </w:p>
    <w:p w14:paraId="18C21573" w14:textId="5FD22C24" w:rsidR="0096549F" w:rsidRPr="00ED175E" w:rsidDel="0090672C" w:rsidRDefault="0096549F" w:rsidP="008009F4">
      <w:pPr>
        <w:pStyle w:val="st1"/>
        <w:rPr>
          <w:del w:id="11425" w:author="Seongeun Woo" w:date="2016-07-07T19:43:00Z"/>
        </w:rPr>
        <w:pPrChange w:id="11426" w:author="哲均 宋" w:date="2019-08-15T14:21:00Z">
          <w:pPr>
            <w:pStyle w:val="-00"/>
          </w:pPr>
        </w:pPrChange>
      </w:pPr>
      <w:bookmarkStart w:id="11427" w:name="_Toc455688211"/>
      <w:bookmarkStart w:id="11428" w:name="_Toc455696392"/>
      <w:bookmarkStart w:id="11429" w:name="_Toc455697696"/>
      <w:bookmarkStart w:id="11430" w:name="_Toc458692856"/>
      <w:bookmarkStart w:id="11431" w:name="_Toc461094484"/>
      <w:bookmarkStart w:id="11432" w:name="_Toc461094574"/>
      <w:bookmarkStart w:id="11433" w:name="_Toc462461206"/>
      <w:bookmarkStart w:id="11434" w:name="_Toc462748974"/>
      <w:bookmarkStart w:id="11435" w:name="_Toc463004864"/>
      <w:bookmarkStart w:id="11436" w:name="_Toc463944418"/>
      <w:bookmarkStart w:id="11437" w:name="_Toc464215057"/>
      <w:bookmarkStart w:id="11438" w:name="_Toc464215547"/>
      <w:bookmarkStart w:id="11439" w:name="_Toc464221790"/>
      <w:bookmarkStart w:id="11440" w:name="_Toc464227508"/>
      <w:bookmarkStart w:id="11441" w:name="_Toc464747742"/>
      <w:bookmarkStart w:id="11442" w:name="_Toc465010265"/>
      <w:bookmarkStart w:id="11443" w:name="_Toc465024669"/>
      <w:bookmarkStart w:id="11444" w:name="_Toc17110332"/>
      <w:bookmarkStart w:id="11445" w:name="_Toc17110515"/>
      <w:bookmarkStart w:id="11446" w:name="_Toc17110728"/>
      <w:bookmarkStart w:id="11447" w:name="_Toc17110821"/>
      <w:bookmarkStart w:id="11448" w:name="_Toc17110916"/>
      <w:bookmarkStart w:id="11449" w:name="_Toc17111010"/>
      <w:bookmarkStart w:id="11450" w:name="_Toc17111105"/>
      <w:bookmarkStart w:id="11451" w:name="_Toc17111203"/>
      <w:bookmarkStart w:id="11452" w:name="_Toc17111300"/>
      <w:bookmarkStart w:id="11453" w:name="_Toc17111396"/>
      <w:bookmarkStart w:id="11454" w:name="_Toc17111490"/>
      <w:bookmarkStart w:id="11455" w:name="_Toc17111585"/>
      <w:bookmarkStart w:id="11456" w:name="_Toc17111775"/>
      <w:bookmarkStart w:id="11457" w:name="_Toc17111869"/>
      <w:bookmarkStart w:id="11458" w:name="_Toc17111962"/>
      <w:bookmarkStart w:id="11459" w:name="_Toc17112054"/>
      <w:bookmarkStart w:id="11460" w:name="_Toc17112145"/>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p>
    <w:p w14:paraId="68BDA36F" w14:textId="15260E54" w:rsidR="0096549F" w:rsidRPr="00ED175E" w:rsidDel="0090672C" w:rsidRDefault="0096549F" w:rsidP="008009F4">
      <w:pPr>
        <w:pStyle w:val="st1"/>
        <w:rPr>
          <w:del w:id="11461" w:author="Seongeun Woo" w:date="2016-07-07T19:43:00Z"/>
        </w:rPr>
        <w:pPrChange w:id="11462" w:author="哲均 宋" w:date="2019-08-15T14:21:00Z">
          <w:pPr>
            <w:pStyle w:val="50"/>
            <w:ind w:left="601"/>
          </w:pPr>
        </w:pPrChange>
      </w:pPr>
      <w:del w:id="11463" w:author="Seongeun Woo" w:date="2016-07-07T19:43:00Z">
        <w:r w:rsidRPr="00ED175E" w:rsidDel="0090672C">
          <w:rPr>
            <w:rFonts w:hint="eastAsia"/>
          </w:rPr>
          <w:delText>単一項目・パターンデータ：</w:delText>
        </w:r>
        <w:r w:rsidRPr="00ED175E" w:rsidDel="0090672C">
          <w:delText>OBJ_DETAIL</w:delText>
        </w:r>
        <w:r w:rsidRPr="00ED175E" w:rsidDel="0090672C">
          <w:rPr>
            <w:rFonts w:hint="eastAsia"/>
          </w:rPr>
          <w:delText>の</w:delText>
        </w:r>
        <w:r w:rsidRPr="00ED175E" w:rsidDel="0090672C">
          <w:delText>CHARXX</w:delText>
        </w:r>
        <w:r w:rsidRPr="00ED175E" w:rsidDel="0090672C">
          <w:rPr>
            <w:rFonts w:hint="eastAsia"/>
          </w:rPr>
          <w:delText>カラムに「</w:delText>
        </w:r>
        <w:r w:rsidRPr="00ED175E" w:rsidDel="0090672C">
          <w:delText>#S00000050</w:delText>
        </w:r>
        <w:r w:rsidRPr="00ED175E" w:rsidDel="0090672C">
          <w:rPr>
            <w:rFonts w:hint="eastAsia"/>
          </w:rPr>
          <w:delText>」</w:delText>
        </w:r>
        <w:r w:rsidRPr="00ED175E" w:rsidDel="0090672C">
          <w:delText>(</w:delText>
        </w:r>
        <w:r w:rsidRPr="00ED175E" w:rsidDel="0090672C">
          <w:rPr>
            <w:rFonts w:hint="eastAsia"/>
          </w:rPr>
          <w:delText>例題の値</w:delText>
        </w:r>
        <w:r w:rsidRPr="00ED175E" w:rsidDel="0090672C">
          <w:delText>)</w:delText>
        </w:r>
        <w:r w:rsidRPr="00ED175E" w:rsidDel="0090672C">
          <w:rPr>
            <w:rFonts w:hint="eastAsia"/>
          </w:rPr>
          <w:delText>のような実際のルールの</w:delText>
        </w:r>
        <w:r w:rsidRPr="00ED175E" w:rsidDel="0090672C">
          <w:delText>ID</w:delText>
        </w:r>
        <w:r w:rsidRPr="00ED175E" w:rsidDel="0090672C">
          <w:rPr>
            <w:rFonts w:hint="eastAsia"/>
          </w:rPr>
          <w:delText>が保存される。</w:delText>
        </w:r>
        <w:bookmarkStart w:id="11464" w:name="_Toc455688212"/>
        <w:bookmarkStart w:id="11465" w:name="_Toc455696393"/>
        <w:bookmarkStart w:id="11466" w:name="_Toc455697697"/>
        <w:bookmarkStart w:id="11467" w:name="_Toc458692857"/>
        <w:bookmarkStart w:id="11468" w:name="_Toc461094485"/>
        <w:bookmarkStart w:id="11469" w:name="_Toc461094575"/>
        <w:bookmarkStart w:id="11470" w:name="_Toc462461207"/>
        <w:bookmarkStart w:id="11471" w:name="_Toc462748975"/>
        <w:bookmarkStart w:id="11472" w:name="_Toc463004865"/>
        <w:bookmarkStart w:id="11473" w:name="_Toc463944419"/>
        <w:bookmarkStart w:id="11474" w:name="_Toc464215058"/>
        <w:bookmarkStart w:id="11475" w:name="_Toc464215548"/>
        <w:bookmarkStart w:id="11476" w:name="_Toc464221791"/>
        <w:bookmarkStart w:id="11477" w:name="_Toc464227509"/>
        <w:bookmarkStart w:id="11478" w:name="_Toc464747743"/>
        <w:bookmarkStart w:id="11479" w:name="_Toc465010266"/>
        <w:bookmarkStart w:id="11480" w:name="_Toc465024670"/>
        <w:bookmarkStart w:id="11481" w:name="_Toc17110333"/>
        <w:bookmarkStart w:id="11482" w:name="_Toc17110516"/>
        <w:bookmarkStart w:id="11483" w:name="_Toc17110729"/>
        <w:bookmarkStart w:id="11484" w:name="_Toc17110822"/>
        <w:bookmarkStart w:id="11485" w:name="_Toc17110917"/>
        <w:bookmarkStart w:id="11486" w:name="_Toc17111011"/>
        <w:bookmarkStart w:id="11487" w:name="_Toc17111106"/>
        <w:bookmarkStart w:id="11488" w:name="_Toc17111204"/>
        <w:bookmarkStart w:id="11489" w:name="_Toc17111301"/>
        <w:bookmarkStart w:id="11490" w:name="_Toc17111397"/>
        <w:bookmarkStart w:id="11491" w:name="_Toc17111491"/>
        <w:bookmarkStart w:id="11492" w:name="_Toc17111586"/>
        <w:bookmarkStart w:id="11493" w:name="_Toc17111776"/>
        <w:bookmarkStart w:id="11494" w:name="_Toc17111870"/>
        <w:bookmarkStart w:id="11495" w:name="_Toc17111963"/>
        <w:bookmarkStart w:id="11496" w:name="_Toc17112055"/>
        <w:bookmarkStart w:id="11497" w:name="_Toc17112146"/>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del>
    </w:p>
    <w:p w14:paraId="4E33BE2D" w14:textId="43F0109D" w:rsidR="0096549F" w:rsidRPr="00ED175E" w:rsidDel="0090672C" w:rsidRDefault="0096549F" w:rsidP="008009F4">
      <w:pPr>
        <w:pStyle w:val="st1"/>
        <w:rPr>
          <w:del w:id="11498" w:author="Seongeun Woo" w:date="2016-07-07T19:43:00Z"/>
        </w:rPr>
        <w:pPrChange w:id="11499" w:author="哲均 宋" w:date="2019-08-15T14:21:00Z">
          <w:pPr>
            <w:pStyle w:val="50"/>
            <w:ind w:left="601"/>
          </w:pPr>
        </w:pPrChange>
      </w:pPr>
      <w:del w:id="11500" w:author="Seongeun Woo" w:date="2016-07-07T19:43:00Z">
        <w:r w:rsidRPr="00ED175E" w:rsidDel="0090672C">
          <w:rPr>
            <w:rFonts w:hint="eastAsia"/>
          </w:rPr>
          <w:delText>多重項目：</w:delText>
        </w:r>
        <w:r w:rsidRPr="00ED175E" w:rsidDel="0090672C">
          <w:delText>OBJ_DETAIL</w:delText>
        </w:r>
        <w:r w:rsidRPr="00ED175E" w:rsidDel="0090672C">
          <w:rPr>
            <w:rFonts w:hint="eastAsia"/>
          </w:rPr>
          <w:delText>の</w:delText>
        </w:r>
        <w:r w:rsidRPr="00ED175E" w:rsidDel="0090672C">
          <w:delText>CHARXX</w:delText>
        </w:r>
        <w:r w:rsidRPr="00ED175E" w:rsidDel="0090672C">
          <w:rPr>
            <w:rFonts w:hint="eastAsia"/>
          </w:rPr>
          <w:delText>カラムに</w:delText>
        </w:r>
        <w:r w:rsidRPr="00ED175E" w:rsidDel="0090672C">
          <w:delText>MULTIID</w:delText>
        </w:r>
        <w:r w:rsidRPr="00ED175E" w:rsidDel="0090672C">
          <w:rPr>
            <w:rFonts w:hint="eastAsia"/>
          </w:rPr>
          <w:delText>が保存され、</w:delText>
        </w:r>
        <w:r w:rsidRPr="00ED175E" w:rsidDel="0090672C">
          <w:delText>OBJ_REL</w:delText>
        </w:r>
        <w:r w:rsidRPr="00ED175E" w:rsidDel="0090672C">
          <w:rPr>
            <w:rFonts w:hint="eastAsia"/>
          </w:rPr>
          <w:delText>テーブルの</w:delText>
        </w:r>
        <w:r w:rsidRPr="00ED175E" w:rsidDel="0090672C">
          <w:delText>RULE_ID</w:delText>
        </w:r>
        <w:r w:rsidRPr="00ED175E" w:rsidDel="0090672C">
          <w:rPr>
            <w:rFonts w:hint="eastAsia"/>
          </w:rPr>
          <w:delText>カラムに「</w:delText>
        </w:r>
        <w:r w:rsidRPr="00ED175E" w:rsidDel="0090672C">
          <w:delText>#S00000050</w:delText>
        </w:r>
        <w:r w:rsidRPr="00ED175E" w:rsidDel="0090672C">
          <w:rPr>
            <w:rFonts w:hint="eastAsia"/>
          </w:rPr>
          <w:delText>」</w:delText>
        </w:r>
        <w:r w:rsidRPr="00ED175E" w:rsidDel="0090672C">
          <w:delText>(</w:delText>
        </w:r>
        <w:r w:rsidRPr="00ED175E" w:rsidDel="0090672C">
          <w:rPr>
            <w:rFonts w:hint="eastAsia"/>
          </w:rPr>
          <w:delText>例題の値</w:delText>
        </w:r>
        <w:r w:rsidRPr="00ED175E" w:rsidDel="0090672C">
          <w:delText>)</w:delText>
        </w:r>
        <w:r w:rsidRPr="00ED175E" w:rsidDel="0090672C">
          <w:rPr>
            <w:rFonts w:hint="eastAsia"/>
          </w:rPr>
          <w:delText>のような実際のルールの</w:delText>
        </w:r>
        <w:r w:rsidRPr="00ED175E" w:rsidDel="0090672C">
          <w:delText>ID</w:delText>
        </w:r>
        <w:r w:rsidRPr="00ED175E" w:rsidDel="0090672C">
          <w:rPr>
            <w:rFonts w:hint="eastAsia"/>
          </w:rPr>
          <w:delText>が保存される。</w:delText>
        </w:r>
        <w:bookmarkStart w:id="11501" w:name="_Toc455688213"/>
        <w:bookmarkStart w:id="11502" w:name="_Toc455696394"/>
        <w:bookmarkStart w:id="11503" w:name="_Toc455697698"/>
        <w:bookmarkStart w:id="11504" w:name="_Toc458692858"/>
        <w:bookmarkStart w:id="11505" w:name="_Toc461094486"/>
        <w:bookmarkStart w:id="11506" w:name="_Toc461094576"/>
        <w:bookmarkStart w:id="11507" w:name="_Toc462461208"/>
        <w:bookmarkStart w:id="11508" w:name="_Toc462748976"/>
        <w:bookmarkStart w:id="11509" w:name="_Toc463004866"/>
        <w:bookmarkStart w:id="11510" w:name="_Toc463944420"/>
        <w:bookmarkStart w:id="11511" w:name="_Toc464215059"/>
        <w:bookmarkStart w:id="11512" w:name="_Toc464215549"/>
        <w:bookmarkStart w:id="11513" w:name="_Toc464221792"/>
        <w:bookmarkStart w:id="11514" w:name="_Toc464227510"/>
        <w:bookmarkStart w:id="11515" w:name="_Toc464747744"/>
        <w:bookmarkStart w:id="11516" w:name="_Toc465010267"/>
        <w:bookmarkStart w:id="11517" w:name="_Toc465024671"/>
        <w:bookmarkStart w:id="11518" w:name="_Toc17110334"/>
        <w:bookmarkStart w:id="11519" w:name="_Toc17110517"/>
        <w:bookmarkStart w:id="11520" w:name="_Toc17110730"/>
        <w:bookmarkStart w:id="11521" w:name="_Toc17110823"/>
        <w:bookmarkStart w:id="11522" w:name="_Toc17110918"/>
        <w:bookmarkStart w:id="11523" w:name="_Toc17111012"/>
        <w:bookmarkStart w:id="11524" w:name="_Toc17111107"/>
        <w:bookmarkStart w:id="11525" w:name="_Toc17111205"/>
        <w:bookmarkStart w:id="11526" w:name="_Toc17111302"/>
        <w:bookmarkStart w:id="11527" w:name="_Toc17111398"/>
        <w:bookmarkStart w:id="11528" w:name="_Toc17111492"/>
        <w:bookmarkStart w:id="11529" w:name="_Toc17111587"/>
        <w:bookmarkStart w:id="11530" w:name="_Toc17111777"/>
        <w:bookmarkStart w:id="11531" w:name="_Toc17111871"/>
        <w:bookmarkStart w:id="11532" w:name="_Toc17111964"/>
        <w:bookmarkStart w:id="11533" w:name="_Toc17112056"/>
        <w:bookmarkStart w:id="11534" w:name="_Toc17112147"/>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del>
    </w:p>
    <w:p w14:paraId="3213B0EC" w14:textId="7FA9C0E9" w:rsidR="0096549F" w:rsidRPr="00ED175E" w:rsidDel="0090672C" w:rsidRDefault="0096549F" w:rsidP="008009F4">
      <w:pPr>
        <w:pStyle w:val="st1"/>
        <w:rPr>
          <w:del w:id="11535" w:author="Seongeun Woo" w:date="2016-07-07T19:43:00Z"/>
        </w:rPr>
        <w:pPrChange w:id="11536" w:author="哲均 宋" w:date="2019-08-15T14:21:00Z">
          <w:pPr>
            <w:pStyle w:val="50"/>
            <w:ind w:left="601"/>
          </w:pPr>
        </w:pPrChange>
      </w:pPr>
      <w:del w:id="11537" w:author="Seongeun Woo" w:date="2016-07-07T19:43:00Z">
        <w:r w:rsidRPr="00ED175E" w:rsidDel="0090672C">
          <w:rPr>
            <w:rFonts w:hint="eastAsia"/>
          </w:rPr>
          <w:delText>関係ルール：</w:delText>
        </w:r>
        <w:r w:rsidRPr="00ED175E" w:rsidDel="0090672C">
          <w:delText>OBJ_INV</w:delText>
        </w:r>
        <w:r w:rsidRPr="00ED175E" w:rsidDel="0090672C">
          <w:rPr>
            <w:rFonts w:hint="eastAsia"/>
          </w:rPr>
          <w:delText>の</w:delText>
        </w:r>
        <w:r w:rsidRPr="00ED175E" w:rsidDel="0090672C">
          <w:delText>RULEID</w:delText>
        </w:r>
        <w:r w:rsidRPr="00ED175E" w:rsidDel="0090672C">
          <w:rPr>
            <w:rFonts w:hint="eastAsia"/>
          </w:rPr>
          <w:delText>カラムにルールの</w:delText>
        </w:r>
        <w:r w:rsidRPr="00ED175E" w:rsidDel="0090672C">
          <w:delText>ID</w:delText>
        </w:r>
        <w:r w:rsidRPr="00ED175E" w:rsidDel="0090672C">
          <w:rPr>
            <w:rFonts w:hint="eastAsia"/>
          </w:rPr>
          <w:delText>が保存される。同一</w:delText>
        </w:r>
        <w:r w:rsidRPr="00ED175E" w:rsidDel="0090672C">
          <w:delText>SET_SEQ</w:delText>
        </w:r>
        <w:r w:rsidRPr="00ED175E" w:rsidDel="0090672C">
          <w:rPr>
            <w:rFonts w:hint="eastAsia"/>
          </w:rPr>
          <w:delText>に属するデータにすべて同一ルールの</w:delText>
        </w:r>
        <w:r w:rsidRPr="00ED175E" w:rsidDel="0090672C">
          <w:delText>ID</w:delText>
        </w:r>
        <w:r w:rsidRPr="00ED175E" w:rsidDel="0090672C">
          <w:rPr>
            <w:rFonts w:hint="eastAsia"/>
          </w:rPr>
          <w:delText>が保存される。</w:delText>
        </w:r>
        <w:bookmarkStart w:id="11538" w:name="_Toc455688214"/>
        <w:bookmarkStart w:id="11539" w:name="_Toc455696395"/>
        <w:bookmarkStart w:id="11540" w:name="_Toc455697699"/>
        <w:bookmarkStart w:id="11541" w:name="_Toc458692859"/>
        <w:bookmarkStart w:id="11542" w:name="_Toc461094487"/>
        <w:bookmarkStart w:id="11543" w:name="_Toc461094577"/>
        <w:bookmarkStart w:id="11544" w:name="_Toc462461209"/>
        <w:bookmarkStart w:id="11545" w:name="_Toc462748977"/>
        <w:bookmarkStart w:id="11546" w:name="_Toc463004867"/>
        <w:bookmarkStart w:id="11547" w:name="_Toc463944421"/>
        <w:bookmarkStart w:id="11548" w:name="_Toc464215060"/>
        <w:bookmarkStart w:id="11549" w:name="_Toc464215550"/>
        <w:bookmarkStart w:id="11550" w:name="_Toc464221793"/>
        <w:bookmarkStart w:id="11551" w:name="_Toc464227511"/>
        <w:bookmarkStart w:id="11552" w:name="_Toc464747745"/>
        <w:bookmarkStart w:id="11553" w:name="_Toc465010268"/>
        <w:bookmarkStart w:id="11554" w:name="_Toc465024672"/>
        <w:bookmarkStart w:id="11555" w:name="_Toc17110335"/>
        <w:bookmarkStart w:id="11556" w:name="_Toc17110518"/>
        <w:bookmarkStart w:id="11557" w:name="_Toc17110731"/>
        <w:bookmarkStart w:id="11558" w:name="_Toc17110824"/>
        <w:bookmarkStart w:id="11559" w:name="_Toc17110919"/>
        <w:bookmarkStart w:id="11560" w:name="_Toc17111013"/>
        <w:bookmarkStart w:id="11561" w:name="_Toc17111108"/>
        <w:bookmarkStart w:id="11562" w:name="_Toc17111206"/>
        <w:bookmarkStart w:id="11563" w:name="_Toc17111303"/>
        <w:bookmarkStart w:id="11564" w:name="_Toc17111399"/>
        <w:bookmarkStart w:id="11565" w:name="_Toc17111493"/>
        <w:bookmarkStart w:id="11566" w:name="_Toc17111588"/>
        <w:bookmarkStart w:id="11567" w:name="_Toc17111778"/>
        <w:bookmarkStart w:id="11568" w:name="_Toc17111872"/>
        <w:bookmarkStart w:id="11569" w:name="_Toc17111965"/>
        <w:bookmarkStart w:id="11570" w:name="_Toc17112057"/>
        <w:bookmarkStart w:id="11571" w:name="_Toc17112148"/>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del>
    </w:p>
    <w:p w14:paraId="387708C7" w14:textId="2E5AB364" w:rsidR="0096549F" w:rsidRPr="00ED175E" w:rsidDel="0090672C" w:rsidRDefault="0096549F" w:rsidP="008009F4">
      <w:pPr>
        <w:pStyle w:val="st1"/>
        <w:rPr>
          <w:del w:id="11572" w:author="Seongeun Woo" w:date="2016-07-07T19:43:00Z"/>
        </w:rPr>
        <w:pPrChange w:id="11573" w:author="哲均 宋" w:date="2019-08-15T14:21:00Z">
          <w:pPr/>
        </w:pPrChange>
      </w:pPr>
      <w:bookmarkStart w:id="11574" w:name="_Toc455688215"/>
      <w:bookmarkStart w:id="11575" w:name="_Toc455696396"/>
      <w:bookmarkStart w:id="11576" w:name="_Toc455697700"/>
      <w:bookmarkStart w:id="11577" w:name="_Toc458692860"/>
      <w:bookmarkStart w:id="11578" w:name="_Toc461094488"/>
      <w:bookmarkStart w:id="11579" w:name="_Toc461094578"/>
      <w:bookmarkStart w:id="11580" w:name="_Toc462461210"/>
      <w:bookmarkStart w:id="11581" w:name="_Toc462748978"/>
      <w:bookmarkStart w:id="11582" w:name="_Toc463004868"/>
      <w:bookmarkStart w:id="11583" w:name="_Toc463944422"/>
      <w:bookmarkStart w:id="11584" w:name="_Toc464215061"/>
      <w:bookmarkStart w:id="11585" w:name="_Toc464215551"/>
      <w:bookmarkStart w:id="11586" w:name="_Toc464221794"/>
      <w:bookmarkStart w:id="11587" w:name="_Toc464227512"/>
      <w:bookmarkStart w:id="11588" w:name="_Toc464747746"/>
      <w:bookmarkStart w:id="11589" w:name="_Toc465010269"/>
      <w:bookmarkStart w:id="11590" w:name="_Toc465024673"/>
      <w:bookmarkStart w:id="11591" w:name="_Toc17110336"/>
      <w:bookmarkStart w:id="11592" w:name="_Toc17110519"/>
      <w:bookmarkStart w:id="11593" w:name="_Toc17110732"/>
      <w:bookmarkStart w:id="11594" w:name="_Toc17110825"/>
      <w:bookmarkStart w:id="11595" w:name="_Toc17110920"/>
      <w:bookmarkStart w:id="11596" w:name="_Toc17111014"/>
      <w:bookmarkStart w:id="11597" w:name="_Toc17111109"/>
      <w:bookmarkStart w:id="11598" w:name="_Toc17111207"/>
      <w:bookmarkStart w:id="11599" w:name="_Toc17111304"/>
      <w:bookmarkStart w:id="11600" w:name="_Toc17111400"/>
      <w:bookmarkStart w:id="11601" w:name="_Toc17111494"/>
      <w:bookmarkStart w:id="11602" w:name="_Toc17111589"/>
      <w:bookmarkStart w:id="11603" w:name="_Toc17111779"/>
      <w:bookmarkStart w:id="11604" w:name="_Toc17111873"/>
      <w:bookmarkStart w:id="11605" w:name="_Toc17111966"/>
      <w:bookmarkStart w:id="11606" w:name="_Toc17112058"/>
      <w:bookmarkStart w:id="11607" w:name="_Toc17112149"/>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p>
    <w:p w14:paraId="4998993A" w14:textId="4B7D6BD6" w:rsidR="0096549F" w:rsidRPr="00ED175E" w:rsidDel="0090672C" w:rsidRDefault="0096549F" w:rsidP="008009F4">
      <w:pPr>
        <w:pStyle w:val="st1"/>
        <w:rPr>
          <w:del w:id="11608" w:author="Seongeun Woo" w:date="2016-07-07T19:43:00Z"/>
        </w:rPr>
        <w:pPrChange w:id="11609" w:author="哲均 宋" w:date="2019-08-15T14:21:00Z">
          <w:pPr/>
        </w:pPrChange>
      </w:pPr>
      <w:del w:id="11610" w:author="Seongeun Woo" w:date="2016-07-07T19:43:00Z">
        <w:r w:rsidRPr="00ED175E" w:rsidDel="0090672C">
          <w:rPr>
            <w:rFonts w:hint="eastAsia"/>
          </w:rPr>
          <w:delText>上記のようにルール</w:delText>
        </w:r>
        <w:r w:rsidRPr="00ED175E" w:rsidDel="0090672C">
          <w:delText>ID</w:delText>
        </w:r>
        <w:r w:rsidRPr="00ED175E" w:rsidDel="0090672C">
          <w:rPr>
            <w:rFonts w:hint="eastAsia"/>
          </w:rPr>
          <w:delText>が保存された場合、照会されたルール</w:delText>
        </w:r>
        <w:r w:rsidRPr="00ED175E" w:rsidDel="0090672C">
          <w:delText>ID</w:delText>
        </w:r>
        <w:r w:rsidRPr="00ED175E" w:rsidDel="0090672C">
          <w:rPr>
            <w:rFonts w:hint="eastAsia"/>
          </w:rPr>
          <w:delText>のみでは照会される値が明確でない場合がある。そのため、この場合にはルールで該当ルールを実行させ、その結果を返すように作成する。</w:delText>
        </w:r>
        <w:bookmarkStart w:id="11611" w:name="_Toc455688216"/>
        <w:bookmarkStart w:id="11612" w:name="_Toc455696397"/>
        <w:bookmarkStart w:id="11613" w:name="_Toc455697701"/>
        <w:bookmarkStart w:id="11614" w:name="_Toc458692861"/>
        <w:bookmarkStart w:id="11615" w:name="_Toc461094489"/>
        <w:bookmarkStart w:id="11616" w:name="_Toc461094579"/>
        <w:bookmarkStart w:id="11617" w:name="_Toc462461211"/>
        <w:bookmarkStart w:id="11618" w:name="_Toc462748979"/>
        <w:bookmarkStart w:id="11619" w:name="_Toc463004869"/>
        <w:bookmarkStart w:id="11620" w:name="_Toc463944423"/>
        <w:bookmarkStart w:id="11621" w:name="_Toc464215062"/>
        <w:bookmarkStart w:id="11622" w:name="_Toc464215552"/>
        <w:bookmarkStart w:id="11623" w:name="_Toc464221795"/>
        <w:bookmarkStart w:id="11624" w:name="_Toc464227513"/>
        <w:bookmarkStart w:id="11625" w:name="_Toc464747747"/>
        <w:bookmarkStart w:id="11626" w:name="_Toc465010270"/>
        <w:bookmarkStart w:id="11627" w:name="_Toc465024674"/>
        <w:bookmarkStart w:id="11628" w:name="_Toc17110337"/>
        <w:bookmarkStart w:id="11629" w:name="_Toc17110520"/>
        <w:bookmarkStart w:id="11630" w:name="_Toc17110733"/>
        <w:bookmarkStart w:id="11631" w:name="_Toc17110826"/>
        <w:bookmarkStart w:id="11632" w:name="_Toc17110921"/>
        <w:bookmarkStart w:id="11633" w:name="_Toc17111015"/>
        <w:bookmarkStart w:id="11634" w:name="_Toc17111110"/>
        <w:bookmarkStart w:id="11635" w:name="_Toc17111208"/>
        <w:bookmarkStart w:id="11636" w:name="_Toc17111305"/>
        <w:bookmarkStart w:id="11637" w:name="_Toc17111401"/>
        <w:bookmarkStart w:id="11638" w:name="_Toc17111495"/>
        <w:bookmarkStart w:id="11639" w:name="_Toc17111590"/>
        <w:bookmarkStart w:id="11640" w:name="_Toc17111780"/>
        <w:bookmarkStart w:id="11641" w:name="_Toc17111874"/>
        <w:bookmarkStart w:id="11642" w:name="_Toc17111967"/>
        <w:bookmarkStart w:id="11643" w:name="_Toc17112059"/>
        <w:bookmarkStart w:id="11644" w:name="_Toc1711215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del>
    </w:p>
    <w:p w14:paraId="7E3B253A" w14:textId="259ED453" w:rsidR="0096549F" w:rsidRPr="00ED175E" w:rsidDel="0090672C" w:rsidRDefault="0096549F" w:rsidP="008009F4">
      <w:pPr>
        <w:pStyle w:val="st1"/>
        <w:rPr>
          <w:del w:id="11645" w:author="Seongeun Woo" w:date="2016-07-07T19:43:00Z"/>
        </w:rPr>
        <w:pPrChange w:id="11646" w:author="哲均 宋" w:date="2019-08-15T14:21:00Z">
          <w:pPr>
            <w:pStyle w:val="-00"/>
          </w:pPr>
        </w:pPrChange>
      </w:pPr>
      <w:bookmarkStart w:id="11647" w:name="_Toc455688217"/>
      <w:bookmarkStart w:id="11648" w:name="_Toc455696398"/>
      <w:bookmarkStart w:id="11649" w:name="_Toc455697702"/>
      <w:bookmarkStart w:id="11650" w:name="_Toc458692862"/>
      <w:bookmarkStart w:id="11651" w:name="_Toc461094490"/>
      <w:bookmarkStart w:id="11652" w:name="_Toc461094580"/>
      <w:bookmarkStart w:id="11653" w:name="_Toc462461212"/>
      <w:bookmarkStart w:id="11654" w:name="_Toc462748980"/>
      <w:bookmarkStart w:id="11655" w:name="_Toc463004870"/>
      <w:bookmarkStart w:id="11656" w:name="_Toc463944424"/>
      <w:bookmarkStart w:id="11657" w:name="_Toc464215063"/>
      <w:bookmarkStart w:id="11658" w:name="_Toc464215553"/>
      <w:bookmarkStart w:id="11659" w:name="_Toc464221796"/>
      <w:bookmarkStart w:id="11660" w:name="_Toc464227514"/>
      <w:bookmarkStart w:id="11661" w:name="_Toc464747748"/>
      <w:bookmarkStart w:id="11662" w:name="_Toc465010271"/>
      <w:bookmarkStart w:id="11663" w:name="_Toc465024675"/>
      <w:bookmarkStart w:id="11664" w:name="_Toc17110338"/>
      <w:bookmarkStart w:id="11665" w:name="_Toc17110521"/>
      <w:bookmarkStart w:id="11666" w:name="_Toc17110734"/>
      <w:bookmarkStart w:id="11667" w:name="_Toc17110827"/>
      <w:bookmarkStart w:id="11668" w:name="_Toc17110922"/>
      <w:bookmarkStart w:id="11669" w:name="_Toc17111016"/>
      <w:bookmarkStart w:id="11670" w:name="_Toc17111111"/>
      <w:bookmarkStart w:id="11671" w:name="_Toc17111209"/>
      <w:bookmarkStart w:id="11672" w:name="_Toc17111306"/>
      <w:bookmarkStart w:id="11673" w:name="_Toc17111402"/>
      <w:bookmarkStart w:id="11674" w:name="_Toc17111496"/>
      <w:bookmarkStart w:id="11675" w:name="_Toc17111591"/>
      <w:bookmarkStart w:id="11676" w:name="_Toc17111781"/>
      <w:bookmarkStart w:id="11677" w:name="_Toc17111875"/>
      <w:bookmarkStart w:id="11678" w:name="_Toc17111968"/>
      <w:bookmarkStart w:id="11679" w:name="_Toc17112060"/>
      <w:bookmarkStart w:id="11680" w:name="_Toc17112151"/>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p>
    <w:p w14:paraId="084F06EF" w14:textId="0739FDC0" w:rsidR="00E716ED" w:rsidRPr="00ED175E" w:rsidDel="0090672C" w:rsidRDefault="00E716ED" w:rsidP="008009F4">
      <w:pPr>
        <w:pStyle w:val="st1"/>
        <w:rPr>
          <w:del w:id="11681" w:author="Seongeun Woo" w:date="2016-07-07T19:43:00Z"/>
        </w:rPr>
        <w:pPrChange w:id="11682" w:author="哲均 宋" w:date="2019-08-15T14:21:00Z">
          <w:pPr>
            <w:pStyle w:val="af6"/>
            <w:keepNext/>
          </w:pPr>
        </w:pPrChange>
      </w:pPr>
      <w:del w:id="11683" w:author="Seongeun Woo" w:date="2016-07-07T19:43:00Z">
        <w:r w:rsidRPr="00ED175E" w:rsidDel="0090672C">
          <w:delText xml:space="preserve"> [</w:delText>
        </w:r>
        <w:r w:rsidRPr="00ED175E" w:rsidDel="0090672C">
          <w:rPr>
            <w:rFonts w:hint="eastAsia"/>
          </w:rPr>
          <w:delText>表</w:delText>
        </w:r>
        <w:r w:rsidRPr="00ED175E" w:rsidDel="0090672C">
          <w:delText xml:space="preserve"> </w:delText>
        </w:r>
        <w:r w:rsidRPr="0073721B" w:rsidDel="0090672C">
          <w:fldChar w:fldCharType="begin"/>
        </w:r>
        <w:r w:rsidRPr="00ED175E" w:rsidDel="0090672C">
          <w:delInstrText xml:space="preserve"> SEQ [</w:delInstrText>
        </w:r>
        <w:r w:rsidRPr="00ED175E" w:rsidDel="0090672C">
          <w:rPr>
            <w:rFonts w:hint="eastAsia"/>
          </w:rPr>
          <w:delInstrText>表</w:delInstrText>
        </w:r>
        <w:r w:rsidRPr="00ED175E" w:rsidDel="0090672C">
          <w:delInstrText xml:space="preserve"> \* ARABIC </w:delInstrText>
        </w:r>
        <w:r w:rsidRPr="0073721B" w:rsidDel="0090672C">
          <w:fldChar w:fldCharType="separate"/>
        </w:r>
      </w:del>
      <w:del w:id="11684" w:author="Seongeun Woo" w:date="2016-07-07T19:37:00Z">
        <w:r w:rsidRPr="00ED175E" w:rsidDel="0090672C">
          <w:rPr>
            <w:noProof/>
          </w:rPr>
          <w:delText>56</w:delText>
        </w:r>
      </w:del>
      <w:del w:id="11685" w:author="Seongeun Woo" w:date="2016-07-07T19:43:00Z">
        <w:r w:rsidRPr="0073721B" w:rsidDel="0090672C">
          <w:fldChar w:fldCharType="end"/>
        </w:r>
        <w:r w:rsidRPr="00ED175E" w:rsidDel="0090672C">
          <w:delText xml:space="preserve"> </w:delText>
        </w:r>
        <w:r w:rsidRPr="00ED175E" w:rsidDel="0090672C">
          <w:rPr>
            <w:rFonts w:hint="eastAsia"/>
          </w:rPr>
          <w:delText>テーブルルールでの作成例題</w:delText>
        </w:r>
        <w:r w:rsidRPr="00ED175E" w:rsidDel="0090672C">
          <w:delText>]</w:delText>
        </w:r>
        <w:bookmarkStart w:id="11686" w:name="_Toc455688218"/>
        <w:bookmarkStart w:id="11687" w:name="_Toc455696399"/>
        <w:bookmarkStart w:id="11688" w:name="_Toc455697703"/>
        <w:bookmarkStart w:id="11689" w:name="_Toc458692863"/>
        <w:bookmarkStart w:id="11690" w:name="_Toc461094491"/>
        <w:bookmarkStart w:id="11691" w:name="_Toc461094581"/>
        <w:bookmarkStart w:id="11692" w:name="_Toc462461213"/>
        <w:bookmarkStart w:id="11693" w:name="_Toc462748981"/>
        <w:bookmarkStart w:id="11694" w:name="_Toc463004871"/>
        <w:bookmarkStart w:id="11695" w:name="_Toc463944425"/>
        <w:bookmarkStart w:id="11696" w:name="_Toc464215064"/>
        <w:bookmarkStart w:id="11697" w:name="_Toc464215554"/>
        <w:bookmarkStart w:id="11698" w:name="_Toc464221797"/>
        <w:bookmarkStart w:id="11699" w:name="_Toc464227515"/>
        <w:bookmarkStart w:id="11700" w:name="_Toc464747749"/>
        <w:bookmarkStart w:id="11701" w:name="_Toc465010272"/>
        <w:bookmarkStart w:id="11702" w:name="_Toc465024676"/>
        <w:bookmarkStart w:id="11703" w:name="_Toc17110339"/>
        <w:bookmarkStart w:id="11704" w:name="_Toc17110522"/>
        <w:bookmarkStart w:id="11705" w:name="_Toc17110735"/>
        <w:bookmarkStart w:id="11706" w:name="_Toc17110828"/>
        <w:bookmarkStart w:id="11707" w:name="_Toc17110923"/>
        <w:bookmarkStart w:id="11708" w:name="_Toc17111017"/>
        <w:bookmarkStart w:id="11709" w:name="_Toc17111112"/>
        <w:bookmarkStart w:id="11710" w:name="_Toc17111210"/>
        <w:bookmarkStart w:id="11711" w:name="_Toc17111307"/>
        <w:bookmarkStart w:id="11712" w:name="_Toc17111403"/>
        <w:bookmarkStart w:id="11713" w:name="_Toc17111497"/>
        <w:bookmarkStart w:id="11714" w:name="_Toc17111592"/>
        <w:bookmarkStart w:id="11715" w:name="_Toc17111782"/>
        <w:bookmarkStart w:id="11716" w:name="_Toc17111876"/>
        <w:bookmarkStart w:id="11717" w:name="_Toc17111969"/>
        <w:bookmarkStart w:id="11718" w:name="_Toc17112061"/>
        <w:bookmarkStart w:id="11719" w:name="_Toc17112152"/>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del>
    </w:p>
    <w:tbl>
      <w:tblPr>
        <w:tblW w:w="9498" w:type="dxa"/>
        <w:tblInd w:w="99" w:type="dxa"/>
        <w:tblLayout w:type="fixed"/>
        <w:tblCellMar>
          <w:left w:w="99" w:type="dxa"/>
          <w:right w:w="99" w:type="dxa"/>
        </w:tblCellMar>
        <w:tblLook w:val="04A0" w:firstRow="1" w:lastRow="0" w:firstColumn="1" w:lastColumn="0" w:noHBand="0" w:noVBand="1"/>
      </w:tblPr>
      <w:tblGrid>
        <w:gridCol w:w="4748"/>
        <w:gridCol w:w="4750"/>
      </w:tblGrid>
      <w:tr w:rsidR="0096549F" w:rsidRPr="00ED175E" w:rsidDel="0090672C" w14:paraId="06F24003" w14:textId="2E5B0727" w:rsidTr="00E716ED">
        <w:trPr>
          <w:trHeight w:val="255"/>
          <w:del w:id="11720" w:author="Seongeun Woo" w:date="2016-07-07T19:43:00Z"/>
        </w:trPr>
        <w:tc>
          <w:tcPr>
            <w:tcW w:w="4748" w:type="dxa"/>
            <w:tcBorders>
              <w:top w:val="single" w:sz="4" w:space="0" w:color="auto"/>
              <w:left w:val="single" w:sz="4" w:space="0" w:color="auto"/>
              <w:bottom w:val="single" w:sz="4" w:space="0" w:color="auto"/>
              <w:right w:val="single" w:sz="4" w:space="0" w:color="auto"/>
            </w:tcBorders>
            <w:shd w:val="clear" w:color="auto" w:fill="EEECE1"/>
            <w:noWrap/>
            <w:vAlign w:val="bottom"/>
            <w:hideMark/>
          </w:tcPr>
          <w:p w14:paraId="0A2DFE21" w14:textId="6167317D" w:rsidR="0096549F" w:rsidRPr="00ED175E" w:rsidDel="0090672C" w:rsidRDefault="0096549F" w:rsidP="008009F4">
            <w:pPr>
              <w:pStyle w:val="st1"/>
              <w:rPr>
                <w:del w:id="11721" w:author="Seongeun Woo" w:date="2016-07-07T19:43:00Z"/>
              </w:rPr>
              <w:pPrChange w:id="11722" w:author="哲均 宋" w:date="2019-08-15T14:21:00Z">
                <w:pPr>
                  <w:pStyle w:val="afc"/>
                </w:pPr>
              </w:pPrChange>
            </w:pPr>
            <w:del w:id="11723" w:author="Seongeun Woo" w:date="2016-07-07T19:43:00Z">
              <w:r w:rsidRPr="00ED175E" w:rsidDel="0090672C">
                <w:rPr>
                  <w:rFonts w:hint="eastAsia"/>
                </w:rPr>
                <w:delText>結果</w:delText>
              </w:r>
              <w:bookmarkStart w:id="11724" w:name="_Toc455688219"/>
              <w:bookmarkStart w:id="11725" w:name="_Toc455696400"/>
              <w:bookmarkStart w:id="11726" w:name="_Toc455697704"/>
              <w:bookmarkStart w:id="11727" w:name="_Toc458692864"/>
              <w:bookmarkStart w:id="11728" w:name="_Toc461094492"/>
              <w:bookmarkStart w:id="11729" w:name="_Toc461094582"/>
              <w:bookmarkStart w:id="11730" w:name="_Toc462461214"/>
              <w:bookmarkStart w:id="11731" w:name="_Toc462748982"/>
              <w:bookmarkStart w:id="11732" w:name="_Toc463004872"/>
              <w:bookmarkStart w:id="11733" w:name="_Toc463944426"/>
              <w:bookmarkStart w:id="11734" w:name="_Toc464215065"/>
              <w:bookmarkStart w:id="11735" w:name="_Toc464215555"/>
              <w:bookmarkStart w:id="11736" w:name="_Toc464221798"/>
              <w:bookmarkStart w:id="11737" w:name="_Toc464227516"/>
              <w:bookmarkStart w:id="11738" w:name="_Toc464747750"/>
              <w:bookmarkStart w:id="11739" w:name="_Toc465010273"/>
              <w:bookmarkStart w:id="11740" w:name="_Toc465024677"/>
              <w:bookmarkStart w:id="11741" w:name="_Toc17110340"/>
              <w:bookmarkStart w:id="11742" w:name="_Toc17110523"/>
              <w:bookmarkStart w:id="11743" w:name="_Toc17110736"/>
              <w:bookmarkStart w:id="11744" w:name="_Toc17110829"/>
              <w:bookmarkStart w:id="11745" w:name="_Toc17110924"/>
              <w:bookmarkStart w:id="11746" w:name="_Toc17111018"/>
              <w:bookmarkStart w:id="11747" w:name="_Toc17111113"/>
              <w:bookmarkStart w:id="11748" w:name="_Toc17111211"/>
              <w:bookmarkStart w:id="11749" w:name="_Toc17111308"/>
              <w:bookmarkStart w:id="11750" w:name="_Toc17111404"/>
              <w:bookmarkStart w:id="11751" w:name="_Toc17111498"/>
              <w:bookmarkStart w:id="11752" w:name="_Toc17111593"/>
              <w:bookmarkStart w:id="11753" w:name="_Toc17111783"/>
              <w:bookmarkStart w:id="11754" w:name="_Toc17111877"/>
              <w:bookmarkStart w:id="11755" w:name="_Toc17111970"/>
              <w:bookmarkStart w:id="11756" w:name="_Toc17112062"/>
              <w:bookmarkStart w:id="11757" w:name="_Toc1711215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del>
          </w:p>
        </w:tc>
        <w:tc>
          <w:tcPr>
            <w:tcW w:w="4750" w:type="dxa"/>
            <w:tcBorders>
              <w:top w:val="single" w:sz="4" w:space="0" w:color="auto"/>
              <w:left w:val="nil"/>
              <w:bottom w:val="single" w:sz="4" w:space="0" w:color="auto"/>
              <w:right w:val="single" w:sz="4" w:space="0" w:color="auto"/>
            </w:tcBorders>
            <w:shd w:val="clear" w:color="auto" w:fill="EEECE1"/>
            <w:noWrap/>
            <w:vAlign w:val="bottom"/>
            <w:hideMark/>
          </w:tcPr>
          <w:p w14:paraId="217B016C" w14:textId="6191B85F" w:rsidR="0096549F" w:rsidRPr="00ED175E" w:rsidDel="0090672C" w:rsidRDefault="0096549F" w:rsidP="008009F4">
            <w:pPr>
              <w:pStyle w:val="st1"/>
              <w:rPr>
                <w:del w:id="11758" w:author="Seongeun Woo" w:date="2016-07-07T19:43:00Z"/>
              </w:rPr>
              <w:pPrChange w:id="11759" w:author="哲均 宋" w:date="2019-08-15T14:21:00Z">
                <w:pPr>
                  <w:pStyle w:val="afc"/>
                </w:pPr>
              </w:pPrChange>
            </w:pPr>
            <w:del w:id="11760" w:author="Seongeun Woo" w:date="2016-07-07T19:43:00Z">
              <w:r w:rsidRPr="00ED175E" w:rsidDel="0090672C">
                <w:rPr>
                  <w:rFonts w:hint="eastAsia"/>
                </w:rPr>
                <w:delText>条件</w:delText>
              </w:r>
              <w:bookmarkStart w:id="11761" w:name="_Toc455688220"/>
              <w:bookmarkStart w:id="11762" w:name="_Toc455696401"/>
              <w:bookmarkStart w:id="11763" w:name="_Toc455697705"/>
              <w:bookmarkStart w:id="11764" w:name="_Toc458692865"/>
              <w:bookmarkStart w:id="11765" w:name="_Toc461094493"/>
              <w:bookmarkStart w:id="11766" w:name="_Toc461094583"/>
              <w:bookmarkStart w:id="11767" w:name="_Toc462461215"/>
              <w:bookmarkStart w:id="11768" w:name="_Toc462748983"/>
              <w:bookmarkStart w:id="11769" w:name="_Toc463004873"/>
              <w:bookmarkStart w:id="11770" w:name="_Toc463944427"/>
              <w:bookmarkStart w:id="11771" w:name="_Toc464215066"/>
              <w:bookmarkStart w:id="11772" w:name="_Toc464215556"/>
              <w:bookmarkStart w:id="11773" w:name="_Toc464221799"/>
              <w:bookmarkStart w:id="11774" w:name="_Toc464227517"/>
              <w:bookmarkStart w:id="11775" w:name="_Toc464747751"/>
              <w:bookmarkStart w:id="11776" w:name="_Toc465010274"/>
              <w:bookmarkStart w:id="11777" w:name="_Toc465024678"/>
              <w:bookmarkStart w:id="11778" w:name="_Toc17110341"/>
              <w:bookmarkStart w:id="11779" w:name="_Toc17110524"/>
              <w:bookmarkStart w:id="11780" w:name="_Toc17110737"/>
              <w:bookmarkStart w:id="11781" w:name="_Toc17110830"/>
              <w:bookmarkStart w:id="11782" w:name="_Toc17110925"/>
              <w:bookmarkStart w:id="11783" w:name="_Toc17111019"/>
              <w:bookmarkStart w:id="11784" w:name="_Toc17111114"/>
              <w:bookmarkStart w:id="11785" w:name="_Toc17111212"/>
              <w:bookmarkStart w:id="11786" w:name="_Toc17111309"/>
              <w:bookmarkStart w:id="11787" w:name="_Toc17111405"/>
              <w:bookmarkStart w:id="11788" w:name="_Toc17111499"/>
              <w:bookmarkStart w:id="11789" w:name="_Toc17111594"/>
              <w:bookmarkStart w:id="11790" w:name="_Toc17111784"/>
              <w:bookmarkStart w:id="11791" w:name="_Toc17111878"/>
              <w:bookmarkStart w:id="11792" w:name="_Toc17111971"/>
              <w:bookmarkStart w:id="11793" w:name="_Toc17112063"/>
              <w:bookmarkStart w:id="11794" w:name="_Toc17112154"/>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del>
          </w:p>
        </w:tc>
        <w:bookmarkStart w:id="11795" w:name="_Toc455688221"/>
        <w:bookmarkStart w:id="11796" w:name="_Toc455696402"/>
        <w:bookmarkStart w:id="11797" w:name="_Toc455697706"/>
        <w:bookmarkStart w:id="11798" w:name="_Toc458692866"/>
        <w:bookmarkStart w:id="11799" w:name="_Toc461094494"/>
        <w:bookmarkStart w:id="11800" w:name="_Toc461094584"/>
        <w:bookmarkStart w:id="11801" w:name="_Toc462461216"/>
        <w:bookmarkStart w:id="11802" w:name="_Toc462748984"/>
        <w:bookmarkStart w:id="11803" w:name="_Toc463004874"/>
        <w:bookmarkStart w:id="11804" w:name="_Toc463944428"/>
        <w:bookmarkStart w:id="11805" w:name="_Toc464215067"/>
        <w:bookmarkStart w:id="11806" w:name="_Toc464215557"/>
        <w:bookmarkStart w:id="11807" w:name="_Toc464221800"/>
        <w:bookmarkStart w:id="11808" w:name="_Toc464227518"/>
        <w:bookmarkStart w:id="11809" w:name="_Toc464747752"/>
        <w:bookmarkStart w:id="11810" w:name="_Toc465010275"/>
        <w:bookmarkStart w:id="11811" w:name="_Toc465024679"/>
        <w:bookmarkStart w:id="11812" w:name="_Toc17110342"/>
        <w:bookmarkStart w:id="11813" w:name="_Toc17110525"/>
        <w:bookmarkStart w:id="11814" w:name="_Toc17110738"/>
        <w:bookmarkStart w:id="11815" w:name="_Toc17110831"/>
        <w:bookmarkStart w:id="11816" w:name="_Toc17110926"/>
        <w:bookmarkStart w:id="11817" w:name="_Toc17111020"/>
        <w:bookmarkStart w:id="11818" w:name="_Toc17111115"/>
        <w:bookmarkStart w:id="11819" w:name="_Toc17111213"/>
        <w:bookmarkStart w:id="11820" w:name="_Toc17111310"/>
        <w:bookmarkStart w:id="11821" w:name="_Toc17111406"/>
        <w:bookmarkStart w:id="11822" w:name="_Toc17111500"/>
        <w:bookmarkStart w:id="11823" w:name="_Toc17111595"/>
        <w:bookmarkStart w:id="11824" w:name="_Toc17111785"/>
        <w:bookmarkStart w:id="11825" w:name="_Toc17111879"/>
        <w:bookmarkStart w:id="11826" w:name="_Toc17111972"/>
        <w:bookmarkStart w:id="11827" w:name="_Toc17112064"/>
        <w:bookmarkStart w:id="11828" w:name="_Toc17112155"/>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tr>
      <w:tr w:rsidR="0096549F" w:rsidRPr="00ED175E" w:rsidDel="0090672C" w14:paraId="52E1EAF7" w14:textId="11BDBA1C" w:rsidTr="0019306E">
        <w:trPr>
          <w:trHeight w:val="255"/>
          <w:del w:id="11829" w:author="Seongeun Woo" w:date="2016-07-07T19:43:00Z"/>
        </w:trPr>
        <w:tc>
          <w:tcPr>
            <w:tcW w:w="4748" w:type="dxa"/>
            <w:tcBorders>
              <w:top w:val="nil"/>
              <w:left w:val="single" w:sz="4" w:space="0" w:color="auto"/>
              <w:bottom w:val="single" w:sz="4" w:space="0" w:color="auto"/>
              <w:right w:val="single" w:sz="4" w:space="0" w:color="auto"/>
            </w:tcBorders>
            <w:shd w:val="clear" w:color="auto" w:fill="auto"/>
            <w:noWrap/>
            <w:vAlign w:val="bottom"/>
            <w:hideMark/>
          </w:tcPr>
          <w:p w14:paraId="168E7A46" w14:textId="08AD9351" w:rsidR="0096549F" w:rsidRPr="00ED175E" w:rsidDel="0090672C" w:rsidRDefault="0096549F" w:rsidP="008009F4">
            <w:pPr>
              <w:pStyle w:val="st1"/>
              <w:rPr>
                <w:del w:id="11830" w:author="Seongeun Woo" w:date="2016-07-07T19:43:00Z"/>
              </w:rPr>
              <w:pPrChange w:id="11831" w:author="哲均 宋" w:date="2019-08-15T14:21:00Z">
                <w:pPr>
                  <w:pStyle w:val="afb"/>
                </w:pPr>
              </w:pPrChange>
            </w:pPr>
            <w:del w:id="11832" w:author="Seongeun Woo" w:date="2016-07-07T19:43:00Z">
              <w:r w:rsidRPr="00ED175E" w:rsidDel="0090672C">
                <w:delText>EXECRULE([</w:delText>
              </w:r>
              <w:r w:rsidRPr="00ED175E" w:rsidDel="0090672C">
                <w:rPr>
                  <w:rFonts w:hint="eastAsia"/>
                </w:rPr>
                <w:delText>属性値</w:delText>
              </w:r>
              <w:r w:rsidRPr="00ED175E" w:rsidDel="0090672C">
                <w:delText>1])</w:delText>
              </w:r>
              <w:bookmarkStart w:id="11833" w:name="_Toc455688222"/>
              <w:bookmarkStart w:id="11834" w:name="_Toc455696403"/>
              <w:bookmarkStart w:id="11835" w:name="_Toc455697707"/>
              <w:bookmarkStart w:id="11836" w:name="_Toc458692867"/>
              <w:bookmarkStart w:id="11837" w:name="_Toc461094495"/>
              <w:bookmarkStart w:id="11838" w:name="_Toc461094585"/>
              <w:bookmarkStart w:id="11839" w:name="_Toc462461217"/>
              <w:bookmarkStart w:id="11840" w:name="_Toc462748985"/>
              <w:bookmarkStart w:id="11841" w:name="_Toc463004875"/>
              <w:bookmarkStart w:id="11842" w:name="_Toc463944429"/>
              <w:bookmarkStart w:id="11843" w:name="_Toc464215068"/>
              <w:bookmarkStart w:id="11844" w:name="_Toc464215558"/>
              <w:bookmarkStart w:id="11845" w:name="_Toc464221801"/>
              <w:bookmarkStart w:id="11846" w:name="_Toc464227519"/>
              <w:bookmarkStart w:id="11847" w:name="_Toc464747753"/>
              <w:bookmarkStart w:id="11848" w:name="_Toc465010276"/>
              <w:bookmarkStart w:id="11849" w:name="_Toc465024680"/>
              <w:bookmarkStart w:id="11850" w:name="_Toc17110343"/>
              <w:bookmarkStart w:id="11851" w:name="_Toc17110526"/>
              <w:bookmarkStart w:id="11852" w:name="_Toc17110739"/>
              <w:bookmarkStart w:id="11853" w:name="_Toc17110832"/>
              <w:bookmarkStart w:id="11854" w:name="_Toc17110927"/>
              <w:bookmarkStart w:id="11855" w:name="_Toc17111021"/>
              <w:bookmarkStart w:id="11856" w:name="_Toc17111116"/>
              <w:bookmarkStart w:id="11857" w:name="_Toc17111214"/>
              <w:bookmarkStart w:id="11858" w:name="_Toc17111311"/>
              <w:bookmarkStart w:id="11859" w:name="_Toc17111407"/>
              <w:bookmarkStart w:id="11860" w:name="_Toc17111501"/>
              <w:bookmarkStart w:id="11861" w:name="_Toc17111596"/>
              <w:bookmarkStart w:id="11862" w:name="_Toc17111786"/>
              <w:bookmarkStart w:id="11863" w:name="_Toc17111880"/>
              <w:bookmarkStart w:id="11864" w:name="_Toc17111973"/>
              <w:bookmarkStart w:id="11865" w:name="_Toc17112065"/>
              <w:bookmarkStart w:id="11866" w:name="_Toc17112156"/>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del>
          </w:p>
        </w:tc>
        <w:tc>
          <w:tcPr>
            <w:tcW w:w="4750" w:type="dxa"/>
            <w:tcBorders>
              <w:top w:val="nil"/>
              <w:left w:val="nil"/>
              <w:bottom w:val="single" w:sz="4" w:space="0" w:color="auto"/>
              <w:right w:val="single" w:sz="4" w:space="0" w:color="auto"/>
            </w:tcBorders>
            <w:shd w:val="clear" w:color="auto" w:fill="auto"/>
            <w:noWrap/>
            <w:vAlign w:val="bottom"/>
            <w:hideMark/>
          </w:tcPr>
          <w:p w14:paraId="72F59855" w14:textId="5B381656" w:rsidR="0096549F" w:rsidRPr="00ED175E" w:rsidDel="0090672C" w:rsidRDefault="0096549F" w:rsidP="008009F4">
            <w:pPr>
              <w:pStyle w:val="st1"/>
              <w:rPr>
                <w:del w:id="11867" w:author="Seongeun Woo" w:date="2016-07-07T19:43:00Z"/>
              </w:rPr>
              <w:pPrChange w:id="11868" w:author="哲均 宋" w:date="2019-08-15T14:21:00Z">
                <w:pPr>
                  <w:pStyle w:val="afb"/>
                </w:pPr>
              </w:pPrChange>
            </w:pPr>
            <w:del w:id="11869" w:author="Seongeun Woo" w:date="2016-07-07T19:43:00Z">
              <w:r w:rsidRPr="00ED175E" w:rsidDel="0090672C">
                <w:delText>LEFT([</w:delText>
              </w:r>
              <w:r w:rsidRPr="00ED175E" w:rsidDel="0090672C">
                <w:rPr>
                  <w:rFonts w:hint="eastAsia"/>
                </w:rPr>
                <w:delText>属性値</w:delText>
              </w:r>
              <w:r w:rsidRPr="00ED175E" w:rsidDel="0090672C">
                <w:delText>1],2)="#S"</w:delText>
              </w:r>
              <w:bookmarkStart w:id="11870" w:name="_Toc455688223"/>
              <w:bookmarkStart w:id="11871" w:name="_Toc455696404"/>
              <w:bookmarkStart w:id="11872" w:name="_Toc455697708"/>
              <w:bookmarkStart w:id="11873" w:name="_Toc458692868"/>
              <w:bookmarkStart w:id="11874" w:name="_Toc461094496"/>
              <w:bookmarkStart w:id="11875" w:name="_Toc461094586"/>
              <w:bookmarkStart w:id="11876" w:name="_Toc462461218"/>
              <w:bookmarkStart w:id="11877" w:name="_Toc462748986"/>
              <w:bookmarkStart w:id="11878" w:name="_Toc463004876"/>
              <w:bookmarkStart w:id="11879" w:name="_Toc463944430"/>
              <w:bookmarkStart w:id="11880" w:name="_Toc464215069"/>
              <w:bookmarkStart w:id="11881" w:name="_Toc464215559"/>
              <w:bookmarkStart w:id="11882" w:name="_Toc464221802"/>
              <w:bookmarkStart w:id="11883" w:name="_Toc464227520"/>
              <w:bookmarkStart w:id="11884" w:name="_Toc464747754"/>
              <w:bookmarkStart w:id="11885" w:name="_Toc465010277"/>
              <w:bookmarkStart w:id="11886" w:name="_Toc465024681"/>
              <w:bookmarkStart w:id="11887" w:name="_Toc17110344"/>
              <w:bookmarkStart w:id="11888" w:name="_Toc17110527"/>
              <w:bookmarkStart w:id="11889" w:name="_Toc17110740"/>
              <w:bookmarkStart w:id="11890" w:name="_Toc17110833"/>
              <w:bookmarkStart w:id="11891" w:name="_Toc17110928"/>
              <w:bookmarkStart w:id="11892" w:name="_Toc17111022"/>
              <w:bookmarkStart w:id="11893" w:name="_Toc17111117"/>
              <w:bookmarkStart w:id="11894" w:name="_Toc17111215"/>
              <w:bookmarkStart w:id="11895" w:name="_Toc17111312"/>
              <w:bookmarkStart w:id="11896" w:name="_Toc17111408"/>
              <w:bookmarkStart w:id="11897" w:name="_Toc17111502"/>
              <w:bookmarkStart w:id="11898" w:name="_Toc17111597"/>
              <w:bookmarkStart w:id="11899" w:name="_Toc17111787"/>
              <w:bookmarkStart w:id="11900" w:name="_Toc17111881"/>
              <w:bookmarkStart w:id="11901" w:name="_Toc17111974"/>
              <w:bookmarkStart w:id="11902" w:name="_Toc17112066"/>
              <w:bookmarkStart w:id="11903" w:name="_Toc17112157"/>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del>
          </w:p>
        </w:tc>
        <w:bookmarkStart w:id="11904" w:name="_Toc455688224"/>
        <w:bookmarkStart w:id="11905" w:name="_Toc455696405"/>
        <w:bookmarkStart w:id="11906" w:name="_Toc455697709"/>
        <w:bookmarkStart w:id="11907" w:name="_Toc458692869"/>
        <w:bookmarkStart w:id="11908" w:name="_Toc461094497"/>
        <w:bookmarkStart w:id="11909" w:name="_Toc461094587"/>
        <w:bookmarkStart w:id="11910" w:name="_Toc462461219"/>
        <w:bookmarkStart w:id="11911" w:name="_Toc462748987"/>
        <w:bookmarkStart w:id="11912" w:name="_Toc463004877"/>
        <w:bookmarkStart w:id="11913" w:name="_Toc463944431"/>
        <w:bookmarkStart w:id="11914" w:name="_Toc464215070"/>
        <w:bookmarkStart w:id="11915" w:name="_Toc464215560"/>
        <w:bookmarkStart w:id="11916" w:name="_Toc464221803"/>
        <w:bookmarkStart w:id="11917" w:name="_Toc464227521"/>
        <w:bookmarkStart w:id="11918" w:name="_Toc464747755"/>
        <w:bookmarkStart w:id="11919" w:name="_Toc465010278"/>
        <w:bookmarkStart w:id="11920" w:name="_Toc465024682"/>
        <w:bookmarkStart w:id="11921" w:name="_Toc17110345"/>
        <w:bookmarkStart w:id="11922" w:name="_Toc17110528"/>
        <w:bookmarkStart w:id="11923" w:name="_Toc17110741"/>
        <w:bookmarkStart w:id="11924" w:name="_Toc17110834"/>
        <w:bookmarkStart w:id="11925" w:name="_Toc17110929"/>
        <w:bookmarkStart w:id="11926" w:name="_Toc17111023"/>
        <w:bookmarkStart w:id="11927" w:name="_Toc17111118"/>
        <w:bookmarkStart w:id="11928" w:name="_Toc17111216"/>
        <w:bookmarkStart w:id="11929" w:name="_Toc17111313"/>
        <w:bookmarkStart w:id="11930" w:name="_Toc17111409"/>
        <w:bookmarkStart w:id="11931" w:name="_Toc17111503"/>
        <w:bookmarkStart w:id="11932" w:name="_Toc17111598"/>
        <w:bookmarkStart w:id="11933" w:name="_Toc17111788"/>
        <w:bookmarkStart w:id="11934" w:name="_Toc17111882"/>
        <w:bookmarkStart w:id="11935" w:name="_Toc17111975"/>
        <w:bookmarkStart w:id="11936" w:name="_Toc17112067"/>
        <w:bookmarkStart w:id="11937" w:name="_Toc17112158"/>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tr>
    </w:tbl>
    <w:p w14:paraId="3FFFE9C3" w14:textId="369987FC" w:rsidR="0096549F" w:rsidRPr="0073721B" w:rsidDel="0090672C" w:rsidRDefault="0096549F" w:rsidP="008009F4">
      <w:pPr>
        <w:pStyle w:val="st1"/>
        <w:rPr>
          <w:del w:id="11938" w:author="Seongeun Woo" w:date="2016-07-07T19:43:00Z"/>
        </w:rPr>
        <w:pPrChange w:id="11939" w:author="哲均 宋" w:date="2019-08-15T14:21:00Z">
          <w:pPr/>
        </w:pPrChange>
      </w:pPr>
      <w:bookmarkStart w:id="11940" w:name="_Toc455688225"/>
      <w:bookmarkStart w:id="11941" w:name="_Toc455696406"/>
      <w:bookmarkStart w:id="11942" w:name="_Toc455697710"/>
      <w:bookmarkStart w:id="11943" w:name="_Toc458692870"/>
      <w:bookmarkStart w:id="11944" w:name="_Toc461094498"/>
      <w:bookmarkStart w:id="11945" w:name="_Toc461094588"/>
      <w:bookmarkStart w:id="11946" w:name="_Toc462461220"/>
      <w:bookmarkStart w:id="11947" w:name="_Toc462748988"/>
      <w:bookmarkStart w:id="11948" w:name="_Toc463004878"/>
      <w:bookmarkStart w:id="11949" w:name="_Toc463944432"/>
      <w:bookmarkStart w:id="11950" w:name="_Toc464215071"/>
      <w:bookmarkStart w:id="11951" w:name="_Toc464215561"/>
      <w:bookmarkStart w:id="11952" w:name="_Toc464221804"/>
      <w:bookmarkStart w:id="11953" w:name="_Toc464227522"/>
      <w:bookmarkStart w:id="11954" w:name="_Toc464747756"/>
      <w:bookmarkStart w:id="11955" w:name="_Toc465010279"/>
      <w:bookmarkStart w:id="11956" w:name="_Toc465024683"/>
      <w:bookmarkStart w:id="11957" w:name="_Toc17110346"/>
      <w:bookmarkStart w:id="11958" w:name="_Toc17110529"/>
      <w:bookmarkStart w:id="11959" w:name="_Toc17110742"/>
      <w:bookmarkStart w:id="11960" w:name="_Toc17110835"/>
      <w:bookmarkStart w:id="11961" w:name="_Toc17110930"/>
      <w:bookmarkStart w:id="11962" w:name="_Toc17111024"/>
      <w:bookmarkStart w:id="11963" w:name="_Toc17111119"/>
      <w:bookmarkStart w:id="11964" w:name="_Toc17111217"/>
      <w:bookmarkStart w:id="11965" w:name="_Toc17111314"/>
      <w:bookmarkStart w:id="11966" w:name="_Toc17111410"/>
      <w:bookmarkStart w:id="11967" w:name="_Toc17111504"/>
      <w:bookmarkStart w:id="11968" w:name="_Toc17111599"/>
      <w:bookmarkStart w:id="11969" w:name="_Toc17111789"/>
      <w:bookmarkStart w:id="11970" w:name="_Toc17111883"/>
      <w:bookmarkStart w:id="11971" w:name="_Toc17111976"/>
      <w:bookmarkStart w:id="11972" w:name="_Toc17112068"/>
      <w:bookmarkStart w:id="11973" w:name="_Toc1711215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p>
    <w:p w14:paraId="57B7A41F" w14:textId="7E397F4F" w:rsidR="0096549F" w:rsidRPr="008707C4" w:rsidDel="0090672C" w:rsidRDefault="0096549F" w:rsidP="008009F4">
      <w:pPr>
        <w:pStyle w:val="st1"/>
        <w:rPr>
          <w:del w:id="11974" w:author="Seongeun Woo" w:date="2016-07-07T19:43:00Z"/>
        </w:rPr>
        <w:pPrChange w:id="11975" w:author="哲均 宋" w:date="2019-08-15T14:21:00Z">
          <w:pPr/>
        </w:pPrChange>
      </w:pPr>
      <w:del w:id="11976" w:author="Seongeun Woo" w:date="2016-07-07T19:43:00Z">
        <w:r w:rsidRPr="000244D6" w:rsidDel="0090672C">
          <w:rPr>
            <w:rFonts w:hint="eastAsia"/>
          </w:rPr>
          <w:delText>上記のように単一の場合は</w:delText>
        </w:r>
        <w:r w:rsidRPr="00FC0EB8" w:rsidDel="0090672C">
          <w:delText>OBJ_DETAIL</w:delText>
        </w:r>
        <w:r w:rsidRPr="00DE16D6" w:rsidDel="0090672C">
          <w:rPr>
            <w:rFonts w:hint="eastAsia"/>
          </w:rPr>
          <w:delText>の</w:delText>
        </w:r>
        <w:r w:rsidRPr="00DE16D6" w:rsidDel="0090672C">
          <w:delText>CHARXX</w:delText>
        </w:r>
        <w:r w:rsidRPr="00006CA7" w:rsidDel="0090672C">
          <w:rPr>
            <w:rFonts w:hint="eastAsia"/>
          </w:rPr>
          <w:delText>カラムの値、多重の場合は</w:delText>
        </w:r>
        <w:r w:rsidRPr="008707C4" w:rsidDel="0090672C">
          <w:delText>OBJ_REL</w:delText>
        </w:r>
        <w:r w:rsidRPr="008707C4" w:rsidDel="0090672C">
          <w:rPr>
            <w:rFonts w:hint="eastAsia"/>
          </w:rPr>
          <w:delText>の</w:delText>
        </w:r>
        <w:r w:rsidRPr="008707C4" w:rsidDel="0090672C">
          <w:delText>RULE_ID</w:delText>
        </w:r>
        <w:r w:rsidRPr="008707C4" w:rsidDel="0090672C">
          <w:rPr>
            <w:rFonts w:hint="eastAsia"/>
          </w:rPr>
          <w:delText>カラムの値にルール</w:delText>
        </w:r>
        <w:r w:rsidRPr="008707C4" w:rsidDel="0090672C">
          <w:delText>ID</w:delText>
        </w:r>
        <w:r w:rsidRPr="008707C4" w:rsidDel="0090672C">
          <w:rPr>
            <w:rFonts w:hint="eastAsia"/>
          </w:rPr>
          <w:delText>がある場合には該当の値を受け取るルールが</w:delText>
        </w:r>
        <w:r w:rsidRPr="008707C4" w:rsidDel="0090672C">
          <w:delText>#S</w:delText>
        </w:r>
        <w:r w:rsidRPr="008707C4" w:rsidDel="0090672C">
          <w:rPr>
            <w:rFonts w:hint="eastAsia"/>
          </w:rPr>
          <w:delText>で開始しているかを判断する。</w:delText>
        </w:r>
        <w:bookmarkStart w:id="11977" w:name="_Toc455688226"/>
        <w:bookmarkStart w:id="11978" w:name="_Toc455696407"/>
        <w:bookmarkStart w:id="11979" w:name="_Toc455697711"/>
        <w:bookmarkStart w:id="11980" w:name="_Toc458692871"/>
        <w:bookmarkStart w:id="11981" w:name="_Toc461094499"/>
        <w:bookmarkStart w:id="11982" w:name="_Toc461094589"/>
        <w:bookmarkStart w:id="11983" w:name="_Toc462461221"/>
        <w:bookmarkStart w:id="11984" w:name="_Toc462748989"/>
        <w:bookmarkStart w:id="11985" w:name="_Toc463004879"/>
        <w:bookmarkStart w:id="11986" w:name="_Toc463944433"/>
        <w:bookmarkStart w:id="11987" w:name="_Toc464215072"/>
        <w:bookmarkStart w:id="11988" w:name="_Toc464215562"/>
        <w:bookmarkStart w:id="11989" w:name="_Toc464221805"/>
        <w:bookmarkStart w:id="11990" w:name="_Toc464227523"/>
        <w:bookmarkStart w:id="11991" w:name="_Toc464747757"/>
        <w:bookmarkStart w:id="11992" w:name="_Toc465010280"/>
        <w:bookmarkStart w:id="11993" w:name="_Toc465024684"/>
        <w:bookmarkStart w:id="11994" w:name="_Toc17110347"/>
        <w:bookmarkStart w:id="11995" w:name="_Toc17110530"/>
        <w:bookmarkStart w:id="11996" w:name="_Toc17110743"/>
        <w:bookmarkStart w:id="11997" w:name="_Toc17110836"/>
        <w:bookmarkStart w:id="11998" w:name="_Toc17110931"/>
        <w:bookmarkStart w:id="11999" w:name="_Toc17111025"/>
        <w:bookmarkStart w:id="12000" w:name="_Toc17111120"/>
        <w:bookmarkStart w:id="12001" w:name="_Toc17111218"/>
        <w:bookmarkStart w:id="12002" w:name="_Toc17111315"/>
        <w:bookmarkStart w:id="12003" w:name="_Toc17111411"/>
        <w:bookmarkStart w:id="12004" w:name="_Toc17111505"/>
        <w:bookmarkStart w:id="12005" w:name="_Toc17111600"/>
        <w:bookmarkStart w:id="12006" w:name="_Toc17111790"/>
        <w:bookmarkStart w:id="12007" w:name="_Toc17111884"/>
        <w:bookmarkStart w:id="12008" w:name="_Toc17111977"/>
        <w:bookmarkStart w:id="12009" w:name="_Toc17112069"/>
        <w:bookmarkStart w:id="12010" w:name="_Toc17112160"/>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del>
    </w:p>
    <w:p w14:paraId="3B2021A3" w14:textId="0ECA29AF" w:rsidR="0096549F" w:rsidRPr="008707C4" w:rsidDel="0090672C" w:rsidRDefault="0096549F" w:rsidP="008009F4">
      <w:pPr>
        <w:pStyle w:val="st1"/>
        <w:rPr>
          <w:del w:id="12011" w:author="Seongeun Woo" w:date="2016-07-07T19:43:00Z"/>
        </w:rPr>
        <w:pPrChange w:id="12012" w:author="哲均 宋" w:date="2019-08-15T14:21:00Z">
          <w:pPr/>
        </w:pPrChange>
      </w:pPr>
      <w:del w:id="12013" w:author="Seongeun Woo" w:date="2016-07-07T19:43:00Z">
        <w:r w:rsidRPr="008707C4" w:rsidDel="0090672C">
          <w:rPr>
            <w:rFonts w:hint="eastAsia"/>
          </w:rPr>
          <w:delText>その後、</w:delText>
        </w:r>
        <w:r w:rsidRPr="008707C4" w:rsidDel="0090672C">
          <w:delText>RuleBuilder</w:delText>
        </w:r>
        <w:r w:rsidRPr="008707C4" w:rsidDel="0090672C">
          <w:rPr>
            <w:rFonts w:hint="eastAsia"/>
          </w:rPr>
          <w:delText>で提供する</w:delText>
        </w:r>
        <w:r w:rsidRPr="008707C4" w:rsidDel="0090672C">
          <w:delText>EXECRULE</w:delText>
        </w:r>
        <w:r w:rsidRPr="008707C4" w:rsidDel="0090672C">
          <w:rPr>
            <w:rFonts w:hint="eastAsia"/>
          </w:rPr>
          <w:delText>関数を使用しルールを実行させ、その結果を返す。</w:delText>
        </w:r>
        <w:bookmarkStart w:id="12014" w:name="_Toc455688227"/>
        <w:bookmarkStart w:id="12015" w:name="_Toc455696408"/>
        <w:bookmarkStart w:id="12016" w:name="_Toc455697712"/>
        <w:bookmarkStart w:id="12017" w:name="_Toc458692872"/>
        <w:bookmarkStart w:id="12018" w:name="_Toc461094500"/>
        <w:bookmarkStart w:id="12019" w:name="_Toc461094590"/>
        <w:bookmarkStart w:id="12020" w:name="_Toc462461222"/>
        <w:bookmarkStart w:id="12021" w:name="_Toc462748990"/>
        <w:bookmarkStart w:id="12022" w:name="_Toc463004880"/>
        <w:bookmarkStart w:id="12023" w:name="_Toc463944434"/>
        <w:bookmarkStart w:id="12024" w:name="_Toc464215073"/>
        <w:bookmarkStart w:id="12025" w:name="_Toc464215563"/>
        <w:bookmarkStart w:id="12026" w:name="_Toc464221806"/>
        <w:bookmarkStart w:id="12027" w:name="_Toc464227524"/>
        <w:bookmarkStart w:id="12028" w:name="_Toc464747758"/>
        <w:bookmarkStart w:id="12029" w:name="_Toc465010281"/>
        <w:bookmarkStart w:id="12030" w:name="_Toc465024685"/>
        <w:bookmarkStart w:id="12031" w:name="_Toc17110348"/>
        <w:bookmarkStart w:id="12032" w:name="_Toc17110531"/>
        <w:bookmarkStart w:id="12033" w:name="_Toc17110744"/>
        <w:bookmarkStart w:id="12034" w:name="_Toc17110837"/>
        <w:bookmarkStart w:id="12035" w:name="_Toc17110932"/>
        <w:bookmarkStart w:id="12036" w:name="_Toc17111026"/>
        <w:bookmarkStart w:id="12037" w:name="_Toc17111121"/>
        <w:bookmarkStart w:id="12038" w:name="_Toc17111219"/>
        <w:bookmarkStart w:id="12039" w:name="_Toc17111316"/>
        <w:bookmarkStart w:id="12040" w:name="_Toc17111412"/>
        <w:bookmarkStart w:id="12041" w:name="_Toc17111506"/>
        <w:bookmarkStart w:id="12042" w:name="_Toc17111601"/>
        <w:bookmarkStart w:id="12043" w:name="_Toc17111791"/>
        <w:bookmarkStart w:id="12044" w:name="_Toc17111885"/>
        <w:bookmarkStart w:id="12045" w:name="_Toc17111978"/>
        <w:bookmarkStart w:id="12046" w:name="_Toc17112070"/>
        <w:bookmarkStart w:id="12047" w:name="_Toc17112161"/>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del>
    </w:p>
    <w:p w14:paraId="5AB74507" w14:textId="34BEBE9E" w:rsidR="003A7DB0" w:rsidRPr="008707C4" w:rsidRDefault="0096549F" w:rsidP="008009F4">
      <w:pPr>
        <w:pStyle w:val="st1"/>
        <w:rPr>
          <w:del w:id="12048" w:author="Seongeun Woo" w:date="2016-07-07T19:43:00Z"/>
        </w:rPr>
        <w:sectPr w:rsidR="003A7DB0" w:rsidRPr="008707C4" w:rsidSect="0019306E">
          <w:pgSz w:w="11906" w:h="16838" w:code="9"/>
          <w:pgMar w:top="1418" w:right="1134" w:bottom="1418" w:left="1247" w:header="567" w:footer="567" w:gutter="0"/>
          <w:cols w:space="425"/>
          <w:docGrid w:type="lines" w:linePitch="360"/>
        </w:sectPr>
        <w:pPrChange w:id="12049" w:author="哲均 宋" w:date="2019-08-15T14:21:00Z">
          <w:pPr>
            <w:widowControl/>
            <w:jc w:val="left"/>
          </w:pPr>
        </w:pPrChange>
      </w:pPr>
      <w:del w:id="12050" w:author="Seongeun Woo" w:date="2016-07-07T19:43:00Z">
        <w:r w:rsidRPr="008707C4" w:rsidDel="0090672C">
          <w:br w:type="page"/>
        </w:r>
      </w:del>
    </w:p>
    <w:p w14:paraId="43DFFD14" w14:textId="5A86F2E6" w:rsidR="0096549F" w:rsidRPr="00ED175E" w:rsidRDefault="0090672C" w:rsidP="008009F4">
      <w:pPr>
        <w:pStyle w:val="st1"/>
        <w:pPrChange w:id="12051" w:author="哲均 宋" w:date="2019-08-15T14:21:00Z">
          <w:pPr>
            <w:pStyle w:val="st1"/>
            <w:tabs>
              <w:tab w:val="left" w:pos="993"/>
            </w:tabs>
          </w:pPr>
        </w:pPrChange>
      </w:pPr>
      <w:bookmarkStart w:id="12052" w:name="_Toc414631986"/>
      <w:bookmarkStart w:id="12053" w:name="_Toc434858387"/>
      <w:bookmarkStart w:id="12054" w:name="_Toc445716774"/>
      <w:del w:id="12055" w:author="Seongeun Woo" w:date="2016-07-07T19:44:00Z">
        <w:r w:rsidRPr="00ED175E" w:rsidDel="0090672C">
          <w:delText>RuleBuilder</w:delText>
        </w:r>
      </w:del>
      <w:ins w:id="12056" w:author="哲均 宋" w:date="2019-08-19T12:18:00Z">
        <w:r w:rsidR="002B4972" w:rsidRPr="00ED175E" w:rsidDel="002B4972">
          <w:rPr>
            <w:rFonts w:hint="eastAsia"/>
          </w:rPr>
          <w:t xml:space="preserve"> </w:t>
        </w:r>
      </w:ins>
      <w:ins w:id="12057" w:author="Seongeun Woo" w:date="2016-07-07T19:44:00Z">
        <w:del w:id="12058" w:author="哲均 宋" w:date="2019-08-19T12:18:00Z">
          <w:r w:rsidRPr="00ED175E" w:rsidDel="002B4972">
            <w:rPr>
              <w:rFonts w:hint="eastAsia"/>
            </w:rPr>
            <w:delText>ルールビルダー</w:delText>
          </w:r>
        </w:del>
      </w:ins>
      <w:del w:id="12059" w:author="哲均 宋" w:date="2019-08-19T12:18:00Z">
        <w:r w:rsidR="0096549F" w:rsidRPr="00ED175E" w:rsidDel="002B4972">
          <w:rPr>
            <w:rFonts w:hint="eastAsia"/>
          </w:rPr>
          <w:delText>での</w:delText>
        </w:r>
        <w:r w:rsidR="0096549F" w:rsidRPr="00ED175E" w:rsidDel="002B4972">
          <w:delText>SQL</w:delText>
        </w:r>
        <w:r w:rsidR="0096549F" w:rsidRPr="00ED175E" w:rsidDel="002B4972">
          <w:rPr>
            <w:rFonts w:hint="eastAsia"/>
          </w:rPr>
          <w:delText>の作成</w:delText>
        </w:r>
      </w:del>
      <w:bookmarkStart w:id="12060" w:name="_Toc17112162"/>
      <w:bookmarkEnd w:id="12052"/>
      <w:bookmarkEnd w:id="12053"/>
      <w:bookmarkEnd w:id="12054"/>
      <w:ins w:id="12061" w:author="哲均 宋" w:date="2019-08-19T12:18:00Z">
        <w:r w:rsidR="002B4972" w:rsidRPr="002B4972">
          <w:t>Creating SQL with Rule Builder</w:t>
        </w:r>
      </w:ins>
      <w:bookmarkEnd w:id="12060"/>
    </w:p>
    <w:p w14:paraId="02FCB273" w14:textId="236A0F5B" w:rsidR="0096549F" w:rsidDel="002B4972" w:rsidRDefault="00454F76" w:rsidP="002B4972">
      <w:pPr>
        <w:rPr>
          <w:del w:id="12062" w:author="Seongeun Woo" w:date="2016-07-07T19:49:00Z"/>
        </w:rPr>
      </w:pPr>
      <w:ins w:id="12063" w:author="Seongeun Woo" w:date="2016-07-07T19:48:00Z">
        <w:del w:id="12064" w:author="哲均 宋" w:date="2019-08-19T12:19:00Z">
          <w:r w:rsidRPr="00ED175E" w:rsidDel="002B4972">
            <w:rPr>
              <w:rFonts w:hint="eastAsia"/>
              <w:rPrChange w:id="12065" w:author="InnoRules" w:date="2016-08-30T14:14:00Z">
                <w:rPr>
                  <w:rFonts w:asciiTheme="minorEastAsia" w:eastAsiaTheme="minorEastAsia" w:hAnsiTheme="minorEastAsia" w:cs="BatangChe" w:hint="eastAsia"/>
                  <w:b/>
                  <w:sz w:val="28"/>
                </w:rPr>
              </w:rPrChange>
            </w:rPr>
            <w:delText>ルールビルダーで</w:delText>
          </w:r>
        </w:del>
      </w:ins>
      <w:del w:id="12066" w:author="哲均 宋" w:date="2019-08-19T12:19:00Z">
        <w:r w:rsidR="0096549F" w:rsidRPr="00ED175E" w:rsidDel="002B4972">
          <w:rPr>
            <w:rFonts w:hint="eastAsia"/>
          </w:rPr>
          <w:delText>ルールサービスを提供するために</w:delText>
        </w:r>
      </w:del>
      <w:ins w:id="12067" w:author="Seongeun Woo" w:date="2016-07-07T19:48:00Z">
        <w:del w:id="12068" w:author="哲均 宋" w:date="2019-08-19T12:19:00Z">
          <w:r w:rsidRPr="00ED175E" w:rsidDel="002B4972">
            <w:rPr>
              <w:rFonts w:hint="eastAsia"/>
            </w:rPr>
            <w:delText>の</w:delText>
          </w:r>
          <w:r w:rsidRPr="00ED175E" w:rsidDel="002B4972">
            <w:delText>DB</w:delText>
          </w:r>
          <w:r w:rsidRPr="00ED175E" w:rsidDel="002B4972">
            <w:rPr>
              <w:rFonts w:hint="eastAsia"/>
            </w:rPr>
            <w:delText>ルール</w:delText>
          </w:r>
        </w:del>
      </w:ins>
      <w:ins w:id="12069" w:author="류종우" w:date="2016-08-10T13:33:00Z">
        <w:del w:id="12070" w:author="哲均 宋" w:date="2019-08-19T12:19:00Z">
          <w:r w:rsidR="006F7A08" w:rsidRPr="00ED175E" w:rsidDel="002B4972">
            <w:rPr>
              <w:rFonts w:hint="eastAsia"/>
            </w:rPr>
            <w:delText>を</w:delText>
          </w:r>
        </w:del>
      </w:ins>
      <w:ins w:id="12071" w:author="Seongeun Woo" w:date="2016-07-07T19:49:00Z">
        <w:del w:id="12072" w:author="哲均 宋" w:date="2019-08-19T12:19:00Z">
          <w:r w:rsidRPr="00ED175E" w:rsidDel="002B4972">
            <w:rPr>
              <w:rFonts w:hint="eastAsia"/>
            </w:rPr>
            <w:delText>の</w:delText>
          </w:r>
        </w:del>
      </w:ins>
      <w:ins w:id="12073" w:author="Seongeun Woo" w:date="2016-07-07T19:48:00Z">
        <w:del w:id="12074" w:author="哲均 宋" w:date="2019-08-19T12:19:00Z">
          <w:r w:rsidRPr="00ED175E" w:rsidDel="002B4972">
            <w:rPr>
              <w:rFonts w:hint="eastAsia"/>
            </w:rPr>
            <w:delText>作成時</w:delText>
          </w:r>
        </w:del>
      </w:ins>
      <w:ins w:id="12075" w:author="Seongeun Woo" w:date="2016-07-07T19:49:00Z">
        <w:del w:id="12076" w:author="哲均 宋" w:date="2019-08-19T12:19:00Z">
          <w:r w:rsidRPr="00ED175E" w:rsidDel="002B4972">
            <w:rPr>
              <w:rFonts w:hint="eastAsia"/>
            </w:rPr>
            <w:delText>、</w:delText>
          </w:r>
        </w:del>
      </w:ins>
      <w:ins w:id="12077" w:author="Seongeun Woo" w:date="2016-07-07T19:48:00Z">
        <w:del w:id="12078" w:author="哲均 宋" w:date="2019-08-19T12:19:00Z">
          <w:r w:rsidRPr="00ED175E" w:rsidDel="002B4972">
            <w:delText>SQL</w:delText>
          </w:r>
          <w:r w:rsidRPr="00ED175E" w:rsidDel="002B4972">
            <w:rPr>
              <w:rFonts w:hint="eastAsia"/>
            </w:rPr>
            <w:delText>の</w:delText>
          </w:r>
        </w:del>
        <w:del w:id="12079" w:author="哲均 宋" w:date="2019-08-16T15:10:00Z">
          <w:r w:rsidRPr="00ED175E" w:rsidDel="00BE59E9">
            <w:rPr>
              <w:rFonts w:hint="eastAsia"/>
            </w:rPr>
            <w:delText>条件節</w:delText>
          </w:r>
        </w:del>
        <w:del w:id="12080" w:author="哲均 宋" w:date="2019-08-19T12:19:00Z">
          <w:r w:rsidRPr="00ED175E" w:rsidDel="002B4972">
            <w:rPr>
              <w:rFonts w:hint="eastAsia"/>
            </w:rPr>
            <w:delText>に</w:delText>
          </w:r>
        </w:del>
      </w:ins>
      <w:del w:id="12081" w:author="哲均 宋" w:date="2019-08-19T12:19:00Z">
        <w:r w:rsidR="0096549F" w:rsidRPr="00ED175E" w:rsidDel="002B4972">
          <w:rPr>
            <w:rFonts w:hint="eastAsia"/>
          </w:rPr>
          <w:delText>実際</w:delText>
        </w:r>
        <w:r w:rsidR="0096549F" w:rsidRPr="00ED175E" w:rsidDel="002B4972">
          <w:delText>RuleBuilder</w:delText>
        </w:r>
        <w:r w:rsidR="0096549F" w:rsidRPr="00ED175E" w:rsidDel="002B4972">
          <w:rPr>
            <w:rFonts w:hint="eastAsia"/>
          </w:rPr>
          <w:delText>で作成されるルールでは、条件節に入力</w:delText>
        </w:r>
      </w:del>
      <w:ins w:id="12082" w:author="Seongeun Woo" w:date="2016-07-07T19:49:00Z">
        <w:del w:id="12083" w:author="哲均 宋" w:date="2019-08-19T12:19:00Z">
          <w:r w:rsidRPr="00ED175E" w:rsidDel="002B4972">
            <w:rPr>
              <w:rFonts w:hint="eastAsia"/>
            </w:rPr>
            <w:delText>項目を使用する。</w:delText>
          </w:r>
        </w:del>
      </w:ins>
      <w:ins w:id="12084" w:author="哲均 宋" w:date="2019-08-19T12:19:00Z">
        <w:r w:rsidR="002B4972" w:rsidRPr="002B4972">
          <w:t>In Rule Builder, input items can be used for SQL WHERE CLAUSE when creating DB rules</w:t>
        </w:r>
      </w:ins>
      <w:ins w:id="12085" w:author="Seongeun Woo" w:date="2016-07-07T19:49:00Z">
        <w:del w:id="12086" w:author="user" w:date="2016-10-14T13:50:00Z">
          <w:r w:rsidRPr="00ED175E" w:rsidDel="0042089F">
            <w:delText xml:space="preserve"> </w:delText>
          </w:r>
        </w:del>
      </w:ins>
      <w:del w:id="12087" w:author="Seongeun Woo" w:date="2016-07-07T19:49:00Z">
        <w:r w:rsidR="0096549F" w:rsidRPr="00ED175E" w:rsidDel="00454F76">
          <w:rPr>
            <w:rFonts w:hint="eastAsia"/>
          </w:rPr>
          <w:delText>値が必要になる。</w:delText>
        </w:r>
        <w:r w:rsidR="0096549F" w:rsidRPr="00ED175E" w:rsidDel="00454F76">
          <w:delText xml:space="preserve"> </w:delText>
        </w:r>
      </w:del>
    </w:p>
    <w:p w14:paraId="36DBD3BA" w14:textId="2A564CDB" w:rsidR="002B4972" w:rsidRDefault="002B4972">
      <w:pPr>
        <w:autoSpaceDE w:val="0"/>
        <w:autoSpaceDN w:val="0"/>
        <w:rPr>
          <w:ins w:id="12088" w:author="哲均 宋" w:date="2019-08-19T12:20:00Z"/>
        </w:rPr>
      </w:pPr>
    </w:p>
    <w:p w14:paraId="4BCF2F92" w14:textId="77777777" w:rsidR="002B4972" w:rsidRPr="00ED175E" w:rsidRDefault="002B4972">
      <w:pPr>
        <w:autoSpaceDE w:val="0"/>
        <w:autoSpaceDN w:val="0"/>
        <w:rPr>
          <w:ins w:id="12089" w:author="哲均 宋" w:date="2019-08-19T12:20:00Z"/>
          <w:rFonts w:hint="eastAsia"/>
        </w:rPr>
        <w:pPrChange w:id="12090" w:author="Seongeun Woo" w:date="2016-10-13T18:44:00Z">
          <w:pPr/>
        </w:pPrChange>
      </w:pPr>
    </w:p>
    <w:p w14:paraId="33569283" w14:textId="20ACE215" w:rsidR="0096549F" w:rsidRPr="00ED175E" w:rsidDel="002B4972" w:rsidRDefault="0096549F">
      <w:pPr>
        <w:autoSpaceDE w:val="0"/>
        <w:autoSpaceDN w:val="0"/>
        <w:rPr>
          <w:del w:id="12091" w:author="哲均 宋" w:date="2019-08-19T12:20:00Z"/>
        </w:rPr>
        <w:pPrChange w:id="12092" w:author="Seongeun Woo" w:date="2016-10-13T18:44:00Z">
          <w:pPr/>
        </w:pPrChange>
      </w:pPr>
      <w:del w:id="12093" w:author="Seongeun Woo" w:date="2016-07-07T19:49:00Z">
        <w:r w:rsidRPr="00ED175E" w:rsidDel="00454F76">
          <w:rPr>
            <w:rFonts w:hint="eastAsia"/>
          </w:rPr>
          <w:delText>例えば、商品類型の</w:delText>
        </w:r>
      </w:del>
      <w:del w:id="12094" w:author="Seongeun Woo" w:date="2016-07-06T11:18:00Z">
        <w:r w:rsidRPr="00ED175E" w:rsidDel="00036622">
          <w:rPr>
            <w:rFonts w:hint="eastAsia"/>
          </w:rPr>
          <w:delText>エンティティ</w:delText>
        </w:r>
      </w:del>
      <w:del w:id="12095" w:author="Seongeun Woo" w:date="2016-07-07T19:49:00Z">
        <w:r w:rsidRPr="00ED175E" w:rsidDel="00454F76">
          <w:rPr>
            <w:rFonts w:hint="eastAsia"/>
          </w:rPr>
          <w:delText>を提供するための</w:delText>
        </w:r>
        <w:r w:rsidRPr="00ED175E" w:rsidDel="00454F76">
          <w:delText>SQL</w:delText>
        </w:r>
        <w:r w:rsidRPr="00ED175E" w:rsidDel="00454F76">
          <w:rPr>
            <w:rFonts w:hint="eastAsia"/>
          </w:rPr>
          <w:delText>である。</w:delText>
        </w:r>
      </w:del>
    </w:p>
    <w:p w14:paraId="68132327" w14:textId="4F80F110" w:rsidR="00E716ED" w:rsidRPr="002B4972" w:rsidDel="002B4972" w:rsidRDefault="00E716ED" w:rsidP="002B4972">
      <w:pPr>
        <w:autoSpaceDE w:val="0"/>
        <w:autoSpaceDN w:val="0"/>
        <w:rPr>
          <w:del w:id="12096" w:author="哲均 宋" w:date="2019-08-19T12:20:00Z"/>
          <w:rFonts w:hint="eastAsia"/>
          <w:rPrChange w:id="12097" w:author="哲均 宋" w:date="2019-08-19T12:19:00Z">
            <w:rPr>
              <w:del w:id="12098" w:author="哲均 宋" w:date="2019-08-19T12:20:00Z"/>
            </w:rPr>
          </w:rPrChange>
        </w:rPr>
        <w:pPrChange w:id="12099" w:author="哲均 宋" w:date="2019-08-19T12:20:00Z">
          <w:pPr/>
        </w:pPrChange>
      </w:pPr>
    </w:p>
    <w:p w14:paraId="1C67B38D" w14:textId="4E187288" w:rsidR="00E716ED" w:rsidRPr="00ED175E" w:rsidRDefault="00E716ED" w:rsidP="002B4972">
      <w:pPr>
        <w:pStyle w:val="ac"/>
        <w:numPr>
          <w:ilvl w:val="0"/>
          <w:numId w:val="182"/>
        </w:numPr>
        <w:ind w:leftChars="0"/>
        <w:pPrChange w:id="12100" w:author="哲均 宋" w:date="2019-08-19T12:20:00Z">
          <w:pPr>
            <w:pStyle w:val="af6"/>
            <w:keepNext/>
          </w:pPr>
        </w:pPrChange>
      </w:pPr>
      <w:del w:id="12101" w:author="哲均 宋" w:date="2019-08-19T12:19:00Z">
        <w:r w:rsidRPr="00ED175E" w:rsidDel="002B4972">
          <w:delText xml:space="preserve"> </w:delText>
        </w:r>
      </w:del>
      <w:del w:id="12102" w:author="哲均 宋" w:date="2019-08-16T08:55:00Z">
        <w:r w:rsidRPr="00ED175E" w:rsidDel="003566B2">
          <w:delText>[</w:delText>
        </w:r>
        <w:r w:rsidRPr="00ED175E" w:rsidDel="003566B2">
          <w:rPr>
            <w:rFonts w:hint="eastAsia"/>
          </w:rPr>
          <w:delText>表</w:delText>
        </w:r>
      </w:del>
      <w:del w:id="12103" w:author="哲均 宋" w:date="2019-08-19T12:23:00Z">
        <w:r w:rsidRPr="00ED175E" w:rsidDel="002B4972">
          <w:delText xml:space="preserve"> </w:delText>
        </w:r>
        <w:r w:rsidRPr="000244D6" w:rsidDel="002B4972">
          <w:fldChar w:fldCharType="begin"/>
        </w:r>
        <w:r w:rsidRPr="00ED175E" w:rsidDel="002B4972">
          <w:delInstrText xml:space="preserve"> SEQ [</w:delInstrText>
        </w:r>
        <w:r w:rsidRPr="00ED175E" w:rsidDel="002B4972">
          <w:rPr>
            <w:rFonts w:hint="eastAsia"/>
          </w:rPr>
          <w:delInstrText>表</w:delInstrText>
        </w:r>
        <w:r w:rsidRPr="00ED175E" w:rsidDel="002B4972">
          <w:delInstrText xml:space="preserve"> \* ARABIC </w:delInstrText>
        </w:r>
        <w:r w:rsidRPr="000244D6" w:rsidDel="002B4972">
          <w:fldChar w:fldCharType="separate"/>
        </w:r>
      </w:del>
      <w:ins w:id="12104" w:author="Seongeun Woo" w:date="2016-09-23T13:18:00Z">
        <w:del w:id="12105" w:author="哲均 宋" w:date="2019-08-19T12:23:00Z">
          <w:r w:rsidR="00D76249" w:rsidDel="002B4972">
            <w:rPr>
              <w:noProof/>
            </w:rPr>
            <w:delText>57</w:delText>
          </w:r>
        </w:del>
      </w:ins>
      <w:ins w:id="12106" w:author="InnoRules" w:date="2016-08-11T14:29:00Z">
        <w:del w:id="12107" w:author="哲均 宋" w:date="2019-08-19T12:23:00Z">
          <w:r w:rsidR="002A7ED7" w:rsidRPr="00ED175E" w:rsidDel="002B4972">
            <w:rPr>
              <w:noProof/>
            </w:rPr>
            <w:delText>57</w:delText>
          </w:r>
        </w:del>
      </w:ins>
      <w:del w:id="12108" w:author="哲均 宋" w:date="2019-08-19T12:23:00Z">
        <w:r w:rsidRPr="00ED175E" w:rsidDel="002B4972">
          <w:rPr>
            <w:noProof/>
          </w:rPr>
          <w:delText>57</w:delText>
        </w:r>
        <w:r w:rsidRPr="000244D6" w:rsidDel="002B4972">
          <w:fldChar w:fldCharType="end"/>
        </w:r>
        <w:r w:rsidRPr="00ED175E" w:rsidDel="002B4972">
          <w:delText xml:space="preserve"> </w:delText>
        </w:r>
        <w:r w:rsidRPr="00ED175E" w:rsidDel="002B4972">
          <w:rPr>
            <w:rFonts w:hint="eastAsia"/>
          </w:rPr>
          <w:delText>商品類型のエンティティ</w:delText>
        </w:r>
      </w:del>
      <w:ins w:id="12109" w:author="Seongeun Woo" w:date="2016-07-06T11:18:00Z">
        <w:del w:id="12110" w:author="哲均 宋" w:date="2019-08-19T12:23:00Z">
          <w:r w:rsidR="00036622" w:rsidRPr="00ED175E" w:rsidDel="002B4972">
            <w:rPr>
              <w:rFonts w:hint="eastAsia"/>
            </w:rPr>
            <w:delText>オブジェクト</w:delText>
          </w:r>
        </w:del>
      </w:ins>
      <w:del w:id="12111" w:author="哲均 宋" w:date="2019-08-19T12:23:00Z">
        <w:r w:rsidRPr="00ED175E" w:rsidDel="002B4972">
          <w:rPr>
            <w:rFonts w:hint="eastAsia"/>
          </w:rPr>
          <w:delText>を提供するための</w:delText>
        </w:r>
        <w:r w:rsidRPr="00ED175E" w:rsidDel="002B4972">
          <w:delText>SQL]</w:delText>
        </w:r>
      </w:del>
      <w:ins w:id="12112" w:author="哲均 宋" w:date="2019-08-19T12:23:00Z">
        <w:r w:rsidR="002B4972" w:rsidRPr="002B4972">
          <w:t xml:space="preserve">SQL to query objects of </w:t>
        </w:r>
        <w:r w:rsidR="002B4972">
          <w:t>semi-Type</w:t>
        </w:r>
        <w:r w:rsidR="002B4972" w:rsidRPr="002B4972">
          <w:t xml:space="preserve"> "</w:t>
        </w:r>
        <w:r w:rsidR="002B4972">
          <w:t>G</w:t>
        </w:r>
        <w:r w:rsidR="002B4972" w:rsidRPr="002B4972">
          <w:t>eneral" (901)</w:t>
        </w:r>
      </w:ins>
    </w:p>
    <w:tbl>
      <w:tblPr>
        <w:tblStyle w:val="af5"/>
        <w:tblW w:w="0" w:type="auto"/>
        <w:tblInd w:w="108" w:type="dxa"/>
        <w:tblLook w:val="04A0" w:firstRow="1" w:lastRow="0" w:firstColumn="1" w:lastColumn="0" w:noHBand="0" w:noVBand="1"/>
      </w:tblPr>
      <w:tblGrid>
        <w:gridCol w:w="9407"/>
      </w:tblGrid>
      <w:tr w:rsidR="0096549F" w:rsidRPr="00ED175E" w14:paraId="45419023" w14:textId="77777777" w:rsidTr="00E716ED">
        <w:tc>
          <w:tcPr>
            <w:tcW w:w="9407" w:type="dxa"/>
          </w:tcPr>
          <w:p w14:paraId="6BB5BAC0" w14:textId="77777777" w:rsidR="0096549F" w:rsidRPr="00ED175E" w:rsidRDefault="0096549F">
            <w:pPr>
              <w:pStyle w:val="afb"/>
              <w:autoSpaceDE w:val="0"/>
              <w:autoSpaceDN w:val="0"/>
              <w:pPrChange w:id="12113" w:author="Seongeun Woo" w:date="2016-10-13T18:44:00Z">
                <w:pPr>
                  <w:pStyle w:val="afb"/>
                </w:pPr>
              </w:pPrChange>
            </w:pPr>
            <w:r w:rsidRPr="00ED175E">
              <w:t xml:space="preserve">SELECT SID, BIZCODE, OBJ_NAME </w:t>
            </w:r>
          </w:p>
          <w:p w14:paraId="35CA47EB" w14:textId="77777777" w:rsidR="0096549F" w:rsidRPr="00ED175E" w:rsidRDefault="0096549F">
            <w:pPr>
              <w:pStyle w:val="afb"/>
              <w:autoSpaceDE w:val="0"/>
              <w:autoSpaceDN w:val="0"/>
              <w:pPrChange w:id="12114" w:author="Seongeun Woo" w:date="2016-10-13T18:44:00Z">
                <w:pPr>
                  <w:pStyle w:val="afb"/>
                </w:pPr>
              </w:pPrChange>
            </w:pPr>
            <w:r w:rsidRPr="00ED175E">
              <w:t xml:space="preserve">  FROM OBJ_MAIN</w:t>
            </w:r>
          </w:p>
          <w:p w14:paraId="2C35D911" w14:textId="77777777" w:rsidR="0096549F" w:rsidRPr="00ED175E" w:rsidRDefault="0096549F">
            <w:pPr>
              <w:pStyle w:val="afb"/>
              <w:autoSpaceDE w:val="0"/>
              <w:autoSpaceDN w:val="0"/>
              <w:pPrChange w:id="12115" w:author="Seongeun Woo" w:date="2016-10-13T18:44:00Z">
                <w:pPr>
                  <w:pStyle w:val="afb"/>
                </w:pPr>
              </w:pPrChange>
            </w:pPr>
            <w:r w:rsidRPr="00ED175E">
              <w:t>WHERE TYPEID = 901</w:t>
            </w:r>
          </w:p>
          <w:p w14:paraId="28D51AB9" w14:textId="77777777" w:rsidR="0096549F" w:rsidRPr="00ED175E" w:rsidRDefault="0096549F">
            <w:pPr>
              <w:pStyle w:val="afb"/>
              <w:autoSpaceDE w:val="0"/>
              <w:autoSpaceDN w:val="0"/>
              <w:pPrChange w:id="12116" w:author="Seongeun Woo" w:date="2016-10-13T18:44:00Z">
                <w:pPr>
                  <w:pStyle w:val="afb"/>
                </w:pPr>
              </w:pPrChange>
            </w:pPr>
            <w:r w:rsidRPr="00ED175E">
              <w:t xml:space="preserve">    AND END_DT = '99991231'</w:t>
            </w:r>
          </w:p>
          <w:p w14:paraId="126EF1DE" w14:textId="77777777" w:rsidR="0096549F" w:rsidRPr="00ED175E" w:rsidRDefault="0096549F">
            <w:pPr>
              <w:pStyle w:val="afb"/>
              <w:autoSpaceDE w:val="0"/>
              <w:autoSpaceDN w:val="0"/>
              <w:pPrChange w:id="12117" w:author="Seongeun Woo" w:date="2016-10-13T18:44:00Z">
                <w:pPr>
                  <w:pStyle w:val="afb"/>
                </w:pPr>
              </w:pPrChange>
            </w:pPr>
            <w:r w:rsidRPr="00ED175E">
              <w:t>ORDER BY BIZCODE</w:t>
            </w:r>
          </w:p>
        </w:tc>
      </w:tr>
    </w:tbl>
    <w:p w14:paraId="7F437B48" w14:textId="77777777" w:rsidR="0096549F" w:rsidRPr="00ED175E" w:rsidRDefault="0096549F">
      <w:pPr>
        <w:pStyle w:val="-00"/>
        <w:wordWrap/>
        <w:pPrChange w:id="12118" w:author="Seongeun Woo" w:date="2016-10-13T18:44:00Z">
          <w:pPr>
            <w:pStyle w:val="-00"/>
          </w:pPr>
        </w:pPrChange>
      </w:pPr>
    </w:p>
    <w:p w14:paraId="5ADD80ED" w14:textId="4DE35E1E" w:rsidR="0096549F" w:rsidRPr="00ED175E" w:rsidDel="002B4972" w:rsidRDefault="0096549F" w:rsidP="002B4972">
      <w:pPr>
        <w:pStyle w:val="50"/>
        <w:numPr>
          <w:ilvl w:val="0"/>
          <w:numId w:val="0"/>
        </w:numPr>
        <w:wordWrap/>
        <w:ind w:left="198"/>
        <w:rPr>
          <w:del w:id="12119" w:author="哲均 宋" w:date="2019-08-19T12:23:00Z"/>
        </w:rPr>
        <w:pPrChange w:id="12120" w:author="哲均 宋" w:date="2019-08-19T12:23:00Z">
          <w:pPr>
            <w:pStyle w:val="50"/>
            <w:ind w:left="601"/>
          </w:pPr>
        </w:pPrChange>
      </w:pPr>
      <w:del w:id="12121" w:author="哲均 宋" w:date="2019-08-19T12:23:00Z">
        <w:r w:rsidRPr="00ED175E" w:rsidDel="002B4972">
          <w:delText>WHERE TYPEID = 901</w:delText>
        </w:r>
      </w:del>
    </w:p>
    <w:p w14:paraId="7EA7E307" w14:textId="58FA2720" w:rsidR="0096549F" w:rsidRPr="00ED175E" w:rsidRDefault="007D4D4E" w:rsidP="002B4972">
      <w:pPr>
        <w:pStyle w:val="50"/>
        <w:numPr>
          <w:ilvl w:val="0"/>
          <w:numId w:val="0"/>
        </w:numPr>
        <w:wordWrap/>
        <w:ind w:left="503" w:hanging="403"/>
        <w:pPrChange w:id="12122" w:author="哲均 宋" w:date="2019-08-19T12:24:00Z">
          <w:pPr/>
        </w:pPrChange>
      </w:pPr>
      <w:ins w:id="12123" w:author="Seongeun Woo" w:date="2016-07-07T20:49:00Z">
        <w:del w:id="12124" w:author="哲均 宋" w:date="2019-08-19T12:24:00Z">
          <w:r w:rsidRPr="00ED175E" w:rsidDel="002B4972">
            <w:delText>DB</w:delText>
          </w:r>
          <w:r w:rsidRPr="00ED175E" w:rsidDel="002B4972">
            <w:rPr>
              <w:rFonts w:hint="eastAsia"/>
            </w:rPr>
            <w:delText>ルールでは</w:delText>
          </w:r>
        </w:del>
      </w:ins>
      <w:ins w:id="12125" w:author="Seongeun Woo" w:date="2016-07-07T20:50:00Z">
        <w:del w:id="12126" w:author="哲均 宋" w:date="2019-08-19T12:24:00Z">
          <w:r w:rsidRPr="00ED175E" w:rsidDel="002B4972">
            <w:rPr>
              <w:rFonts w:hint="eastAsia"/>
            </w:rPr>
            <w:delText>以下の表のように</w:delText>
          </w:r>
          <w:r w:rsidRPr="00ED175E" w:rsidDel="002B4972">
            <w:delText>TYPEID</w:delText>
          </w:r>
          <w:r w:rsidRPr="00ED175E" w:rsidDel="002B4972">
            <w:rPr>
              <w:rFonts w:hint="eastAsia"/>
            </w:rPr>
            <w:delText>の</w:delText>
          </w:r>
        </w:del>
      </w:ins>
      <w:del w:id="12127" w:author="哲均 宋" w:date="2019-08-19T12:24:00Z">
        <w:r w:rsidR="0096549F" w:rsidRPr="00ED175E" w:rsidDel="002B4972">
          <w:rPr>
            <w:rFonts w:hint="eastAsia"/>
          </w:rPr>
          <w:delText>条件節に入力された「</w:delText>
        </w:r>
        <w:r w:rsidR="0096549F" w:rsidRPr="00ED175E" w:rsidDel="002B4972">
          <w:delText>901</w:delText>
        </w:r>
      </w:del>
      <w:ins w:id="12128" w:author="Seongeun Woo" w:date="2016-07-07T20:51:00Z">
        <w:del w:id="12129" w:author="哲均 宋" w:date="2019-08-19T12:24:00Z">
          <w:r w:rsidRPr="00ED175E" w:rsidDel="002B4972">
            <w:rPr>
              <w:rFonts w:hint="eastAsia"/>
            </w:rPr>
            <w:delText>を</w:delText>
          </w:r>
        </w:del>
      </w:ins>
      <w:del w:id="12130" w:author="哲均 宋" w:date="2019-08-19T12:24:00Z">
        <w:r w:rsidR="0096549F" w:rsidRPr="00ED175E" w:rsidDel="002B4972">
          <w:rPr>
            <w:rFonts w:hint="eastAsia"/>
          </w:rPr>
          <w:delText>」という類型の値は、ルールサービスを呼び出す際にユーザが必要とする類型になる。従って、実際</w:delText>
        </w:r>
        <w:r w:rsidR="0096549F" w:rsidRPr="00ED175E" w:rsidDel="002B4972">
          <w:delText>RuleBuilder</w:delText>
        </w:r>
        <w:r w:rsidR="0096549F" w:rsidRPr="00ED175E" w:rsidDel="002B4972">
          <w:rPr>
            <w:rFonts w:hint="eastAsia"/>
          </w:rPr>
          <w:delText>におけるデータベース照会ルールでは、該当部分に</w:delText>
        </w:r>
      </w:del>
      <w:ins w:id="12131" w:author="Seongeun Woo" w:date="2016-07-07T20:51:00Z">
        <w:del w:id="12132" w:author="哲均 宋" w:date="2019-08-19T12:24:00Z">
          <w:r w:rsidRPr="00ED175E" w:rsidDel="002B4972">
            <w:rPr>
              <w:rFonts w:hint="eastAsia"/>
            </w:rPr>
            <w:delText>入力</w:delText>
          </w:r>
        </w:del>
      </w:ins>
      <w:del w:id="12133" w:author="哲均 宋" w:date="2019-08-19T12:24:00Z">
        <w:r w:rsidR="0096549F" w:rsidRPr="00ED175E" w:rsidDel="002B4972">
          <w:rPr>
            <w:rFonts w:hint="eastAsia"/>
          </w:rPr>
          <w:delText>項目</w:delText>
        </w:r>
      </w:del>
      <w:ins w:id="12134" w:author="Seongeun Woo" w:date="2016-07-07T20:51:00Z">
        <w:del w:id="12135" w:author="哲均 宋" w:date="2019-08-19T12:24:00Z">
          <w:r w:rsidRPr="00ED175E" w:rsidDel="002B4972">
            <w:rPr>
              <w:rFonts w:hint="eastAsia"/>
            </w:rPr>
            <w:delText>として</w:delText>
          </w:r>
        </w:del>
      </w:ins>
      <w:del w:id="12136" w:author="哲均 宋" w:date="2019-08-19T12:24:00Z">
        <w:r w:rsidR="0096549F" w:rsidRPr="00ED175E" w:rsidDel="002B4972">
          <w:rPr>
            <w:rFonts w:hint="eastAsia"/>
          </w:rPr>
          <w:delText>を使用することになる。</w:delText>
        </w:r>
      </w:del>
      <w:ins w:id="12137" w:author="哲均 宋" w:date="2019-08-19T12:24:00Z">
        <w:r w:rsidR="002B4972" w:rsidRPr="002B4972">
          <w:t>In DB rules, TYPEID 901 can be substituted for input items as shown below.</w:t>
        </w:r>
      </w:ins>
      <w:del w:id="12138" w:author="user" w:date="2016-10-14T13:50:00Z">
        <w:r w:rsidR="0096549F" w:rsidRPr="00ED175E" w:rsidDel="0042089F">
          <w:delText xml:space="preserve"> </w:delText>
        </w:r>
      </w:del>
    </w:p>
    <w:p w14:paraId="0B7845EF" w14:textId="2F130E1A" w:rsidR="00E716ED" w:rsidRPr="00ED175E" w:rsidDel="00575316" w:rsidRDefault="00E716ED">
      <w:pPr>
        <w:autoSpaceDE w:val="0"/>
        <w:autoSpaceDN w:val="0"/>
        <w:rPr>
          <w:del w:id="12139" w:author="哲均 宋" w:date="2019-08-19T12:28:00Z"/>
        </w:rPr>
        <w:pPrChange w:id="12140" w:author="Seongeun Woo" w:date="2016-10-13T18:44:00Z">
          <w:pPr/>
        </w:pPrChange>
      </w:pPr>
    </w:p>
    <w:p w14:paraId="74E4D292" w14:textId="16B6965D" w:rsidR="00E716ED" w:rsidRPr="00ED175E" w:rsidRDefault="00E716ED">
      <w:pPr>
        <w:pStyle w:val="af6"/>
        <w:keepNext/>
        <w:autoSpaceDE w:val="0"/>
        <w:autoSpaceDN w:val="0"/>
        <w:pPrChange w:id="12141" w:author="Seongeun Woo" w:date="2016-10-13T18:44:00Z">
          <w:pPr>
            <w:pStyle w:val="af6"/>
            <w:keepNext/>
          </w:pPr>
        </w:pPrChange>
      </w:pPr>
      <w:del w:id="12142" w:author="哲均 宋" w:date="2019-08-19T12:28:00Z">
        <w:r w:rsidRPr="00ED175E" w:rsidDel="00575316">
          <w:delText xml:space="preserve"> </w:delText>
        </w:r>
      </w:del>
      <w:del w:id="12143" w:author="哲均 宋" w:date="2019-08-16T08:55:00Z">
        <w:r w:rsidRPr="00ED175E" w:rsidDel="003566B2">
          <w:delText>[</w:delText>
        </w:r>
        <w:r w:rsidRPr="00ED175E" w:rsidDel="003566B2">
          <w:rPr>
            <w:rFonts w:hint="eastAsia"/>
          </w:rPr>
          <w:delText>表</w:delText>
        </w:r>
      </w:del>
      <w:del w:id="12144" w:author="哲均 宋" w:date="2019-08-19T12:28:00Z">
        <w:r w:rsidRPr="00ED175E" w:rsidDel="00575316">
          <w:delText xml:space="preserve"> </w:delText>
        </w:r>
        <w:r w:rsidRPr="000244D6" w:rsidDel="00575316">
          <w:fldChar w:fldCharType="begin"/>
        </w:r>
        <w:r w:rsidRPr="00ED175E" w:rsidDel="00575316">
          <w:delInstrText xml:space="preserve"> SEQ [</w:delInstrText>
        </w:r>
        <w:r w:rsidRPr="00ED175E" w:rsidDel="00575316">
          <w:rPr>
            <w:rFonts w:hint="eastAsia"/>
          </w:rPr>
          <w:delInstrText>表</w:delInstrText>
        </w:r>
        <w:r w:rsidRPr="00ED175E" w:rsidDel="00575316">
          <w:delInstrText xml:space="preserve"> \* ARABIC </w:delInstrText>
        </w:r>
        <w:r w:rsidRPr="000244D6" w:rsidDel="00575316">
          <w:fldChar w:fldCharType="separate"/>
        </w:r>
      </w:del>
      <w:ins w:id="12145" w:author="Seongeun Woo" w:date="2016-09-23T13:18:00Z">
        <w:del w:id="12146" w:author="哲均 宋" w:date="2019-08-19T12:28:00Z">
          <w:r w:rsidR="00D76249" w:rsidDel="00575316">
            <w:rPr>
              <w:noProof/>
            </w:rPr>
            <w:delText>58</w:delText>
          </w:r>
        </w:del>
      </w:ins>
      <w:ins w:id="12147" w:author="InnoRules" w:date="2016-08-11T14:29:00Z">
        <w:del w:id="12148" w:author="哲均 宋" w:date="2019-08-19T12:28:00Z">
          <w:r w:rsidR="002A7ED7" w:rsidRPr="00ED175E" w:rsidDel="00575316">
            <w:rPr>
              <w:noProof/>
            </w:rPr>
            <w:delText>58</w:delText>
          </w:r>
        </w:del>
      </w:ins>
      <w:del w:id="12149" w:author="哲均 宋" w:date="2019-08-19T12:28:00Z">
        <w:r w:rsidRPr="00ED175E" w:rsidDel="00575316">
          <w:rPr>
            <w:noProof/>
          </w:rPr>
          <w:delText>58</w:delText>
        </w:r>
        <w:r w:rsidRPr="000244D6" w:rsidDel="00575316">
          <w:fldChar w:fldCharType="end"/>
        </w:r>
        <w:r w:rsidRPr="00ED175E" w:rsidDel="00575316">
          <w:delText xml:space="preserve"> </w:delText>
        </w:r>
        <w:r w:rsidRPr="00ED175E" w:rsidDel="00575316">
          <w:rPr>
            <w:rFonts w:hint="eastAsia"/>
          </w:rPr>
          <w:delText>基準類型項目を利用</w:delText>
        </w:r>
      </w:del>
      <w:ins w:id="12150" w:author="Seongeun Woo" w:date="2016-07-07T19:53:00Z">
        <w:del w:id="12151" w:author="哲均 宋" w:date="2019-08-19T12:28:00Z">
          <w:r w:rsidR="00454F76" w:rsidRPr="00ED175E" w:rsidDel="00575316">
            <w:rPr>
              <w:rFonts w:hint="eastAsia"/>
            </w:rPr>
            <w:delText>使用</w:delText>
          </w:r>
        </w:del>
      </w:ins>
      <w:del w:id="12152" w:author="哲均 宋" w:date="2019-08-19T12:28:00Z">
        <w:r w:rsidRPr="00ED175E" w:rsidDel="00575316">
          <w:rPr>
            <w:rFonts w:hint="eastAsia"/>
          </w:rPr>
          <w:delText>して商品類型のエンティティ</w:delText>
        </w:r>
      </w:del>
      <w:ins w:id="12153" w:author="Seongeun Woo" w:date="2016-07-06T11:18:00Z">
        <w:del w:id="12154" w:author="哲均 宋" w:date="2019-08-19T12:28:00Z">
          <w:r w:rsidR="00036622" w:rsidRPr="00ED175E" w:rsidDel="00575316">
            <w:rPr>
              <w:rFonts w:hint="eastAsia"/>
            </w:rPr>
            <w:delText>オブジェクト</w:delText>
          </w:r>
        </w:del>
      </w:ins>
      <w:del w:id="12155" w:author="哲均 宋" w:date="2019-08-19T12:28:00Z">
        <w:r w:rsidRPr="00ED175E" w:rsidDel="00575316">
          <w:rPr>
            <w:rFonts w:hint="eastAsia"/>
          </w:rPr>
          <w:delText>を提供するための</w:delText>
        </w:r>
        <w:r w:rsidRPr="00ED175E" w:rsidDel="00575316">
          <w:delText>SQL]</w:delText>
        </w:r>
      </w:del>
    </w:p>
    <w:tbl>
      <w:tblPr>
        <w:tblStyle w:val="af5"/>
        <w:tblW w:w="0" w:type="auto"/>
        <w:tblInd w:w="108" w:type="dxa"/>
        <w:tblLook w:val="04A0" w:firstRow="1" w:lastRow="0" w:firstColumn="1" w:lastColumn="0" w:noHBand="0" w:noVBand="1"/>
      </w:tblPr>
      <w:tblGrid>
        <w:gridCol w:w="9407"/>
      </w:tblGrid>
      <w:tr w:rsidR="0096549F" w:rsidRPr="00ED175E" w14:paraId="779B5F1F" w14:textId="77777777" w:rsidTr="00E716ED">
        <w:tc>
          <w:tcPr>
            <w:tcW w:w="9407" w:type="dxa"/>
          </w:tcPr>
          <w:p w14:paraId="47401F07" w14:textId="77777777" w:rsidR="0096549F" w:rsidRPr="00ED175E" w:rsidRDefault="0096549F">
            <w:pPr>
              <w:pStyle w:val="afb"/>
              <w:autoSpaceDE w:val="0"/>
              <w:autoSpaceDN w:val="0"/>
              <w:pPrChange w:id="12156" w:author="Seongeun Woo" w:date="2016-10-13T18:44:00Z">
                <w:pPr>
                  <w:pStyle w:val="afb"/>
                </w:pPr>
              </w:pPrChange>
            </w:pPr>
            <w:r w:rsidRPr="00ED175E">
              <w:t xml:space="preserve">SELECT SID, BIZCODE, OBJ_NAME </w:t>
            </w:r>
          </w:p>
          <w:p w14:paraId="01F31ED2" w14:textId="77777777" w:rsidR="0096549F" w:rsidRPr="00ED175E" w:rsidRDefault="0096549F">
            <w:pPr>
              <w:pStyle w:val="afb"/>
              <w:autoSpaceDE w:val="0"/>
              <w:autoSpaceDN w:val="0"/>
              <w:pPrChange w:id="12157" w:author="Seongeun Woo" w:date="2016-10-13T18:44:00Z">
                <w:pPr>
                  <w:pStyle w:val="afb"/>
                </w:pPr>
              </w:pPrChange>
            </w:pPr>
            <w:r w:rsidRPr="00ED175E">
              <w:t xml:space="preserve">  FROM OBJ_MAIN</w:t>
            </w:r>
          </w:p>
          <w:p w14:paraId="66F21882" w14:textId="4E25A5DD" w:rsidR="0096549F" w:rsidRPr="00ED175E" w:rsidRDefault="0096549F">
            <w:pPr>
              <w:pStyle w:val="afb"/>
              <w:autoSpaceDE w:val="0"/>
              <w:autoSpaceDN w:val="0"/>
              <w:pPrChange w:id="12158" w:author="Seongeun Woo" w:date="2016-10-13T18:44:00Z">
                <w:pPr>
                  <w:pStyle w:val="afb"/>
                </w:pPr>
              </w:pPrChange>
            </w:pPr>
            <w:r w:rsidRPr="00ED175E">
              <w:t xml:space="preserve">WHERE TYPEID = </w:t>
            </w:r>
            <w:ins w:id="12159" w:author="InnoRules" w:date="2016-10-11T16:26:00Z">
              <w:r w:rsidR="00F76EB9" w:rsidRPr="00ED175E">
                <w:t>'</w:t>
              </w:r>
            </w:ins>
            <w:del w:id="12160" w:author="InnoRules" w:date="2016-10-11T16:26:00Z">
              <w:r w:rsidRPr="00ED175E" w:rsidDel="00F76EB9">
                <w:delText>‘</w:delText>
              </w:r>
            </w:del>
            <w:r w:rsidRPr="00ED175E">
              <w:t>&lt;$$[</w:t>
            </w:r>
            <w:ins w:id="12161" w:author="哲均 宋" w:date="2019-08-19T12:28:00Z">
              <w:r w:rsidR="00575316">
                <w:t>semi-</w:t>
              </w:r>
            </w:ins>
            <w:del w:id="12162" w:author="哲均 宋" w:date="2019-08-19T12:28:00Z">
              <w:r w:rsidRPr="00ED175E" w:rsidDel="00575316">
                <w:rPr>
                  <w:rFonts w:hint="eastAsia"/>
                </w:rPr>
                <w:delText>基準類型</w:delText>
              </w:r>
            </w:del>
            <w:ins w:id="12163" w:author="哲均 宋" w:date="2019-08-19T12:28:00Z">
              <w:r w:rsidR="00575316">
                <w:rPr>
                  <w:rFonts w:eastAsia="Malgun Gothic" w:hint="eastAsia"/>
                  <w:lang w:eastAsia="ko-KR"/>
                </w:rPr>
                <w:t>T</w:t>
              </w:r>
              <w:r w:rsidR="00575316">
                <w:rPr>
                  <w:rFonts w:eastAsia="Malgun Gothic"/>
                  <w:lang w:eastAsia="ko-KR"/>
                </w:rPr>
                <w:t>ype ID</w:t>
              </w:r>
            </w:ins>
            <w:r w:rsidRPr="00ED175E">
              <w:t>]$$&gt;</w:t>
            </w:r>
            <w:ins w:id="12164" w:author="InnoRules" w:date="2016-10-11T16:26:00Z">
              <w:r w:rsidR="00F76EB9" w:rsidRPr="00ED175E">
                <w:t>'</w:t>
              </w:r>
            </w:ins>
            <w:del w:id="12165" w:author="InnoRules" w:date="2016-10-11T16:26:00Z">
              <w:r w:rsidRPr="00ED175E" w:rsidDel="00F76EB9">
                <w:delText>’</w:delText>
              </w:r>
            </w:del>
          </w:p>
          <w:p w14:paraId="70A3123C" w14:textId="77777777" w:rsidR="0096549F" w:rsidRPr="00ED175E" w:rsidRDefault="0096549F">
            <w:pPr>
              <w:pStyle w:val="afb"/>
              <w:autoSpaceDE w:val="0"/>
              <w:autoSpaceDN w:val="0"/>
              <w:pPrChange w:id="12166" w:author="Seongeun Woo" w:date="2016-10-13T18:44:00Z">
                <w:pPr>
                  <w:pStyle w:val="afb"/>
                </w:pPr>
              </w:pPrChange>
            </w:pPr>
            <w:r w:rsidRPr="00ED175E">
              <w:t xml:space="preserve">    AND END_DT = '99991231'</w:t>
            </w:r>
          </w:p>
          <w:p w14:paraId="3AFF84EE" w14:textId="77777777" w:rsidR="0096549F" w:rsidRPr="00ED175E" w:rsidRDefault="0096549F">
            <w:pPr>
              <w:pStyle w:val="afb"/>
              <w:autoSpaceDE w:val="0"/>
              <w:autoSpaceDN w:val="0"/>
              <w:pPrChange w:id="12167" w:author="Seongeun Woo" w:date="2016-10-13T18:44:00Z">
                <w:pPr>
                  <w:pStyle w:val="afb"/>
                </w:pPr>
              </w:pPrChange>
            </w:pPr>
            <w:r w:rsidRPr="00ED175E">
              <w:t>ORDER BY BIZCODE</w:t>
            </w:r>
          </w:p>
        </w:tc>
      </w:tr>
    </w:tbl>
    <w:p w14:paraId="1E9D1F1A" w14:textId="60E4B2D6" w:rsidR="0096549F" w:rsidRPr="00ED175E" w:rsidDel="00454F76" w:rsidRDefault="0096549F">
      <w:pPr>
        <w:pStyle w:val="-00"/>
        <w:wordWrap/>
        <w:rPr>
          <w:del w:id="12168" w:author="Seongeun Woo" w:date="2016-07-07T19:54:00Z"/>
        </w:rPr>
        <w:pPrChange w:id="12169" w:author="Seongeun Woo" w:date="2016-10-13T18:44:00Z">
          <w:pPr>
            <w:pStyle w:val="-00"/>
          </w:pPr>
        </w:pPrChange>
      </w:pPr>
    </w:p>
    <w:p w14:paraId="0CBEDF39" w14:textId="1ADFD661" w:rsidR="0096549F" w:rsidRPr="00ED175E" w:rsidDel="00454F76" w:rsidRDefault="0096549F">
      <w:pPr>
        <w:autoSpaceDE w:val="0"/>
        <w:autoSpaceDN w:val="0"/>
        <w:rPr>
          <w:del w:id="12170" w:author="Seongeun Woo" w:date="2016-07-07T19:54:00Z"/>
        </w:rPr>
        <w:pPrChange w:id="12171" w:author="Seongeun Woo" w:date="2016-10-13T18:44:00Z">
          <w:pPr/>
        </w:pPrChange>
      </w:pPr>
      <w:del w:id="12172" w:author="Seongeun Woo" w:date="2016-07-07T19:54:00Z">
        <w:r w:rsidRPr="00ED175E" w:rsidDel="00454F76">
          <w:rPr>
            <w:rFonts w:hint="eastAsia"/>
          </w:rPr>
          <w:delText>上記のように作成される。そこで、商品類型の</w:delText>
        </w:r>
      </w:del>
      <w:del w:id="12173" w:author="Seongeun Woo" w:date="2016-07-06T11:18:00Z">
        <w:r w:rsidRPr="00ED175E" w:rsidDel="00036622">
          <w:rPr>
            <w:rFonts w:hint="eastAsia"/>
          </w:rPr>
          <w:delText>エンティティ</w:delText>
        </w:r>
      </w:del>
      <w:del w:id="12174" w:author="Seongeun Woo" w:date="2016-07-07T19:54:00Z">
        <w:r w:rsidRPr="00ED175E" w:rsidDel="00454F76">
          <w:rPr>
            <w:rFonts w:hint="eastAsia"/>
          </w:rPr>
          <w:delText>を受け取るために、ルールを呼び出す際に</w:delText>
        </w:r>
        <w:r w:rsidRPr="00ED175E" w:rsidDel="00454F76">
          <w:delText>[</w:delText>
        </w:r>
        <w:r w:rsidRPr="00ED175E" w:rsidDel="00454F76">
          <w:rPr>
            <w:rFonts w:hint="eastAsia"/>
          </w:rPr>
          <w:delText>基準日</w:delText>
        </w:r>
        <w:r w:rsidRPr="00ED175E" w:rsidDel="00454F76">
          <w:delText>]</w:delText>
        </w:r>
        <w:r w:rsidRPr="00ED175E" w:rsidDel="00454F76">
          <w:rPr>
            <w:rFonts w:hint="eastAsia"/>
          </w:rPr>
          <w:delText>という項目に値を入力し、入力された値によって</w:delText>
        </w:r>
        <w:r w:rsidRPr="00ED175E" w:rsidDel="00454F76">
          <w:delText>SQL</w:delText>
        </w:r>
        <w:r w:rsidRPr="00ED175E" w:rsidDel="00454F76">
          <w:rPr>
            <w:rFonts w:hint="eastAsia"/>
          </w:rPr>
          <w:delText>クエリが実行され、その結果を返す。</w:delText>
        </w:r>
      </w:del>
    </w:p>
    <w:p w14:paraId="118638B8" w14:textId="77777777" w:rsidR="0096549F" w:rsidRPr="00ED175E" w:rsidRDefault="0096549F">
      <w:pPr>
        <w:autoSpaceDE w:val="0"/>
        <w:autoSpaceDN w:val="0"/>
        <w:pPrChange w:id="12175" w:author="Seongeun Woo" w:date="2016-10-13T18:44:00Z">
          <w:pPr/>
        </w:pPrChange>
      </w:pPr>
    </w:p>
    <w:p w14:paraId="653AA85C" w14:textId="2D9B4707" w:rsidR="0096549F" w:rsidRPr="00B07CA7" w:rsidDel="006F7A08" w:rsidRDefault="0096549F">
      <w:pPr>
        <w:autoSpaceDE w:val="0"/>
        <w:autoSpaceDN w:val="0"/>
        <w:rPr>
          <w:del w:id="12176" w:author="류종우" w:date="2016-08-10T13:34:00Z"/>
        </w:rPr>
        <w:pPrChange w:id="12177" w:author="Seongeun Woo" w:date="2016-10-13T18:44:00Z">
          <w:pPr/>
        </w:pPrChange>
      </w:pPr>
      <w:del w:id="12178" w:author="哲均 宋" w:date="2019-08-19T12:28:00Z">
        <w:r w:rsidRPr="00ED175E" w:rsidDel="00575316">
          <w:delText>SQL</w:delText>
        </w:r>
      </w:del>
      <w:ins w:id="12179" w:author="Seongeun Woo" w:date="2016-07-07T19:54:00Z">
        <w:del w:id="12180" w:author="哲均 宋" w:date="2019-08-19T12:28:00Z">
          <w:r w:rsidR="00454F76" w:rsidRPr="00ED175E" w:rsidDel="00575316">
            <w:rPr>
              <w:rFonts w:hint="eastAsia"/>
            </w:rPr>
            <w:delText xml:space="preserve">　</w:delText>
          </w:r>
        </w:del>
      </w:ins>
      <w:ins w:id="12181" w:author="user" w:date="2016-10-14T15:19:00Z">
        <w:del w:id="12182" w:author="哲均 宋" w:date="2019-08-19T12:28:00Z">
          <w:r w:rsidR="00970BC5" w:rsidDel="00575316">
            <w:rPr>
              <w:rFonts w:hint="eastAsia"/>
            </w:rPr>
            <w:delText>の</w:delText>
          </w:r>
        </w:del>
      </w:ins>
      <w:del w:id="12183" w:author="哲均 宋" w:date="2019-08-19T12:28:00Z">
        <w:r w:rsidRPr="00ED175E" w:rsidDel="00575316">
          <w:rPr>
            <w:rFonts w:hint="eastAsia"/>
          </w:rPr>
          <w:delText>を作成する際に</w:delText>
        </w:r>
        <w:r w:rsidRPr="00ED175E" w:rsidDel="00575316">
          <w:delText>WHERE</w:delText>
        </w:r>
        <w:r w:rsidRPr="00ED175E" w:rsidDel="00575316">
          <w:rPr>
            <w:rFonts w:hint="eastAsia"/>
          </w:rPr>
          <w:delText>節の条件</w:delText>
        </w:r>
      </w:del>
      <w:ins w:id="12184" w:author="Seongeun Woo" w:date="2016-07-07T19:54:00Z">
        <w:del w:id="12185" w:author="哲均 宋" w:date="2019-08-19T12:28:00Z">
          <w:r w:rsidR="00454F76" w:rsidRPr="00ED175E" w:rsidDel="00575316">
            <w:rPr>
              <w:rFonts w:hint="eastAsia"/>
            </w:rPr>
            <w:delText>値は</w:delText>
          </w:r>
        </w:del>
      </w:ins>
      <w:del w:id="12186" w:author="哲均 宋" w:date="2019-08-19T12:28:00Z">
        <w:r w:rsidRPr="00ED175E" w:rsidDel="00575316">
          <w:rPr>
            <w:rFonts w:hint="eastAsia"/>
          </w:rPr>
          <w:delText>節が必要な場合は、上記のように必要な項目で</w:delText>
        </w:r>
      </w:del>
      <w:ins w:id="12187" w:author="Seongeun Woo" w:date="2016-07-07T19:54:00Z">
        <w:del w:id="12188" w:author="哲均 宋" w:date="2019-08-19T12:28:00Z">
          <w:r w:rsidR="00454F76" w:rsidRPr="00ED175E" w:rsidDel="00575316">
            <w:rPr>
              <w:rFonts w:hint="eastAsia"/>
            </w:rPr>
            <w:delText>を</w:delText>
          </w:r>
        </w:del>
      </w:ins>
      <w:del w:id="12189" w:author="哲均 宋" w:date="2019-08-19T12:28:00Z">
        <w:r w:rsidRPr="00ED175E" w:rsidDel="00575316">
          <w:delText>SQL</w:delText>
        </w:r>
        <w:r w:rsidRPr="00ED175E" w:rsidDel="00575316">
          <w:rPr>
            <w:rFonts w:hint="eastAsia"/>
          </w:rPr>
          <w:delText>を作成した後、入力</w:delText>
        </w:r>
      </w:del>
      <w:ins w:id="12190" w:author="Seongeun Woo" w:date="2016-07-07T19:54:00Z">
        <w:del w:id="12191" w:author="哲均 宋" w:date="2019-08-19T12:28:00Z">
          <w:r w:rsidR="00454F76" w:rsidRPr="00ED175E" w:rsidDel="00575316">
            <w:rPr>
              <w:rFonts w:hint="eastAsia"/>
            </w:rPr>
            <w:delText>項目</w:delText>
          </w:r>
        </w:del>
      </w:ins>
      <w:ins w:id="12192" w:author="Seongeun Woo" w:date="2016-07-07T19:55:00Z">
        <w:del w:id="12193" w:author="哲均 宋" w:date="2019-08-19T12:28:00Z">
          <w:r w:rsidR="00454F76" w:rsidRPr="00ED175E" w:rsidDel="00575316">
            <w:rPr>
              <w:rFonts w:hint="eastAsia"/>
            </w:rPr>
            <w:delText>として</w:delText>
          </w:r>
        </w:del>
      </w:ins>
      <w:del w:id="12194" w:author="哲均 宋" w:date="2019-08-19T12:28:00Z">
        <w:r w:rsidRPr="00ED175E" w:rsidDel="00575316">
          <w:rPr>
            <w:rFonts w:hint="eastAsia"/>
          </w:rPr>
          <w:delText>値として受け取り実行されるように</w:delText>
        </w:r>
      </w:del>
      <w:ins w:id="12195" w:author="Seongeun Woo" w:date="2016-07-07T19:55:00Z">
        <w:del w:id="12196" w:author="哲均 宋" w:date="2019-08-19T12:28:00Z">
          <w:r w:rsidR="00454F76" w:rsidRPr="00ED175E" w:rsidDel="00575316">
            <w:rPr>
              <w:rFonts w:hint="eastAsia"/>
            </w:rPr>
            <w:delText>処理</w:delText>
          </w:r>
        </w:del>
      </w:ins>
      <w:del w:id="12197" w:author="哲均 宋" w:date="2019-08-19T12:28:00Z">
        <w:r w:rsidRPr="00ED175E" w:rsidDel="00575316">
          <w:rPr>
            <w:rFonts w:hint="eastAsia"/>
          </w:rPr>
          <w:delText>する。</w:delText>
        </w:r>
      </w:del>
    </w:p>
    <w:p w14:paraId="01E90EF9" w14:textId="77777777" w:rsidR="0096549F" w:rsidRPr="0096549F" w:rsidDel="006F7A08" w:rsidRDefault="0096549F">
      <w:pPr>
        <w:tabs>
          <w:tab w:val="left" w:pos="562"/>
        </w:tabs>
        <w:autoSpaceDE w:val="0"/>
        <w:autoSpaceDN w:val="0"/>
        <w:rPr>
          <w:del w:id="12198" w:author="류종우" w:date="2016-08-10T13:34:00Z"/>
          <w:rFonts w:eastAsiaTheme="minorEastAsia"/>
        </w:rPr>
        <w:pPrChange w:id="12199" w:author="Seongeun Woo" w:date="2016-10-13T18:44:00Z">
          <w:pPr>
            <w:tabs>
              <w:tab w:val="left" w:pos="562"/>
            </w:tabs>
          </w:pPr>
        </w:pPrChange>
      </w:pPr>
    </w:p>
    <w:p w14:paraId="6D159EEF" w14:textId="77777777" w:rsidR="0096549F" w:rsidDel="006F7A08" w:rsidRDefault="0096549F">
      <w:pPr>
        <w:tabs>
          <w:tab w:val="left" w:pos="562"/>
        </w:tabs>
        <w:autoSpaceDE w:val="0"/>
        <w:autoSpaceDN w:val="0"/>
        <w:rPr>
          <w:del w:id="12200" w:author="류종우" w:date="2016-08-10T13:34:00Z"/>
          <w:rFonts w:eastAsiaTheme="minorEastAsia"/>
        </w:rPr>
        <w:pPrChange w:id="12201" w:author="Seongeun Woo" w:date="2016-10-13T18:44:00Z">
          <w:pPr>
            <w:tabs>
              <w:tab w:val="left" w:pos="562"/>
            </w:tabs>
          </w:pPr>
        </w:pPrChange>
      </w:pPr>
    </w:p>
    <w:p w14:paraId="1D901691" w14:textId="77777777" w:rsidR="0096549F" w:rsidDel="006F7A08" w:rsidRDefault="0096549F">
      <w:pPr>
        <w:tabs>
          <w:tab w:val="left" w:pos="562"/>
        </w:tabs>
        <w:autoSpaceDE w:val="0"/>
        <w:autoSpaceDN w:val="0"/>
        <w:rPr>
          <w:del w:id="12202" w:author="류종우" w:date="2016-08-10T13:34:00Z"/>
          <w:rFonts w:eastAsiaTheme="minorEastAsia"/>
        </w:rPr>
        <w:pPrChange w:id="12203" w:author="Seongeun Woo" w:date="2016-10-13T18:44:00Z">
          <w:pPr>
            <w:tabs>
              <w:tab w:val="left" w:pos="562"/>
            </w:tabs>
          </w:pPr>
        </w:pPrChange>
      </w:pPr>
    </w:p>
    <w:p w14:paraId="3BBE839B" w14:textId="77777777" w:rsidR="0096549F" w:rsidDel="006F7A08" w:rsidRDefault="0096549F">
      <w:pPr>
        <w:tabs>
          <w:tab w:val="left" w:pos="562"/>
        </w:tabs>
        <w:autoSpaceDE w:val="0"/>
        <w:autoSpaceDN w:val="0"/>
        <w:rPr>
          <w:del w:id="12204" w:author="류종우" w:date="2016-08-10T13:34:00Z"/>
          <w:rFonts w:eastAsiaTheme="minorEastAsia"/>
        </w:rPr>
        <w:pPrChange w:id="12205" w:author="Seongeun Woo" w:date="2016-10-13T18:44:00Z">
          <w:pPr>
            <w:tabs>
              <w:tab w:val="left" w:pos="562"/>
            </w:tabs>
          </w:pPr>
        </w:pPrChange>
      </w:pPr>
    </w:p>
    <w:p w14:paraId="16CB9D5D" w14:textId="77777777" w:rsidR="0096549F" w:rsidDel="006F7A08" w:rsidRDefault="0096549F">
      <w:pPr>
        <w:tabs>
          <w:tab w:val="left" w:pos="562"/>
        </w:tabs>
        <w:autoSpaceDE w:val="0"/>
        <w:autoSpaceDN w:val="0"/>
        <w:rPr>
          <w:del w:id="12206" w:author="류종우" w:date="2016-08-10T13:34:00Z"/>
          <w:rFonts w:eastAsiaTheme="minorEastAsia"/>
        </w:rPr>
        <w:pPrChange w:id="12207" w:author="Seongeun Woo" w:date="2016-10-13T18:44:00Z">
          <w:pPr>
            <w:tabs>
              <w:tab w:val="left" w:pos="562"/>
            </w:tabs>
          </w:pPr>
        </w:pPrChange>
      </w:pPr>
    </w:p>
    <w:p w14:paraId="5F559E08" w14:textId="77777777" w:rsidR="0096549F" w:rsidRDefault="0096549F">
      <w:pPr>
        <w:autoSpaceDE w:val="0"/>
        <w:autoSpaceDN w:val="0"/>
        <w:rPr>
          <w:rFonts w:eastAsiaTheme="minorEastAsia"/>
        </w:rPr>
        <w:pPrChange w:id="12208" w:author="Seongeun Woo" w:date="2016-10-13T18:44:00Z">
          <w:pPr>
            <w:tabs>
              <w:tab w:val="left" w:pos="562"/>
            </w:tabs>
          </w:pPr>
        </w:pPrChange>
      </w:pPr>
    </w:p>
    <w:sectPr w:rsidR="0096549F" w:rsidSect="00797A8D">
      <w:pgSz w:w="11906" w:h="16838" w:code="9"/>
      <w:pgMar w:top="1418" w:right="1134" w:bottom="1418" w:left="1247" w:header="567" w:footer="567"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94" w:author="류종우" w:date="2016-08-09T18:02:00Z" w:initials="류">
    <w:p w14:paraId="73C66869" w14:textId="77777777" w:rsidR="00EA1D3F" w:rsidRDefault="00EA1D3F">
      <w:pPr>
        <w:pStyle w:val="afe"/>
        <w:rPr>
          <w:rFonts w:eastAsia="Malgun Gothic"/>
          <w:lang w:eastAsia="ko-KR"/>
        </w:rPr>
      </w:pPr>
      <w:r>
        <w:rPr>
          <w:rStyle w:val="afd"/>
        </w:rPr>
        <w:annotationRef/>
      </w:r>
      <w:r>
        <w:rPr>
          <w:rFonts w:eastAsia="Malgun Gothic" w:hint="eastAsia"/>
          <w:lang w:eastAsia="ko-KR"/>
        </w:rPr>
        <w:t>용어</w:t>
      </w:r>
      <w:r>
        <w:rPr>
          <w:rFonts w:eastAsia="Malgun Gothic" w:hint="eastAsia"/>
          <w:lang w:eastAsia="ko-KR"/>
        </w:rPr>
        <w:t xml:space="preserve"> </w:t>
      </w:r>
      <w:r>
        <w:rPr>
          <w:rFonts w:eastAsia="Malgun Gothic" w:hint="eastAsia"/>
          <w:lang w:eastAsia="ko-KR"/>
        </w:rPr>
        <w:t>정의로</w:t>
      </w:r>
      <w:r>
        <w:rPr>
          <w:rFonts w:eastAsia="Malgun Gothic" w:hint="eastAsia"/>
          <w:lang w:eastAsia="ko-KR"/>
        </w:rPr>
        <w:t xml:space="preserve"> </w:t>
      </w:r>
      <w:r>
        <w:rPr>
          <w:rFonts w:eastAsia="Malgun Gothic" w:hint="eastAsia"/>
          <w:lang w:eastAsia="ko-KR"/>
        </w:rPr>
        <w:t>적합하지</w:t>
      </w:r>
      <w:r>
        <w:rPr>
          <w:rFonts w:eastAsia="Malgun Gothic" w:hint="eastAsia"/>
          <w:lang w:eastAsia="ko-KR"/>
        </w:rPr>
        <w:t xml:space="preserve"> </w:t>
      </w:r>
      <w:r>
        <w:rPr>
          <w:rFonts w:eastAsia="Malgun Gothic" w:hint="eastAsia"/>
          <w:lang w:eastAsia="ko-KR"/>
        </w:rPr>
        <w:t>않는</w:t>
      </w:r>
      <w:r>
        <w:rPr>
          <w:rFonts w:eastAsia="Malgun Gothic" w:hint="eastAsia"/>
          <w:lang w:eastAsia="ko-KR"/>
        </w:rPr>
        <w:t xml:space="preserve"> </w:t>
      </w:r>
      <w:r>
        <w:rPr>
          <w:rFonts w:eastAsia="Malgun Gothic" w:hint="eastAsia"/>
          <w:lang w:eastAsia="ko-KR"/>
        </w:rPr>
        <w:t>표현입니다</w:t>
      </w:r>
      <w:r>
        <w:rPr>
          <w:rFonts w:eastAsia="Malgun Gothic" w:hint="eastAsia"/>
          <w:lang w:eastAsia="ko-KR"/>
        </w:rPr>
        <w:t>.</w:t>
      </w:r>
      <w:r>
        <w:rPr>
          <w:rFonts w:eastAsia="Malgun Gothic"/>
          <w:lang w:eastAsia="ko-KR"/>
        </w:rPr>
        <w:t xml:space="preserve"> </w:t>
      </w:r>
    </w:p>
    <w:p w14:paraId="7241DD9C" w14:textId="462616C0" w:rsidR="00EA1D3F" w:rsidRPr="00461C76" w:rsidRDefault="00EA1D3F">
      <w:pPr>
        <w:pStyle w:val="afe"/>
        <w:rPr>
          <w:rFonts w:eastAsia="Malgun Gothic"/>
          <w:lang w:eastAsia="ko-KR"/>
        </w:rPr>
      </w:pPr>
      <w:r>
        <w:rPr>
          <w:rFonts w:eastAsia="Malgun Gothic" w:hint="eastAsia"/>
          <w:lang w:eastAsia="ko-KR"/>
        </w:rPr>
        <w:t>한국어</w:t>
      </w:r>
      <w:r>
        <w:rPr>
          <w:rFonts w:eastAsia="Malgun Gothic" w:hint="eastAsia"/>
          <w:lang w:eastAsia="ko-KR"/>
        </w:rPr>
        <w:t xml:space="preserve"> </w:t>
      </w:r>
      <w:r>
        <w:rPr>
          <w:rFonts w:eastAsia="Malgun Gothic" w:hint="eastAsia"/>
          <w:lang w:eastAsia="ko-KR"/>
        </w:rPr>
        <w:t>매뉴얼부터</w:t>
      </w:r>
      <w:r>
        <w:rPr>
          <w:rFonts w:eastAsia="Malgun Gothic" w:hint="eastAsia"/>
          <w:lang w:eastAsia="ko-KR"/>
        </w:rPr>
        <w:t xml:space="preserve"> </w:t>
      </w:r>
      <w:r>
        <w:rPr>
          <w:rFonts w:eastAsia="Malgun Gothic" w:hint="eastAsia"/>
          <w:lang w:eastAsia="ko-KR"/>
        </w:rPr>
        <w:t>미나오시</w:t>
      </w:r>
      <w:r>
        <w:rPr>
          <w:rFonts w:eastAsia="Malgun Gothic" w:hint="eastAsia"/>
          <w:lang w:eastAsia="ko-KR"/>
        </w:rPr>
        <w:t xml:space="preserve"> </w:t>
      </w:r>
      <w:r>
        <w:rPr>
          <w:rFonts w:eastAsia="Malgun Gothic" w:hint="eastAsia"/>
          <w:lang w:eastAsia="ko-KR"/>
        </w:rPr>
        <w:t>하는게</w:t>
      </w:r>
      <w:r>
        <w:rPr>
          <w:rFonts w:eastAsia="Malgun Gothic" w:hint="eastAsia"/>
          <w:lang w:eastAsia="ko-KR"/>
        </w:rPr>
        <w:t xml:space="preserve"> </w:t>
      </w:r>
      <w:r>
        <w:rPr>
          <w:rFonts w:eastAsia="Malgun Gothic" w:hint="eastAsia"/>
          <w:lang w:eastAsia="ko-KR"/>
        </w:rPr>
        <w:t>좋을</w:t>
      </w:r>
      <w:r>
        <w:rPr>
          <w:rFonts w:eastAsia="Malgun Gothic" w:hint="eastAsia"/>
          <w:lang w:eastAsia="ko-KR"/>
        </w:rPr>
        <w:t xml:space="preserve"> </w:t>
      </w:r>
      <w:r>
        <w:rPr>
          <w:rFonts w:eastAsia="Malgun Gothic" w:hint="eastAsia"/>
          <w:lang w:eastAsia="ko-KR"/>
        </w:rPr>
        <w:t>듯</w:t>
      </w:r>
      <w:r>
        <w:rPr>
          <w:rFonts w:eastAsia="Malgun Gothic" w:hint="eastAsia"/>
          <w:lang w:eastAsia="ko-KR"/>
        </w:rPr>
        <w:t xml:space="preserve"> </w:t>
      </w:r>
      <w:r>
        <w:rPr>
          <w:rFonts w:eastAsia="Malgun Gothic" w:hint="eastAsia"/>
          <w:lang w:eastAsia="ko-KR"/>
        </w:rPr>
        <w:t>합니다</w:t>
      </w:r>
      <w:r>
        <w:rPr>
          <w:rFonts w:eastAsia="Malgun Gothic" w:hint="eastAsia"/>
          <w:lang w:eastAsia="ko-KR"/>
        </w:rPr>
        <w:t>.</w:t>
      </w:r>
    </w:p>
  </w:comment>
  <w:comment w:id="10403" w:author="류종우" w:date="2016-08-12T14:27:00Z" w:initials="류">
    <w:p w14:paraId="4654BECA" w14:textId="77777777" w:rsidR="00EA1D3F" w:rsidRDefault="00EA1D3F">
      <w:pPr>
        <w:pStyle w:val="afe"/>
        <w:rPr>
          <w:rFonts w:ascii="나눔고딕코딩" w:eastAsia="나눔고딕코딩" w:hAnsi="나눔고딕코딩" w:cs="나눔고딕코딩"/>
          <w:lang w:eastAsia="ko-KR"/>
        </w:rPr>
      </w:pPr>
      <w:r>
        <w:rPr>
          <w:rStyle w:val="afd"/>
        </w:rPr>
        <w:annotationRef/>
      </w:r>
      <w:r w:rsidRPr="002F2B2C">
        <w:rPr>
          <w:highlight w:val="white"/>
        </w:rPr>
        <w:t xml:space="preserve">AND </w:t>
      </w:r>
      <w:r w:rsidRPr="002F2B2C">
        <w:t>OD.KIND = 1001</w:t>
      </w:r>
      <w:r>
        <w:t xml:space="preserve"> </w:t>
      </w:r>
      <w:r>
        <w:rPr>
          <w:rFonts w:ascii="나눔고딕코딩" w:eastAsia="나눔고딕코딩" w:hAnsi="나눔고딕코딩" w:cs="나눔고딕코딩" w:hint="eastAsia"/>
          <w:lang w:eastAsia="ko-KR"/>
        </w:rPr>
        <w:t>누락</w:t>
      </w:r>
    </w:p>
    <w:p w14:paraId="204730AE" w14:textId="726FF6E7" w:rsidR="00EA1D3F" w:rsidRPr="001D600D" w:rsidRDefault="00EA1D3F">
      <w:pPr>
        <w:pStyle w:val="afe"/>
        <w:rPr>
          <w:rFonts w:ascii="나눔고딕코딩" w:eastAsia="나눔고딕코딩" w:hAnsi="나눔고딕코딩" w:cs="나눔고딕코딩"/>
          <w:lang w:eastAsia="ko-KR"/>
        </w:rPr>
      </w:pPr>
      <w:r>
        <w:rPr>
          <w:rFonts w:ascii="나눔고딕코딩" w:eastAsia="나눔고딕코딩" w:hAnsi="나눔고딕코딩" w:cs="나눔고딕코딩" w:hint="eastAsia"/>
          <w:lang w:eastAsia="ko-KR"/>
        </w:rPr>
        <w:t>추가완료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41DD9C" w15:done="0"/>
  <w15:commentEx w15:paraId="204730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41DD9C" w16cid:durableId="1DE653A0"/>
  <w16cid:commentId w16cid:paraId="204730AE" w16cid:durableId="1DE653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2CF72" w14:textId="77777777" w:rsidR="00EA1D3F" w:rsidRDefault="00EA1D3F" w:rsidP="0034245A">
      <w:r>
        <w:separator/>
      </w:r>
    </w:p>
  </w:endnote>
  <w:endnote w:type="continuationSeparator" w:id="0">
    <w:p w14:paraId="5B25E737" w14:textId="77777777" w:rsidR="00EA1D3F" w:rsidRDefault="00EA1D3F" w:rsidP="00342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embedRegular r:id="rId1" w:subsetted="1" w:fontKey="{FFFD03AF-237E-4ECE-BDD6-80D615E06BBC}"/>
    <w:embedBold r:id="rId2" w:subsetted="1" w:fontKey="{8CF17059-6F8F-4954-A0B2-0FB5F5E3B959}"/>
  </w:font>
  <w:font w:name="Wingdings">
    <w:panose1 w:val="05000000000000000000"/>
    <w:charset w:val="02"/>
    <w:family w:val="auto"/>
    <w:pitch w:val="variable"/>
    <w:sig w:usb0="00000000" w:usb1="10000000" w:usb2="00000000" w:usb3="00000000" w:csb0="80000000" w:csb1="00000000"/>
  </w:font>
  <w:font w:name="Noto Sans Japanese Black">
    <w:altName w:val="Malgun Gothic Semilight"/>
    <w:panose1 w:val="00000000000000000000"/>
    <w:charset w:val="80"/>
    <w:family w:val="swiss"/>
    <w:notTrueType/>
    <w:pitch w:val="variable"/>
    <w:sig w:usb0="00000000" w:usb1="2ADF3C10" w:usb2="00000016" w:usb3="00000000" w:csb0="00060107" w:csb1="00000000"/>
  </w:font>
  <w:font w:name="DFKai-SB">
    <w:charset w:val="88"/>
    <w:family w:val="script"/>
    <w:pitch w:val="fixed"/>
    <w:sig w:usb0="00000003" w:usb1="080E0000" w:usb2="00000016" w:usb3="00000000" w:csb0="00100001" w:csb1="00000000"/>
  </w:font>
  <w:font w:name="Times">
    <w:panose1 w:val="02020603050405020304"/>
    <w:charset w:val="00"/>
    <w:family w:val="roman"/>
    <w:pitch w:val="variable"/>
    <w:sig w:usb0="E0002AFF" w:usb1="C0007841" w:usb2="00000009" w:usb3="00000000" w:csb0="000001FF" w:csb1="00000000"/>
  </w:font>
  <w:font w:name="BatangChe">
    <w:altName w:val="바탕체"/>
    <w:panose1 w:val="02030609000101010101"/>
    <w:charset w:val="81"/>
    <w:family w:val="modern"/>
    <w:pitch w:val="fixed"/>
    <w:sig w:usb0="B00002AF" w:usb1="69D77CFB" w:usb2="00000030" w:usb3="00000000" w:csb0="0008009F" w:csb1="00000000"/>
    <w:embedRegular r:id="rId3" w:subsetted="1" w:fontKey="{D6A16A7B-A239-475F-AAAD-1505603A35DD}"/>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embedRegular r:id="rId4" w:subsetted="1" w:fontKey="{C3292328-6625-44D1-AF5C-1B2A52CAD740}"/>
  </w:font>
  <w:font w:name="ＭＳ 明朝">
    <w:altName w:val="MS Mincho"/>
    <w:panose1 w:val="02020609040205080304"/>
    <w:charset w:val="80"/>
    <w:family w:val="roma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GulimChe">
    <w:altName w:val="굴림체"/>
    <w:panose1 w:val="020B0609000101010101"/>
    <w:charset w:val="81"/>
    <w:family w:val="modern"/>
    <w:pitch w:val="fixed"/>
    <w:sig w:usb0="B00002AF" w:usb1="69D77CFB" w:usb2="00000030" w:usb3="00000000" w:csb0="0008009F" w:csb1="00000000"/>
    <w:embedRegular r:id="rId5" w:subsetted="1" w:fontKey="{D47E52B4-96A2-4329-87B1-57F4301AE739}"/>
    <w:embedBold r:id="rId6" w:subsetted="1" w:fontKey="{5047F11F-1D0A-4CF5-831B-3BA8F2479029}"/>
  </w:font>
  <w:font w:name="©öUAA">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Japanese Regular">
    <w:altName w:val="メイリオ"/>
    <w:panose1 w:val="00000000000000000000"/>
    <w:charset w:val="80"/>
    <w:family w:val="swiss"/>
    <w:notTrueType/>
    <w:pitch w:val="variable"/>
    <w:sig w:usb0="00000000" w:usb1="2ADF3C10" w:usb2="00000016" w:usb3="00000000" w:csb0="00060107" w:csb1="00000000"/>
  </w:font>
  <w:font w:name="Gulim">
    <w:altName w:val="굴림"/>
    <w:panose1 w:val="020B0600000101010101"/>
    <w:charset w:val="81"/>
    <w:family w:val="swiss"/>
    <w:pitch w:val="variable"/>
    <w:sig w:usb0="B00002AF" w:usb1="69D77CFB" w:usb2="00000030" w:usb3="00000000" w:csb0="0008009F" w:csb1="00000000"/>
  </w:font>
  <w:font w:name="Noto Sans Japanese Bold">
    <w:altName w:val="游ゴシック"/>
    <w:panose1 w:val="00000000000000000000"/>
    <w:charset w:val="80"/>
    <w:family w:val="swiss"/>
    <w:notTrueType/>
    <w:pitch w:val="variable"/>
    <w:sig w:usb0="20000207" w:usb1="2ADF3C10" w:usb2="00000016" w:usb3="00000000" w:csb0="00060107" w:csb1="00000000"/>
  </w:font>
  <w:font w:name="Hiragino Kaku Gothic Pro W3">
    <w:altName w:val="ＭＳ ゴシック"/>
    <w:panose1 w:val="00000000000000000000"/>
    <w:charset w:val="80"/>
    <w:family w:val="swiss"/>
    <w:notTrueType/>
    <w:pitch w:val="variable"/>
    <w:sig w:usb0="E00002FF" w:usb1="7AC7FFFF" w:usb2="00000012" w:usb3="00000000" w:csb0="0002000D" w:csb1="00000000"/>
  </w:font>
  <w:font w:name="New Gulim">
    <w:altName w:val="새굴림"/>
    <w:charset w:val="81"/>
    <w:family w:val="roman"/>
    <w:pitch w:val="variable"/>
    <w:sig w:usb0="B00002AF" w:usb1="7BD77CFB" w:usb2="00000030" w:usb3="00000000" w:csb0="0008009F" w:csb1="00000000"/>
    <w:embedRegular r:id="rId7" w:subsetted="1" w:fontKey="{92C08125-A08E-4FBC-9035-C60F81490B78}"/>
    <w:embedBold r:id="rId8" w:subsetted="1" w:fontKey="{9540C823-7004-4742-AEB6-A9702D8FA103}"/>
  </w:font>
  <w:font w:name="Wingdings 3">
    <w:panose1 w:val="05040102010807070707"/>
    <w:charset w:val="02"/>
    <w:family w:val="roman"/>
    <w:pitch w:val="variable"/>
    <w:sig w:usb0="00000000" w:usb1="10000000" w:usb2="00000000" w:usb3="00000000" w:csb0="80000000" w:csb1="00000000"/>
    <w:embedRegular r:id="rId9" w:fontKey="{9CA9D563-2FE2-4A08-8818-60360DD3AE9D}"/>
  </w:font>
  <w:font w:name="SimSun">
    <w:altName w:val="宋体"/>
    <w:panose1 w:val="02010600030101010101"/>
    <w:charset w:val="86"/>
    <w:family w:val="auto"/>
    <w:pitch w:val="variable"/>
    <w:sig w:usb0="00000003" w:usb1="288F0000" w:usb2="00000016" w:usb3="00000000" w:csb0="00040001" w:csb1="00000000"/>
  </w:font>
  <w:font w:name="나눔고딕코딩">
    <w:altName w:val="Arial Unicode MS"/>
    <w:charset w:val="81"/>
    <w:family w:val="modern"/>
    <w:pitch w:val="fixed"/>
    <w:sig w:usb0="00000000" w:usb1="29D7FCFB" w:usb2="00000010" w:usb3="00000000" w:csb0="0008000D" w:csb1="00000000"/>
    <w:embedRegular r:id="rId10" w:fontKey="{8E8BB504-C54D-4E1B-8FBF-482E28400A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F5B27" w14:textId="77777777" w:rsidR="00EA1D3F" w:rsidRDefault="00EA1D3F" w:rsidP="00274758">
    <w:pPr>
      <w:pStyle w:val="af2"/>
      <w:framePr w:wrap="around" w:vAnchor="text" w:hAnchor="margin" w:xAlign="right" w:y="1"/>
    </w:pPr>
    <w:r>
      <w:fldChar w:fldCharType="begin"/>
    </w:r>
    <w:r>
      <w:instrText xml:space="preserve">PAGE  </w:instrText>
    </w:r>
    <w:r>
      <w:fldChar w:fldCharType="end"/>
    </w:r>
  </w:p>
  <w:p w14:paraId="6948BD55" w14:textId="77777777" w:rsidR="00EA1D3F" w:rsidRDefault="00EA1D3F" w:rsidP="00274758">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8763F" w14:textId="77777777" w:rsidR="00EA1D3F" w:rsidRPr="006F2E5E" w:rsidRDefault="00EA1D3F" w:rsidP="00274758">
    <w:pPr>
      <w:pStyle w:val="af2"/>
      <w:pBdr>
        <w:top w:val="thickThinSmallGap" w:sz="24" w:space="1" w:color="auto"/>
      </w:pBdr>
      <w:tabs>
        <w:tab w:val="clear" w:pos="4252"/>
        <w:tab w:val="clear" w:pos="8504"/>
        <w:tab w:val="right" w:pos="9498"/>
      </w:tabs>
      <w:ind w:right="56"/>
    </w:pPr>
    <w:r w:rsidRPr="00DD5562">
      <w:t xml:space="preserve"> </w:t>
    </w:r>
    <w:r>
      <w:rPr>
        <w:rFonts w:eastAsiaTheme="minorEastAsia" w:hint="eastAsia"/>
      </w:rPr>
      <w:tab/>
    </w:r>
    <w:r w:rsidRPr="00DD5562">
      <w:fldChar w:fldCharType="begin"/>
    </w:r>
    <w:r w:rsidRPr="00DD5562">
      <w:instrText xml:space="preserve"> PAGE </w:instrText>
    </w:r>
    <w:r w:rsidRPr="00DD5562">
      <w:fldChar w:fldCharType="separate"/>
    </w:r>
    <w:r>
      <w:rPr>
        <w:noProof/>
      </w:rPr>
      <w:t>2</w:t>
    </w:r>
    <w:r w:rsidRPr="00DD5562">
      <w:fldChar w:fldCharType="end"/>
    </w:r>
  </w:p>
  <w:p w14:paraId="193D4D71" w14:textId="77777777" w:rsidR="00EA1D3F" w:rsidRDefault="00EA1D3F">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1295A" w14:textId="70E1EC9B" w:rsidR="00EA1D3F" w:rsidRPr="002C2BBB" w:rsidDel="00345325" w:rsidRDefault="00EA1D3F" w:rsidP="00AA0B5D">
    <w:pPr>
      <w:pStyle w:val="af0"/>
      <w:rPr>
        <w:del w:id="124" w:author="InnoRules" w:date="2016-08-30T14:19:00Z"/>
      </w:rPr>
    </w:pPr>
    <w:ins w:id="125" w:author="InnoRules" w:date="2016-08-30T14:19:00Z">
      <w:r>
        <w:rPr>
          <w:noProof/>
        </w:rPr>
        <mc:AlternateContent>
          <mc:Choice Requires="wps">
            <w:drawing>
              <wp:anchor distT="0" distB="0" distL="114300" distR="114300" simplePos="0" relativeHeight="251695616" behindDoc="0" locked="0" layoutInCell="1" allowOverlap="1" wp14:anchorId="4399E063" wp14:editId="5757F689">
                <wp:simplePos x="0" y="0"/>
                <wp:positionH relativeFrom="column">
                  <wp:posOffset>4141</wp:posOffset>
                </wp:positionH>
                <wp:positionV relativeFrom="paragraph">
                  <wp:posOffset>-91440</wp:posOffset>
                </wp:positionV>
                <wp:extent cx="6034236" cy="0"/>
                <wp:effectExtent l="0" t="0" r="24130" b="19050"/>
                <wp:wrapNone/>
                <wp:docPr id="6" name="直線コネクタ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4236"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FF45" id="直線コネクタ 6"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7.2pt" to="47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" strokecolor="black [3213]"/>
            </w:pict>
          </mc:Fallback>
        </mc:AlternateContent>
      </w:r>
      <w:r>
        <w:rPr>
          <w:bCs/>
        </w:rPr>
        <w:t xml:space="preserve"> </w:t>
      </w:r>
    </w:ins>
  </w:p>
  <w:p w14:paraId="5C82393C" w14:textId="2A9EF91F" w:rsidR="00EA1D3F" w:rsidRDefault="00EA1D3F">
    <w:pPr>
      <w:pStyle w:val="af2"/>
      <w:rPr>
        <w:ins w:id="126" w:author="InnoRules" w:date="2016-08-30T14:19:00Z"/>
        <w:rFonts w:asciiTheme="majorHAnsi" w:eastAsiaTheme="minorEastAsia" w:hAnsiTheme="majorHAnsi" w:cstheme="majorHAnsi"/>
        <w:sz w:val="20"/>
      </w:rPr>
      <w:pPrChange w:id="127" w:author="InnoRules" w:date="2016-08-30T14:19:00Z">
        <w:pPr>
          <w:pStyle w:val="af2"/>
          <w:ind w:left="784"/>
        </w:pPr>
      </w:pPrChange>
    </w:pPr>
    <w:ins w:id="128" w:author="Seongeun Woo" w:date="2016-08-31T15:40:00Z">
      <w:r w:rsidRPr="0073721B">
        <w:rPr>
          <w:bCs/>
        </w:rPr>
        <w:t xml:space="preserve"> </w:t>
      </w:r>
      <w:r>
        <w:rPr>
          <w:bCs/>
        </w:rPr>
        <w:t>C</w:t>
      </w:r>
      <w:r w:rsidRPr="00100EC0">
        <w:t xml:space="preserve">opyright © </w:t>
      </w:r>
    </w:ins>
    <w:ins w:id="129" w:author="宋哲均" w:date="2018-03-08T15:08:00Z">
      <w:r>
        <w:t>2007-</w:t>
      </w:r>
    </w:ins>
    <w:ins w:id="130" w:author="Seongeun Woo" w:date="2016-08-31T15:40:00Z">
      <w:r w:rsidRPr="00100EC0">
        <w:t>201</w:t>
      </w:r>
      <w:r w:rsidRPr="00100EC0">
        <w:rPr>
          <w:rFonts w:hint="eastAsia"/>
        </w:rPr>
        <w:t>6</w:t>
      </w:r>
      <w:r w:rsidRPr="00100EC0">
        <w:t xml:space="preserve"> </w:t>
      </w:r>
      <w:r w:rsidRPr="00067B7B">
        <w:t>INNORULES Corporation</w:t>
      </w:r>
      <w:r>
        <w:t>.</w:t>
      </w:r>
      <w:r w:rsidRPr="00100EC0">
        <w:t xml:space="preserve"> All rights reserved.</w:t>
      </w:r>
    </w:ins>
    <w:ins w:id="131" w:author="InnoRules" w:date="2016-08-30T14:19:00Z">
      <w:del w:id="132" w:author="Seongeun Woo" w:date="2016-08-31T15:40:00Z">
        <w:r w:rsidDel="0073721B">
          <w:rPr>
            <w:bCs/>
          </w:rPr>
          <w:delText>C</w:delText>
        </w:r>
        <w:r w:rsidDel="0073721B">
          <w:delText xml:space="preserve">opyright © 2016 INNORULES Co. Ltd. All rights reserved.  </w:delText>
        </w:r>
      </w:del>
      <w:r>
        <w:t xml:space="preserve">   </w:t>
      </w:r>
      <w:del w:id="133" w:author="哲均 宋" w:date="2019-08-15T16:17:00Z">
        <w:r w:rsidDel="00832CD5">
          <w:delText xml:space="preserve"> </w:delText>
        </w:r>
        <w:r w:rsidDel="00832CD5">
          <w:rPr>
            <w:rFonts w:ascii="Malgun Gothic" w:hAnsi="Malgun Gothic" w:cs="Malgun Gothic"/>
          </w:rPr>
          <w:delText xml:space="preserve">　　</w:delText>
        </w:r>
      </w:del>
      <w:r>
        <w:rPr>
          <w:rFonts w:ascii="Malgun Gothic" w:hAnsi="Malgun Gothic" w:cs="Malgun Gothic"/>
        </w:rPr>
        <w:t xml:space="preserve">　　　　　　　　　　　　　　</w:t>
      </w:r>
      <w:r>
        <w:rPr>
          <w:rFonts w:ascii="ＭＳ 明朝" w:eastAsia="Malgun Gothic" w:hAnsi="ＭＳ 明朝" w:cs="ＭＳ 明朝" w:hint="eastAsia"/>
          <w:lang w:eastAsia="ko-KR"/>
        </w:rPr>
        <w:t xml:space="preserve">   </w:t>
      </w:r>
      <w:r>
        <w:rPr>
          <w:rFonts w:ascii="ＭＳ 明朝" w:eastAsia="Malgun Gothic" w:hAnsi="ＭＳ 明朝" w:cs="ＭＳ 明朝"/>
          <w:lang w:eastAsia="ko-KR"/>
        </w:rPr>
        <w:t xml:space="preserve">   </w:t>
      </w:r>
      <w:r>
        <w:rPr>
          <w:rFonts w:ascii="Malgun Gothic" w:hAnsi="Malgun Gothic" w:cs="Malgun Gothic"/>
        </w:rPr>
        <w:t xml:space="preserve">　　　　　</w:t>
      </w:r>
      <w:r>
        <w:t xml:space="preserve"> </w:t>
      </w:r>
      <w:r>
        <w:rPr>
          <w:rFonts w:ascii="Malgun Gothic" w:hAnsi="Malgun Gothic" w:cs="Malgun Gothic"/>
        </w:rPr>
        <w:t xml:space="preserve">　　</w:t>
      </w:r>
      <w:r>
        <w:rPr>
          <w:rFonts w:asciiTheme="majorHAnsi" w:hAnsiTheme="majorHAnsi" w:cstheme="majorHAnsi"/>
          <w:sz w:val="20"/>
        </w:rPr>
        <w:fldChar w:fldCharType="begin"/>
      </w:r>
      <w:r>
        <w:rPr>
          <w:rFonts w:asciiTheme="majorHAnsi" w:hAnsiTheme="majorHAnsi" w:cstheme="majorHAnsi"/>
          <w:sz w:val="20"/>
        </w:rPr>
        <w:instrText>PAGE   \* MERGEFORMAT</w:instrText>
      </w:r>
      <w:r>
        <w:rPr>
          <w:rFonts w:asciiTheme="majorHAnsi" w:hAnsiTheme="majorHAnsi" w:cstheme="majorHAnsi"/>
          <w:sz w:val="20"/>
        </w:rPr>
        <w:fldChar w:fldCharType="separate"/>
      </w:r>
    </w:ins>
    <w:r>
      <w:rPr>
        <w:rFonts w:asciiTheme="majorHAnsi" w:hAnsiTheme="majorHAnsi" w:cstheme="majorHAnsi"/>
        <w:noProof/>
        <w:sz w:val="20"/>
      </w:rPr>
      <w:t>21</w:t>
    </w:r>
    <w:ins w:id="134" w:author="InnoRules" w:date="2016-08-30T14:19:00Z">
      <w:r>
        <w:rPr>
          <w:rFonts w:asciiTheme="majorHAnsi" w:hAnsiTheme="majorHAnsi" w:cstheme="majorHAnsi"/>
          <w:sz w:val="20"/>
        </w:rPr>
        <w:fldChar w:fldCharType="end"/>
      </w:r>
    </w:ins>
  </w:p>
  <w:p w14:paraId="0C4C3864" w14:textId="35DCC6CD" w:rsidR="00EA1D3F" w:rsidDel="00345325" w:rsidRDefault="00EA1D3F" w:rsidP="00AA0B5D">
    <w:pPr>
      <w:rPr>
        <w:del w:id="135" w:author="InnoRules" w:date="2016-08-30T14:19:00Z"/>
      </w:rPr>
    </w:pPr>
  </w:p>
  <w:p w14:paraId="631C0DDF" w14:textId="74D5A7F9" w:rsidR="00EA1D3F" w:rsidRPr="003403F8" w:rsidDel="00DD712C" w:rsidRDefault="00EA1D3F" w:rsidP="00AA0B5D">
    <w:pPr>
      <w:pStyle w:val="af2"/>
      <w:rPr>
        <w:del w:id="136" w:author="InnoRules" w:date="2016-08-30T14:17:00Z"/>
        <w:rFonts w:eastAsiaTheme="minorEastAsia"/>
      </w:rPr>
    </w:pPr>
    <w:del w:id="137" w:author="InnoRules" w:date="2016-08-30T14:19:00Z">
      <w:r w:rsidRPr="008009F4" w:rsidDel="00345325">
        <w:rPr>
          <w:noProof/>
        </w:rPr>
        <mc:AlternateContent>
          <mc:Choice Requires="wps">
            <w:drawing>
              <wp:anchor distT="0" distB="0" distL="114300" distR="114300" simplePos="0" relativeHeight="251641344" behindDoc="0" locked="0" layoutInCell="1" allowOverlap="1" wp14:anchorId="159344C3" wp14:editId="4DC1B30C">
                <wp:simplePos x="0" y="0"/>
                <wp:positionH relativeFrom="column">
                  <wp:posOffset>0</wp:posOffset>
                </wp:positionH>
                <wp:positionV relativeFrom="paragraph">
                  <wp:posOffset>-91440</wp:posOffset>
                </wp:positionV>
                <wp:extent cx="6665595" cy="0"/>
                <wp:effectExtent l="0" t="0" r="20955" b="19050"/>
                <wp:wrapNone/>
                <wp:docPr id="1" name="直線コネクタ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5595"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7E61A" id="直線コネクタ 1" o:spid="_x0000_s1026" style="position:absolute;left:0;text-align:lef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pt" to="524.8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" strokecolor="black [3213]"/>
            </w:pict>
          </mc:Fallback>
        </mc:AlternateContent>
      </w:r>
      <w:r w:rsidDel="00345325">
        <w:rPr>
          <w:bCs/>
        </w:rPr>
        <w:delText>C</w:delText>
      </w:r>
      <w:r w:rsidDel="00345325">
        <w:delText xml:space="preserve">opyright © 2016 INNORULES Co. Ltd. All rights reserved.      </w:delText>
      </w:r>
      <w:r w:rsidDel="00345325">
        <w:rPr>
          <w:rFonts w:ascii="Malgun Gothic" w:hAnsi="Malgun Gothic" w:cs="Malgun Gothic"/>
        </w:rPr>
        <w:delText xml:space="preserve">　　　　　　　　　　　　　　　　　　　　　</w:delText>
      </w:r>
      <w:r w:rsidDel="00345325">
        <w:rPr>
          <w:rFonts w:hint="eastAsia"/>
        </w:rPr>
        <w:delText xml:space="preserve"> </w:delText>
      </w:r>
      <w:r w:rsidDel="00345325">
        <w:rPr>
          <w:rFonts w:ascii="Malgun Gothic" w:hAnsi="Malgun Gothic" w:cs="Malgun Gothic"/>
        </w:rPr>
        <w:delText xml:space="preserve">　　</w:delText>
      </w:r>
      <w:r w:rsidDel="00345325">
        <w:delText xml:space="preserve">   </w:delText>
      </w:r>
      <w:r w:rsidDel="00345325">
        <w:rPr>
          <w:rFonts w:ascii="Malgun Gothic" w:hAnsi="Malgun Gothic" w:cs="Malgun Gothic"/>
        </w:rPr>
        <w:delText xml:space="preserve">　　</w:delText>
      </w:r>
      <w:r w:rsidDel="00345325">
        <w:fldChar w:fldCharType="begin"/>
      </w:r>
      <w:r w:rsidDel="00345325">
        <w:rPr>
          <w:sz w:val="20"/>
        </w:rPr>
        <w:delInstrText>PAGE   \* MERGEFORMAT</w:delInstrText>
      </w:r>
      <w:r w:rsidDel="00345325">
        <w:fldChar w:fldCharType="separate"/>
      </w:r>
      <w:r w:rsidRPr="00345325" w:rsidDel="00345325">
        <w:rPr>
          <w:b w:val="0"/>
          <w:noProof/>
          <w:rPrChange w:id="138" w:author="InnoRules" w:date="2016-08-30T14:19:00Z">
            <w:rPr>
              <w:b w:val="0"/>
              <w:noProof/>
              <w:lang w:val="ja-JP"/>
            </w:rPr>
          </w:rPrChange>
        </w:rPr>
        <w:delText>2</w:delText>
      </w:r>
      <w:r w:rsidDel="00345325">
        <w:fldChar w:fldCharType="end"/>
      </w:r>
    </w:del>
  </w:p>
  <w:p w14:paraId="464D1108" w14:textId="77777777" w:rsidR="00EA1D3F" w:rsidRPr="003403F8" w:rsidRDefault="00EA1D3F" w:rsidP="003403F8">
    <w:pPr>
      <w:pStyle w:val="af2"/>
      <w:rPr>
        <w:rFonts w:eastAsiaTheme="minorEastAsia"/>
      </w:rPr>
    </w:pPr>
    <w:del w:id="139" w:author="InnoRules" w:date="2016-08-30T14:17:00Z">
      <w:r w:rsidRPr="003403F8" w:rsidDel="00DD712C">
        <w:rPr>
          <w:rFonts w:eastAsiaTheme="minorEastAsia" w:hint="eastAsia"/>
        </w:rPr>
        <w:delText xml:space="preserve"> </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4DD9D" w14:textId="77777777" w:rsidR="00EA1D3F" w:rsidRDefault="00EA1D3F" w:rsidP="0034245A">
      <w:r>
        <w:separator/>
      </w:r>
    </w:p>
  </w:footnote>
  <w:footnote w:type="continuationSeparator" w:id="0">
    <w:p w14:paraId="16487210" w14:textId="77777777" w:rsidR="00EA1D3F" w:rsidRDefault="00EA1D3F" w:rsidP="00342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412D7" w14:textId="77777777" w:rsidR="00EA1D3F" w:rsidRDefault="00EA1D3F"/>
  <w:p w14:paraId="50038684" w14:textId="77777777" w:rsidR="00EA1D3F" w:rsidRDefault="00EA1D3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64CCE" w14:textId="77777777" w:rsidR="00EA1D3F" w:rsidRPr="00FF03CB" w:rsidRDefault="00EA1D3F" w:rsidP="00274758">
    <w:pPr>
      <w:pStyle w:val="af0"/>
      <w:pBdr>
        <w:bottom w:val="thinThickSmallGap" w:sz="24" w:space="1" w:color="auto"/>
      </w:pBdr>
      <w:tabs>
        <w:tab w:val="clear" w:pos="4252"/>
        <w:tab w:val="clear" w:pos="8504"/>
        <w:tab w:val="right" w:pos="9498"/>
      </w:tabs>
      <w:spacing w:after="6"/>
      <w:jc w:val="right"/>
      <w:rPr>
        <w:rFonts w:eastAsiaTheme="minorEastAsia"/>
        <w:noProof/>
      </w:rPr>
    </w:pPr>
    <w:r>
      <w:rPr>
        <w:noProof/>
      </w:rPr>
      <w:t>InnoProduct Rule Service Guide</w:t>
    </w:r>
    <w:r>
      <w:rPr>
        <w:rFonts w:eastAsiaTheme="minorEastAsia" w:hint="eastAsia"/>
        <w:noProof/>
      </w:rPr>
      <w:t xml:space="preserve"> of Product Builder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EA945" w14:textId="4D2C62FD" w:rsidR="00EA1D3F" w:rsidRDefault="00EA1D3F" w:rsidP="001B5B4C">
    <w:pPr>
      <w:rPr>
        <w:rFonts w:ascii="ＭＳ ゴシック" w:eastAsiaTheme="minorEastAsia" w:hAnsi="ＭＳ ゴシック"/>
        <w:sz w:val="18"/>
      </w:rPr>
    </w:pPr>
    <w:r>
      <w:rPr>
        <w:noProof/>
      </w:rPr>
      <w:drawing>
        <wp:anchor distT="0" distB="0" distL="114300" distR="114300" simplePos="0" relativeHeight="251660288" behindDoc="0" locked="0" layoutInCell="1" allowOverlap="1" wp14:anchorId="4F9C5FCF" wp14:editId="28BCCE39">
          <wp:simplePos x="0" y="0"/>
          <wp:positionH relativeFrom="column">
            <wp:posOffset>66896</wp:posOffset>
          </wp:positionH>
          <wp:positionV relativeFrom="paragraph">
            <wp:posOffset>39555</wp:posOffset>
          </wp:positionV>
          <wp:extent cx="1444417" cy="329565"/>
          <wp:effectExtent l="0" t="0" r="381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rotWithShape="1">
                  <a:blip r:embed="rId1">
                    <a:extLst>
                      <a:ext uri="{28A0092B-C50C-407E-A947-70E740481C1C}">
                        <a14:useLocalDpi xmlns:a14="http://schemas.microsoft.com/office/drawing/2010/main" val="0"/>
                      </a:ext>
                    </a:extLst>
                  </a:blip>
                  <a:srcRect l="106" r="106"/>
                  <a:stretch/>
                </pic:blipFill>
                <pic:spPr bwMode="auto">
                  <a:xfrm>
                    <a:off x="0" y="0"/>
                    <a:ext cx="1447884" cy="3303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C0A364" w14:textId="5FB5DE5A" w:rsidR="00EA1D3F" w:rsidRDefault="00EA1D3F" w:rsidP="001B5B4C">
    <w:pPr>
      <w:jc w:val="right"/>
      <w:rPr>
        <w:rFonts w:asciiTheme="majorHAnsi" w:hAnsiTheme="majorHAnsi" w:cstheme="majorHAnsi"/>
        <w:sz w:val="18"/>
      </w:rPr>
    </w:pPr>
    <w:r>
      <w:rPr>
        <w:rFonts w:asciiTheme="majorHAnsi" w:hAnsiTheme="majorHAnsi" w:cstheme="majorHAnsi" w:hint="eastAsia"/>
        <w:sz w:val="18"/>
      </w:rPr>
      <w:t>改定日：</w:t>
    </w:r>
    <w:r>
      <w:rPr>
        <w:rFonts w:asciiTheme="majorHAnsi" w:hAnsiTheme="majorHAnsi" w:cstheme="majorHAnsi"/>
        <w:sz w:val="18"/>
      </w:rPr>
      <w:fldChar w:fldCharType="begin"/>
    </w:r>
    <w:r>
      <w:rPr>
        <w:rFonts w:asciiTheme="majorHAnsi" w:hAnsiTheme="majorHAnsi" w:cstheme="majorHAnsi"/>
        <w:sz w:val="18"/>
      </w:rPr>
      <w:instrText xml:space="preserve"> CREATEDATE  \@ "yyyy'</w:instrText>
    </w:r>
    <w:r>
      <w:rPr>
        <w:rFonts w:asciiTheme="majorHAnsi" w:hAnsiTheme="majorHAnsi" w:cstheme="majorHAnsi" w:hint="eastAsia"/>
        <w:sz w:val="18"/>
      </w:rPr>
      <w:instrText>年</w:instrText>
    </w:r>
    <w:r>
      <w:rPr>
        <w:rFonts w:asciiTheme="majorHAnsi" w:hAnsiTheme="majorHAnsi" w:cstheme="majorHAnsi"/>
        <w:sz w:val="18"/>
      </w:rPr>
      <w:instrText>'M'</w:instrText>
    </w:r>
    <w:r>
      <w:rPr>
        <w:rFonts w:asciiTheme="majorHAnsi" w:hAnsiTheme="majorHAnsi" w:cstheme="majorHAnsi" w:hint="eastAsia"/>
        <w:sz w:val="18"/>
      </w:rPr>
      <w:instrText>月</w:instrText>
    </w:r>
    <w:r>
      <w:rPr>
        <w:rFonts w:asciiTheme="majorHAnsi" w:hAnsiTheme="majorHAnsi" w:cstheme="majorHAnsi"/>
        <w:sz w:val="18"/>
      </w:rPr>
      <w:instrText>'d'</w:instrText>
    </w:r>
    <w:r>
      <w:rPr>
        <w:rFonts w:asciiTheme="majorHAnsi" w:hAnsiTheme="majorHAnsi" w:cstheme="majorHAnsi" w:hint="eastAsia"/>
        <w:sz w:val="18"/>
      </w:rPr>
      <w:instrText>日</w:instrText>
    </w:r>
    <w:r>
      <w:rPr>
        <w:rFonts w:asciiTheme="majorHAnsi" w:hAnsiTheme="majorHAnsi" w:cstheme="majorHAnsi"/>
        <w:sz w:val="18"/>
      </w:rPr>
      <w:instrText xml:space="preserve">'"  \* MERGEFORMAT </w:instrText>
    </w:r>
    <w:r>
      <w:rPr>
        <w:rFonts w:asciiTheme="majorHAnsi" w:hAnsiTheme="majorHAnsi" w:cstheme="majorHAnsi"/>
        <w:sz w:val="18"/>
      </w:rPr>
      <w:fldChar w:fldCharType="separate"/>
    </w:r>
    <w:ins w:id="106" w:author="Seongeun Woo" w:date="2016-10-20T18:40:00Z">
      <w:r>
        <w:rPr>
          <w:rFonts w:asciiTheme="majorHAnsi" w:hAnsiTheme="majorHAnsi" w:cstheme="majorHAnsi" w:hint="eastAsia"/>
          <w:noProof/>
          <w:sz w:val="18"/>
        </w:rPr>
        <w:t>201</w:t>
      </w:r>
      <w:del w:id="107" w:author="宋哲均" w:date="2018-03-08T14:59:00Z">
        <w:r w:rsidDel="00CF33AA">
          <w:rPr>
            <w:rFonts w:asciiTheme="majorHAnsi" w:hAnsiTheme="majorHAnsi" w:cstheme="majorHAnsi" w:hint="eastAsia"/>
            <w:noProof/>
            <w:sz w:val="18"/>
          </w:rPr>
          <w:delText>6</w:delText>
        </w:r>
      </w:del>
    </w:ins>
    <w:ins w:id="108" w:author="宋哲均" w:date="2018-03-08T14:59:00Z">
      <w:r>
        <w:rPr>
          <w:rFonts w:asciiTheme="majorHAnsi" w:hAnsiTheme="majorHAnsi" w:cstheme="majorHAnsi"/>
          <w:noProof/>
          <w:sz w:val="18"/>
        </w:rPr>
        <w:t>8</w:t>
      </w:r>
    </w:ins>
    <w:ins w:id="109" w:author="Seongeun Woo" w:date="2016-10-20T18:40:00Z">
      <w:r>
        <w:rPr>
          <w:rFonts w:asciiTheme="majorHAnsi" w:hAnsiTheme="majorHAnsi" w:cstheme="majorHAnsi" w:hint="eastAsia"/>
          <w:noProof/>
          <w:sz w:val="18"/>
        </w:rPr>
        <w:t>年</w:t>
      </w:r>
    </w:ins>
    <w:ins w:id="110" w:author="宋哲均" w:date="2018-03-08T14:59:00Z">
      <w:r>
        <w:rPr>
          <w:rFonts w:asciiTheme="majorHAnsi" w:hAnsiTheme="majorHAnsi" w:cstheme="majorHAnsi"/>
          <w:noProof/>
          <w:sz w:val="18"/>
        </w:rPr>
        <w:t>3</w:t>
      </w:r>
    </w:ins>
    <w:ins w:id="111" w:author="Seongeun Woo" w:date="2016-10-20T18:40:00Z">
      <w:del w:id="112" w:author="宋哲均" w:date="2018-03-08T14:59:00Z">
        <w:r w:rsidDel="00CF33AA">
          <w:rPr>
            <w:rFonts w:asciiTheme="majorHAnsi" w:hAnsiTheme="majorHAnsi" w:cstheme="majorHAnsi" w:hint="eastAsia"/>
            <w:noProof/>
            <w:sz w:val="18"/>
          </w:rPr>
          <w:delText>10</w:delText>
        </w:r>
      </w:del>
      <w:r>
        <w:rPr>
          <w:rFonts w:asciiTheme="majorHAnsi" w:hAnsiTheme="majorHAnsi" w:cstheme="majorHAnsi" w:hint="eastAsia"/>
          <w:noProof/>
          <w:sz w:val="18"/>
        </w:rPr>
        <w:t>月</w:t>
      </w:r>
      <w:r>
        <w:rPr>
          <w:rFonts w:asciiTheme="majorHAnsi" w:hAnsiTheme="majorHAnsi" w:cstheme="majorHAnsi" w:hint="eastAsia"/>
          <w:noProof/>
          <w:sz w:val="18"/>
        </w:rPr>
        <w:t>20</w:t>
      </w:r>
      <w:r>
        <w:rPr>
          <w:rFonts w:asciiTheme="majorHAnsi" w:hAnsiTheme="majorHAnsi" w:cstheme="majorHAnsi" w:hint="eastAsia"/>
          <w:noProof/>
          <w:sz w:val="18"/>
        </w:rPr>
        <w:t>日</w:t>
      </w:r>
    </w:ins>
    <w:ins w:id="113" w:author="Ryu" w:date="2016-10-20T09:19:00Z">
      <w:del w:id="114" w:author="Seongeun Woo" w:date="2016-10-20T18:39:00Z">
        <w:r w:rsidDel="00E16B65">
          <w:rPr>
            <w:rFonts w:asciiTheme="majorHAnsi" w:hAnsiTheme="majorHAnsi" w:cstheme="majorHAnsi" w:hint="eastAsia"/>
            <w:noProof/>
            <w:sz w:val="18"/>
          </w:rPr>
          <w:delText>100</w:delText>
        </w:r>
      </w:del>
    </w:ins>
    <w:ins w:id="115" w:author="InnoRules" w:date="2016-09-26T17:58:00Z">
      <w:del w:id="116" w:author="Seongeun Woo" w:date="2016-09-27T14:15:00Z">
        <w:r w:rsidDel="005D738E">
          <w:rPr>
            <w:rFonts w:asciiTheme="majorHAnsi" w:hAnsiTheme="majorHAnsi" w:cstheme="majorHAnsi"/>
            <w:noProof/>
            <w:sz w:val="18"/>
          </w:rPr>
          <w:delText>7</w:delText>
        </w:r>
      </w:del>
    </w:ins>
    <w:ins w:id="117" w:author="InnoRules" w:date="2016-08-11T14:29:00Z">
      <w:del w:id="118" w:author="Seongeun Woo" w:date="2016-08-31T15:46:00Z">
        <w:r w:rsidDel="009C3C35">
          <w:rPr>
            <w:rFonts w:asciiTheme="majorHAnsi" w:hAnsiTheme="majorHAnsi" w:cstheme="majorHAnsi" w:hint="eastAsia"/>
            <w:noProof/>
            <w:sz w:val="18"/>
          </w:rPr>
          <w:delText>2016</w:delText>
        </w:r>
        <w:r w:rsidDel="009C3C35">
          <w:rPr>
            <w:rFonts w:asciiTheme="majorHAnsi" w:hAnsiTheme="majorHAnsi" w:cstheme="majorHAnsi" w:hint="eastAsia"/>
            <w:noProof/>
            <w:sz w:val="18"/>
          </w:rPr>
          <w:delText>年</w:delText>
        </w:r>
        <w:r w:rsidDel="009C3C35">
          <w:rPr>
            <w:rFonts w:asciiTheme="majorHAnsi" w:hAnsiTheme="majorHAnsi" w:cstheme="majorHAnsi" w:hint="eastAsia"/>
            <w:noProof/>
            <w:sz w:val="18"/>
          </w:rPr>
          <w:delText>8</w:delText>
        </w:r>
        <w:r w:rsidDel="009C3C35">
          <w:rPr>
            <w:rFonts w:asciiTheme="majorHAnsi" w:hAnsiTheme="majorHAnsi" w:cstheme="majorHAnsi" w:hint="eastAsia"/>
            <w:noProof/>
            <w:sz w:val="18"/>
          </w:rPr>
          <w:delText>月</w:delText>
        </w:r>
      </w:del>
    </w:ins>
    <w:ins w:id="119" w:author="InnoRules" w:date="2016-08-25T15:28:00Z">
      <w:del w:id="120" w:author="Seongeun Woo" w:date="2016-08-31T15:46:00Z">
        <w:r w:rsidDel="009C3C35">
          <w:rPr>
            <w:rFonts w:asciiTheme="majorHAnsi" w:hAnsiTheme="majorHAnsi" w:cstheme="majorHAnsi" w:hint="eastAsia"/>
            <w:noProof/>
            <w:sz w:val="18"/>
          </w:rPr>
          <w:delText>31</w:delText>
        </w:r>
      </w:del>
    </w:ins>
    <w:ins w:id="121" w:author="InnoRules" w:date="2016-08-11T14:29:00Z">
      <w:del w:id="122" w:author="Seongeun Woo" w:date="2016-08-31T15:46:00Z">
        <w:r w:rsidDel="009C3C35">
          <w:rPr>
            <w:rFonts w:asciiTheme="majorHAnsi" w:hAnsiTheme="majorHAnsi" w:cstheme="majorHAnsi" w:hint="eastAsia"/>
            <w:noProof/>
            <w:sz w:val="18"/>
          </w:rPr>
          <w:delText>日</w:delText>
        </w:r>
      </w:del>
    </w:ins>
    <w:del w:id="123" w:author="Seongeun Woo" w:date="2016-08-31T15:46:00Z">
      <w:r w:rsidDel="009C3C35">
        <w:rPr>
          <w:rFonts w:asciiTheme="majorHAnsi" w:hAnsiTheme="majorHAnsi" w:cstheme="majorHAnsi"/>
          <w:noProof/>
          <w:sz w:val="18"/>
        </w:rPr>
        <w:delText>2016</w:delText>
      </w:r>
      <w:r w:rsidDel="009C3C35">
        <w:rPr>
          <w:rFonts w:asciiTheme="majorHAnsi" w:hAnsiTheme="majorHAnsi" w:cstheme="majorHAnsi" w:hint="eastAsia"/>
          <w:noProof/>
          <w:sz w:val="18"/>
        </w:rPr>
        <w:delText>年</w:delText>
      </w:r>
      <w:r w:rsidDel="009C3C35">
        <w:rPr>
          <w:rFonts w:asciiTheme="majorHAnsi" w:hAnsiTheme="majorHAnsi" w:cstheme="majorHAnsi"/>
          <w:noProof/>
          <w:sz w:val="18"/>
        </w:rPr>
        <w:delText>1</w:delText>
      </w:r>
      <w:r w:rsidDel="009C3C35">
        <w:rPr>
          <w:rFonts w:asciiTheme="majorHAnsi" w:hAnsiTheme="majorHAnsi" w:cstheme="majorHAnsi" w:hint="eastAsia"/>
          <w:noProof/>
          <w:sz w:val="18"/>
        </w:rPr>
        <w:delText>月</w:delText>
      </w:r>
      <w:r w:rsidDel="009C3C35">
        <w:rPr>
          <w:rFonts w:asciiTheme="majorHAnsi" w:hAnsiTheme="majorHAnsi" w:cstheme="majorHAnsi"/>
          <w:noProof/>
          <w:sz w:val="18"/>
        </w:rPr>
        <w:delText>12</w:delText>
      </w:r>
      <w:r w:rsidDel="009C3C35">
        <w:rPr>
          <w:rFonts w:asciiTheme="majorHAnsi" w:hAnsiTheme="majorHAnsi" w:cstheme="majorHAnsi" w:hint="eastAsia"/>
          <w:noProof/>
          <w:sz w:val="18"/>
        </w:rPr>
        <w:delText>日</w:delText>
      </w:r>
    </w:del>
    <w:r>
      <w:rPr>
        <w:rFonts w:asciiTheme="majorHAnsi" w:hAnsiTheme="majorHAnsi" w:cstheme="majorHAnsi"/>
        <w:sz w:val="18"/>
      </w:rPr>
      <w:fldChar w:fldCharType="end"/>
    </w:r>
  </w:p>
  <w:p w14:paraId="0A491FAE" w14:textId="3F1B611C" w:rsidR="00EA1D3F" w:rsidRDefault="00EA1D3F" w:rsidP="001B5B4C">
    <w:pPr>
      <w:jc w:val="right"/>
      <w:rPr>
        <w:rFonts w:asciiTheme="majorHAnsi" w:hAnsiTheme="majorHAnsi" w:cstheme="majorHAnsi"/>
        <w:sz w:val="18"/>
      </w:rPr>
    </w:pPr>
    <w:r>
      <w:rPr>
        <w:rFonts w:asciiTheme="majorHAnsi" w:hAnsiTheme="majorHAnsi" w:cstheme="majorHAnsi"/>
        <w:sz w:val="18"/>
      </w:rPr>
      <w:t>1.0</w:t>
    </w:r>
    <w:r>
      <w:rPr>
        <w:rFonts w:asciiTheme="majorHAnsi" w:hAnsiTheme="majorHAnsi" w:cstheme="majorHAnsi" w:hint="eastAsia"/>
        <w:sz w:val="18"/>
      </w:rPr>
      <w:t>版</w:t>
    </w:r>
  </w:p>
  <w:p w14:paraId="21A1A010" w14:textId="186954ED" w:rsidR="00EA1D3F" w:rsidRPr="001B5B4C" w:rsidRDefault="00EA1D3F">
    <w:pPr>
      <w:pStyle w:val="af0"/>
      <w:rPr>
        <w:b/>
      </w:rPr>
    </w:pPr>
    <w:r>
      <w:rPr>
        <w:noProof/>
      </w:rPr>
      <mc:AlternateContent>
        <mc:Choice Requires="wps">
          <w:drawing>
            <wp:anchor distT="0" distB="0" distL="114300" distR="114300" simplePos="0" relativeHeight="251652096" behindDoc="0" locked="0" layoutInCell="1" allowOverlap="1" wp14:anchorId="3D14780F" wp14:editId="33425FA7">
              <wp:simplePos x="0" y="0"/>
              <wp:positionH relativeFrom="column">
                <wp:posOffset>4141</wp:posOffset>
              </wp:positionH>
              <wp:positionV relativeFrom="paragraph">
                <wp:posOffset>52705</wp:posOffset>
              </wp:positionV>
              <wp:extent cx="6034236" cy="0"/>
              <wp:effectExtent l="0" t="0" r="24130" b="19050"/>
              <wp:wrapNone/>
              <wp:docPr id="5" name="直線コネクタ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4236"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18678" id="直線コネクタ 5"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15pt" to="47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" strokecolor="black [3213]"/>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FDE"/>
    <w:multiLevelType w:val="multilevel"/>
    <w:tmpl w:val="185E0C94"/>
    <w:lvl w:ilvl="0">
      <w:start w:val="1"/>
      <w:numFmt w:val="decimal"/>
      <w:lvlText w:val="%1. "/>
      <w:lvlJc w:val="left"/>
      <w:pPr>
        <w:ind w:left="397" w:hanging="397"/>
      </w:pPr>
      <w:rPr>
        <w:rFonts w:asciiTheme="majorHAnsi" w:eastAsia="ＭＳ Ｐゴシック" w:hAnsiTheme="majorHAnsi" w:cstheme="majorHAnsi" w:hint="default"/>
        <w:b/>
        <w:i w:val="0"/>
        <w:sz w:val="26"/>
      </w:rPr>
    </w:lvl>
    <w:lvl w:ilvl="1">
      <w:start w:val="1"/>
      <w:numFmt w:val="decimal"/>
      <w:lvlText w:val="%1.%2 "/>
      <w:lvlJc w:val="left"/>
      <w:pPr>
        <w:ind w:left="567" w:hanging="567"/>
      </w:pPr>
      <w:rPr>
        <w:rFonts w:asciiTheme="majorHAnsi" w:eastAsia="Arial Unicode MS" w:hAnsiTheme="majorHAnsi" w:cstheme="majorHAnsi" w:hint="default"/>
        <w:b/>
        <w:i w:val="0"/>
        <w:sz w:val="24"/>
      </w:rPr>
    </w:lvl>
    <w:lvl w:ilvl="2">
      <w:start w:val="1"/>
      <w:numFmt w:val="decimal"/>
      <w:lvlText w:val="%1.%2.%3 "/>
      <w:lvlJc w:val="left"/>
      <w:pPr>
        <w:ind w:left="737" w:hanging="737"/>
      </w:pPr>
      <w:rPr>
        <w:rFonts w:asciiTheme="majorHAnsi" w:eastAsia="Arial Unicode MS" w:hAnsiTheme="majorHAnsi" w:cstheme="majorHAnsi" w:hint="default"/>
        <w:b/>
        <w:bCs w:val="0"/>
        <w:i w:val="0"/>
        <w:iCs w:val="0"/>
        <w:caps w:val="0"/>
        <w:smallCaps w:val="0"/>
        <w:strike w:val="0"/>
        <w:dstrike w:val="0"/>
        <w:outline w:val="0"/>
        <w:shadow w:val="0"/>
        <w:emboss w:val="0"/>
        <w:imprint w:val="0"/>
        <w:vanish w:val="0"/>
        <w:spacing w:val="0"/>
        <w:position w:val="0"/>
        <w:sz w:val="2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907" w:hanging="907"/>
      </w:pPr>
      <w:rPr>
        <w:rFonts w:hint="eastAsia"/>
      </w:rPr>
    </w:lvl>
    <w:lvl w:ilvl="4">
      <w:start w:val="1"/>
      <w:numFmt w:val="decimal"/>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1" w15:restartNumberingAfterBreak="0">
    <w:nsid w:val="01030E5A"/>
    <w:multiLevelType w:val="hybridMultilevel"/>
    <w:tmpl w:val="47EEF752"/>
    <w:lvl w:ilvl="0" w:tplc="F400354E">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19C77B6"/>
    <w:multiLevelType w:val="multilevel"/>
    <w:tmpl w:val="503ECD10"/>
    <w:lvl w:ilvl="0">
      <w:start w:val="1"/>
      <w:numFmt w:val="decimal"/>
      <w:pStyle w:val="st1"/>
      <w:lvlText w:val="Chapter %1."/>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3"/>
      <w:lvlJc w:val="left"/>
      <w:pPr>
        <w:ind w:left="737" w:hanging="737"/>
      </w:pPr>
      <w:rPr>
        <w:rFonts w:ascii="Arial" w:eastAsia="ＭＳ Ｐゴシック" w:hAnsi="Arial" w:cstheme="majorHAnsi" w:hint="default"/>
        <w:b/>
        <w:bCs w:val="0"/>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907" w:hanging="907"/>
      </w:pPr>
      <w:rPr>
        <w:rFonts w:ascii="Arial" w:eastAsia="ＭＳ Ｐゴシック" w:hAnsi="Arial" w:hint="default"/>
        <w:b/>
        <w:i w:val="0"/>
        <w:sz w:val="22"/>
      </w:rPr>
    </w:lvl>
    <w:lvl w:ilvl="4">
      <w:start w:val="1"/>
      <w:numFmt w:val="decimal"/>
      <w:lvlText w:val="%2.%3.%4.%5"/>
      <w:lvlJc w:val="left"/>
      <w:pPr>
        <w:ind w:left="1644" w:hanging="1077"/>
      </w:pPr>
      <w:rPr>
        <w:rFonts w:ascii="Arial" w:eastAsia="ＭＳ Ｐゴシック" w:hAnsi="Arial" w:hint="default"/>
        <w:b/>
        <w:i w:val="0"/>
        <w:sz w:val="20"/>
      </w:rPr>
    </w:lvl>
    <w:lvl w:ilvl="5">
      <w:start w:val="1"/>
      <w:numFmt w:val="decimal"/>
      <w:lvlText w:val="%6)"/>
      <w:lvlJc w:val="left"/>
      <w:pPr>
        <w:ind w:left="397" w:hanging="39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01E01BCA"/>
    <w:multiLevelType w:val="hybridMultilevel"/>
    <w:tmpl w:val="DED42F30"/>
    <w:lvl w:ilvl="0" w:tplc="55762BA6">
      <w:start w:val="1"/>
      <w:numFmt w:val="decimalEnclosedCircle"/>
      <w:lvlText w:val="%1"/>
      <w:lvlJc w:val="left"/>
      <w:pPr>
        <w:ind w:left="417" w:hanging="360"/>
      </w:pPr>
      <w:rPr>
        <w:rFonts w:hint="default"/>
      </w:rPr>
    </w:lvl>
    <w:lvl w:ilvl="1" w:tplc="04090019" w:tentative="1">
      <w:start w:val="1"/>
      <w:numFmt w:val="upperLetter"/>
      <w:lvlText w:val="%2."/>
      <w:lvlJc w:val="left"/>
      <w:pPr>
        <w:ind w:left="857" w:hanging="400"/>
      </w:pPr>
    </w:lvl>
    <w:lvl w:ilvl="2" w:tplc="0409001B" w:tentative="1">
      <w:start w:val="1"/>
      <w:numFmt w:val="lowerRoman"/>
      <w:lvlText w:val="%3."/>
      <w:lvlJc w:val="right"/>
      <w:pPr>
        <w:ind w:left="1257" w:hanging="400"/>
      </w:pPr>
    </w:lvl>
    <w:lvl w:ilvl="3" w:tplc="0409000F" w:tentative="1">
      <w:start w:val="1"/>
      <w:numFmt w:val="decimal"/>
      <w:lvlText w:val="%4."/>
      <w:lvlJc w:val="left"/>
      <w:pPr>
        <w:ind w:left="1657" w:hanging="400"/>
      </w:pPr>
    </w:lvl>
    <w:lvl w:ilvl="4" w:tplc="04090019" w:tentative="1">
      <w:start w:val="1"/>
      <w:numFmt w:val="upperLetter"/>
      <w:lvlText w:val="%5."/>
      <w:lvlJc w:val="left"/>
      <w:pPr>
        <w:ind w:left="2057" w:hanging="400"/>
      </w:pPr>
    </w:lvl>
    <w:lvl w:ilvl="5" w:tplc="0409001B" w:tentative="1">
      <w:start w:val="1"/>
      <w:numFmt w:val="lowerRoman"/>
      <w:lvlText w:val="%6."/>
      <w:lvlJc w:val="right"/>
      <w:pPr>
        <w:ind w:left="2457" w:hanging="400"/>
      </w:pPr>
    </w:lvl>
    <w:lvl w:ilvl="6" w:tplc="0409000F" w:tentative="1">
      <w:start w:val="1"/>
      <w:numFmt w:val="decimal"/>
      <w:lvlText w:val="%7."/>
      <w:lvlJc w:val="left"/>
      <w:pPr>
        <w:ind w:left="2857" w:hanging="400"/>
      </w:pPr>
    </w:lvl>
    <w:lvl w:ilvl="7" w:tplc="04090019" w:tentative="1">
      <w:start w:val="1"/>
      <w:numFmt w:val="upperLetter"/>
      <w:lvlText w:val="%8."/>
      <w:lvlJc w:val="left"/>
      <w:pPr>
        <w:ind w:left="3257" w:hanging="400"/>
      </w:pPr>
    </w:lvl>
    <w:lvl w:ilvl="8" w:tplc="0409001B" w:tentative="1">
      <w:start w:val="1"/>
      <w:numFmt w:val="lowerRoman"/>
      <w:lvlText w:val="%9."/>
      <w:lvlJc w:val="right"/>
      <w:pPr>
        <w:ind w:left="3657" w:hanging="400"/>
      </w:pPr>
    </w:lvl>
  </w:abstractNum>
  <w:abstractNum w:abstractNumId="4" w15:restartNumberingAfterBreak="0">
    <w:nsid w:val="03C01390"/>
    <w:multiLevelType w:val="hybridMultilevel"/>
    <w:tmpl w:val="79AE8022"/>
    <w:lvl w:ilvl="0" w:tplc="FF74D466">
      <w:start w:val="1"/>
      <w:numFmt w:val="bullet"/>
      <w:lvlText w:val="-"/>
      <w:lvlJc w:val="left"/>
      <w:pPr>
        <w:ind w:left="2614" w:hanging="400"/>
      </w:pPr>
      <w:rPr>
        <w:rFonts w:ascii="Malgun Gothic" w:eastAsia="Malgun Gothic" w:hAnsi="Malgun Gothic" w:hint="eastAsia"/>
        <w:b w:val="0"/>
        <w:i w:val="0"/>
        <w:sz w:val="20"/>
      </w:rPr>
    </w:lvl>
    <w:lvl w:ilvl="1" w:tplc="04090003" w:tentative="1">
      <w:start w:val="1"/>
      <w:numFmt w:val="bullet"/>
      <w:lvlText w:val=""/>
      <w:lvlJc w:val="left"/>
      <w:pPr>
        <w:ind w:left="3014" w:hanging="400"/>
      </w:pPr>
      <w:rPr>
        <w:rFonts w:ascii="Wingdings" w:hAnsi="Wingdings" w:hint="default"/>
      </w:rPr>
    </w:lvl>
    <w:lvl w:ilvl="2" w:tplc="04090005" w:tentative="1">
      <w:start w:val="1"/>
      <w:numFmt w:val="bullet"/>
      <w:lvlText w:val=""/>
      <w:lvlJc w:val="left"/>
      <w:pPr>
        <w:ind w:left="3414" w:hanging="400"/>
      </w:pPr>
      <w:rPr>
        <w:rFonts w:ascii="Wingdings" w:hAnsi="Wingdings" w:hint="default"/>
      </w:rPr>
    </w:lvl>
    <w:lvl w:ilvl="3" w:tplc="04090001" w:tentative="1">
      <w:start w:val="1"/>
      <w:numFmt w:val="bullet"/>
      <w:lvlText w:val=""/>
      <w:lvlJc w:val="left"/>
      <w:pPr>
        <w:ind w:left="3814" w:hanging="400"/>
      </w:pPr>
      <w:rPr>
        <w:rFonts w:ascii="Wingdings" w:hAnsi="Wingdings" w:hint="default"/>
      </w:rPr>
    </w:lvl>
    <w:lvl w:ilvl="4" w:tplc="04090003" w:tentative="1">
      <w:start w:val="1"/>
      <w:numFmt w:val="bullet"/>
      <w:lvlText w:val=""/>
      <w:lvlJc w:val="left"/>
      <w:pPr>
        <w:ind w:left="4214" w:hanging="400"/>
      </w:pPr>
      <w:rPr>
        <w:rFonts w:ascii="Wingdings" w:hAnsi="Wingdings" w:hint="default"/>
      </w:rPr>
    </w:lvl>
    <w:lvl w:ilvl="5" w:tplc="04090005" w:tentative="1">
      <w:start w:val="1"/>
      <w:numFmt w:val="bullet"/>
      <w:lvlText w:val=""/>
      <w:lvlJc w:val="left"/>
      <w:pPr>
        <w:ind w:left="4614" w:hanging="400"/>
      </w:pPr>
      <w:rPr>
        <w:rFonts w:ascii="Wingdings" w:hAnsi="Wingdings" w:hint="default"/>
      </w:rPr>
    </w:lvl>
    <w:lvl w:ilvl="6" w:tplc="04090001" w:tentative="1">
      <w:start w:val="1"/>
      <w:numFmt w:val="bullet"/>
      <w:lvlText w:val=""/>
      <w:lvlJc w:val="left"/>
      <w:pPr>
        <w:ind w:left="5014" w:hanging="400"/>
      </w:pPr>
      <w:rPr>
        <w:rFonts w:ascii="Wingdings" w:hAnsi="Wingdings" w:hint="default"/>
      </w:rPr>
    </w:lvl>
    <w:lvl w:ilvl="7" w:tplc="04090003" w:tentative="1">
      <w:start w:val="1"/>
      <w:numFmt w:val="bullet"/>
      <w:lvlText w:val=""/>
      <w:lvlJc w:val="left"/>
      <w:pPr>
        <w:ind w:left="5414" w:hanging="400"/>
      </w:pPr>
      <w:rPr>
        <w:rFonts w:ascii="Wingdings" w:hAnsi="Wingdings" w:hint="default"/>
      </w:rPr>
    </w:lvl>
    <w:lvl w:ilvl="8" w:tplc="04090005" w:tentative="1">
      <w:start w:val="1"/>
      <w:numFmt w:val="bullet"/>
      <w:lvlText w:val=""/>
      <w:lvlJc w:val="left"/>
      <w:pPr>
        <w:ind w:left="5814" w:hanging="400"/>
      </w:pPr>
      <w:rPr>
        <w:rFonts w:ascii="Wingdings" w:hAnsi="Wingdings" w:hint="default"/>
      </w:rPr>
    </w:lvl>
  </w:abstractNum>
  <w:abstractNum w:abstractNumId="5" w15:restartNumberingAfterBreak="0">
    <w:nsid w:val="0D7567D5"/>
    <w:multiLevelType w:val="hybridMultilevel"/>
    <w:tmpl w:val="3C7E02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4D60F9"/>
    <w:multiLevelType w:val="hybridMultilevel"/>
    <w:tmpl w:val="DF0A2CCE"/>
    <w:lvl w:ilvl="0" w:tplc="4E0C754E">
      <w:start w:val="1"/>
      <w:numFmt w:val="bullet"/>
      <w:lvlText w:val=""/>
      <w:lvlJc w:val="left"/>
      <w:pPr>
        <w:ind w:left="1962" w:hanging="400"/>
      </w:pPr>
      <w:rPr>
        <w:rFonts w:ascii="Wingdings" w:eastAsia="Malgun Gothic" w:hAnsi="Wingdings" w:hint="default"/>
        <w:b w:val="0"/>
        <w:i w:val="0"/>
        <w:sz w:val="20"/>
      </w:rPr>
    </w:lvl>
    <w:lvl w:ilvl="1" w:tplc="04090003" w:tentative="1">
      <w:start w:val="1"/>
      <w:numFmt w:val="bullet"/>
      <w:lvlText w:val=""/>
      <w:lvlJc w:val="left"/>
      <w:pPr>
        <w:ind w:left="2362" w:hanging="400"/>
      </w:pPr>
      <w:rPr>
        <w:rFonts w:ascii="Wingdings" w:hAnsi="Wingdings" w:hint="default"/>
      </w:rPr>
    </w:lvl>
    <w:lvl w:ilvl="2" w:tplc="04090005" w:tentative="1">
      <w:start w:val="1"/>
      <w:numFmt w:val="bullet"/>
      <w:lvlText w:val=""/>
      <w:lvlJc w:val="left"/>
      <w:pPr>
        <w:ind w:left="2762" w:hanging="400"/>
      </w:pPr>
      <w:rPr>
        <w:rFonts w:ascii="Wingdings" w:hAnsi="Wingdings" w:hint="default"/>
      </w:rPr>
    </w:lvl>
    <w:lvl w:ilvl="3" w:tplc="04090001" w:tentative="1">
      <w:start w:val="1"/>
      <w:numFmt w:val="bullet"/>
      <w:lvlText w:val=""/>
      <w:lvlJc w:val="left"/>
      <w:pPr>
        <w:ind w:left="3162" w:hanging="400"/>
      </w:pPr>
      <w:rPr>
        <w:rFonts w:ascii="Wingdings" w:hAnsi="Wingdings" w:hint="default"/>
      </w:rPr>
    </w:lvl>
    <w:lvl w:ilvl="4" w:tplc="04090003" w:tentative="1">
      <w:start w:val="1"/>
      <w:numFmt w:val="bullet"/>
      <w:lvlText w:val=""/>
      <w:lvlJc w:val="left"/>
      <w:pPr>
        <w:ind w:left="3562" w:hanging="400"/>
      </w:pPr>
      <w:rPr>
        <w:rFonts w:ascii="Wingdings" w:hAnsi="Wingdings" w:hint="default"/>
      </w:rPr>
    </w:lvl>
    <w:lvl w:ilvl="5" w:tplc="04090005" w:tentative="1">
      <w:start w:val="1"/>
      <w:numFmt w:val="bullet"/>
      <w:lvlText w:val=""/>
      <w:lvlJc w:val="left"/>
      <w:pPr>
        <w:ind w:left="3962" w:hanging="400"/>
      </w:pPr>
      <w:rPr>
        <w:rFonts w:ascii="Wingdings" w:hAnsi="Wingdings" w:hint="default"/>
      </w:rPr>
    </w:lvl>
    <w:lvl w:ilvl="6" w:tplc="04090001" w:tentative="1">
      <w:start w:val="1"/>
      <w:numFmt w:val="bullet"/>
      <w:lvlText w:val=""/>
      <w:lvlJc w:val="left"/>
      <w:pPr>
        <w:ind w:left="4362" w:hanging="400"/>
      </w:pPr>
      <w:rPr>
        <w:rFonts w:ascii="Wingdings" w:hAnsi="Wingdings" w:hint="default"/>
      </w:rPr>
    </w:lvl>
    <w:lvl w:ilvl="7" w:tplc="04090003" w:tentative="1">
      <w:start w:val="1"/>
      <w:numFmt w:val="bullet"/>
      <w:lvlText w:val=""/>
      <w:lvlJc w:val="left"/>
      <w:pPr>
        <w:ind w:left="4762" w:hanging="400"/>
      </w:pPr>
      <w:rPr>
        <w:rFonts w:ascii="Wingdings" w:hAnsi="Wingdings" w:hint="default"/>
      </w:rPr>
    </w:lvl>
    <w:lvl w:ilvl="8" w:tplc="04090005" w:tentative="1">
      <w:start w:val="1"/>
      <w:numFmt w:val="bullet"/>
      <w:lvlText w:val=""/>
      <w:lvlJc w:val="left"/>
      <w:pPr>
        <w:ind w:left="5162" w:hanging="400"/>
      </w:pPr>
      <w:rPr>
        <w:rFonts w:ascii="Wingdings" w:hAnsi="Wingdings" w:hint="default"/>
      </w:rPr>
    </w:lvl>
  </w:abstractNum>
  <w:abstractNum w:abstractNumId="7" w15:restartNumberingAfterBreak="0">
    <w:nsid w:val="0E921B50"/>
    <w:multiLevelType w:val="hybridMultilevel"/>
    <w:tmpl w:val="0608D308"/>
    <w:lvl w:ilvl="0" w:tplc="DBEEE96A">
      <w:start w:val="1"/>
      <w:numFmt w:val="decimal"/>
      <w:pStyle w:val="2"/>
      <w:lvlText w:val="%1장."/>
      <w:lvlJc w:val="left"/>
      <w:pPr>
        <w:ind w:left="600" w:hanging="400"/>
      </w:pPr>
      <w:rPr>
        <w:rFonts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167A7B32"/>
    <w:multiLevelType w:val="hybridMultilevel"/>
    <w:tmpl w:val="A9827A74"/>
    <w:lvl w:ilvl="0" w:tplc="73EEE130">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6A56857"/>
    <w:multiLevelType w:val="hybridMultilevel"/>
    <w:tmpl w:val="81E6D2A8"/>
    <w:lvl w:ilvl="0" w:tplc="2C8674C0">
      <w:start w:val="1"/>
      <w:numFmt w:val="bullet"/>
      <w:pStyle w:val="6"/>
      <w:lvlText w:val=""/>
      <w:lvlJc w:val="left"/>
      <w:pPr>
        <w:ind w:left="800" w:hanging="400"/>
      </w:pPr>
      <w:rPr>
        <w:rFonts w:ascii="Wingdings" w:eastAsia="Malgun Gothic" w:hAnsi="Wingdings" w:hint="default"/>
        <w:b w:val="0"/>
        <w:i w:val="0"/>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81C2DEA"/>
    <w:multiLevelType w:val="hybridMultilevel"/>
    <w:tmpl w:val="50A40854"/>
    <w:lvl w:ilvl="0" w:tplc="DBFA839A">
      <w:start w:val="1"/>
      <w:numFmt w:val="aiueo"/>
      <w:pStyle w:val="60"/>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86C2B4A"/>
    <w:multiLevelType w:val="hybridMultilevel"/>
    <w:tmpl w:val="74F07714"/>
    <w:lvl w:ilvl="0" w:tplc="C9F44532">
      <w:start w:val="1"/>
      <w:numFmt w:val="bullet"/>
      <w:pStyle w:val="-"/>
      <w:lvlText w:val="-"/>
      <w:lvlJc w:val="left"/>
      <w:pPr>
        <w:ind w:left="627" w:hanging="400"/>
      </w:pPr>
      <w:rPr>
        <w:rFonts w:ascii="Malgun Gothic" w:eastAsia="Malgun Gothic" w:hAnsi="Malgun Gothic" w:hint="eastAsia"/>
        <w:b w:val="0"/>
        <w:i w:val="0"/>
        <w:sz w:val="20"/>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2" w15:restartNumberingAfterBreak="0">
    <w:nsid w:val="192B3985"/>
    <w:multiLevelType w:val="hybridMultilevel"/>
    <w:tmpl w:val="AAC0276E"/>
    <w:lvl w:ilvl="0" w:tplc="788AAE4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9504A6B"/>
    <w:multiLevelType w:val="multilevel"/>
    <w:tmpl w:val="BA920300"/>
    <w:lvl w:ilvl="0">
      <w:start w:val="1"/>
      <w:numFmt w:val="decimal"/>
      <w:lvlText w:val="第%1章."/>
      <w:lvlJc w:val="left"/>
      <w:pPr>
        <w:tabs>
          <w:tab w:val="num" w:pos="312"/>
        </w:tabs>
        <w:ind w:left="369" w:hanging="227"/>
      </w:pPr>
      <w:rPr>
        <w:rFonts w:hint="eastAsia"/>
        <w:sz w:val="28"/>
      </w:rPr>
    </w:lvl>
    <w:lvl w:ilvl="1">
      <w:start w:val="1"/>
      <w:numFmt w:val="aiueoFullWidth"/>
      <w:lvlText w:val="(%2)"/>
      <w:lvlJc w:val="left"/>
      <w:pPr>
        <w:ind w:left="982" w:hanging="420"/>
      </w:pPr>
    </w:lvl>
    <w:lvl w:ilvl="2">
      <w:start w:val="1"/>
      <w:numFmt w:val="decimalEnclosedCircle"/>
      <w:lvlText w:val="%3"/>
      <w:lvlJc w:val="left"/>
      <w:pPr>
        <w:ind w:left="1402" w:hanging="420"/>
      </w:pPr>
    </w:lvl>
    <w:lvl w:ilvl="3">
      <w:start w:val="1"/>
      <w:numFmt w:val="decimal"/>
      <w:lvlText w:val="%4."/>
      <w:lvlJc w:val="left"/>
      <w:pPr>
        <w:ind w:left="1822" w:hanging="420"/>
      </w:pPr>
    </w:lvl>
    <w:lvl w:ilvl="4">
      <w:start w:val="1"/>
      <w:numFmt w:val="aiueoFullWidth"/>
      <w:lvlText w:val="(%5)"/>
      <w:lvlJc w:val="left"/>
      <w:pPr>
        <w:ind w:left="2242" w:hanging="420"/>
      </w:pPr>
    </w:lvl>
    <w:lvl w:ilvl="5">
      <w:start w:val="1"/>
      <w:numFmt w:val="decimalEnclosedCircle"/>
      <w:lvlText w:val="%6"/>
      <w:lvlJc w:val="left"/>
      <w:pPr>
        <w:ind w:left="2662" w:hanging="420"/>
      </w:pPr>
    </w:lvl>
    <w:lvl w:ilvl="6">
      <w:start w:val="1"/>
      <w:numFmt w:val="decimal"/>
      <w:lvlText w:val="%7."/>
      <w:lvlJc w:val="left"/>
      <w:pPr>
        <w:ind w:left="3082" w:hanging="420"/>
      </w:pPr>
    </w:lvl>
    <w:lvl w:ilvl="7">
      <w:start w:val="1"/>
      <w:numFmt w:val="aiueoFullWidth"/>
      <w:lvlText w:val="(%8)"/>
      <w:lvlJc w:val="left"/>
      <w:pPr>
        <w:ind w:left="3502" w:hanging="420"/>
      </w:pPr>
    </w:lvl>
    <w:lvl w:ilvl="8">
      <w:start w:val="1"/>
      <w:numFmt w:val="decimalEnclosedCircle"/>
      <w:lvlText w:val="%9"/>
      <w:lvlJc w:val="left"/>
      <w:pPr>
        <w:ind w:left="3922" w:hanging="420"/>
      </w:pPr>
    </w:lvl>
  </w:abstractNum>
  <w:abstractNum w:abstractNumId="14" w15:restartNumberingAfterBreak="0">
    <w:nsid w:val="1998222A"/>
    <w:multiLevelType w:val="multilevel"/>
    <w:tmpl w:val="D57A4CB0"/>
    <w:lvl w:ilvl="0">
      <w:start w:val="1"/>
      <w:numFmt w:val="decimal"/>
      <w:lvlText w:val="Chapter %1."/>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3"/>
      <w:lvlJc w:val="left"/>
      <w:pPr>
        <w:ind w:left="737" w:hanging="737"/>
      </w:pPr>
      <w:rPr>
        <w:rFonts w:ascii="Arial" w:eastAsia="ＭＳ Ｐゴシック" w:hAnsi="Arial" w:cstheme="majorHAnsi" w:hint="default"/>
        <w:b/>
        <w:bCs w:val="0"/>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907" w:hanging="907"/>
      </w:pPr>
      <w:rPr>
        <w:rFonts w:ascii="Arial" w:eastAsia="ＭＳ Ｐゴシック" w:hAnsi="Arial" w:hint="default"/>
        <w:b/>
        <w:i w:val="0"/>
        <w:sz w:val="22"/>
      </w:rPr>
    </w:lvl>
    <w:lvl w:ilvl="4">
      <w:start w:val="1"/>
      <w:numFmt w:val="decimal"/>
      <w:lvlText w:val="%2.%3.%4.%5"/>
      <w:lvlJc w:val="left"/>
      <w:pPr>
        <w:ind w:left="1644" w:hanging="1077"/>
      </w:pPr>
      <w:rPr>
        <w:rFonts w:ascii="Arial" w:eastAsia="ＭＳ Ｐゴシック" w:hAnsi="Arial" w:hint="default"/>
        <w:b/>
        <w:i w:val="0"/>
        <w:sz w:val="20"/>
      </w:rPr>
    </w:lvl>
    <w:lvl w:ilvl="5">
      <w:start w:val="1"/>
      <w:numFmt w:val="decimal"/>
      <w:lvlText w:val="%6)"/>
      <w:lvlJc w:val="left"/>
      <w:pPr>
        <w:ind w:left="397" w:hanging="39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5" w15:restartNumberingAfterBreak="0">
    <w:nsid w:val="1B7A5D82"/>
    <w:multiLevelType w:val="multilevel"/>
    <w:tmpl w:val="730295D2"/>
    <w:lvl w:ilvl="0">
      <w:start w:val="1"/>
      <w:numFmt w:val="decimal"/>
      <w:lvlText w:val="%1. "/>
      <w:lvlJc w:val="left"/>
      <w:pPr>
        <w:ind w:left="397" w:hanging="397"/>
      </w:pPr>
      <w:rPr>
        <w:rFonts w:asciiTheme="majorHAnsi" w:eastAsia="ＭＳ Ｐゴシック" w:hAnsiTheme="majorHAnsi" w:cstheme="majorHAnsi" w:hint="default"/>
        <w:b/>
        <w:i w:val="0"/>
        <w:sz w:val="26"/>
      </w:rPr>
    </w:lvl>
    <w:lvl w:ilvl="1">
      <w:start w:val="1"/>
      <w:numFmt w:val="decimal"/>
      <w:lvlText w:val="%1.%2 "/>
      <w:lvlJc w:val="left"/>
      <w:pPr>
        <w:ind w:left="567" w:hanging="567"/>
      </w:pPr>
      <w:rPr>
        <w:rFonts w:asciiTheme="majorHAnsi" w:eastAsia="Arial Unicode MS" w:hAnsiTheme="majorHAnsi" w:cstheme="majorHAnsi" w:hint="default"/>
        <w:b/>
        <w:i w:val="0"/>
        <w:sz w:val="24"/>
      </w:rPr>
    </w:lvl>
    <w:lvl w:ilvl="2">
      <w:start w:val="1"/>
      <w:numFmt w:val="decimal"/>
      <w:lvlText w:val="%1.%2.%3 "/>
      <w:lvlJc w:val="left"/>
      <w:pPr>
        <w:ind w:left="737" w:hanging="737"/>
      </w:pPr>
      <w:rPr>
        <w:rFonts w:asciiTheme="majorHAnsi" w:eastAsia="Arial Unicode MS" w:hAnsiTheme="majorHAnsi" w:cstheme="majorHAnsi" w:hint="default"/>
        <w:b/>
        <w:bCs w:val="0"/>
        <w:i w:val="0"/>
        <w:iCs w:val="0"/>
        <w:caps w:val="0"/>
        <w:smallCaps w:val="0"/>
        <w:strike w:val="0"/>
        <w:dstrike w:val="0"/>
        <w:outline w:val="0"/>
        <w:shadow w:val="0"/>
        <w:emboss w:val="0"/>
        <w:imprint w:val="0"/>
        <w:vanish w:val="0"/>
        <w:spacing w:val="0"/>
        <w:position w:val="0"/>
        <w:sz w:val="2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907" w:hanging="907"/>
      </w:pPr>
      <w:rPr>
        <w:rFonts w:hint="eastAsia"/>
      </w:rPr>
    </w:lvl>
    <w:lvl w:ilvl="4">
      <w:start w:val="1"/>
      <w:numFmt w:val="decimal"/>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16" w15:restartNumberingAfterBreak="0">
    <w:nsid w:val="1E2F35FA"/>
    <w:multiLevelType w:val="hybridMultilevel"/>
    <w:tmpl w:val="480C5C70"/>
    <w:lvl w:ilvl="0" w:tplc="C938E622">
      <w:start w:val="1"/>
      <w:numFmt w:val="bullet"/>
      <w:pStyle w:val="-0"/>
      <w:lvlText w:val=""/>
      <w:lvlJc w:val="left"/>
      <w:pPr>
        <w:tabs>
          <w:tab w:val="num" w:pos="406"/>
        </w:tabs>
        <w:ind w:left="406" w:hanging="400"/>
      </w:pPr>
      <w:rPr>
        <w:rFonts w:ascii="Wingdings" w:hAnsi="Wingdings" w:hint="default"/>
        <w:sz w:val="18"/>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7" w15:restartNumberingAfterBreak="0">
    <w:nsid w:val="20551A41"/>
    <w:multiLevelType w:val="hybridMultilevel"/>
    <w:tmpl w:val="AC362B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4FD2416"/>
    <w:multiLevelType w:val="multilevel"/>
    <w:tmpl w:val="59AEDC84"/>
    <w:lvl w:ilvl="0">
      <w:start w:val="1"/>
      <w:numFmt w:val="decimal"/>
      <w:lvlText w:val="%1. "/>
      <w:lvlJc w:val="left"/>
      <w:pPr>
        <w:ind w:left="397" w:hanging="397"/>
      </w:pPr>
      <w:rPr>
        <w:rFonts w:asciiTheme="majorHAnsi" w:eastAsia="ＭＳ Ｐゴシック" w:hAnsiTheme="majorHAnsi" w:cstheme="majorHAnsi" w:hint="default"/>
        <w:b/>
        <w:i w:val="0"/>
        <w:sz w:val="26"/>
      </w:rPr>
    </w:lvl>
    <w:lvl w:ilvl="1">
      <w:start w:val="1"/>
      <w:numFmt w:val="decimal"/>
      <w:lvlText w:val="%1.%2 "/>
      <w:lvlJc w:val="left"/>
      <w:pPr>
        <w:ind w:left="567" w:hanging="567"/>
      </w:pPr>
      <w:rPr>
        <w:rFonts w:asciiTheme="majorHAnsi" w:eastAsia="Arial Unicode MS" w:hAnsiTheme="majorHAnsi" w:cstheme="majorHAnsi" w:hint="default"/>
        <w:b/>
        <w:i w:val="0"/>
        <w:sz w:val="24"/>
      </w:rPr>
    </w:lvl>
    <w:lvl w:ilvl="2">
      <w:start w:val="1"/>
      <w:numFmt w:val="decimal"/>
      <w:lvlText w:val="%1.%2.%3 "/>
      <w:lvlJc w:val="left"/>
      <w:pPr>
        <w:ind w:left="737" w:hanging="737"/>
      </w:pPr>
      <w:rPr>
        <w:rFonts w:asciiTheme="majorHAnsi" w:eastAsia="Arial Unicode MS" w:hAnsiTheme="majorHAnsi" w:cstheme="majorHAnsi" w:hint="default"/>
        <w:b/>
        <w:bCs w:val="0"/>
        <w:i w:val="0"/>
        <w:iCs w:val="0"/>
        <w:caps w:val="0"/>
        <w:smallCaps w:val="0"/>
        <w:strike w:val="0"/>
        <w:dstrike w:val="0"/>
        <w:outline w:val="0"/>
        <w:shadow w:val="0"/>
        <w:emboss w:val="0"/>
        <w:imprint w:val="0"/>
        <w:vanish w:val="0"/>
        <w:spacing w:val="0"/>
        <w:position w:val="0"/>
        <w:sz w:val="2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907" w:hanging="907"/>
      </w:pPr>
      <w:rPr>
        <w:rFonts w:hint="eastAsia"/>
      </w:rPr>
    </w:lvl>
    <w:lvl w:ilvl="4">
      <w:start w:val="1"/>
      <w:numFmt w:val="decimal"/>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19" w15:restartNumberingAfterBreak="0">
    <w:nsid w:val="25031F89"/>
    <w:multiLevelType w:val="hybridMultilevel"/>
    <w:tmpl w:val="EEBA1368"/>
    <w:lvl w:ilvl="0" w:tplc="04090009">
      <w:start w:val="1"/>
      <w:numFmt w:val="bullet"/>
      <w:lvlText w:val=""/>
      <w:lvlJc w:val="left"/>
      <w:pPr>
        <w:ind w:left="400" w:hanging="400"/>
      </w:pPr>
      <w:rPr>
        <w:rFonts w:ascii="Wingdings" w:hAnsi="Wingdings" w:hint="default"/>
        <w:b w:val="0"/>
        <w:i w:val="0"/>
        <w:sz w:val="18"/>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2A7212A0"/>
    <w:multiLevelType w:val="multilevel"/>
    <w:tmpl w:val="E00A8D9A"/>
    <w:lvl w:ilvl="0">
      <w:start w:val="1"/>
      <w:numFmt w:val="decimal"/>
      <w:lvlText w:val="%1. "/>
      <w:lvlJc w:val="left"/>
      <w:pPr>
        <w:ind w:left="397" w:hanging="397"/>
      </w:pPr>
      <w:rPr>
        <w:rFonts w:asciiTheme="majorHAnsi" w:eastAsia="ＭＳ Ｐゴシック" w:hAnsiTheme="majorHAnsi" w:cstheme="majorHAnsi" w:hint="default"/>
        <w:b/>
        <w:i w:val="0"/>
        <w:sz w:val="26"/>
      </w:rPr>
    </w:lvl>
    <w:lvl w:ilvl="1">
      <w:start w:val="1"/>
      <w:numFmt w:val="decimal"/>
      <w:lvlText w:val="%1.%2 "/>
      <w:lvlJc w:val="left"/>
      <w:pPr>
        <w:ind w:left="567" w:hanging="567"/>
      </w:pPr>
      <w:rPr>
        <w:rFonts w:asciiTheme="majorHAnsi" w:eastAsia="Arial Unicode MS" w:hAnsiTheme="majorHAnsi" w:cstheme="majorHAnsi" w:hint="default"/>
        <w:b/>
        <w:i w:val="0"/>
        <w:sz w:val="24"/>
      </w:rPr>
    </w:lvl>
    <w:lvl w:ilvl="2">
      <w:start w:val="1"/>
      <w:numFmt w:val="decimal"/>
      <w:lvlText w:val="%1.%2.%3 "/>
      <w:lvlJc w:val="left"/>
      <w:pPr>
        <w:ind w:left="737" w:hanging="737"/>
      </w:pPr>
      <w:rPr>
        <w:rFonts w:asciiTheme="majorHAnsi" w:eastAsia="Arial Unicode MS" w:hAnsiTheme="majorHAnsi" w:cstheme="majorHAnsi" w:hint="default"/>
        <w:b/>
        <w:bCs w:val="0"/>
        <w:i w:val="0"/>
        <w:iCs w:val="0"/>
        <w:caps w:val="0"/>
        <w:smallCaps w:val="0"/>
        <w:strike w:val="0"/>
        <w:dstrike w:val="0"/>
        <w:outline w:val="0"/>
        <w:shadow w:val="0"/>
        <w:emboss w:val="0"/>
        <w:imprint w:val="0"/>
        <w:vanish w:val="0"/>
        <w:spacing w:val="0"/>
        <w:position w:val="0"/>
        <w:sz w:val="2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907" w:hanging="907"/>
      </w:pPr>
      <w:rPr>
        <w:rFonts w:hint="eastAsia"/>
      </w:rPr>
    </w:lvl>
    <w:lvl w:ilvl="4">
      <w:start w:val="1"/>
      <w:numFmt w:val="decimal"/>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21" w15:restartNumberingAfterBreak="0">
    <w:nsid w:val="2AF47D63"/>
    <w:multiLevelType w:val="multilevel"/>
    <w:tmpl w:val="F3A234CA"/>
    <w:lvl w:ilvl="0">
      <w:start w:val="1"/>
      <w:numFmt w:val="decimal"/>
      <w:lvlText w:val="第%1章.  "/>
      <w:lvlJc w:val="left"/>
      <w:pPr>
        <w:ind w:left="567" w:firstLine="0"/>
      </w:pPr>
      <w:rPr>
        <w:rFonts w:ascii="Noto Sans Japanese Black" w:eastAsia="Noto Sans Japanese Black" w:hAnsi="Noto Sans Japanese Black" w:hint="default"/>
        <w:b/>
        <w:i w:val="0"/>
        <w:sz w:val="36"/>
      </w:rPr>
    </w:lvl>
    <w:lvl w:ilvl="1">
      <w:start w:val="1"/>
      <w:numFmt w:val="decimal"/>
      <w:lvlText w:val="%2."/>
      <w:lvlJc w:val="left"/>
      <w:pPr>
        <w:tabs>
          <w:tab w:val="num" w:pos="454"/>
        </w:tabs>
        <w:ind w:left="0" w:firstLine="454"/>
      </w:pPr>
      <w:rPr>
        <w:rFonts w:ascii="Arial" w:eastAsia="Malgun Gothic" w:hAnsi="Arial" w:hint="default"/>
        <w:b/>
        <w:i w:val="0"/>
        <w:sz w:val="32"/>
      </w:rPr>
    </w:lvl>
    <w:lvl w:ilvl="2">
      <w:start w:val="1"/>
      <w:numFmt w:val="decimal"/>
      <w:lvlText w:val="%2.%3 "/>
      <w:lvlJc w:val="left"/>
      <w:pPr>
        <w:ind w:left="0" w:firstLine="567"/>
      </w:pPr>
      <w:rPr>
        <w:rFonts w:ascii="Arial" w:eastAsia="Malgun Gothic" w:hAnsi="Arial" w:hint="default"/>
        <w:b/>
        <w:i w:val="0"/>
        <w:sz w:val="28"/>
      </w:rPr>
    </w:lvl>
    <w:lvl w:ilvl="3">
      <w:start w:val="1"/>
      <w:numFmt w:val="decimal"/>
      <w:lvlText w:val="%2.%3.%4 "/>
      <w:lvlJc w:val="left"/>
      <w:pPr>
        <w:ind w:left="0" w:firstLine="737"/>
      </w:pPr>
      <w:rPr>
        <w:rFonts w:eastAsia="Malgun Gothic" w:hint="eastAsia"/>
        <w:b/>
        <w:i w:val="0"/>
        <w:sz w:val="24"/>
      </w:rPr>
    </w:lvl>
    <w:lvl w:ilvl="4">
      <w:start w:val="1"/>
      <w:numFmt w:val="decimal"/>
      <w:lvlText w:val="%5)"/>
      <w:lvlJc w:val="left"/>
      <w:pPr>
        <w:ind w:left="1077" w:hanging="1077"/>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5)-%6"/>
      <w:lvlJc w:val="left"/>
      <w:pPr>
        <w:ind w:left="1394" w:hanging="397"/>
      </w:pPr>
      <w:rPr>
        <w:rFonts w:eastAsia="Malgun Gothic" w:hint="eastAsia"/>
        <w:b/>
        <w:i w:val="0"/>
        <w:sz w:val="22"/>
      </w:rPr>
    </w:lvl>
    <w:lvl w:ilvl="6">
      <w:start w:val="1"/>
      <w:numFmt w:val="none"/>
      <w:lvlText w:val=""/>
      <w:lvlJc w:val="left"/>
      <w:pPr>
        <w:ind w:left="597" w:hanging="397"/>
      </w:pPr>
      <w:rPr>
        <w:rFonts w:hint="eastAsia"/>
      </w:rPr>
    </w:lvl>
    <w:lvl w:ilvl="7">
      <w:start w:val="1"/>
      <w:numFmt w:val="decimal"/>
      <w:lvlText w:val="%1.%2.%3.%4.%5.%6.%7.%8"/>
      <w:lvlJc w:val="left"/>
      <w:pPr>
        <w:ind w:left="994" w:hanging="397"/>
      </w:pPr>
      <w:rPr>
        <w:rFonts w:hint="eastAsia"/>
      </w:rPr>
    </w:lvl>
    <w:lvl w:ilvl="8">
      <w:start w:val="1"/>
      <w:numFmt w:val="decimal"/>
      <w:lvlText w:val="%1.%2.%3.%4.%5.%6.%7.%8.%9"/>
      <w:lvlJc w:val="left"/>
      <w:pPr>
        <w:ind w:left="994" w:hanging="397"/>
      </w:pPr>
      <w:rPr>
        <w:rFonts w:hint="eastAsia"/>
      </w:rPr>
    </w:lvl>
  </w:abstractNum>
  <w:abstractNum w:abstractNumId="22" w15:restartNumberingAfterBreak="0">
    <w:nsid w:val="2B46651F"/>
    <w:multiLevelType w:val="hybridMultilevel"/>
    <w:tmpl w:val="25707F8E"/>
    <w:lvl w:ilvl="0" w:tplc="168A2908">
      <w:start w:val="1"/>
      <w:numFmt w:val="bullet"/>
      <w:lvlText w:val="-"/>
      <w:lvlJc w:val="left"/>
      <w:pPr>
        <w:tabs>
          <w:tab w:val="num" w:pos="576"/>
        </w:tabs>
        <w:ind w:left="576" w:hanging="400"/>
      </w:pPr>
      <w:rPr>
        <w:rFonts w:ascii="DFKai-SB" w:eastAsia="DFKai-SB" w:hAnsi="DFKai-SB" w:hint="eastAsia"/>
        <w:sz w:val="18"/>
      </w:rPr>
    </w:lvl>
    <w:lvl w:ilvl="1" w:tplc="04090003">
      <w:start w:val="1"/>
      <w:numFmt w:val="bullet"/>
      <w:lvlText w:val=""/>
      <w:lvlJc w:val="left"/>
      <w:pPr>
        <w:tabs>
          <w:tab w:val="num" w:pos="1370"/>
        </w:tabs>
        <w:ind w:left="1370" w:hanging="400"/>
      </w:pPr>
      <w:rPr>
        <w:rFonts w:ascii="Wingdings" w:hAnsi="Wingdings" w:hint="default"/>
      </w:rPr>
    </w:lvl>
    <w:lvl w:ilvl="2" w:tplc="04090005" w:tentative="1">
      <w:start w:val="1"/>
      <w:numFmt w:val="bullet"/>
      <w:lvlText w:val=""/>
      <w:lvlJc w:val="left"/>
      <w:pPr>
        <w:tabs>
          <w:tab w:val="num" w:pos="1770"/>
        </w:tabs>
        <w:ind w:left="1770" w:hanging="400"/>
      </w:pPr>
      <w:rPr>
        <w:rFonts w:ascii="Wingdings" w:hAnsi="Wingdings" w:hint="default"/>
      </w:rPr>
    </w:lvl>
    <w:lvl w:ilvl="3" w:tplc="04090001" w:tentative="1">
      <w:start w:val="1"/>
      <w:numFmt w:val="bullet"/>
      <w:lvlText w:val=""/>
      <w:lvlJc w:val="left"/>
      <w:pPr>
        <w:tabs>
          <w:tab w:val="num" w:pos="2170"/>
        </w:tabs>
        <w:ind w:left="2170" w:hanging="400"/>
      </w:pPr>
      <w:rPr>
        <w:rFonts w:ascii="Wingdings" w:hAnsi="Wingdings" w:hint="default"/>
      </w:rPr>
    </w:lvl>
    <w:lvl w:ilvl="4" w:tplc="04090003" w:tentative="1">
      <w:start w:val="1"/>
      <w:numFmt w:val="bullet"/>
      <w:lvlText w:val=""/>
      <w:lvlJc w:val="left"/>
      <w:pPr>
        <w:tabs>
          <w:tab w:val="num" w:pos="2570"/>
        </w:tabs>
        <w:ind w:left="2570" w:hanging="400"/>
      </w:pPr>
      <w:rPr>
        <w:rFonts w:ascii="Wingdings" w:hAnsi="Wingdings" w:hint="default"/>
      </w:rPr>
    </w:lvl>
    <w:lvl w:ilvl="5" w:tplc="04090005" w:tentative="1">
      <w:start w:val="1"/>
      <w:numFmt w:val="bullet"/>
      <w:lvlText w:val=""/>
      <w:lvlJc w:val="left"/>
      <w:pPr>
        <w:tabs>
          <w:tab w:val="num" w:pos="2970"/>
        </w:tabs>
        <w:ind w:left="2970" w:hanging="400"/>
      </w:pPr>
      <w:rPr>
        <w:rFonts w:ascii="Wingdings" w:hAnsi="Wingdings" w:hint="default"/>
      </w:rPr>
    </w:lvl>
    <w:lvl w:ilvl="6" w:tplc="04090001" w:tentative="1">
      <w:start w:val="1"/>
      <w:numFmt w:val="bullet"/>
      <w:lvlText w:val=""/>
      <w:lvlJc w:val="left"/>
      <w:pPr>
        <w:tabs>
          <w:tab w:val="num" w:pos="3370"/>
        </w:tabs>
        <w:ind w:left="3370" w:hanging="400"/>
      </w:pPr>
      <w:rPr>
        <w:rFonts w:ascii="Wingdings" w:hAnsi="Wingdings" w:hint="default"/>
      </w:rPr>
    </w:lvl>
    <w:lvl w:ilvl="7" w:tplc="04090003" w:tentative="1">
      <w:start w:val="1"/>
      <w:numFmt w:val="bullet"/>
      <w:lvlText w:val=""/>
      <w:lvlJc w:val="left"/>
      <w:pPr>
        <w:tabs>
          <w:tab w:val="num" w:pos="3770"/>
        </w:tabs>
        <w:ind w:left="3770" w:hanging="400"/>
      </w:pPr>
      <w:rPr>
        <w:rFonts w:ascii="Wingdings" w:hAnsi="Wingdings" w:hint="default"/>
      </w:rPr>
    </w:lvl>
    <w:lvl w:ilvl="8" w:tplc="04090005" w:tentative="1">
      <w:start w:val="1"/>
      <w:numFmt w:val="bullet"/>
      <w:lvlText w:val=""/>
      <w:lvlJc w:val="left"/>
      <w:pPr>
        <w:tabs>
          <w:tab w:val="num" w:pos="4170"/>
        </w:tabs>
        <w:ind w:left="4170" w:hanging="400"/>
      </w:pPr>
      <w:rPr>
        <w:rFonts w:ascii="Wingdings" w:hAnsi="Wingdings" w:hint="default"/>
      </w:rPr>
    </w:lvl>
  </w:abstractNum>
  <w:abstractNum w:abstractNumId="23" w15:restartNumberingAfterBreak="0">
    <w:nsid w:val="2B6D3A05"/>
    <w:multiLevelType w:val="hybridMultilevel"/>
    <w:tmpl w:val="7C80BB12"/>
    <w:lvl w:ilvl="0" w:tplc="BB705A80">
      <w:start w:val="1"/>
      <w:numFmt w:val="decimal"/>
      <w:lvlText w:val="%1. "/>
      <w:lvlJc w:val="left"/>
      <w:pPr>
        <w:ind w:left="400" w:hanging="400"/>
      </w:pPr>
      <w:rPr>
        <w:rFonts w:eastAsia="Malgun Gothic" w:hint="eastAsia"/>
        <w:b w:val="0"/>
        <w:i w:val="0"/>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2CF74C2D"/>
    <w:multiLevelType w:val="hybridMultilevel"/>
    <w:tmpl w:val="B120AE26"/>
    <w:lvl w:ilvl="0" w:tplc="8E46986A">
      <w:numFmt w:val="bullet"/>
      <w:pStyle w:val="4"/>
      <w:lvlText w:val=""/>
      <w:lvlJc w:val="left"/>
      <w:pPr>
        <w:ind w:left="771" w:hanging="420"/>
      </w:pPr>
      <w:rPr>
        <w:rFonts w:ascii="Wingdings" w:eastAsia="Malgun Gothic" w:hAnsi="Wingdings" w:cs="Times New Roman" w:hint="default"/>
      </w:rPr>
    </w:lvl>
    <w:lvl w:ilvl="1" w:tplc="0409000B" w:tentative="1">
      <w:start w:val="1"/>
      <w:numFmt w:val="bullet"/>
      <w:lvlText w:val=""/>
      <w:lvlJc w:val="left"/>
      <w:pPr>
        <w:ind w:left="1191" w:hanging="420"/>
      </w:pPr>
      <w:rPr>
        <w:rFonts w:ascii="Wingdings" w:hAnsi="Wingdings" w:hint="default"/>
      </w:rPr>
    </w:lvl>
    <w:lvl w:ilvl="2" w:tplc="0409000D" w:tentative="1">
      <w:start w:val="1"/>
      <w:numFmt w:val="bullet"/>
      <w:lvlText w:val=""/>
      <w:lvlJc w:val="left"/>
      <w:pPr>
        <w:ind w:left="1611" w:hanging="420"/>
      </w:pPr>
      <w:rPr>
        <w:rFonts w:ascii="Wingdings" w:hAnsi="Wingdings" w:hint="default"/>
      </w:rPr>
    </w:lvl>
    <w:lvl w:ilvl="3" w:tplc="04090001" w:tentative="1">
      <w:start w:val="1"/>
      <w:numFmt w:val="bullet"/>
      <w:lvlText w:val=""/>
      <w:lvlJc w:val="left"/>
      <w:pPr>
        <w:ind w:left="2031" w:hanging="420"/>
      </w:pPr>
      <w:rPr>
        <w:rFonts w:ascii="Wingdings" w:hAnsi="Wingdings" w:hint="default"/>
      </w:rPr>
    </w:lvl>
    <w:lvl w:ilvl="4" w:tplc="0409000B" w:tentative="1">
      <w:start w:val="1"/>
      <w:numFmt w:val="bullet"/>
      <w:lvlText w:val=""/>
      <w:lvlJc w:val="left"/>
      <w:pPr>
        <w:ind w:left="2451" w:hanging="420"/>
      </w:pPr>
      <w:rPr>
        <w:rFonts w:ascii="Wingdings" w:hAnsi="Wingdings" w:hint="default"/>
      </w:rPr>
    </w:lvl>
    <w:lvl w:ilvl="5" w:tplc="0409000D" w:tentative="1">
      <w:start w:val="1"/>
      <w:numFmt w:val="bullet"/>
      <w:lvlText w:val=""/>
      <w:lvlJc w:val="left"/>
      <w:pPr>
        <w:ind w:left="2871" w:hanging="420"/>
      </w:pPr>
      <w:rPr>
        <w:rFonts w:ascii="Wingdings" w:hAnsi="Wingdings" w:hint="default"/>
      </w:rPr>
    </w:lvl>
    <w:lvl w:ilvl="6" w:tplc="04090001" w:tentative="1">
      <w:start w:val="1"/>
      <w:numFmt w:val="bullet"/>
      <w:lvlText w:val=""/>
      <w:lvlJc w:val="left"/>
      <w:pPr>
        <w:ind w:left="3291" w:hanging="420"/>
      </w:pPr>
      <w:rPr>
        <w:rFonts w:ascii="Wingdings" w:hAnsi="Wingdings" w:hint="default"/>
      </w:rPr>
    </w:lvl>
    <w:lvl w:ilvl="7" w:tplc="0409000B" w:tentative="1">
      <w:start w:val="1"/>
      <w:numFmt w:val="bullet"/>
      <w:lvlText w:val=""/>
      <w:lvlJc w:val="left"/>
      <w:pPr>
        <w:ind w:left="3711" w:hanging="420"/>
      </w:pPr>
      <w:rPr>
        <w:rFonts w:ascii="Wingdings" w:hAnsi="Wingdings" w:hint="default"/>
      </w:rPr>
    </w:lvl>
    <w:lvl w:ilvl="8" w:tplc="0409000D" w:tentative="1">
      <w:start w:val="1"/>
      <w:numFmt w:val="bullet"/>
      <w:lvlText w:val=""/>
      <w:lvlJc w:val="left"/>
      <w:pPr>
        <w:ind w:left="4131" w:hanging="420"/>
      </w:pPr>
      <w:rPr>
        <w:rFonts w:ascii="Wingdings" w:hAnsi="Wingdings" w:hint="default"/>
      </w:rPr>
    </w:lvl>
  </w:abstractNum>
  <w:abstractNum w:abstractNumId="25" w15:restartNumberingAfterBreak="0">
    <w:nsid w:val="2DED0884"/>
    <w:multiLevelType w:val="hybridMultilevel"/>
    <w:tmpl w:val="9FA4FF2C"/>
    <w:lvl w:ilvl="0" w:tplc="CD8CF290">
      <w:start w:val="1"/>
      <w:numFmt w:val="bullet"/>
      <w:lvlText w:val=""/>
      <w:lvlJc w:val="left"/>
      <w:pPr>
        <w:ind w:left="1988" w:hanging="400"/>
      </w:pPr>
      <w:rPr>
        <w:rFonts w:ascii="Wingdings" w:hAnsi="Wingdings" w:hint="default"/>
        <w:b w:val="0"/>
        <w:i w:val="0"/>
        <w:sz w:val="20"/>
      </w:rPr>
    </w:lvl>
    <w:lvl w:ilvl="1" w:tplc="04090003" w:tentative="1">
      <w:start w:val="1"/>
      <w:numFmt w:val="bullet"/>
      <w:lvlText w:val=""/>
      <w:lvlJc w:val="left"/>
      <w:pPr>
        <w:ind w:left="2731" w:hanging="400"/>
      </w:pPr>
      <w:rPr>
        <w:rFonts w:ascii="Wingdings" w:hAnsi="Wingdings" w:hint="default"/>
      </w:rPr>
    </w:lvl>
    <w:lvl w:ilvl="2" w:tplc="04090005" w:tentative="1">
      <w:start w:val="1"/>
      <w:numFmt w:val="bullet"/>
      <w:lvlText w:val=""/>
      <w:lvlJc w:val="left"/>
      <w:pPr>
        <w:ind w:left="3131" w:hanging="400"/>
      </w:pPr>
      <w:rPr>
        <w:rFonts w:ascii="Wingdings" w:hAnsi="Wingdings" w:hint="default"/>
      </w:rPr>
    </w:lvl>
    <w:lvl w:ilvl="3" w:tplc="04090001" w:tentative="1">
      <w:start w:val="1"/>
      <w:numFmt w:val="bullet"/>
      <w:lvlText w:val=""/>
      <w:lvlJc w:val="left"/>
      <w:pPr>
        <w:ind w:left="3531" w:hanging="400"/>
      </w:pPr>
      <w:rPr>
        <w:rFonts w:ascii="Wingdings" w:hAnsi="Wingdings" w:hint="default"/>
      </w:rPr>
    </w:lvl>
    <w:lvl w:ilvl="4" w:tplc="04090003" w:tentative="1">
      <w:start w:val="1"/>
      <w:numFmt w:val="bullet"/>
      <w:lvlText w:val=""/>
      <w:lvlJc w:val="left"/>
      <w:pPr>
        <w:ind w:left="3931" w:hanging="400"/>
      </w:pPr>
      <w:rPr>
        <w:rFonts w:ascii="Wingdings" w:hAnsi="Wingdings" w:hint="default"/>
      </w:rPr>
    </w:lvl>
    <w:lvl w:ilvl="5" w:tplc="04090005" w:tentative="1">
      <w:start w:val="1"/>
      <w:numFmt w:val="bullet"/>
      <w:lvlText w:val=""/>
      <w:lvlJc w:val="left"/>
      <w:pPr>
        <w:ind w:left="4331" w:hanging="400"/>
      </w:pPr>
      <w:rPr>
        <w:rFonts w:ascii="Wingdings" w:hAnsi="Wingdings" w:hint="default"/>
      </w:rPr>
    </w:lvl>
    <w:lvl w:ilvl="6" w:tplc="04090001" w:tentative="1">
      <w:start w:val="1"/>
      <w:numFmt w:val="bullet"/>
      <w:lvlText w:val=""/>
      <w:lvlJc w:val="left"/>
      <w:pPr>
        <w:ind w:left="4731" w:hanging="400"/>
      </w:pPr>
      <w:rPr>
        <w:rFonts w:ascii="Wingdings" w:hAnsi="Wingdings" w:hint="default"/>
      </w:rPr>
    </w:lvl>
    <w:lvl w:ilvl="7" w:tplc="04090003" w:tentative="1">
      <w:start w:val="1"/>
      <w:numFmt w:val="bullet"/>
      <w:lvlText w:val=""/>
      <w:lvlJc w:val="left"/>
      <w:pPr>
        <w:ind w:left="5131" w:hanging="400"/>
      </w:pPr>
      <w:rPr>
        <w:rFonts w:ascii="Wingdings" w:hAnsi="Wingdings" w:hint="default"/>
      </w:rPr>
    </w:lvl>
    <w:lvl w:ilvl="8" w:tplc="04090005" w:tentative="1">
      <w:start w:val="1"/>
      <w:numFmt w:val="bullet"/>
      <w:lvlText w:val=""/>
      <w:lvlJc w:val="left"/>
      <w:pPr>
        <w:ind w:left="5531" w:hanging="400"/>
      </w:pPr>
      <w:rPr>
        <w:rFonts w:ascii="Wingdings" w:hAnsi="Wingdings" w:hint="default"/>
      </w:rPr>
    </w:lvl>
  </w:abstractNum>
  <w:abstractNum w:abstractNumId="26" w15:restartNumberingAfterBreak="0">
    <w:nsid w:val="30F8539C"/>
    <w:multiLevelType w:val="hybridMultilevel"/>
    <w:tmpl w:val="1F5A2550"/>
    <w:lvl w:ilvl="0" w:tplc="BA606CEC">
      <w:start w:val="1"/>
      <w:numFmt w:val="lowerLetter"/>
      <w:pStyle w:val="-32"/>
      <w:lvlText w:val="(%1)."/>
      <w:lvlJc w:val="left"/>
      <w:pPr>
        <w:ind w:left="1197" w:hanging="400"/>
      </w:pPr>
      <w:rPr>
        <w:rFonts w:hint="eastAsia"/>
        <w:b w:val="0"/>
        <w:i w:val="0"/>
        <w:sz w:val="20"/>
      </w:rPr>
    </w:lvl>
    <w:lvl w:ilvl="1" w:tplc="04090019" w:tentative="1">
      <w:start w:val="1"/>
      <w:numFmt w:val="upperLetter"/>
      <w:lvlText w:val="%2."/>
      <w:lvlJc w:val="left"/>
      <w:pPr>
        <w:ind w:left="1597" w:hanging="400"/>
      </w:pPr>
    </w:lvl>
    <w:lvl w:ilvl="2" w:tplc="0409001B" w:tentative="1">
      <w:start w:val="1"/>
      <w:numFmt w:val="lowerRoman"/>
      <w:lvlText w:val="%3."/>
      <w:lvlJc w:val="right"/>
      <w:pPr>
        <w:ind w:left="1997" w:hanging="400"/>
      </w:pPr>
    </w:lvl>
    <w:lvl w:ilvl="3" w:tplc="0409000F" w:tentative="1">
      <w:start w:val="1"/>
      <w:numFmt w:val="decimal"/>
      <w:lvlText w:val="%4."/>
      <w:lvlJc w:val="left"/>
      <w:pPr>
        <w:ind w:left="2397" w:hanging="400"/>
      </w:pPr>
    </w:lvl>
    <w:lvl w:ilvl="4" w:tplc="04090019" w:tentative="1">
      <w:start w:val="1"/>
      <w:numFmt w:val="upperLetter"/>
      <w:lvlText w:val="%5."/>
      <w:lvlJc w:val="left"/>
      <w:pPr>
        <w:ind w:left="2797" w:hanging="400"/>
      </w:pPr>
    </w:lvl>
    <w:lvl w:ilvl="5" w:tplc="0409001B" w:tentative="1">
      <w:start w:val="1"/>
      <w:numFmt w:val="lowerRoman"/>
      <w:lvlText w:val="%6."/>
      <w:lvlJc w:val="right"/>
      <w:pPr>
        <w:ind w:left="3197" w:hanging="400"/>
      </w:pPr>
    </w:lvl>
    <w:lvl w:ilvl="6" w:tplc="0409000F" w:tentative="1">
      <w:start w:val="1"/>
      <w:numFmt w:val="decimal"/>
      <w:lvlText w:val="%7."/>
      <w:lvlJc w:val="left"/>
      <w:pPr>
        <w:ind w:left="3597" w:hanging="400"/>
      </w:pPr>
    </w:lvl>
    <w:lvl w:ilvl="7" w:tplc="04090019" w:tentative="1">
      <w:start w:val="1"/>
      <w:numFmt w:val="upperLetter"/>
      <w:lvlText w:val="%8."/>
      <w:lvlJc w:val="left"/>
      <w:pPr>
        <w:ind w:left="3997" w:hanging="400"/>
      </w:pPr>
    </w:lvl>
    <w:lvl w:ilvl="8" w:tplc="0409001B" w:tentative="1">
      <w:start w:val="1"/>
      <w:numFmt w:val="lowerRoman"/>
      <w:lvlText w:val="%9."/>
      <w:lvlJc w:val="right"/>
      <w:pPr>
        <w:ind w:left="4397" w:hanging="400"/>
      </w:pPr>
    </w:lvl>
  </w:abstractNum>
  <w:abstractNum w:abstractNumId="27" w15:restartNumberingAfterBreak="0">
    <w:nsid w:val="31682524"/>
    <w:multiLevelType w:val="hybridMultilevel"/>
    <w:tmpl w:val="597C54EA"/>
    <w:lvl w:ilvl="0" w:tplc="11A41F40">
      <w:start w:val="1"/>
      <w:numFmt w:val="bullet"/>
      <w:pStyle w:val="a"/>
      <w:lvlText w:val=""/>
      <w:lvlJc w:val="left"/>
      <w:pPr>
        <w:ind w:left="800" w:hanging="400"/>
      </w:pPr>
      <w:rPr>
        <w:rFonts w:ascii="Wingdings" w:hAnsi="Wingdings" w:hint="default"/>
        <w:b w:val="0"/>
        <w:i w:val="0"/>
        <w:sz w:val="18"/>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33A03DD5"/>
    <w:multiLevelType w:val="hybridMultilevel"/>
    <w:tmpl w:val="540A62E0"/>
    <w:lvl w:ilvl="0" w:tplc="8DCE92EC">
      <w:start w:val="1"/>
      <w:numFmt w:val="aiueo"/>
      <w:pStyle w:val="5"/>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340E30E1"/>
    <w:multiLevelType w:val="hybridMultilevel"/>
    <w:tmpl w:val="EF18FFA8"/>
    <w:lvl w:ilvl="0" w:tplc="5B1A65C4">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34D623A9"/>
    <w:multiLevelType w:val="hybridMultilevel"/>
    <w:tmpl w:val="7F00BE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34D9140C"/>
    <w:multiLevelType w:val="hybridMultilevel"/>
    <w:tmpl w:val="B82ACA80"/>
    <w:lvl w:ilvl="0" w:tplc="189EE0D2">
      <w:start w:val="1"/>
      <w:numFmt w:val="bullet"/>
      <w:pStyle w:val="a1"/>
      <w:lvlText w:val=""/>
      <w:lvlJc w:val="left"/>
      <w:pPr>
        <w:ind w:left="1673" w:hanging="420"/>
      </w:pPr>
      <w:rPr>
        <w:rFonts w:ascii="Wingdings" w:hAnsi="Wingdings" w:hint="default"/>
      </w:rPr>
    </w:lvl>
    <w:lvl w:ilvl="1" w:tplc="0409000B" w:tentative="1">
      <w:start w:val="1"/>
      <w:numFmt w:val="bullet"/>
      <w:lvlText w:val=""/>
      <w:lvlJc w:val="left"/>
      <w:pPr>
        <w:ind w:left="2093" w:hanging="420"/>
      </w:pPr>
      <w:rPr>
        <w:rFonts w:ascii="Wingdings" w:hAnsi="Wingdings" w:hint="default"/>
      </w:rPr>
    </w:lvl>
    <w:lvl w:ilvl="2" w:tplc="0409000D" w:tentative="1">
      <w:start w:val="1"/>
      <w:numFmt w:val="bullet"/>
      <w:lvlText w:val=""/>
      <w:lvlJc w:val="left"/>
      <w:pPr>
        <w:ind w:left="2513" w:hanging="420"/>
      </w:pPr>
      <w:rPr>
        <w:rFonts w:ascii="Wingdings" w:hAnsi="Wingdings" w:hint="default"/>
      </w:rPr>
    </w:lvl>
    <w:lvl w:ilvl="3" w:tplc="04090001" w:tentative="1">
      <w:start w:val="1"/>
      <w:numFmt w:val="bullet"/>
      <w:lvlText w:val=""/>
      <w:lvlJc w:val="left"/>
      <w:pPr>
        <w:ind w:left="2933" w:hanging="420"/>
      </w:pPr>
      <w:rPr>
        <w:rFonts w:ascii="Wingdings" w:hAnsi="Wingdings" w:hint="default"/>
      </w:rPr>
    </w:lvl>
    <w:lvl w:ilvl="4" w:tplc="0409000B" w:tentative="1">
      <w:start w:val="1"/>
      <w:numFmt w:val="bullet"/>
      <w:lvlText w:val=""/>
      <w:lvlJc w:val="left"/>
      <w:pPr>
        <w:ind w:left="3353" w:hanging="420"/>
      </w:pPr>
      <w:rPr>
        <w:rFonts w:ascii="Wingdings" w:hAnsi="Wingdings" w:hint="default"/>
      </w:rPr>
    </w:lvl>
    <w:lvl w:ilvl="5" w:tplc="0409000D" w:tentative="1">
      <w:start w:val="1"/>
      <w:numFmt w:val="bullet"/>
      <w:lvlText w:val=""/>
      <w:lvlJc w:val="left"/>
      <w:pPr>
        <w:ind w:left="3773" w:hanging="420"/>
      </w:pPr>
      <w:rPr>
        <w:rFonts w:ascii="Wingdings" w:hAnsi="Wingdings" w:hint="default"/>
      </w:rPr>
    </w:lvl>
    <w:lvl w:ilvl="6" w:tplc="04090001" w:tentative="1">
      <w:start w:val="1"/>
      <w:numFmt w:val="bullet"/>
      <w:lvlText w:val=""/>
      <w:lvlJc w:val="left"/>
      <w:pPr>
        <w:ind w:left="4193" w:hanging="420"/>
      </w:pPr>
      <w:rPr>
        <w:rFonts w:ascii="Wingdings" w:hAnsi="Wingdings" w:hint="default"/>
      </w:rPr>
    </w:lvl>
    <w:lvl w:ilvl="7" w:tplc="0409000B" w:tentative="1">
      <w:start w:val="1"/>
      <w:numFmt w:val="bullet"/>
      <w:lvlText w:val=""/>
      <w:lvlJc w:val="left"/>
      <w:pPr>
        <w:ind w:left="4613" w:hanging="420"/>
      </w:pPr>
      <w:rPr>
        <w:rFonts w:ascii="Wingdings" w:hAnsi="Wingdings" w:hint="default"/>
      </w:rPr>
    </w:lvl>
    <w:lvl w:ilvl="8" w:tplc="0409000D" w:tentative="1">
      <w:start w:val="1"/>
      <w:numFmt w:val="bullet"/>
      <w:lvlText w:val=""/>
      <w:lvlJc w:val="left"/>
      <w:pPr>
        <w:ind w:left="5033" w:hanging="420"/>
      </w:pPr>
      <w:rPr>
        <w:rFonts w:ascii="Wingdings" w:hAnsi="Wingdings" w:hint="default"/>
      </w:rPr>
    </w:lvl>
  </w:abstractNum>
  <w:abstractNum w:abstractNumId="32" w15:restartNumberingAfterBreak="0">
    <w:nsid w:val="3B294205"/>
    <w:multiLevelType w:val="hybridMultilevel"/>
    <w:tmpl w:val="ED4C3D66"/>
    <w:lvl w:ilvl="0" w:tplc="330CA41C">
      <w:start w:val="1"/>
      <w:numFmt w:val="decimal"/>
      <w:pStyle w:val="1-111"/>
      <w:lvlText w:val="-%1"/>
      <w:lvlJc w:val="left"/>
      <w:pPr>
        <w:ind w:left="597" w:hanging="400"/>
      </w:pPr>
      <w:rPr>
        <w:rFonts w:ascii="Malgun Gothic" w:hAnsi="Malgun Gothic" w:hint="eastAsia"/>
      </w:rPr>
    </w:lvl>
    <w:lvl w:ilvl="1" w:tplc="04090019" w:tentative="1">
      <w:start w:val="1"/>
      <w:numFmt w:val="upperLetter"/>
      <w:lvlText w:val="%2."/>
      <w:lvlJc w:val="left"/>
      <w:pPr>
        <w:ind w:left="997" w:hanging="400"/>
      </w:pPr>
    </w:lvl>
    <w:lvl w:ilvl="2" w:tplc="0409001B" w:tentative="1">
      <w:start w:val="1"/>
      <w:numFmt w:val="lowerRoman"/>
      <w:lvlText w:val="%3."/>
      <w:lvlJc w:val="right"/>
      <w:pPr>
        <w:ind w:left="1397" w:hanging="400"/>
      </w:pPr>
    </w:lvl>
    <w:lvl w:ilvl="3" w:tplc="0409000F" w:tentative="1">
      <w:start w:val="1"/>
      <w:numFmt w:val="decimal"/>
      <w:lvlText w:val="%4."/>
      <w:lvlJc w:val="left"/>
      <w:pPr>
        <w:ind w:left="1797" w:hanging="400"/>
      </w:pPr>
    </w:lvl>
    <w:lvl w:ilvl="4" w:tplc="04090019" w:tentative="1">
      <w:start w:val="1"/>
      <w:numFmt w:val="upperLetter"/>
      <w:lvlText w:val="%5."/>
      <w:lvlJc w:val="left"/>
      <w:pPr>
        <w:ind w:left="2197" w:hanging="400"/>
      </w:pPr>
    </w:lvl>
    <w:lvl w:ilvl="5" w:tplc="0409001B" w:tentative="1">
      <w:start w:val="1"/>
      <w:numFmt w:val="lowerRoman"/>
      <w:lvlText w:val="%6."/>
      <w:lvlJc w:val="right"/>
      <w:pPr>
        <w:ind w:left="2597" w:hanging="400"/>
      </w:pPr>
    </w:lvl>
    <w:lvl w:ilvl="6" w:tplc="0409000F" w:tentative="1">
      <w:start w:val="1"/>
      <w:numFmt w:val="decimal"/>
      <w:lvlText w:val="%7."/>
      <w:lvlJc w:val="left"/>
      <w:pPr>
        <w:ind w:left="2997" w:hanging="400"/>
      </w:pPr>
    </w:lvl>
    <w:lvl w:ilvl="7" w:tplc="04090019" w:tentative="1">
      <w:start w:val="1"/>
      <w:numFmt w:val="upperLetter"/>
      <w:lvlText w:val="%8."/>
      <w:lvlJc w:val="left"/>
      <w:pPr>
        <w:ind w:left="3397" w:hanging="400"/>
      </w:pPr>
    </w:lvl>
    <w:lvl w:ilvl="8" w:tplc="0409001B" w:tentative="1">
      <w:start w:val="1"/>
      <w:numFmt w:val="lowerRoman"/>
      <w:lvlText w:val="%9."/>
      <w:lvlJc w:val="right"/>
      <w:pPr>
        <w:ind w:left="3797" w:hanging="400"/>
      </w:pPr>
    </w:lvl>
  </w:abstractNum>
  <w:abstractNum w:abstractNumId="33" w15:restartNumberingAfterBreak="0">
    <w:nsid w:val="3DD71E2F"/>
    <w:multiLevelType w:val="hybridMultilevel"/>
    <w:tmpl w:val="0A386A30"/>
    <w:lvl w:ilvl="0" w:tplc="6700D196">
      <w:start w:val="1"/>
      <w:numFmt w:val="decimal"/>
      <w:lvlText w:val="第%1章."/>
      <w:lvlJc w:val="left"/>
      <w:pPr>
        <w:tabs>
          <w:tab w:val="num" w:pos="312"/>
        </w:tabs>
        <w:ind w:left="369" w:hanging="227"/>
      </w:pPr>
      <w:rPr>
        <w:rFonts w:hint="eastAsia"/>
        <w:sz w:val="28"/>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4" w15:restartNumberingAfterBreak="0">
    <w:nsid w:val="3E9526D5"/>
    <w:multiLevelType w:val="multilevel"/>
    <w:tmpl w:val="E22C31E2"/>
    <w:lvl w:ilvl="0">
      <w:start w:val="1"/>
      <w:numFmt w:val="decimal"/>
      <w:lvlText w:val="%1."/>
      <w:lvlJc w:val="left"/>
      <w:pPr>
        <w:tabs>
          <w:tab w:val="num" w:pos="397"/>
        </w:tabs>
        <w:ind w:left="397" w:hanging="397"/>
      </w:pPr>
      <w:rPr>
        <w:rFonts w:ascii="Times" w:eastAsia="BatangChe" w:hAnsi="Times" w:hint="default"/>
        <w:b w:val="0"/>
        <w:i w:val="0"/>
        <w:sz w:val="22"/>
        <w:szCs w:val="22"/>
      </w:rPr>
    </w:lvl>
    <w:lvl w:ilvl="1">
      <w:start w:val="1"/>
      <w:numFmt w:val="bullet"/>
      <w:lvlText w:val=""/>
      <w:lvlJc w:val="left"/>
      <w:pPr>
        <w:tabs>
          <w:tab w:val="num" w:pos="737"/>
        </w:tabs>
        <w:ind w:left="737" w:hanging="312"/>
      </w:pPr>
      <w:rPr>
        <w:rFonts w:ascii="Wingdings" w:hAnsi="Wingdings" w:hint="default"/>
        <w:b w:val="0"/>
        <w:i w:val="0"/>
        <w:sz w:val="22"/>
        <w:szCs w:val="22"/>
        <w:effect w:val="none"/>
      </w:rPr>
    </w:lvl>
    <w:lvl w:ilvl="2">
      <w:start w:val="1"/>
      <w:numFmt w:val="ganada"/>
      <w:lvlText w:val="%3."/>
      <w:lvlJc w:val="left"/>
      <w:pPr>
        <w:tabs>
          <w:tab w:val="num" w:pos="737"/>
        </w:tabs>
        <w:ind w:left="737" w:hanging="340"/>
      </w:pPr>
      <w:rPr>
        <w:rFonts w:ascii="Times" w:eastAsia="BatangChe" w:hAnsi="Times" w:hint="default"/>
        <w:b w:val="0"/>
        <w:i w:val="0"/>
        <w:sz w:val="22"/>
        <w:szCs w:val="22"/>
        <w:lang w:val="en-US"/>
      </w:rPr>
    </w:lvl>
    <w:lvl w:ilvl="3">
      <w:start w:val="1"/>
      <w:numFmt w:val="bullet"/>
      <w:lvlText w:val=""/>
      <w:lvlJc w:val="left"/>
      <w:pPr>
        <w:tabs>
          <w:tab w:val="num" w:pos="1134"/>
        </w:tabs>
        <w:ind w:left="1134" w:hanging="369"/>
      </w:pPr>
      <w:rPr>
        <w:rFonts w:ascii="Wingdings" w:hAnsi="Wingdings" w:hint="default"/>
        <w:b w:val="0"/>
        <w:i w:val="0"/>
        <w:sz w:val="22"/>
        <w:szCs w:val="22"/>
      </w:rPr>
    </w:lvl>
    <w:lvl w:ilvl="4">
      <w:start w:val="1"/>
      <w:numFmt w:val="decimalFullWidth"/>
      <w:lvlText w:val="(%5)"/>
      <w:lvlJc w:val="left"/>
      <w:pPr>
        <w:tabs>
          <w:tab w:val="num" w:pos="1134"/>
        </w:tabs>
        <w:ind w:left="1134" w:hanging="624"/>
      </w:pPr>
      <w:rPr>
        <w:rFonts w:ascii="Times" w:eastAsia="BatangChe" w:hAnsi="Times" w:hint="default"/>
        <w:b w:val="0"/>
        <w:i w:val="0"/>
        <w:sz w:val="22"/>
        <w:szCs w:val="22"/>
      </w:rPr>
    </w:lvl>
    <w:lvl w:ilvl="5">
      <w:start w:val="1"/>
      <w:numFmt w:val="bullet"/>
      <w:lvlText w:val=""/>
      <w:lvlJc w:val="left"/>
      <w:pPr>
        <w:tabs>
          <w:tab w:val="num" w:pos="1474"/>
        </w:tabs>
        <w:ind w:left="1474" w:hanging="312"/>
      </w:pPr>
      <w:rPr>
        <w:rFonts w:ascii="Wingdings" w:hAnsi="Wingdings" w:hint="default"/>
        <w:b w:val="0"/>
        <w:i w:val="0"/>
        <w:sz w:val="22"/>
        <w:szCs w:val="22"/>
      </w:rPr>
    </w:lvl>
    <w:lvl w:ilvl="6">
      <w:start w:val="1"/>
      <w:numFmt w:val="ganada"/>
      <w:lvlText w:val="(%7)"/>
      <w:lvlJc w:val="left"/>
      <w:pPr>
        <w:tabs>
          <w:tab w:val="num" w:pos="1474"/>
        </w:tabs>
        <w:ind w:left="1474" w:hanging="453"/>
      </w:pPr>
      <w:rPr>
        <w:rFonts w:ascii="Times New Roman" w:eastAsia="BatangChe" w:hAnsi="Times New Roman" w:hint="default"/>
        <w:b w:val="0"/>
        <w:i w:val="0"/>
        <w:sz w:val="22"/>
        <w:szCs w:val="22"/>
      </w:rPr>
    </w:lvl>
    <w:lvl w:ilvl="7">
      <w:start w:val="1"/>
      <w:numFmt w:val="bullet"/>
      <w:lvlText w:val=""/>
      <w:lvlJc w:val="left"/>
      <w:pPr>
        <w:tabs>
          <w:tab w:val="num" w:pos="1758"/>
        </w:tabs>
        <w:ind w:left="1758" w:hanging="227"/>
      </w:pPr>
      <w:rPr>
        <w:rFonts w:ascii="Symbol" w:hAnsi="Symbol" w:hint="default"/>
        <w:b w:val="0"/>
        <w:i w:val="0"/>
        <w:sz w:val="22"/>
      </w:rPr>
    </w:lvl>
    <w:lvl w:ilvl="8">
      <w:start w:val="1"/>
      <w:numFmt w:val="bullet"/>
      <w:lvlText w:val="-"/>
      <w:lvlJc w:val="left"/>
      <w:pPr>
        <w:tabs>
          <w:tab w:val="num" w:pos="2098"/>
        </w:tabs>
        <w:ind w:left="2098" w:hanging="284"/>
      </w:pPr>
      <w:rPr>
        <w:rFonts w:ascii="Batang" w:eastAsia="Batang" w:hAnsi="Batang" w:hint="eastAsia"/>
      </w:rPr>
    </w:lvl>
  </w:abstractNum>
  <w:abstractNum w:abstractNumId="35" w15:restartNumberingAfterBreak="0">
    <w:nsid w:val="3F350E8A"/>
    <w:multiLevelType w:val="multilevel"/>
    <w:tmpl w:val="C2A834C2"/>
    <w:lvl w:ilvl="0">
      <w:start w:val="1"/>
      <w:numFmt w:val="decimal"/>
      <w:lvlText w:val="第%1章. "/>
      <w:lvlJc w:val="left"/>
      <w:pPr>
        <w:ind w:left="397" w:hanging="397"/>
      </w:pPr>
      <w:rPr>
        <w:rFonts w:ascii="Arial" w:eastAsia="ＭＳ Ｐゴシック" w:hAnsi="Arial" w:cstheme="majorHAnsi" w:hint="default"/>
        <w:b/>
        <w:i w:val="0"/>
        <w:sz w:val="28"/>
      </w:rPr>
    </w:lvl>
    <w:lvl w:ilvl="1">
      <w:start w:val="1"/>
      <w:numFmt w:val="decimal"/>
      <w:lvlText w:val="%2． "/>
      <w:lvlJc w:val="left"/>
      <w:pPr>
        <w:ind w:left="567" w:hanging="567"/>
      </w:pPr>
      <w:rPr>
        <w:rFonts w:ascii="Arial" w:eastAsia="ＭＳ Ｐゴシック" w:hAnsi="Arial" w:hint="default"/>
        <w:b/>
        <w:bCs w:val="0"/>
        <w:i w:val="0"/>
        <w:iCs w:val="0"/>
        <w:caps w:val="0"/>
        <w:smallCaps w:val="0"/>
        <w:strike w:val="0"/>
        <w:dstrike w:val="0"/>
        <w:outline w:val="0"/>
        <w:shadow w:val="0"/>
        <w:emboss w:val="0"/>
        <w:imprint w:val="0"/>
        <w:noProof w:val="0"/>
        <w:vanish w:val="0"/>
        <w:spacing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3 "/>
      <w:lvlJc w:val="left"/>
      <w:pPr>
        <w:ind w:left="737" w:hanging="737"/>
      </w:pPr>
      <w:rPr>
        <w:rFonts w:ascii="Arial" w:eastAsia="ＭＳ Ｐゴシック" w:hAnsi="Arial" w:hint="default"/>
        <w:b/>
        <w:bCs w:val="0"/>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049" w:hanging="90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2.%3.%4.%5"/>
      <w:lvlJc w:val="left"/>
      <w:pPr>
        <w:ind w:left="1644" w:hanging="1077"/>
      </w:pPr>
      <w:rPr>
        <w:rFonts w:ascii="Arial" w:eastAsia="ＭＳ Ｐゴシック" w:hAnsi="Arial" w:hint="default"/>
        <w:b/>
        <w:i w:val="0"/>
        <w:sz w:val="20"/>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36" w15:restartNumberingAfterBreak="0">
    <w:nsid w:val="41DD7535"/>
    <w:multiLevelType w:val="hybridMultilevel"/>
    <w:tmpl w:val="046035D4"/>
    <w:lvl w:ilvl="0" w:tplc="04090001">
      <w:start w:val="1"/>
      <w:numFmt w:val="bullet"/>
      <w:lvlText w:val=""/>
      <w:lvlJc w:val="left"/>
      <w:pPr>
        <w:ind w:left="2699" w:hanging="420"/>
      </w:pPr>
      <w:rPr>
        <w:rFonts w:ascii="Wingdings" w:hAnsi="Wingdings" w:hint="default"/>
      </w:rPr>
    </w:lvl>
    <w:lvl w:ilvl="1" w:tplc="0409000B" w:tentative="1">
      <w:start w:val="1"/>
      <w:numFmt w:val="bullet"/>
      <w:lvlText w:val=""/>
      <w:lvlJc w:val="left"/>
      <w:pPr>
        <w:ind w:left="3119" w:hanging="420"/>
      </w:pPr>
      <w:rPr>
        <w:rFonts w:ascii="Wingdings" w:hAnsi="Wingdings" w:hint="default"/>
      </w:rPr>
    </w:lvl>
    <w:lvl w:ilvl="2" w:tplc="0409000D" w:tentative="1">
      <w:start w:val="1"/>
      <w:numFmt w:val="bullet"/>
      <w:lvlText w:val=""/>
      <w:lvlJc w:val="left"/>
      <w:pPr>
        <w:ind w:left="3539" w:hanging="420"/>
      </w:pPr>
      <w:rPr>
        <w:rFonts w:ascii="Wingdings" w:hAnsi="Wingdings" w:hint="default"/>
      </w:rPr>
    </w:lvl>
    <w:lvl w:ilvl="3" w:tplc="04090001" w:tentative="1">
      <w:start w:val="1"/>
      <w:numFmt w:val="bullet"/>
      <w:lvlText w:val=""/>
      <w:lvlJc w:val="left"/>
      <w:pPr>
        <w:ind w:left="3959" w:hanging="420"/>
      </w:pPr>
      <w:rPr>
        <w:rFonts w:ascii="Wingdings" w:hAnsi="Wingdings" w:hint="default"/>
      </w:rPr>
    </w:lvl>
    <w:lvl w:ilvl="4" w:tplc="0409000B" w:tentative="1">
      <w:start w:val="1"/>
      <w:numFmt w:val="bullet"/>
      <w:lvlText w:val=""/>
      <w:lvlJc w:val="left"/>
      <w:pPr>
        <w:ind w:left="4379" w:hanging="420"/>
      </w:pPr>
      <w:rPr>
        <w:rFonts w:ascii="Wingdings" w:hAnsi="Wingdings" w:hint="default"/>
      </w:rPr>
    </w:lvl>
    <w:lvl w:ilvl="5" w:tplc="0409000D" w:tentative="1">
      <w:start w:val="1"/>
      <w:numFmt w:val="bullet"/>
      <w:lvlText w:val=""/>
      <w:lvlJc w:val="left"/>
      <w:pPr>
        <w:ind w:left="4799" w:hanging="420"/>
      </w:pPr>
      <w:rPr>
        <w:rFonts w:ascii="Wingdings" w:hAnsi="Wingdings" w:hint="default"/>
      </w:rPr>
    </w:lvl>
    <w:lvl w:ilvl="6" w:tplc="04090001" w:tentative="1">
      <w:start w:val="1"/>
      <w:numFmt w:val="bullet"/>
      <w:lvlText w:val=""/>
      <w:lvlJc w:val="left"/>
      <w:pPr>
        <w:ind w:left="5219" w:hanging="420"/>
      </w:pPr>
      <w:rPr>
        <w:rFonts w:ascii="Wingdings" w:hAnsi="Wingdings" w:hint="default"/>
      </w:rPr>
    </w:lvl>
    <w:lvl w:ilvl="7" w:tplc="0409000B" w:tentative="1">
      <w:start w:val="1"/>
      <w:numFmt w:val="bullet"/>
      <w:lvlText w:val=""/>
      <w:lvlJc w:val="left"/>
      <w:pPr>
        <w:ind w:left="5639" w:hanging="420"/>
      </w:pPr>
      <w:rPr>
        <w:rFonts w:ascii="Wingdings" w:hAnsi="Wingdings" w:hint="default"/>
      </w:rPr>
    </w:lvl>
    <w:lvl w:ilvl="8" w:tplc="0409000D" w:tentative="1">
      <w:start w:val="1"/>
      <w:numFmt w:val="bullet"/>
      <w:lvlText w:val=""/>
      <w:lvlJc w:val="left"/>
      <w:pPr>
        <w:ind w:left="6059" w:hanging="420"/>
      </w:pPr>
      <w:rPr>
        <w:rFonts w:ascii="Wingdings" w:hAnsi="Wingdings" w:hint="default"/>
      </w:rPr>
    </w:lvl>
  </w:abstractNum>
  <w:abstractNum w:abstractNumId="37" w15:restartNumberingAfterBreak="0">
    <w:nsid w:val="42EB69EF"/>
    <w:multiLevelType w:val="hybridMultilevel"/>
    <w:tmpl w:val="707A80A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432D5174"/>
    <w:multiLevelType w:val="hybridMultilevel"/>
    <w:tmpl w:val="3C74A93C"/>
    <w:lvl w:ilvl="0" w:tplc="2FB6C2A4">
      <w:start w:val="1"/>
      <w:numFmt w:val="bullet"/>
      <w:lvlText w:val=""/>
      <w:lvlJc w:val="left"/>
      <w:pPr>
        <w:ind w:left="1594" w:hanging="400"/>
      </w:pPr>
      <w:rPr>
        <w:rFonts w:ascii="Wingdings" w:hAnsi="Wingdings" w:hint="default"/>
        <w:b w:val="0"/>
        <w:i w:val="0"/>
        <w:sz w:val="18"/>
      </w:rPr>
    </w:lvl>
    <w:lvl w:ilvl="1" w:tplc="04090003" w:tentative="1">
      <w:start w:val="1"/>
      <w:numFmt w:val="bullet"/>
      <w:lvlText w:val=""/>
      <w:lvlJc w:val="left"/>
      <w:pPr>
        <w:ind w:left="1994" w:hanging="400"/>
      </w:pPr>
      <w:rPr>
        <w:rFonts w:ascii="Wingdings" w:hAnsi="Wingdings" w:hint="default"/>
      </w:rPr>
    </w:lvl>
    <w:lvl w:ilvl="2" w:tplc="04090005" w:tentative="1">
      <w:start w:val="1"/>
      <w:numFmt w:val="bullet"/>
      <w:lvlText w:val=""/>
      <w:lvlJc w:val="left"/>
      <w:pPr>
        <w:ind w:left="2394" w:hanging="400"/>
      </w:pPr>
      <w:rPr>
        <w:rFonts w:ascii="Wingdings" w:hAnsi="Wingdings" w:hint="default"/>
      </w:rPr>
    </w:lvl>
    <w:lvl w:ilvl="3" w:tplc="04090001" w:tentative="1">
      <w:start w:val="1"/>
      <w:numFmt w:val="bullet"/>
      <w:lvlText w:val=""/>
      <w:lvlJc w:val="left"/>
      <w:pPr>
        <w:ind w:left="2794" w:hanging="400"/>
      </w:pPr>
      <w:rPr>
        <w:rFonts w:ascii="Wingdings" w:hAnsi="Wingdings" w:hint="default"/>
      </w:rPr>
    </w:lvl>
    <w:lvl w:ilvl="4" w:tplc="04090003" w:tentative="1">
      <w:start w:val="1"/>
      <w:numFmt w:val="bullet"/>
      <w:lvlText w:val=""/>
      <w:lvlJc w:val="left"/>
      <w:pPr>
        <w:ind w:left="3194" w:hanging="400"/>
      </w:pPr>
      <w:rPr>
        <w:rFonts w:ascii="Wingdings" w:hAnsi="Wingdings" w:hint="default"/>
      </w:rPr>
    </w:lvl>
    <w:lvl w:ilvl="5" w:tplc="04090005" w:tentative="1">
      <w:start w:val="1"/>
      <w:numFmt w:val="bullet"/>
      <w:lvlText w:val=""/>
      <w:lvlJc w:val="left"/>
      <w:pPr>
        <w:ind w:left="3594" w:hanging="400"/>
      </w:pPr>
      <w:rPr>
        <w:rFonts w:ascii="Wingdings" w:hAnsi="Wingdings" w:hint="default"/>
      </w:rPr>
    </w:lvl>
    <w:lvl w:ilvl="6" w:tplc="04090001" w:tentative="1">
      <w:start w:val="1"/>
      <w:numFmt w:val="bullet"/>
      <w:lvlText w:val=""/>
      <w:lvlJc w:val="left"/>
      <w:pPr>
        <w:ind w:left="3994" w:hanging="400"/>
      </w:pPr>
      <w:rPr>
        <w:rFonts w:ascii="Wingdings" w:hAnsi="Wingdings" w:hint="default"/>
      </w:rPr>
    </w:lvl>
    <w:lvl w:ilvl="7" w:tplc="04090003" w:tentative="1">
      <w:start w:val="1"/>
      <w:numFmt w:val="bullet"/>
      <w:lvlText w:val=""/>
      <w:lvlJc w:val="left"/>
      <w:pPr>
        <w:ind w:left="4394" w:hanging="400"/>
      </w:pPr>
      <w:rPr>
        <w:rFonts w:ascii="Wingdings" w:hAnsi="Wingdings" w:hint="default"/>
      </w:rPr>
    </w:lvl>
    <w:lvl w:ilvl="8" w:tplc="04090005" w:tentative="1">
      <w:start w:val="1"/>
      <w:numFmt w:val="bullet"/>
      <w:lvlText w:val=""/>
      <w:lvlJc w:val="left"/>
      <w:pPr>
        <w:ind w:left="4794" w:hanging="400"/>
      </w:pPr>
      <w:rPr>
        <w:rFonts w:ascii="Wingdings" w:hAnsi="Wingdings" w:hint="default"/>
      </w:rPr>
    </w:lvl>
  </w:abstractNum>
  <w:abstractNum w:abstractNumId="39" w15:restartNumberingAfterBreak="0">
    <w:nsid w:val="4374035F"/>
    <w:multiLevelType w:val="multilevel"/>
    <w:tmpl w:val="185E0C94"/>
    <w:lvl w:ilvl="0">
      <w:start w:val="1"/>
      <w:numFmt w:val="decimal"/>
      <w:lvlText w:val="%1. "/>
      <w:lvlJc w:val="left"/>
      <w:pPr>
        <w:ind w:left="397" w:hanging="397"/>
      </w:pPr>
      <w:rPr>
        <w:rFonts w:asciiTheme="majorHAnsi" w:eastAsia="ＭＳ Ｐゴシック" w:hAnsiTheme="majorHAnsi" w:cstheme="majorHAnsi" w:hint="default"/>
        <w:b/>
        <w:i w:val="0"/>
        <w:sz w:val="26"/>
      </w:rPr>
    </w:lvl>
    <w:lvl w:ilvl="1">
      <w:start w:val="1"/>
      <w:numFmt w:val="decimal"/>
      <w:lvlText w:val="%1.%2 "/>
      <w:lvlJc w:val="left"/>
      <w:pPr>
        <w:ind w:left="567" w:hanging="567"/>
      </w:pPr>
      <w:rPr>
        <w:rFonts w:asciiTheme="majorHAnsi" w:eastAsia="Arial Unicode MS" w:hAnsiTheme="majorHAnsi" w:cstheme="majorHAnsi" w:hint="default"/>
        <w:b/>
        <w:i w:val="0"/>
        <w:sz w:val="24"/>
      </w:rPr>
    </w:lvl>
    <w:lvl w:ilvl="2">
      <w:start w:val="1"/>
      <w:numFmt w:val="decimal"/>
      <w:lvlText w:val="%1.%2.%3 "/>
      <w:lvlJc w:val="left"/>
      <w:pPr>
        <w:ind w:left="737" w:hanging="737"/>
      </w:pPr>
      <w:rPr>
        <w:rFonts w:asciiTheme="majorHAnsi" w:eastAsia="Arial Unicode MS" w:hAnsiTheme="majorHAnsi" w:cstheme="majorHAnsi" w:hint="default"/>
        <w:b/>
        <w:bCs w:val="0"/>
        <w:i w:val="0"/>
        <w:iCs w:val="0"/>
        <w:caps w:val="0"/>
        <w:smallCaps w:val="0"/>
        <w:strike w:val="0"/>
        <w:dstrike w:val="0"/>
        <w:outline w:val="0"/>
        <w:shadow w:val="0"/>
        <w:emboss w:val="0"/>
        <w:imprint w:val="0"/>
        <w:vanish w:val="0"/>
        <w:spacing w:val="0"/>
        <w:position w:val="0"/>
        <w:sz w:val="2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907" w:hanging="907"/>
      </w:pPr>
      <w:rPr>
        <w:rFonts w:hint="eastAsia"/>
      </w:rPr>
    </w:lvl>
    <w:lvl w:ilvl="4">
      <w:start w:val="1"/>
      <w:numFmt w:val="decimal"/>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40" w15:restartNumberingAfterBreak="0">
    <w:nsid w:val="445E1CBD"/>
    <w:multiLevelType w:val="hybridMultilevel"/>
    <w:tmpl w:val="4F4EC79C"/>
    <w:lvl w:ilvl="0" w:tplc="AD08BAD6">
      <w:start w:val="1"/>
      <w:numFmt w:val="bullet"/>
      <w:lvlText w:val=""/>
      <w:lvlJc w:val="left"/>
      <w:pPr>
        <w:ind w:left="1194" w:hanging="400"/>
      </w:pPr>
      <w:rPr>
        <w:rFonts w:ascii="Wingdings" w:eastAsia="Malgun Gothic" w:hAnsi="Wingdings" w:hint="default"/>
        <w:b w:val="0"/>
        <w:i w:val="0"/>
        <w:sz w:val="20"/>
      </w:rPr>
    </w:lvl>
    <w:lvl w:ilvl="1" w:tplc="04090003" w:tentative="1">
      <w:start w:val="1"/>
      <w:numFmt w:val="bullet"/>
      <w:lvlText w:val=""/>
      <w:lvlJc w:val="left"/>
      <w:pPr>
        <w:ind w:left="1994" w:hanging="400"/>
      </w:pPr>
      <w:rPr>
        <w:rFonts w:ascii="Wingdings" w:hAnsi="Wingdings" w:hint="default"/>
      </w:rPr>
    </w:lvl>
    <w:lvl w:ilvl="2" w:tplc="04090005" w:tentative="1">
      <w:start w:val="1"/>
      <w:numFmt w:val="bullet"/>
      <w:lvlText w:val=""/>
      <w:lvlJc w:val="left"/>
      <w:pPr>
        <w:ind w:left="2394" w:hanging="400"/>
      </w:pPr>
      <w:rPr>
        <w:rFonts w:ascii="Wingdings" w:hAnsi="Wingdings" w:hint="default"/>
      </w:rPr>
    </w:lvl>
    <w:lvl w:ilvl="3" w:tplc="04090001" w:tentative="1">
      <w:start w:val="1"/>
      <w:numFmt w:val="bullet"/>
      <w:lvlText w:val=""/>
      <w:lvlJc w:val="left"/>
      <w:pPr>
        <w:ind w:left="2794" w:hanging="400"/>
      </w:pPr>
      <w:rPr>
        <w:rFonts w:ascii="Wingdings" w:hAnsi="Wingdings" w:hint="default"/>
      </w:rPr>
    </w:lvl>
    <w:lvl w:ilvl="4" w:tplc="04090003" w:tentative="1">
      <w:start w:val="1"/>
      <w:numFmt w:val="bullet"/>
      <w:lvlText w:val=""/>
      <w:lvlJc w:val="left"/>
      <w:pPr>
        <w:ind w:left="3194" w:hanging="400"/>
      </w:pPr>
      <w:rPr>
        <w:rFonts w:ascii="Wingdings" w:hAnsi="Wingdings" w:hint="default"/>
      </w:rPr>
    </w:lvl>
    <w:lvl w:ilvl="5" w:tplc="04090005" w:tentative="1">
      <w:start w:val="1"/>
      <w:numFmt w:val="bullet"/>
      <w:lvlText w:val=""/>
      <w:lvlJc w:val="left"/>
      <w:pPr>
        <w:ind w:left="3594" w:hanging="400"/>
      </w:pPr>
      <w:rPr>
        <w:rFonts w:ascii="Wingdings" w:hAnsi="Wingdings" w:hint="default"/>
      </w:rPr>
    </w:lvl>
    <w:lvl w:ilvl="6" w:tplc="04090001" w:tentative="1">
      <w:start w:val="1"/>
      <w:numFmt w:val="bullet"/>
      <w:lvlText w:val=""/>
      <w:lvlJc w:val="left"/>
      <w:pPr>
        <w:ind w:left="3994" w:hanging="400"/>
      </w:pPr>
      <w:rPr>
        <w:rFonts w:ascii="Wingdings" w:hAnsi="Wingdings" w:hint="default"/>
      </w:rPr>
    </w:lvl>
    <w:lvl w:ilvl="7" w:tplc="04090003" w:tentative="1">
      <w:start w:val="1"/>
      <w:numFmt w:val="bullet"/>
      <w:lvlText w:val=""/>
      <w:lvlJc w:val="left"/>
      <w:pPr>
        <w:ind w:left="4394" w:hanging="400"/>
      </w:pPr>
      <w:rPr>
        <w:rFonts w:ascii="Wingdings" w:hAnsi="Wingdings" w:hint="default"/>
      </w:rPr>
    </w:lvl>
    <w:lvl w:ilvl="8" w:tplc="04090005" w:tentative="1">
      <w:start w:val="1"/>
      <w:numFmt w:val="bullet"/>
      <w:lvlText w:val=""/>
      <w:lvlJc w:val="left"/>
      <w:pPr>
        <w:ind w:left="4794" w:hanging="400"/>
      </w:pPr>
      <w:rPr>
        <w:rFonts w:ascii="Wingdings" w:hAnsi="Wingdings" w:hint="default"/>
      </w:rPr>
    </w:lvl>
  </w:abstractNum>
  <w:abstractNum w:abstractNumId="41" w15:restartNumberingAfterBreak="0">
    <w:nsid w:val="4699228F"/>
    <w:multiLevelType w:val="hybridMultilevel"/>
    <w:tmpl w:val="9AD44288"/>
    <w:lvl w:ilvl="0" w:tplc="D90C3CDA">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469B7751"/>
    <w:multiLevelType w:val="multilevel"/>
    <w:tmpl w:val="EBD84A50"/>
    <w:styleLink w:val="1"/>
    <w:lvl w:ilvl="0">
      <w:start w:val="1"/>
      <w:numFmt w:val="decimal"/>
      <w:lvlText w:val="%1. "/>
      <w:lvlJc w:val="left"/>
      <w:pPr>
        <w:ind w:left="397" w:hanging="397"/>
      </w:pPr>
      <w:rPr>
        <w:rFonts w:asciiTheme="majorHAnsi" w:eastAsia="ＭＳ Ｐゴシック" w:hAnsiTheme="majorHAnsi" w:cstheme="majorHAnsi" w:hint="default"/>
        <w:b/>
        <w:i w:val="0"/>
        <w:sz w:val="26"/>
      </w:rPr>
    </w:lvl>
    <w:lvl w:ilvl="1">
      <w:start w:val="1"/>
      <w:numFmt w:val="decimal"/>
      <w:lvlText w:val="%1.%2 "/>
      <w:lvlJc w:val="left"/>
      <w:pPr>
        <w:ind w:left="567" w:hanging="567"/>
      </w:pPr>
      <w:rPr>
        <w:rFonts w:asciiTheme="majorHAnsi" w:eastAsia="Arial Unicode MS" w:hAnsiTheme="majorHAnsi" w:cstheme="majorHAnsi" w:hint="default"/>
        <w:b/>
        <w:i w:val="0"/>
        <w:sz w:val="24"/>
      </w:rPr>
    </w:lvl>
    <w:lvl w:ilvl="2">
      <w:start w:val="1"/>
      <w:numFmt w:val="decimal"/>
      <w:lvlText w:val="%1.%2.%3 "/>
      <w:lvlJc w:val="left"/>
      <w:pPr>
        <w:ind w:left="737" w:hanging="737"/>
      </w:pPr>
      <w:rPr>
        <w:rFonts w:asciiTheme="majorHAnsi" w:eastAsia="Arial Unicode MS" w:hAnsiTheme="majorHAnsi" w:cstheme="majorHAnsi" w:hint="default"/>
        <w:b/>
        <w:bCs w:val="0"/>
        <w:i w:val="0"/>
        <w:iCs w:val="0"/>
        <w:caps w:val="0"/>
        <w:smallCaps w:val="0"/>
        <w:strike w:val="0"/>
        <w:dstrike w:val="0"/>
        <w:outline w:val="0"/>
        <w:shadow w:val="0"/>
        <w:emboss w:val="0"/>
        <w:imprint w:val="0"/>
        <w:vanish w:val="0"/>
        <w:spacing w:val="0"/>
        <w:position w:val="0"/>
        <w:sz w:val="22"/>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907" w:hanging="907"/>
      </w:pPr>
      <w:rPr>
        <w:rFonts w:hint="eastAsia"/>
      </w:rPr>
    </w:lvl>
    <w:lvl w:ilvl="4">
      <w:start w:val="1"/>
      <w:numFmt w:val="decimal"/>
      <w:lvlText w:val="%1.%2.%3.%4.%5"/>
      <w:lvlJc w:val="left"/>
      <w:pPr>
        <w:ind w:left="1644" w:hanging="1077"/>
      </w:pPr>
      <w:rPr>
        <w:rFonts w:hint="eastAsia"/>
      </w:rPr>
    </w:lvl>
    <w:lvl w:ilvl="5">
      <w:start w:val="1"/>
      <w:numFmt w:val="decimal"/>
      <w:lvlText w:val="%6)"/>
      <w:lvlJc w:val="left"/>
      <w:pPr>
        <w:ind w:left="397" w:hanging="397"/>
      </w:pPr>
      <w:rPr>
        <w:rFonts w:ascii="ＭＳ Ｐゴシック" w:eastAsia="ＭＳ Ｐゴシック" w:hAnsi="ＭＳ Ｐゴシック" w:hint="eastAsia"/>
      </w:rPr>
    </w:lvl>
    <w:lvl w:ilvl="6">
      <w:start w:val="1"/>
      <w:numFmt w:val="decimal"/>
      <w:lvlText w:val="(%7)"/>
      <w:lvlJc w:val="left"/>
      <w:pPr>
        <w:ind w:left="397" w:hanging="397"/>
      </w:pPr>
      <w:rPr>
        <w:rFonts w:ascii="ＭＳ Ｐゴシック" w:eastAsia="ＭＳ Ｐゴシック" w:hAnsi="ＭＳ Ｐゴシック" w:hint="eastAsia"/>
      </w:rPr>
    </w:lvl>
    <w:lvl w:ilvl="7">
      <w:start w:val="1"/>
      <w:numFmt w:val="lowerLetter"/>
      <w:lvlText w:val="%8)"/>
      <w:lvlJc w:val="left"/>
      <w:pPr>
        <w:ind w:left="397" w:hanging="397"/>
      </w:pPr>
      <w:rPr>
        <w:rFonts w:ascii="ＭＳ Ｐゴシック" w:eastAsia="ＭＳ Ｐゴシック" w:hAnsi="ＭＳ Ｐゴシック" w:hint="eastAsia"/>
      </w:rPr>
    </w:lvl>
    <w:lvl w:ilvl="8">
      <w:start w:val="1"/>
      <w:numFmt w:val="lowerLetter"/>
      <w:lvlText w:val="(%9)"/>
      <w:lvlJc w:val="left"/>
      <w:pPr>
        <w:ind w:left="397" w:hanging="397"/>
      </w:pPr>
      <w:rPr>
        <w:rFonts w:hint="eastAsia"/>
      </w:rPr>
    </w:lvl>
  </w:abstractNum>
  <w:abstractNum w:abstractNumId="43" w15:restartNumberingAfterBreak="0">
    <w:nsid w:val="4F483CC9"/>
    <w:multiLevelType w:val="hybridMultilevel"/>
    <w:tmpl w:val="E2043796"/>
    <w:lvl w:ilvl="0" w:tplc="03BEED92">
      <w:start w:val="1"/>
      <w:numFmt w:val="decimal"/>
      <w:pStyle w:val="10"/>
      <w:lvlText w:val="%1장."/>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4F954A62"/>
    <w:multiLevelType w:val="hybridMultilevel"/>
    <w:tmpl w:val="8766D76A"/>
    <w:lvl w:ilvl="0" w:tplc="0409000F">
      <w:start w:val="1"/>
      <w:numFmt w:val="decimal"/>
      <w:lvlText w:val="%1."/>
      <w:lvlJc w:val="left"/>
      <w:pPr>
        <w:ind w:left="1197" w:hanging="400"/>
      </w:pPr>
    </w:lvl>
    <w:lvl w:ilvl="1" w:tplc="04090019" w:tentative="1">
      <w:start w:val="1"/>
      <w:numFmt w:val="upperLetter"/>
      <w:lvlText w:val="%2."/>
      <w:lvlJc w:val="left"/>
      <w:pPr>
        <w:ind w:left="1597" w:hanging="400"/>
      </w:pPr>
    </w:lvl>
    <w:lvl w:ilvl="2" w:tplc="0409001B" w:tentative="1">
      <w:start w:val="1"/>
      <w:numFmt w:val="lowerRoman"/>
      <w:lvlText w:val="%3."/>
      <w:lvlJc w:val="right"/>
      <w:pPr>
        <w:ind w:left="1997" w:hanging="400"/>
      </w:pPr>
    </w:lvl>
    <w:lvl w:ilvl="3" w:tplc="0409000F" w:tentative="1">
      <w:start w:val="1"/>
      <w:numFmt w:val="decimal"/>
      <w:lvlText w:val="%4."/>
      <w:lvlJc w:val="left"/>
      <w:pPr>
        <w:ind w:left="2397" w:hanging="400"/>
      </w:pPr>
    </w:lvl>
    <w:lvl w:ilvl="4" w:tplc="04090019" w:tentative="1">
      <w:start w:val="1"/>
      <w:numFmt w:val="upperLetter"/>
      <w:lvlText w:val="%5."/>
      <w:lvlJc w:val="left"/>
      <w:pPr>
        <w:ind w:left="2797" w:hanging="400"/>
      </w:pPr>
    </w:lvl>
    <w:lvl w:ilvl="5" w:tplc="0409001B" w:tentative="1">
      <w:start w:val="1"/>
      <w:numFmt w:val="lowerRoman"/>
      <w:lvlText w:val="%6."/>
      <w:lvlJc w:val="right"/>
      <w:pPr>
        <w:ind w:left="3197" w:hanging="400"/>
      </w:pPr>
    </w:lvl>
    <w:lvl w:ilvl="6" w:tplc="0409000F" w:tentative="1">
      <w:start w:val="1"/>
      <w:numFmt w:val="decimal"/>
      <w:lvlText w:val="%7."/>
      <w:lvlJc w:val="left"/>
      <w:pPr>
        <w:ind w:left="3597" w:hanging="400"/>
      </w:pPr>
    </w:lvl>
    <w:lvl w:ilvl="7" w:tplc="04090019" w:tentative="1">
      <w:start w:val="1"/>
      <w:numFmt w:val="upperLetter"/>
      <w:lvlText w:val="%8."/>
      <w:lvlJc w:val="left"/>
      <w:pPr>
        <w:ind w:left="3997" w:hanging="400"/>
      </w:pPr>
    </w:lvl>
    <w:lvl w:ilvl="8" w:tplc="0409001B" w:tentative="1">
      <w:start w:val="1"/>
      <w:numFmt w:val="lowerRoman"/>
      <w:lvlText w:val="%9."/>
      <w:lvlJc w:val="right"/>
      <w:pPr>
        <w:ind w:left="4397" w:hanging="400"/>
      </w:pPr>
    </w:lvl>
  </w:abstractNum>
  <w:abstractNum w:abstractNumId="45" w15:restartNumberingAfterBreak="0">
    <w:nsid w:val="50742F84"/>
    <w:multiLevelType w:val="multilevel"/>
    <w:tmpl w:val="64BA95B2"/>
    <w:styleLink w:val="a2"/>
    <w:lvl w:ilvl="0">
      <w:start w:val="1"/>
      <w:numFmt w:val="decimal"/>
      <w:lvlText w:val="%1."/>
      <w:lvlJc w:val="left"/>
      <w:pPr>
        <w:tabs>
          <w:tab w:val="num" w:pos="360"/>
        </w:tabs>
        <w:ind w:left="0" w:firstLine="0"/>
      </w:pPr>
      <w:rPr>
        <w:rFonts w:ascii="Arial" w:eastAsia="Malgun Gothic" w:hAnsi="Arial" w:cs="Times New Roman" w:hint="default"/>
        <w:b/>
        <w:i w:val="0"/>
        <w:sz w:val="22"/>
        <w:szCs w:val="32"/>
      </w:rPr>
    </w:lvl>
    <w:lvl w:ilvl="1">
      <w:start w:val="1"/>
      <w:numFmt w:val="decimal"/>
      <w:lvlText w:val="%1.%2"/>
      <w:lvlJc w:val="left"/>
      <w:pPr>
        <w:tabs>
          <w:tab w:val="num" w:pos="680"/>
        </w:tabs>
        <w:ind w:left="0" w:firstLine="0"/>
      </w:pPr>
      <w:rPr>
        <w:rFonts w:ascii="Arial" w:eastAsia="Malgun Gothic" w:hAnsi="Arial" w:cs="Times New Roman" w:hint="default"/>
        <w:b/>
        <w:i w:val="0"/>
        <w:sz w:val="22"/>
        <w:szCs w:val="28"/>
      </w:rPr>
    </w:lvl>
    <w:lvl w:ilvl="2">
      <w:start w:val="1"/>
      <w:numFmt w:val="decimal"/>
      <w:lvlText w:val="%1.%2.%3"/>
      <w:lvlJc w:val="left"/>
      <w:pPr>
        <w:tabs>
          <w:tab w:val="num" w:pos="964"/>
        </w:tabs>
        <w:ind w:left="0" w:firstLine="0"/>
      </w:pPr>
      <w:rPr>
        <w:rFonts w:ascii="Arial" w:eastAsia="Malgun Gothic" w:hAnsi="Arial" w:cs="Times New Roman" w:hint="default"/>
        <w:b/>
        <w:i w:val="0"/>
        <w:sz w:val="22"/>
        <w:szCs w:val="24"/>
      </w:rPr>
    </w:lvl>
    <w:lvl w:ilvl="3">
      <w:start w:val="1"/>
      <w:numFmt w:val="decimal"/>
      <w:lvlText w:val="%1.%2.%3.%4"/>
      <w:lvlJc w:val="left"/>
      <w:pPr>
        <w:tabs>
          <w:tab w:val="num" w:pos="1247"/>
        </w:tabs>
        <w:ind w:left="0" w:firstLine="0"/>
      </w:pPr>
      <w:rPr>
        <w:rFonts w:ascii="Arial" w:eastAsia="Malgun Gothic" w:hAnsi="Arial" w:cs="Times New Roman" w:hint="default"/>
        <w:b/>
        <w:i w:val="0"/>
        <w:sz w:val="22"/>
      </w:rPr>
    </w:lvl>
    <w:lvl w:ilvl="4">
      <w:start w:val="1"/>
      <w:numFmt w:val="decimal"/>
      <w:lvlText w:val="%1.%2.%3.%4.%5"/>
      <w:lvlJc w:val="left"/>
      <w:pPr>
        <w:tabs>
          <w:tab w:val="num" w:pos="1531"/>
        </w:tabs>
        <w:ind w:left="0" w:firstLine="0"/>
      </w:pPr>
      <w:rPr>
        <w:rFonts w:ascii="Arial" w:eastAsia="Malgun Gothic" w:hAnsi="Arial" w:cs="Times New Roman" w:hint="default"/>
        <w:b/>
        <w:i w:val="0"/>
        <w:sz w:val="22"/>
      </w:rPr>
    </w:lvl>
    <w:lvl w:ilvl="5">
      <w:start w:val="1"/>
      <w:numFmt w:val="decimal"/>
      <w:lvlText w:val="%1.%2.%3.%4.%5.%6"/>
      <w:lvlJc w:val="left"/>
      <w:pPr>
        <w:tabs>
          <w:tab w:val="num" w:pos="1985"/>
        </w:tabs>
        <w:ind w:left="0" w:firstLine="0"/>
      </w:pPr>
      <w:rPr>
        <w:rFonts w:ascii="Arial" w:eastAsia="Malgun Gothic" w:hAnsi="Arial" w:cs="Times New Roman" w:hint="default"/>
        <w:b/>
        <w:i w:val="0"/>
        <w:sz w:val="22"/>
      </w:rPr>
    </w:lvl>
    <w:lvl w:ilvl="6">
      <w:start w:val="1"/>
      <w:numFmt w:val="decimal"/>
      <w:lvlText w:val="%1.%2.%3.%4.%5.%6.%7"/>
      <w:lvlJc w:val="left"/>
      <w:pPr>
        <w:tabs>
          <w:tab w:val="num" w:pos="2268"/>
        </w:tabs>
        <w:ind w:left="0" w:firstLine="0"/>
      </w:pPr>
      <w:rPr>
        <w:rFonts w:ascii="Arial" w:eastAsia="Malgun Gothic" w:hAnsi="Arial" w:cs="Times New Roman" w:hint="default"/>
        <w:b/>
        <w:i w:val="0"/>
        <w:sz w:val="22"/>
      </w:rPr>
    </w:lvl>
    <w:lvl w:ilvl="7">
      <w:start w:val="1"/>
      <w:numFmt w:val="decimal"/>
      <w:lvlText w:val="%1.%2.%3.%4.%5.%6.%7.%8"/>
      <w:lvlJc w:val="left"/>
      <w:pPr>
        <w:tabs>
          <w:tab w:val="num" w:pos="2552"/>
        </w:tabs>
        <w:ind w:left="0" w:firstLine="0"/>
      </w:pPr>
      <w:rPr>
        <w:rFonts w:ascii="Arial" w:eastAsia="Malgun Gothic" w:hAnsi="Arial" w:cs="Times New Roman" w:hint="default"/>
        <w:b/>
        <w:i w:val="0"/>
        <w:sz w:val="22"/>
      </w:rPr>
    </w:lvl>
    <w:lvl w:ilvl="8">
      <w:start w:val="1"/>
      <w:numFmt w:val="decimal"/>
      <w:lvlText w:val="%1.%2.%3.%4.%5.%6.%7.%8.%9"/>
      <w:lvlJc w:val="left"/>
      <w:pPr>
        <w:tabs>
          <w:tab w:val="num" w:pos="2835"/>
        </w:tabs>
        <w:ind w:left="0" w:firstLine="0"/>
      </w:pPr>
      <w:rPr>
        <w:rFonts w:ascii="Arial" w:eastAsia="Malgun Gothic" w:hAnsi="Arial" w:cs="Times New Roman" w:hint="default"/>
        <w:b/>
        <w:i w:val="0"/>
        <w:sz w:val="22"/>
      </w:rPr>
    </w:lvl>
  </w:abstractNum>
  <w:abstractNum w:abstractNumId="46" w15:restartNumberingAfterBreak="0">
    <w:nsid w:val="509F24C6"/>
    <w:multiLevelType w:val="multilevel"/>
    <w:tmpl w:val="5F5497A4"/>
    <w:lvl w:ilvl="0">
      <w:start w:val="1"/>
      <w:numFmt w:val="decimal"/>
      <w:lvlText w:val="第%1章. "/>
      <w:lvlJc w:val="left"/>
      <w:pPr>
        <w:ind w:left="0"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1"/>
      <w:lvlText w:val="%2． "/>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20"/>
      <w:lvlText w:val="%2.%3"/>
      <w:lvlJc w:val="left"/>
      <w:pPr>
        <w:ind w:left="737" w:hanging="737"/>
      </w:pPr>
      <w:rPr>
        <w:rFonts w:ascii="Arial" w:eastAsia="ＭＳ Ｐゴシック" w:hAnsi="Arial" w:cstheme="majorHAnsi" w:hint="default"/>
        <w:b/>
        <w:bCs w:val="0"/>
        <w:i w:val="0"/>
        <w:iCs w:val="0"/>
        <w:caps w:val="0"/>
        <w:smallCaps w:val="0"/>
        <w:strike w:val="0"/>
        <w:dstrike w:val="0"/>
        <w:outline w:val="0"/>
        <w:shadow w:val="0"/>
        <w:emboss w:val="0"/>
        <w:imprint w:val="0"/>
        <w:noProof w:val="0"/>
        <w:vanish w:val="0"/>
        <w:spacing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3"/>
      <w:lvlText w:val="%2.%3.%4"/>
      <w:lvlJc w:val="left"/>
      <w:pPr>
        <w:ind w:left="907" w:hanging="907"/>
      </w:pPr>
      <w:rPr>
        <w:rFonts w:ascii="Arial" w:eastAsia="ＭＳ Ｐゴシック" w:hAnsi="Arial" w:hint="default"/>
        <w:b/>
        <w:i w:val="0"/>
        <w:sz w:val="22"/>
      </w:rPr>
    </w:lvl>
    <w:lvl w:ilvl="4">
      <w:start w:val="1"/>
      <w:numFmt w:val="decimal"/>
      <w:pStyle w:val="40"/>
      <w:lvlText w:val="%2.%3.%4.%5"/>
      <w:lvlJc w:val="left"/>
      <w:pPr>
        <w:ind w:left="1644" w:hanging="1077"/>
      </w:pPr>
      <w:rPr>
        <w:rFonts w:ascii="Arial" w:eastAsia="ＭＳ Ｐゴシック" w:hAnsi="Arial" w:hint="default"/>
        <w:b/>
        <w:i w:val="0"/>
        <w:sz w:val="20"/>
      </w:rPr>
    </w:lvl>
    <w:lvl w:ilvl="5">
      <w:start w:val="1"/>
      <w:numFmt w:val="decimal"/>
      <w:pStyle w:val="12"/>
      <w:lvlText w:val="%6)"/>
      <w:lvlJc w:val="left"/>
      <w:pPr>
        <w:ind w:left="397" w:hanging="39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a3"/>
      <w:lvlText w:val="(%7)"/>
      <w:lvlJc w:val="left"/>
      <w:pPr>
        <w:ind w:left="397" w:hanging="397"/>
      </w:pPr>
      <w:rPr>
        <w:rFonts w:ascii="ＭＳ Ｐゴシック" w:eastAsia="ＭＳ Ｐゴシック" w:hAnsi="ＭＳ Ｐゴシック" w:hint="eastAsia"/>
      </w:rPr>
    </w:lvl>
    <w:lvl w:ilvl="7">
      <w:start w:val="1"/>
      <w:numFmt w:val="lowerLetter"/>
      <w:pStyle w:val="a4"/>
      <w:lvlText w:val="%8)"/>
      <w:lvlJc w:val="left"/>
      <w:pPr>
        <w:ind w:left="397" w:hanging="397"/>
      </w:pPr>
      <w:rPr>
        <w:rFonts w:ascii="ＭＳ Ｐゴシック" w:eastAsia="ＭＳ Ｐゴシック" w:hAnsi="ＭＳ Ｐゴシック" w:hint="eastAsia"/>
      </w:rPr>
    </w:lvl>
    <w:lvl w:ilvl="8">
      <w:start w:val="1"/>
      <w:numFmt w:val="lowerLetter"/>
      <w:pStyle w:val="41"/>
      <w:lvlText w:val="(%9)"/>
      <w:lvlJc w:val="left"/>
      <w:pPr>
        <w:ind w:left="397" w:hanging="39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7" w15:restartNumberingAfterBreak="0">
    <w:nsid w:val="50AA5241"/>
    <w:multiLevelType w:val="multilevel"/>
    <w:tmpl w:val="EBD84A50"/>
    <w:numStyleLink w:val="1"/>
  </w:abstractNum>
  <w:abstractNum w:abstractNumId="48" w15:restartNumberingAfterBreak="0">
    <w:nsid w:val="511C7303"/>
    <w:multiLevelType w:val="hybridMultilevel"/>
    <w:tmpl w:val="DA16383A"/>
    <w:lvl w:ilvl="0" w:tplc="B7A2533E">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9" w15:restartNumberingAfterBreak="0">
    <w:nsid w:val="511D165B"/>
    <w:multiLevelType w:val="hybridMultilevel"/>
    <w:tmpl w:val="0D9C95D4"/>
    <w:lvl w:ilvl="0" w:tplc="05E44776">
      <w:start w:val="1"/>
      <w:numFmt w:val="decimal"/>
      <w:lvlText w:val="(%1)"/>
      <w:lvlJc w:val="left"/>
      <w:pPr>
        <w:ind w:left="1194" w:hanging="400"/>
      </w:pPr>
      <w:rPr>
        <w:rFonts w:eastAsia="Malgun Gothic" w:hint="eastAsia"/>
        <w:b w:val="0"/>
        <w:i w:val="0"/>
        <w:sz w:val="20"/>
      </w:rPr>
    </w:lvl>
    <w:lvl w:ilvl="1" w:tplc="04090019" w:tentative="1">
      <w:start w:val="1"/>
      <w:numFmt w:val="upperLetter"/>
      <w:lvlText w:val="%2."/>
      <w:lvlJc w:val="left"/>
      <w:pPr>
        <w:ind w:left="1710" w:hanging="400"/>
      </w:pPr>
    </w:lvl>
    <w:lvl w:ilvl="2" w:tplc="0409001B" w:tentative="1">
      <w:start w:val="1"/>
      <w:numFmt w:val="lowerRoman"/>
      <w:lvlText w:val="%3."/>
      <w:lvlJc w:val="right"/>
      <w:pPr>
        <w:ind w:left="2110" w:hanging="400"/>
      </w:pPr>
    </w:lvl>
    <w:lvl w:ilvl="3" w:tplc="0409000F" w:tentative="1">
      <w:start w:val="1"/>
      <w:numFmt w:val="decimal"/>
      <w:lvlText w:val="%4."/>
      <w:lvlJc w:val="left"/>
      <w:pPr>
        <w:ind w:left="2510" w:hanging="400"/>
      </w:pPr>
    </w:lvl>
    <w:lvl w:ilvl="4" w:tplc="04090019" w:tentative="1">
      <w:start w:val="1"/>
      <w:numFmt w:val="upperLetter"/>
      <w:lvlText w:val="%5."/>
      <w:lvlJc w:val="left"/>
      <w:pPr>
        <w:ind w:left="2910" w:hanging="400"/>
      </w:pPr>
    </w:lvl>
    <w:lvl w:ilvl="5" w:tplc="0409001B" w:tentative="1">
      <w:start w:val="1"/>
      <w:numFmt w:val="lowerRoman"/>
      <w:lvlText w:val="%6."/>
      <w:lvlJc w:val="right"/>
      <w:pPr>
        <w:ind w:left="3310" w:hanging="400"/>
      </w:pPr>
    </w:lvl>
    <w:lvl w:ilvl="6" w:tplc="0409000F" w:tentative="1">
      <w:start w:val="1"/>
      <w:numFmt w:val="decimal"/>
      <w:lvlText w:val="%7."/>
      <w:lvlJc w:val="left"/>
      <w:pPr>
        <w:ind w:left="3710" w:hanging="400"/>
      </w:pPr>
    </w:lvl>
    <w:lvl w:ilvl="7" w:tplc="04090019" w:tentative="1">
      <w:start w:val="1"/>
      <w:numFmt w:val="upperLetter"/>
      <w:lvlText w:val="%8."/>
      <w:lvlJc w:val="left"/>
      <w:pPr>
        <w:ind w:left="4110" w:hanging="400"/>
      </w:pPr>
    </w:lvl>
    <w:lvl w:ilvl="8" w:tplc="0409001B" w:tentative="1">
      <w:start w:val="1"/>
      <w:numFmt w:val="lowerRoman"/>
      <w:lvlText w:val="%9."/>
      <w:lvlJc w:val="right"/>
      <w:pPr>
        <w:ind w:left="4510" w:hanging="400"/>
      </w:pPr>
    </w:lvl>
  </w:abstractNum>
  <w:abstractNum w:abstractNumId="50" w15:restartNumberingAfterBreak="0">
    <w:nsid w:val="51E34363"/>
    <w:multiLevelType w:val="hybridMultilevel"/>
    <w:tmpl w:val="A4D04FD6"/>
    <w:lvl w:ilvl="0" w:tplc="4F3E6596">
      <w:start w:val="1"/>
      <w:numFmt w:val="bullet"/>
      <w:pStyle w:val="a5"/>
      <w:lvlText w:val="○"/>
      <w:lvlJc w:val="left"/>
      <w:pPr>
        <w:ind w:left="1697" w:hanging="420"/>
      </w:pPr>
      <w:rPr>
        <w:rFonts w:ascii="ＭＳ 明朝" w:eastAsia="ＭＳ 明朝" w:hAnsi="ＭＳ 明朝" w:hint="eastAsia"/>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15:restartNumberingAfterBreak="0">
    <w:nsid w:val="54BD22FE"/>
    <w:multiLevelType w:val="hybridMultilevel"/>
    <w:tmpl w:val="DD6C2BD8"/>
    <w:lvl w:ilvl="0" w:tplc="840AE1CC">
      <w:start w:val="1"/>
      <w:numFmt w:val="bullet"/>
      <w:lvlText w:val="-"/>
      <w:lvlJc w:val="left"/>
      <w:pPr>
        <w:ind w:left="760" w:hanging="360"/>
      </w:pPr>
      <w:rPr>
        <w:rFonts w:ascii="Malgun Gothic" w:eastAsia="Malgun Gothic" w:hAnsi="Malgun Gothic"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2" w15:restartNumberingAfterBreak="0">
    <w:nsid w:val="54EC1C8F"/>
    <w:multiLevelType w:val="hybridMultilevel"/>
    <w:tmpl w:val="AB2082AE"/>
    <w:lvl w:ilvl="0" w:tplc="04090011">
      <w:start w:val="1"/>
      <w:numFmt w:val="decimalEnclosedCircle"/>
      <w:lvlText w:val="%1"/>
      <w:lvlJc w:val="left"/>
      <w:pPr>
        <w:ind w:left="1556" w:hanging="400"/>
      </w:pPr>
    </w:lvl>
    <w:lvl w:ilvl="1" w:tplc="04090019" w:tentative="1">
      <w:start w:val="1"/>
      <w:numFmt w:val="upperLetter"/>
      <w:lvlText w:val="%2."/>
      <w:lvlJc w:val="left"/>
      <w:pPr>
        <w:ind w:left="1956" w:hanging="400"/>
      </w:pPr>
    </w:lvl>
    <w:lvl w:ilvl="2" w:tplc="0409001B" w:tentative="1">
      <w:start w:val="1"/>
      <w:numFmt w:val="lowerRoman"/>
      <w:lvlText w:val="%3."/>
      <w:lvlJc w:val="right"/>
      <w:pPr>
        <w:ind w:left="2356" w:hanging="400"/>
      </w:pPr>
    </w:lvl>
    <w:lvl w:ilvl="3" w:tplc="0409000F" w:tentative="1">
      <w:start w:val="1"/>
      <w:numFmt w:val="decimal"/>
      <w:lvlText w:val="%4."/>
      <w:lvlJc w:val="left"/>
      <w:pPr>
        <w:ind w:left="2756" w:hanging="400"/>
      </w:pPr>
    </w:lvl>
    <w:lvl w:ilvl="4" w:tplc="04090019" w:tentative="1">
      <w:start w:val="1"/>
      <w:numFmt w:val="upperLetter"/>
      <w:lvlText w:val="%5."/>
      <w:lvlJc w:val="left"/>
      <w:pPr>
        <w:ind w:left="3156" w:hanging="400"/>
      </w:pPr>
    </w:lvl>
    <w:lvl w:ilvl="5" w:tplc="0409001B" w:tentative="1">
      <w:start w:val="1"/>
      <w:numFmt w:val="lowerRoman"/>
      <w:lvlText w:val="%6."/>
      <w:lvlJc w:val="right"/>
      <w:pPr>
        <w:ind w:left="3556" w:hanging="400"/>
      </w:pPr>
    </w:lvl>
    <w:lvl w:ilvl="6" w:tplc="0409000F" w:tentative="1">
      <w:start w:val="1"/>
      <w:numFmt w:val="decimal"/>
      <w:lvlText w:val="%7."/>
      <w:lvlJc w:val="left"/>
      <w:pPr>
        <w:ind w:left="3956" w:hanging="400"/>
      </w:pPr>
    </w:lvl>
    <w:lvl w:ilvl="7" w:tplc="04090019" w:tentative="1">
      <w:start w:val="1"/>
      <w:numFmt w:val="upperLetter"/>
      <w:lvlText w:val="%8."/>
      <w:lvlJc w:val="left"/>
      <w:pPr>
        <w:ind w:left="4356" w:hanging="400"/>
      </w:pPr>
    </w:lvl>
    <w:lvl w:ilvl="8" w:tplc="0409001B" w:tentative="1">
      <w:start w:val="1"/>
      <w:numFmt w:val="lowerRoman"/>
      <w:lvlText w:val="%9."/>
      <w:lvlJc w:val="right"/>
      <w:pPr>
        <w:ind w:left="4756" w:hanging="400"/>
      </w:pPr>
    </w:lvl>
  </w:abstractNum>
  <w:abstractNum w:abstractNumId="53" w15:restartNumberingAfterBreak="0">
    <w:nsid w:val="56EB352F"/>
    <w:multiLevelType w:val="hybridMultilevel"/>
    <w:tmpl w:val="FBDE12D4"/>
    <w:lvl w:ilvl="0" w:tplc="E624B3FE">
      <w:start w:val="1"/>
      <w:numFmt w:val="bullet"/>
      <w:lvlText w:val=""/>
      <w:lvlJc w:val="left"/>
      <w:pPr>
        <w:ind w:left="1234" w:hanging="400"/>
      </w:pPr>
      <w:rPr>
        <w:rFonts w:ascii="Wingdings" w:hAnsi="Wingdings" w:hint="default"/>
        <w:b w:val="0"/>
        <w:i w:val="0"/>
        <w:sz w:val="18"/>
      </w:rPr>
    </w:lvl>
    <w:lvl w:ilvl="1" w:tplc="04090003" w:tentative="1">
      <w:start w:val="1"/>
      <w:numFmt w:val="bullet"/>
      <w:lvlText w:val=""/>
      <w:lvlJc w:val="left"/>
      <w:pPr>
        <w:ind w:left="1634" w:hanging="400"/>
      </w:pPr>
      <w:rPr>
        <w:rFonts w:ascii="Wingdings" w:hAnsi="Wingdings" w:hint="default"/>
      </w:rPr>
    </w:lvl>
    <w:lvl w:ilvl="2" w:tplc="04090005" w:tentative="1">
      <w:start w:val="1"/>
      <w:numFmt w:val="bullet"/>
      <w:lvlText w:val=""/>
      <w:lvlJc w:val="left"/>
      <w:pPr>
        <w:ind w:left="2034" w:hanging="400"/>
      </w:pPr>
      <w:rPr>
        <w:rFonts w:ascii="Wingdings" w:hAnsi="Wingdings" w:hint="default"/>
      </w:rPr>
    </w:lvl>
    <w:lvl w:ilvl="3" w:tplc="04090001" w:tentative="1">
      <w:start w:val="1"/>
      <w:numFmt w:val="bullet"/>
      <w:lvlText w:val=""/>
      <w:lvlJc w:val="left"/>
      <w:pPr>
        <w:ind w:left="2434" w:hanging="400"/>
      </w:pPr>
      <w:rPr>
        <w:rFonts w:ascii="Wingdings" w:hAnsi="Wingdings" w:hint="default"/>
      </w:rPr>
    </w:lvl>
    <w:lvl w:ilvl="4" w:tplc="04090003" w:tentative="1">
      <w:start w:val="1"/>
      <w:numFmt w:val="bullet"/>
      <w:lvlText w:val=""/>
      <w:lvlJc w:val="left"/>
      <w:pPr>
        <w:ind w:left="2834" w:hanging="400"/>
      </w:pPr>
      <w:rPr>
        <w:rFonts w:ascii="Wingdings" w:hAnsi="Wingdings" w:hint="default"/>
      </w:rPr>
    </w:lvl>
    <w:lvl w:ilvl="5" w:tplc="04090005" w:tentative="1">
      <w:start w:val="1"/>
      <w:numFmt w:val="bullet"/>
      <w:lvlText w:val=""/>
      <w:lvlJc w:val="left"/>
      <w:pPr>
        <w:ind w:left="3234" w:hanging="400"/>
      </w:pPr>
      <w:rPr>
        <w:rFonts w:ascii="Wingdings" w:hAnsi="Wingdings" w:hint="default"/>
      </w:rPr>
    </w:lvl>
    <w:lvl w:ilvl="6" w:tplc="04090001" w:tentative="1">
      <w:start w:val="1"/>
      <w:numFmt w:val="bullet"/>
      <w:lvlText w:val=""/>
      <w:lvlJc w:val="left"/>
      <w:pPr>
        <w:ind w:left="3634" w:hanging="400"/>
      </w:pPr>
      <w:rPr>
        <w:rFonts w:ascii="Wingdings" w:hAnsi="Wingdings" w:hint="default"/>
      </w:rPr>
    </w:lvl>
    <w:lvl w:ilvl="7" w:tplc="04090003" w:tentative="1">
      <w:start w:val="1"/>
      <w:numFmt w:val="bullet"/>
      <w:lvlText w:val=""/>
      <w:lvlJc w:val="left"/>
      <w:pPr>
        <w:ind w:left="4034" w:hanging="400"/>
      </w:pPr>
      <w:rPr>
        <w:rFonts w:ascii="Wingdings" w:hAnsi="Wingdings" w:hint="default"/>
      </w:rPr>
    </w:lvl>
    <w:lvl w:ilvl="8" w:tplc="04090005" w:tentative="1">
      <w:start w:val="1"/>
      <w:numFmt w:val="bullet"/>
      <w:lvlText w:val=""/>
      <w:lvlJc w:val="left"/>
      <w:pPr>
        <w:ind w:left="4434" w:hanging="400"/>
      </w:pPr>
      <w:rPr>
        <w:rFonts w:ascii="Wingdings" w:hAnsi="Wingdings" w:hint="default"/>
      </w:rPr>
    </w:lvl>
  </w:abstractNum>
  <w:abstractNum w:abstractNumId="54" w15:restartNumberingAfterBreak="0">
    <w:nsid w:val="5AAE12D6"/>
    <w:multiLevelType w:val="multilevel"/>
    <w:tmpl w:val="0104360C"/>
    <w:lvl w:ilvl="0">
      <w:start w:val="1"/>
      <w:numFmt w:val="decimal"/>
      <w:lvlText w:val="第 %1 章."/>
      <w:lvlJc w:val="left"/>
      <w:pPr>
        <w:ind w:left="0" w:firstLine="454"/>
      </w:pPr>
      <w:rPr>
        <w:rFonts w:ascii="Noto Sans Japanese Black" w:eastAsia="Noto Sans Japanese Black" w:hAnsi="Noto Sans Japanese Black" w:hint="default"/>
        <w:b/>
        <w:i w:val="0"/>
        <w:sz w:val="36"/>
      </w:rPr>
    </w:lvl>
    <w:lvl w:ilvl="1">
      <w:start w:val="1"/>
      <w:numFmt w:val="decimal"/>
      <w:lvlText w:val="%2."/>
      <w:lvlJc w:val="left"/>
      <w:pPr>
        <w:ind w:left="0" w:firstLine="454"/>
      </w:pPr>
      <w:rPr>
        <w:rFonts w:ascii="Arial" w:eastAsia="Malgun Gothic" w:hAnsi="Arial" w:hint="default"/>
        <w:b/>
        <w:i w:val="0"/>
        <w:sz w:val="32"/>
      </w:rPr>
    </w:lvl>
    <w:lvl w:ilvl="2">
      <w:start w:val="1"/>
      <w:numFmt w:val="decimal"/>
      <w:lvlText w:val="%2.%3 "/>
      <w:lvlJc w:val="left"/>
      <w:pPr>
        <w:ind w:left="0" w:firstLine="567"/>
      </w:pPr>
      <w:rPr>
        <w:rFonts w:ascii="Arial" w:eastAsia="Malgun Gothic" w:hAnsi="Arial" w:hint="default"/>
        <w:b/>
        <w:i w:val="0"/>
        <w:sz w:val="28"/>
      </w:rPr>
    </w:lvl>
    <w:lvl w:ilvl="3">
      <w:start w:val="1"/>
      <w:numFmt w:val="decimal"/>
      <w:lvlText w:val="%2.%3.%4 "/>
      <w:lvlJc w:val="left"/>
      <w:pPr>
        <w:ind w:left="0" w:firstLine="737"/>
      </w:pPr>
      <w:rPr>
        <w:rFonts w:ascii="Arial" w:eastAsia="Malgun Gothic" w:hAnsi="Arial" w:cs="Arial" w:hint="default"/>
        <w:b/>
        <w:i w:val="0"/>
        <w:sz w:val="24"/>
      </w:rPr>
    </w:lvl>
    <w:lvl w:ilvl="4">
      <w:start w:val="1"/>
      <w:numFmt w:val="decimal"/>
      <w:lvlText w:val="%5)"/>
      <w:lvlJc w:val="left"/>
      <w:pPr>
        <w:ind w:left="0" w:firstLine="39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5)-%6"/>
      <w:lvlJc w:val="left"/>
      <w:pPr>
        <w:ind w:left="-851" w:firstLine="851"/>
      </w:pPr>
      <w:rPr>
        <w:rFonts w:eastAsia="Malgun Gothic" w:hint="eastAsia"/>
        <w:b/>
        <w:i w:val="0"/>
        <w:sz w:val="22"/>
      </w:rPr>
    </w:lvl>
    <w:lvl w:ilvl="6">
      <w:start w:val="32767"/>
      <w:numFmt w:val="none"/>
      <w:lvlText w:val=""/>
      <w:lvlJc w:val="left"/>
      <w:pPr>
        <w:ind w:left="597" w:hanging="397"/>
      </w:pPr>
      <w:rPr>
        <w:rFonts w:hint="eastAsia"/>
      </w:rPr>
    </w:lvl>
    <w:lvl w:ilvl="7">
      <w:start w:val="1"/>
      <w:numFmt w:val="decimal"/>
      <w:lvlText w:val="%1.%2.%3.%4.%5.%6.%7.%8"/>
      <w:lvlJc w:val="left"/>
      <w:pPr>
        <w:ind w:left="994" w:hanging="397"/>
      </w:pPr>
      <w:rPr>
        <w:rFonts w:hint="eastAsia"/>
      </w:rPr>
    </w:lvl>
    <w:lvl w:ilvl="8">
      <w:start w:val="1"/>
      <w:numFmt w:val="decimal"/>
      <w:lvlText w:val="%1.%2.%3.%4.%5.%6.%7.%8.%9"/>
      <w:lvlJc w:val="left"/>
      <w:pPr>
        <w:ind w:left="994" w:hanging="397"/>
      </w:pPr>
      <w:rPr>
        <w:rFonts w:hint="eastAsia"/>
      </w:rPr>
    </w:lvl>
  </w:abstractNum>
  <w:abstractNum w:abstractNumId="55" w15:restartNumberingAfterBreak="0">
    <w:nsid w:val="5CEB7A3F"/>
    <w:multiLevelType w:val="hybridMultilevel"/>
    <w:tmpl w:val="C786EAAC"/>
    <w:lvl w:ilvl="0" w:tplc="7778B78A">
      <w:start w:val="1"/>
      <w:numFmt w:val="decimal"/>
      <w:lvlText w:val="[%1] "/>
      <w:lvlJc w:val="left"/>
      <w:pPr>
        <w:ind w:left="627" w:hanging="400"/>
      </w:pPr>
      <w:rPr>
        <w:rFonts w:hint="eastAsia"/>
      </w:r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56" w15:restartNumberingAfterBreak="0">
    <w:nsid w:val="5E9E2230"/>
    <w:multiLevelType w:val="hybridMultilevel"/>
    <w:tmpl w:val="DB52852E"/>
    <w:lvl w:ilvl="0" w:tplc="63E0E47A">
      <w:start w:val="1"/>
      <w:numFmt w:val="lowerLetter"/>
      <w:lvlText w:val="(%1)"/>
      <w:lvlJc w:val="left"/>
      <w:pPr>
        <w:ind w:left="1604" w:hanging="400"/>
      </w:pPr>
      <w:rPr>
        <w:rFonts w:eastAsia="Malgun Gothic" w:hint="eastAsia"/>
        <w:b w:val="0"/>
        <w:i w:val="0"/>
        <w:sz w:val="20"/>
      </w:rPr>
    </w:lvl>
    <w:lvl w:ilvl="1" w:tplc="04090019" w:tentative="1">
      <w:start w:val="1"/>
      <w:numFmt w:val="upperLetter"/>
      <w:lvlText w:val="%2."/>
      <w:lvlJc w:val="left"/>
      <w:pPr>
        <w:ind w:left="2391" w:hanging="400"/>
      </w:pPr>
    </w:lvl>
    <w:lvl w:ilvl="2" w:tplc="0409001B" w:tentative="1">
      <w:start w:val="1"/>
      <w:numFmt w:val="lowerRoman"/>
      <w:lvlText w:val="%3."/>
      <w:lvlJc w:val="right"/>
      <w:pPr>
        <w:ind w:left="2791" w:hanging="400"/>
      </w:pPr>
    </w:lvl>
    <w:lvl w:ilvl="3" w:tplc="0409000F" w:tentative="1">
      <w:start w:val="1"/>
      <w:numFmt w:val="decimal"/>
      <w:lvlText w:val="%4."/>
      <w:lvlJc w:val="left"/>
      <w:pPr>
        <w:ind w:left="3191" w:hanging="400"/>
      </w:pPr>
    </w:lvl>
    <w:lvl w:ilvl="4" w:tplc="04090019" w:tentative="1">
      <w:start w:val="1"/>
      <w:numFmt w:val="upperLetter"/>
      <w:lvlText w:val="%5."/>
      <w:lvlJc w:val="left"/>
      <w:pPr>
        <w:ind w:left="3591" w:hanging="400"/>
      </w:pPr>
    </w:lvl>
    <w:lvl w:ilvl="5" w:tplc="0409001B" w:tentative="1">
      <w:start w:val="1"/>
      <w:numFmt w:val="lowerRoman"/>
      <w:lvlText w:val="%6."/>
      <w:lvlJc w:val="right"/>
      <w:pPr>
        <w:ind w:left="3991" w:hanging="400"/>
      </w:pPr>
    </w:lvl>
    <w:lvl w:ilvl="6" w:tplc="0409000F" w:tentative="1">
      <w:start w:val="1"/>
      <w:numFmt w:val="decimal"/>
      <w:lvlText w:val="%7."/>
      <w:lvlJc w:val="left"/>
      <w:pPr>
        <w:ind w:left="4391" w:hanging="400"/>
      </w:pPr>
    </w:lvl>
    <w:lvl w:ilvl="7" w:tplc="04090019" w:tentative="1">
      <w:start w:val="1"/>
      <w:numFmt w:val="upperLetter"/>
      <w:lvlText w:val="%8."/>
      <w:lvlJc w:val="left"/>
      <w:pPr>
        <w:ind w:left="4791" w:hanging="400"/>
      </w:pPr>
    </w:lvl>
    <w:lvl w:ilvl="8" w:tplc="0409001B" w:tentative="1">
      <w:start w:val="1"/>
      <w:numFmt w:val="lowerRoman"/>
      <w:lvlText w:val="%9."/>
      <w:lvlJc w:val="right"/>
      <w:pPr>
        <w:ind w:left="5191" w:hanging="400"/>
      </w:pPr>
    </w:lvl>
  </w:abstractNum>
  <w:abstractNum w:abstractNumId="57" w15:restartNumberingAfterBreak="0">
    <w:nsid w:val="5EC868FE"/>
    <w:multiLevelType w:val="hybridMultilevel"/>
    <w:tmpl w:val="67C2E3A2"/>
    <w:lvl w:ilvl="0" w:tplc="3B349940">
      <w:start w:val="1"/>
      <w:numFmt w:val="decimal"/>
      <w:pStyle w:val="a6"/>
      <w:lvlText w:val="*%1. "/>
      <w:lvlJc w:val="left"/>
      <w:pPr>
        <w:ind w:left="627" w:hanging="40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8" w15:restartNumberingAfterBreak="0">
    <w:nsid w:val="60113103"/>
    <w:multiLevelType w:val="hybridMultilevel"/>
    <w:tmpl w:val="F54278F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15:restartNumberingAfterBreak="0">
    <w:nsid w:val="61DE4FBA"/>
    <w:multiLevelType w:val="multilevel"/>
    <w:tmpl w:val="C0E6B61E"/>
    <w:styleLink w:val="21"/>
    <w:lvl w:ilvl="0">
      <w:start w:val="1"/>
      <w:numFmt w:val="decimal"/>
      <w:lvlText w:val="%1)"/>
      <w:lvlJc w:val="left"/>
      <w:pPr>
        <w:ind w:left="1994" w:hanging="400"/>
      </w:pPr>
      <w:rPr>
        <w:rFonts w:eastAsiaTheme="minorEastAsia" w:hint="eastAsia"/>
        <w:sz w:val="22"/>
      </w:rPr>
    </w:lvl>
    <w:lvl w:ilvl="1">
      <w:start w:val="1"/>
      <w:numFmt w:val="decimal"/>
      <w:lvlText w:val="%1)-%2."/>
      <w:lvlJc w:val="left"/>
      <w:pPr>
        <w:ind w:left="2394" w:hanging="400"/>
      </w:pPr>
      <w:rPr>
        <w:rFonts w:eastAsia="Batang" w:hint="eastAsia"/>
        <w:sz w:val="22"/>
      </w:rPr>
    </w:lvl>
    <w:lvl w:ilvl="2">
      <w:start w:val="1"/>
      <w:numFmt w:val="lowerRoman"/>
      <w:lvlText w:val="%3."/>
      <w:lvlJc w:val="right"/>
      <w:pPr>
        <w:ind w:left="2794" w:hanging="400"/>
      </w:pPr>
      <w:rPr>
        <w:rFonts w:hint="eastAsia"/>
      </w:rPr>
    </w:lvl>
    <w:lvl w:ilvl="3">
      <w:start w:val="1"/>
      <w:numFmt w:val="decimal"/>
      <w:lvlText w:val="%4."/>
      <w:lvlJc w:val="left"/>
      <w:pPr>
        <w:ind w:left="3194" w:hanging="400"/>
      </w:pPr>
      <w:rPr>
        <w:rFonts w:hint="eastAsia"/>
      </w:rPr>
    </w:lvl>
    <w:lvl w:ilvl="4">
      <w:start w:val="1"/>
      <w:numFmt w:val="upperLetter"/>
      <w:lvlText w:val="%5."/>
      <w:lvlJc w:val="left"/>
      <w:pPr>
        <w:ind w:left="3594" w:hanging="400"/>
      </w:pPr>
      <w:rPr>
        <w:rFonts w:hint="eastAsia"/>
      </w:rPr>
    </w:lvl>
    <w:lvl w:ilvl="5">
      <w:start w:val="1"/>
      <w:numFmt w:val="lowerRoman"/>
      <w:lvlText w:val="%6."/>
      <w:lvlJc w:val="right"/>
      <w:pPr>
        <w:ind w:left="3994" w:hanging="400"/>
      </w:pPr>
      <w:rPr>
        <w:rFonts w:hint="eastAsia"/>
      </w:rPr>
    </w:lvl>
    <w:lvl w:ilvl="6">
      <w:start w:val="1"/>
      <w:numFmt w:val="decimal"/>
      <w:lvlText w:val="%7."/>
      <w:lvlJc w:val="left"/>
      <w:pPr>
        <w:ind w:left="4394" w:hanging="400"/>
      </w:pPr>
      <w:rPr>
        <w:rFonts w:hint="eastAsia"/>
      </w:rPr>
    </w:lvl>
    <w:lvl w:ilvl="7">
      <w:start w:val="1"/>
      <w:numFmt w:val="upperLetter"/>
      <w:lvlText w:val="%8."/>
      <w:lvlJc w:val="left"/>
      <w:pPr>
        <w:ind w:left="4794" w:hanging="400"/>
      </w:pPr>
      <w:rPr>
        <w:rFonts w:hint="eastAsia"/>
      </w:rPr>
    </w:lvl>
    <w:lvl w:ilvl="8">
      <w:start w:val="1"/>
      <w:numFmt w:val="lowerRoman"/>
      <w:lvlText w:val="%9."/>
      <w:lvlJc w:val="right"/>
      <w:pPr>
        <w:ind w:left="5194" w:hanging="400"/>
      </w:pPr>
      <w:rPr>
        <w:rFonts w:hint="eastAsia"/>
      </w:rPr>
    </w:lvl>
  </w:abstractNum>
  <w:abstractNum w:abstractNumId="60" w15:restartNumberingAfterBreak="0">
    <w:nsid w:val="665B72A7"/>
    <w:multiLevelType w:val="hybridMultilevel"/>
    <w:tmpl w:val="D39A521C"/>
    <w:lvl w:ilvl="0" w:tplc="874E3FAA">
      <w:numFmt w:val="bullet"/>
      <w:lvlText w:val=""/>
      <w:lvlJc w:val="left"/>
      <w:pPr>
        <w:ind w:left="765" w:hanging="360"/>
      </w:pPr>
      <w:rPr>
        <w:rFonts w:ascii="Wingdings" w:eastAsia="Malgun Gothic" w:hAnsi="Wingdings" w:cs="Times New Roman" w:hint="default"/>
      </w:rPr>
    </w:lvl>
    <w:lvl w:ilvl="1" w:tplc="04090003" w:tentative="1">
      <w:start w:val="1"/>
      <w:numFmt w:val="bullet"/>
      <w:lvlText w:val=""/>
      <w:lvlJc w:val="left"/>
      <w:pPr>
        <w:ind w:left="1205" w:hanging="400"/>
      </w:pPr>
      <w:rPr>
        <w:rFonts w:ascii="Wingdings" w:hAnsi="Wingdings" w:hint="default"/>
      </w:rPr>
    </w:lvl>
    <w:lvl w:ilvl="2" w:tplc="04090005" w:tentative="1">
      <w:start w:val="1"/>
      <w:numFmt w:val="bullet"/>
      <w:lvlText w:val=""/>
      <w:lvlJc w:val="left"/>
      <w:pPr>
        <w:ind w:left="1605" w:hanging="400"/>
      </w:pPr>
      <w:rPr>
        <w:rFonts w:ascii="Wingdings" w:hAnsi="Wingdings" w:hint="default"/>
      </w:rPr>
    </w:lvl>
    <w:lvl w:ilvl="3" w:tplc="04090001" w:tentative="1">
      <w:start w:val="1"/>
      <w:numFmt w:val="bullet"/>
      <w:lvlText w:val=""/>
      <w:lvlJc w:val="left"/>
      <w:pPr>
        <w:ind w:left="2005" w:hanging="400"/>
      </w:pPr>
      <w:rPr>
        <w:rFonts w:ascii="Wingdings" w:hAnsi="Wingdings" w:hint="default"/>
      </w:rPr>
    </w:lvl>
    <w:lvl w:ilvl="4" w:tplc="04090003" w:tentative="1">
      <w:start w:val="1"/>
      <w:numFmt w:val="bullet"/>
      <w:lvlText w:val=""/>
      <w:lvlJc w:val="left"/>
      <w:pPr>
        <w:ind w:left="2405" w:hanging="400"/>
      </w:pPr>
      <w:rPr>
        <w:rFonts w:ascii="Wingdings" w:hAnsi="Wingdings" w:hint="default"/>
      </w:rPr>
    </w:lvl>
    <w:lvl w:ilvl="5" w:tplc="04090005" w:tentative="1">
      <w:start w:val="1"/>
      <w:numFmt w:val="bullet"/>
      <w:lvlText w:val=""/>
      <w:lvlJc w:val="left"/>
      <w:pPr>
        <w:ind w:left="2805" w:hanging="400"/>
      </w:pPr>
      <w:rPr>
        <w:rFonts w:ascii="Wingdings" w:hAnsi="Wingdings" w:hint="default"/>
      </w:rPr>
    </w:lvl>
    <w:lvl w:ilvl="6" w:tplc="04090001" w:tentative="1">
      <w:start w:val="1"/>
      <w:numFmt w:val="bullet"/>
      <w:lvlText w:val=""/>
      <w:lvlJc w:val="left"/>
      <w:pPr>
        <w:ind w:left="3205" w:hanging="400"/>
      </w:pPr>
      <w:rPr>
        <w:rFonts w:ascii="Wingdings" w:hAnsi="Wingdings" w:hint="default"/>
      </w:rPr>
    </w:lvl>
    <w:lvl w:ilvl="7" w:tplc="04090003" w:tentative="1">
      <w:start w:val="1"/>
      <w:numFmt w:val="bullet"/>
      <w:lvlText w:val=""/>
      <w:lvlJc w:val="left"/>
      <w:pPr>
        <w:ind w:left="3605" w:hanging="400"/>
      </w:pPr>
      <w:rPr>
        <w:rFonts w:ascii="Wingdings" w:hAnsi="Wingdings" w:hint="default"/>
      </w:rPr>
    </w:lvl>
    <w:lvl w:ilvl="8" w:tplc="04090005" w:tentative="1">
      <w:start w:val="1"/>
      <w:numFmt w:val="bullet"/>
      <w:lvlText w:val=""/>
      <w:lvlJc w:val="left"/>
      <w:pPr>
        <w:ind w:left="4005" w:hanging="400"/>
      </w:pPr>
      <w:rPr>
        <w:rFonts w:ascii="Wingdings" w:hAnsi="Wingdings" w:hint="default"/>
      </w:rPr>
    </w:lvl>
  </w:abstractNum>
  <w:abstractNum w:abstractNumId="61" w15:restartNumberingAfterBreak="0">
    <w:nsid w:val="66602AEC"/>
    <w:multiLevelType w:val="hybridMultilevel"/>
    <w:tmpl w:val="928EBC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15:restartNumberingAfterBreak="0">
    <w:nsid w:val="66F04FC0"/>
    <w:multiLevelType w:val="hybridMultilevel"/>
    <w:tmpl w:val="6A187BC8"/>
    <w:lvl w:ilvl="0" w:tplc="E7E6F9D8">
      <w:start w:val="1"/>
      <w:numFmt w:val="bullet"/>
      <w:lvlText w:val="n"/>
      <w:lvlJc w:val="left"/>
      <w:pPr>
        <w:ind w:left="400" w:hanging="400"/>
      </w:pPr>
      <w:rPr>
        <w:rFonts w:ascii="Webdings" w:hAnsi="Webdings" w:hint="default"/>
        <w:b w:val="0"/>
        <w:i w:val="0"/>
        <w:sz w:val="18"/>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3" w15:restartNumberingAfterBreak="0">
    <w:nsid w:val="68F55147"/>
    <w:multiLevelType w:val="hybridMultilevel"/>
    <w:tmpl w:val="D49E536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15:restartNumberingAfterBreak="0">
    <w:nsid w:val="73931B07"/>
    <w:multiLevelType w:val="hybridMultilevel"/>
    <w:tmpl w:val="1D246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5" w15:restartNumberingAfterBreak="0">
    <w:nsid w:val="79A63009"/>
    <w:multiLevelType w:val="multilevel"/>
    <w:tmpl w:val="DB8E8CB6"/>
    <w:styleLink w:val="a7"/>
    <w:lvl w:ilvl="0">
      <w:start w:val="1"/>
      <w:numFmt w:val="decimal"/>
      <w:lvlText w:val="%1)"/>
      <w:lvlJc w:val="left"/>
      <w:pPr>
        <w:ind w:left="600" w:hanging="400"/>
      </w:pPr>
      <w:rPr>
        <w:rFonts w:eastAsia="Batang" w:hint="eastAsia"/>
        <w:sz w:val="20"/>
      </w:rPr>
    </w:lvl>
    <w:lvl w:ilvl="1">
      <w:start w:val="1"/>
      <w:numFmt w:val="decimalFullWidth"/>
      <w:lvlText w:val="%1)-%2."/>
      <w:lvlJc w:val="left"/>
      <w:pPr>
        <w:ind w:left="800" w:hanging="400"/>
      </w:pPr>
      <w:rPr>
        <w:rFonts w:eastAsia="Batang" w:hint="eastAsia"/>
        <w:sz w:val="22"/>
      </w:rPr>
    </w:lvl>
    <w:lvl w:ilvl="2">
      <w:start w:val="1"/>
      <w:numFmt w:val="none"/>
      <w:lvlText w:val="%3."/>
      <w:lvlJc w:val="right"/>
      <w:pPr>
        <w:ind w:left="0" w:hanging="379"/>
      </w:pPr>
      <w:rPr>
        <w:rFonts w:hint="eastAsia"/>
      </w:rPr>
    </w:lvl>
    <w:lvl w:ilvl="3">
      <w:start w:val="1"/>
      <w:numFmt w:val="decimal"/>
      <w:lvlText w:val="%4."/>
      <w:lvlJc w:val="left"/>
      <w:pPr>
        <w:ind w:left="2400" w:hanging="400"/>
      </w:pPr>
      <w:rPr>
        <w:rFonts w:hint="eastAsia"/>
      </w:rPr>
    </w:lvl>
    <w:lvl w:ilvl="4">
      <w:start w:val="1"/>
      <w:numFmt w:val="decimal"/>
      <w:lvlText w:val="%5)"/>
      <w:lvlJc w:val="left"/>
      <w:pPr>
        <w:ind w:left="1000" w:hanging="400"/>
      </w:pPr>
      <w:rPr>
        <w:rFonts w:eastAsia="Malgun Gothic" w:hint="eastAsia"/>
        <w:b/>
        <w:i w:val="0"/>
        <w:sz w:val="22"/>
      </w:rPr>
    </w:lvl>
    <w:lvl w:ilvl="5">
      <w:start w:val="1"/>
      <w:numFmt w:val="decimal"/>
      <w:lvlText w:val="%5)-%6"/>
      <w:lvlJc w:val="right"/>
      <w:pPr>
        <w:ind w:left="1000" w:hanging="400"/>
      </w:pPr>
      <w:rPr>
        <w:rFonts w:eastAsia="Malgun Gothic" w:hint="eastAsia"/>
        <w:b/>
        <w:i w:val="0"/>
        <w:sz w:val="20"/>
      </w:rPr>
    </w:lvl>
    <w:lvl w:ilvl="6">
      <w:start w:val="1"/>
      <w:numFmt w:val="none"/>
      <w:lvlText w:val="%7"/>
      <w:lvlJc w:val="left"/>
      <w:pPr>
        <w:ind w:left="0" w:hanging="400"/>
      </w:pPr>
      <w:rPr>
        <w:rFonts w:hint="eastAsia"/>
      </w:rPr>
    </w:lvl>
    <w:lvl w:ilvl="7">
      <w:start w:val="1"/>
      <w:numFmt w:val="upperLetter"/>
      <w:lvlText w:val="%8."/>
      <w:lvlJc w:val="left"/>
      <w:pPr>
        <w:ind w:left="4000" w:hanging="400"/>
      </w:pPr>
      <w:rPr>
        <w:rFonts w:hint="eastAsia"/>
      </w:rPr>
    </w:lvl>
    <w:lvl w:ilvl="8">
      <w:start w:val="1"/>
      <w:numFmt w:val="lowerRoman"/>
      <w:lvlText w:val="%9."/>
      <w:lvlJc w:val="right"/>
      <w:pPr>
        <w:ind w:left="4400" w:hanging="400"/>
      </w:pPr>
      <w:rPr>
        <w:rFonts w:hint="eastAsia"/>
      </w:rPr>
    </w:lvl>
  </w:abstractNum>
  <w:abstractNum w:abstractNumId="66" w15:restartNumberingAfterBreak="0">
    <w:nsid w:val="7C163242"/>
    <w:multiLevelType w:val="hybridMultilevel"/>
    <w:tmpl w:val="A928EB98"/>
    <w:lvl w:ilvl="0" w:tplc="A3347E66">
      <w:start w:val="1"/>
      <w:numFmt w:val="upperLetter"/>
      <w:lvlText w:val="%1."/>
      <w:lvlJc w:val="left"/>
      <w:pPr>
        <w:ind w:left="825" w:hanging="400"/>
      </w:pPr>
      <w:rPr>
        <w:rFonts w:hint="eastAsia"/>
        <w:b w:val="0"/>
        <w:i w:val="0"/>
        <w:sz w:val="20"/>
      </w:rPr>
    </w:lvl>
    <w:lvl w:ilvl="1" w:tplc="04090019" w:tentative="1">
      <w:start w:val="1"/>
      <w:numFmt w:val="upperLetter"/>
      <w:lvlText w:val="%2."/>
      <w:lvlJc w:val="left"/>
      <w:pPr>
        <w:ind w:left="1597" w:hanging="400"/>
      </w:pPr>
    </w:lvl>
    <w:lvl w:ilvl="2" w:tplc="0409001B" w:tentative="1">
      <w:start w:val="1"/>
      <w:numFmt w:val="lowerRoman"/>
      <w:lvlText w:val="%3."/>
      <w:lvlJc w:val="right"/>
      <w:pPr>
        <w:ind w:left="1997" w:hanging="400"/>
      </w:pPr>
    </w:lvl>
    <w:lvl w:ilvl="3" w:tplc="0409000F" w:tentative="1">
      <w:start w:val="1"/>
      <w:numFmt w:val="decimal"/>
      <w:lvlText w:val="%4."/>
      <w:lvlJc w:val="left"/>
      <w:pPr>
        <w:ind w:left="2397" w:hanging="400"/>
      </w:pPr>
    </w:lvl>
    <w:lvl w:ilvl="4" w:tplc="04090019" w:tentative="1">
      <w:start w:val="1"/>
      <w:numFmt w:val="upperLetter"/>
      <w:lvlText w:val="%5."/>
      <w:lvlJc w:val="left"/>
      <w:pPr>
        <w:ind w:left="2797" w:hanging="400"/>
      </w:pPr>
    </w:lvl>
    <w:lvl w:ilvl="5" w:tplc="0409001B" w:tentative="1">
      <w:start w:val="1"/>
      <w:numFmt w:val="lowerRoman"/>
      <w:lvlText w:val="%6."/>
      <w:lvlJc w:val="right"/>
      <w:pPr>
        <w:ind w:left="3197" w:hanging="400"/>
      </w:pPr>
    </w:lvl>
    <w:lvl w:ilvl="6" w:tplc="0409000F" w:tentative="1">
      <w:start w:val="1"/>
      <w:numFmt w:val="decimal"/>
      <w:lvlText w:val="%7."/>
      <w:lvlJc w:val="left"/>
      <w:pPr>
        <w:ind w:left="3597" w:hanging="400"/>
      </w:pPr>
    </w:lvl>
    <w:lvl w:ilvl="7" w:tplc="04090019" w:tentative="1">
      <w:start w:val="1"/>
      <w:numFmt w:val="upperLetter"/>
      <w:lvlText w:val="%8."/>
      <w:lvlJc w:val="left"/>
      <w:pPr>
        <w:ind w:left="3997" w:hanging="400"/>
      </w:pPr>
    </w:lvl>
    <w:lvl w:ilvl="8" w:tplc="0409001B" w:tentative="1">
      <w:start w:val="1"/>
      <w:numFmt w:val="lowerRoman"/>
      <w:lvlText w:val="%9."/>
      <w:lvlJc w:val="right"/>
      <w:pPr>
        <w:ind w:left="4397" w:hanging="400"/>
      </w:pPr>
    </w:lvl>
  </w:abstractNum>
  <w:abstractNum w:abstractNumId="67" w15:restartNumberingAfterBreak="0">
    <w:nsid w:val="7E721EEB"/>
    <w:multiLevelType w:val="hybridMultilevel"/>
    <w:tmpl w:val="A34C3FCA"/>
    <w:lvl w:ilvl="0" w:tplc="7658AD86">
      <w:start w:val="1"/>
      <w:numFmt w:val="bullet"/>
      <w:pStyle w:val="50"/>
      <w:lvlText w:val="n"/>
      <w:lvlJc w:val="left"/>
      <w:pPr>
        <w:ind w:left="400" w:hanging="400"/>
      </w:pPr>
      <w:rPr>
        <w:rFonts w:ascii="Webdings" w:hAnsi="Webdings" w:hint="default"/>
        <w:b w:val="0"/>
        <w:i w:val="0"/>
        <w:sz w:val="18"/>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33"/>
  </w:num>
  <w:num w:numId="2">
    <w:abstractNumId w:val="28"/>
  </w:num>
  <w:num w:numId="3">
    <w:abstractNumId w:val="10"/>
  </w:num>
  <w:num w:numId="4">
    <w:abstractNumId w:val="29"/>
  </w:num>
  <w:num w:numId="5">
    <w:abstractNumId w:val="50"/>
  </w:num>
  <w:num w:numId="6">
    <w:abstractNumId w:val="31"/>
  </w:num>
  <w:num w:numId="7">
    <w:abstractNumId w:val="24"/>
  </w:num>
  <w:num w:numId="8">
    <w:abstractNumId w:val="46"/>
  </w:num>
  <w:num w:numId="9">
    <w:abstractNumId w:val="16"/>
  </w:num>
  <w:num w:numId="10">
    <w:abstractNumId w:val="11"/>
  </w:num>
  <w:num w:numId="11">
    <w:abstractNumId w:val="34"/>
  </w:num>
  <w:num w:numId="12">
    <w:abstractNumId w:val="23"/>
  </w:num>
  <w:num w:numId="13">
    <w:abstractNumId w:val="62"/>
  </w:num>
  <w:num w:numId="14">
    <w:abstractNumId w:val="49"/>
  </w:num>
  <w:num w:numId="15">
    <w:abstractNumId w:val="56"/>
  </w:num>
  <w:num w:numId="16">
    <w:abstractNumId w:val="40"/>
  </w:num>
  <w:num w:numId="17">
    <w:abstractNumId w:val="6"/>
  </w:num>
  <w:num w:numId="18">
    <w:abstractNumId w:val="25"/>
  </w:num>
  <w:num w:numId="19">
    <w:abstractNumId w:val="4"/>
  </w:num>
  <w:num w:numId="20">
    <w:abstractNumId w:val="66"/>
  </w:num>
  <w:num w:numId="21">
    <w:abstractNumId w:val="57"/>
  </w:num>
  <w:num w:numId="22">
    <w:abstractNumId w:val="55"/>
  </w:num>
  <w:num w:numId="23">
    <w:abstractNumId w:val="27"/>
  </w:num>
  <w:num w:numId="24">
    <w:abstractNumId w:val="53"/>
  </w:num>
  <w:num w:numId="25">
    <w:abstractNumId w:val="38"/>
  </w:num>
  <w:num w:numId="26">
    <w:abstractNumId w:val="46"/>
  </w:num>
  <w:num w:numId="27">
    <w:abstractNumId w:val="46"/>
    <w:lvlOverride w:ilvl="0">
      <w:lvl w:ilvl="0">
        <w:start w:val="1"/>
        <w:numFmt w:val="decimal"/>
        <w:lvlText w:val="%1. "/>
        <w:lvlJc w:val="left"/>
        <w:pPr>
          <w:ind w:left="397" w:hanging="397"/>
        </w:pPr>
        <w:rPr>
          <w:rFonts w:ascii="Arial" w:eastAsia="Malgun Gothic" w:hAnsi="Arial" w:hint="default"/>
          <w:sz w:val="26"/>
        </w:rPr>
      </w:lvl>
    </w:lvlOverride>
    <w:lvlOverride w:ilvl="1">
      <w:lvl w:ilvl="1">
        <w:start w:val="1"/>
        <w:numFmt w:val="decimal"/>
        <w:pStyle w:val="11"/>
        <w:lvlText w:val="%1.%2 "/>
        <w:lvlJc w:val="left"/>
        <w:pPr>
          <w:ind w:left="6521" w:hanging="567"/>
        </w:pPr>
        <w:rPr>
          <w:rFonts w:ascii="Arial" w:eastAsia="Malgun Gothic" w:hAnsi="Arial" w:hint="default"/>
          <w:sz w:val="24"/>
        </w:rPr>
      </w:lvl>
    </w:lvlOverride>
    <w:lvlOverride w:ilvl="2">
      <w:lvl w:ilvl="2">
        <w:start w:val="1"/>
        <w:numFmt w:val="decimal"/>
        <w:pStyle w:val="20"/>
        <w:lvlText w:val="%1.%2.%3 "/>
        <w:lvlJc w:val="left"/>
        <w:pPr>
          <w:ind w:left="737" w:hanging="737"/>
        </w:pPr>
        <w:rPr>
          <w:rFonts w:ascii="Arial" w:eastAsia="Malgun Gothic" w:hAnsi="Arial" w:hint="default"/>
          <w:sz w:val="22"/>
        </w:rPr>
      </w:lvl>
    </w:lvlOverride>
    <w:lvlOverride w:ilvl="3">
      <w:lvl w:ilvl="3">
        <w:start w:val="1"/>
        <w:numFmt w:val="decimal"/>
        <w:pStyle w:val="3"/>
        <w:lvlText w:val="%1.%2.%3.%4"/>
        <w:lvlJc w:val="left"/>
        <w:pPr>
          <w:ind w:left="907" w:hanging="907"/>
        </w:pPr>
        <w:rPr>
          <w:rFonts w:hint="eastAsia"/>
        </w:rPr>
      </w:lvl>
    </w:lvlOverride>
    <w:lvlOverride w:ilvl="4">
      <w:lvl w:ilvl="4">
        <w:start w:val="1"/>
        <w:numFmt w:val="decimal"/>
        <w:pStyle w:val="40"/>
        <w:lvlText w:val="%1.%2.%3.%4.%5"/>
        <w:lvlJc w:val="left"/>
        <w:pPr>
          <w:ind w:left="1077" w:hanging="1077"/>
        </w:pPr>
        <w:rPr>
          <w:rFonts w:hint="eastAsia"/>
        </w:rPr>
      </w:lvl>
    </w:lvlOverride>
    <w:lvlOverride w:ilvl="5">
      <w:lvl w:ilvl="5">
        <w:start w:val="1"/>
        <w:numFmt w:val="decimal"/>
        <w:pStyle w:val="12"/>
        <w:lvlText w:val="%1.%2.%3.%4.%5.%6"/>
        <w:lvlJc w:val="left"/>
        <w:pPr>
          <w:ind w:left="397" w:hanging="397"/>
        </w:pPr>
        <w:rPr>
          <w:rFonts w:hint="eastAsia"/>
        </w:rPr>
      </w:lvl>
    </w:lvlOverride>
    <w:lvlOverride w:ilvl="6">
      <w:lvl w:ilvl="6">
        <w:start w:val="1"/>
        <w:numFmt w:val="decimal"/>
        <w:pStyle w:val="a3"/>
        <w:lvlText w:val="%1.%2.%3.%4.%5.%6.%7"/>
        <w:lvlJc w:val="left"/>
        <w:pPr>
          <w:ind w:left="397" w:hanging="397"/>
        </w:pPr>
        <w:rPr>
          <w:rFonts w:hint="eastAsia"/>
        </w:rPr>
      </w:lvl>
    </w:lvlOverride>
    <w:lvlOverride w:ilvl="7">
      <w:lvl w:ilvl="7">
        <w:start w:val="1"/>
        <w:numFmt w:val="decimal"/>
        <w:pStyle w:val="a4"/>
        <w:lvlText w:val="%1.%2.%3.%4.%5.%6.%7.%8"/>
        <w:lvlJc w:val="left"/>
        <w:pPr>
          <w:ind w:left="397" w:hanging="397"/>
        </w:pPr>
        <w:rPr>
          <w:rFonts w:hint="eastAsia"/>
        </w:rPr>
      </w:lvl>
    </w:lvlOverride>
    <w:lvlOverride w:ilvl="8">
      <w:lvl w:ilvl="8">
        <w:start w:val="1"/>
        <w:numFmt w:val="decimal"/>
        <w:pStyle w:val="41"/>
        <w:lvlText w:val="%1.%2.%3.%4.%5.%6.%7.%8.%9"/>
        <w:lvlJc w:val="left"/>
        <w:pPr>
          <w:ind w:left="397" w:hanging="397"/>
        </w:pPr>
        <w:rPr>
          <w:rFonts w:hint="eastAsia"/>
        </w:rPr>
      </w:lvl>
    </w:lvlOverride>
  </w:num>
  <w:num w:numId="28">
    <w:abstractNumId w:val="46"/>
    <w:lvlOverride w:ilvl="0">
      <w:lvl w:ilvl="0">
        <w:numFmt w:val="decimal"/>
        <w:lvlText w:val=""/>
        <w:lvlJc w:val="left"/>
      </w:lvl>
    </w:lvlOverride>
    <w:lvlOverride w:ilvl="1">
      <w:lvl w:ilvl="1">
        <w:numFmt w:val="decimal"/>
        <w:pStyle w:val="11"/>
        <w:lvlText w:val=""/>
        <w:lvlJc w:val="left"/>
      </w:lvl>
    </w:lvlOverride>
    <w:lvlOverride w:ilvl="2">
      <w:lvl w:ilvl="2">
        <w:start w:val="1"/>
        <w:numFmt w:val="decimal"/>
        <w:pStyle w:val="20"/>
        <w:lvlText w:val="%1.%2.%3 "/>
        <w:lvlJc w:val="left"/>
        <w:pPr>
          <w:ind w:left="737" w:hanging="737"/>
        </w:pPr>
        <w:rPr>
          <w:rFonts w:ascii="Arial" w:eastAsia="Malgun Gothic" w:hAnsi="Arial" w:hint="default"/>
          <w:sz w:val="22"/>
        </w:rPr>
      </w:lvl>
    </w:lvlOverride>
    <w:lvlOverride w:ilvl="3">
      <w:lvl w:ilvl="3">
        <w:start w:val="1"/>
        <w:numFmt w:val="decimal"/>
        <w:pStyle w:val="3"/>
        <w:lvlText w:val="%1.%2.%3.%4"/>
        <w:lvlJc w:val="left"/>
        <w:pPr>
          <w:ind w:left="907" w:hanging="907"/>
        </w:pPr>
        <w:rPr>
          <w:rFonts w:hint="eastAsia"/>
        </w:rPr>
      </w:lvl>
    </w:lvlOverride>
    <w:lvlOverride w:ilvl="4">
      <w:lvl w:ilvl="4">
        <w:start w:val="1"/>
        <w:numFmt w:val="decimal"/>
        <w:pStyle w:val="40"/>
        <w:lvlText w:val="%1.%2.%3.%4.%5"/>
        <w:lvlJc w:val="left"/>
        <w:pPr>
          <w:ind w:left="1077" w:hanging="1077"/>
        </w:pPr>
        <w:rPr>
          <w:rFonts w:hint="eastAsia"/>
        </w:rPr>
      </w:lvl>
    </w:lvlOverride>
  </w:num>
  <w:num w:numId="29">
    <w:abstractNumId w:val="46"/>
    <w:lvlOverride w:ilvl="0">
      <w:startOverride w:val="1"/>
      <w:lvl w:ilvl="0">
        <w:start w:val="1"/>
        <w:numFmt w:val="decimal"/>
        <w:lvlText w:val="%1. "/>
        <w:lvlJc w:val="left"/>
        <w:pPr>
          <w:ind w:left="397" w:hanging="397"/>
        </w:pPr>
        <w:rPr>
          <w:rFonts w:ascii="Arial" w:eastAsia="Malgun Gothic" w:hAnsi="Arial" w:hint="default"/>
          <w:sz w:val="26"/>
        </w:rPr>
      </w:lvl>
    </w:lvlOverride>
    <w:lvlOverride w:ilvl="1">
      <w:startOverride w:val="1"/>
      <w:lvl w:ilvl="1">
        <w:start w:val="1"/>
        <w:numFmt w:val="decimal"/>
        <w:pStyle w:val="11"/>
        <w:lvlText w:val="%1.%2 "/>
        <w:lvlJc w:val="left"/>
        <w:pPr>
          <w:ind w:left="567" w:hanging="567"/>
        </w:pPr>
        <w:rPr>
          <w:rFonts w:ascii="Arial" w:eastAsia="Malgun Gothic" w:hAnsi="Arial" w:hint="default"/>
          <w:sz w:val="24"/>
        </w:rPr>
      </w:lvl>
    </w:lvlOverride>
    <w:lvlOverride w:ilvl="2">
      <w:startOverride w:val="1"/>
      <w:lvl w:ilvl="2">
        <w:start w:val="1"/>
        <w:numFmt w:val="decimal"/>
        <w:pStyle w:val="20"/>
        <w:lvlText w:val="%1.%2.%3 "/>
        <w:lvlJc w:val="left"/>
        <w:pPr>
          <w:ind w:left="737" w:hanging="737"/>
        </w:pPr>
        <w:rPr>
          <w:rFonts w:ascii="Arial" w:eastAsia="Malgun Gothic" w:hAnsi="Arial" w:hint="default"/>
          <w:sz w:val="22"/>
        </w:rPr>
      </w:lvl>
    </w:lvlOverride>
    <w:lvlOverride w:ilvl="3">
      <w:startOverride w:val="1"/>
      <w:lvl w:ilvl="3">
        <w:start w:val="1"/>
        <w:numFmt w:val="decimal"/>
        <w:pStyle w:val="3"/>
        <w:lvlText w:val="%1.%2.%3.%4"/>
        <w:lvlJc w:val="left"/>
        <w:pPr>
          <w:ind w:left="907" w:hanging="907"/>
        </w:pPr>
        <w:rPr>
          <w:rFonts w:hint="eastAsia"/>
        </w:rPr>
      </w:lvl>
    </w:lvlOverride>
    <w:lvlOverride w:ilvl="4">
      <w:startOverride w:val="1"/>
      <w:lvl w:ilvl="4">
        <w:start w:val="1"/>
        <w:numFmt w:val="decimal"/>
        <w:pStyle w:val="40"/>
        <w:lvlText w:val="%1.%2.%3.%4.%5"/>
        <w:lvlJc w:val="left"/>
        <w:pPr>
          <w:ind w:left="1077" w:hanging="1077"/>
        </w:pPr>
        <w:rPr>
          <w:rFonts w:hint="eastAsia"/>
        </w:rPr>
      </w:lvl>
    </w:lvlOverride>
    <w:lvlOverride w:ilvl="5">
      <w:startOverride w:val="1"/>
      <w:lvl w:ilvl="5">
        <w:start w:val="1"/>
        <w:numFmt w:val="decimal"/>
        <w:pStyle w:val="12"/>
        <w:lvlText w:val="%1.%2.%3.%4.%5.%6"/>
        <w:lvlJc w:val="left"/>
        <w:pPr>
          <w:ind w:left="397" w:hanging="397"/>
        </w:pPr>
        <w:rPr>
          <w:rFonts w:hint="eastAsia"/>
        </w:rPr>
      </w:lvl>
    </w:lvlOverride>
    <w:lvlOverride w:ilvl="6">
      <w:startOverride w:val="1"/>
      <w:lvl w:ilvl="6">
        <w:start w:val="1"/>
        <w:numFmt w:val="decimal"/>
        <w:pStyle w:val="a3"/>
        <w:lvlText w:val="%1.%2.%3.%4.%5.%6.%7"/>
        <w:lvlJc w:val="left"/>
        <w:pPr>
          <w:ind w:left="397" w:hanging="397"/>
        </w:pPr>
        <w:rPr>
          <w:rFonts w:hint="eastAsia"/>
        </w:rPr>
      </w:lvl>
    </w:lvlOverride>
    <w:lvlOverride w:ilvl="7">
      <w:startOverride w:val="1"/>
      <w:lvl w:ilvl="7">
        <w:start w:val="1"/>
        <w:numFmt w:val="decimal"/>
        <w:pStyle w:val="a4"/>
        <w:lvlText w:val="%1.%2.%3.%4.%5.%6.%7.%8"/>
        <w:lvlJc w:val="left"/>
        <w:pPr>
          <w:ind w:left="397" w:hanging="397"/>
        </w:pPr>
        <w:rPr>
          <w:rFonts w:hint="eastAsia"/>
        </w:rPr>
      </w:lvl>
    </w:lvlOverride>
    <w:lvlOverride w:ilvl="8">
      <w:startOverride w:val="1"/>
      <w:lvl w:ilvl="8">
        <w:start w:val="1"/>
        <w:numFmt w:val="decimal"/>
        <w:pStyle w:val="41"/>
        <w:lvlText w:val="%1.%2.%3.%4.%5.%6.%7.%8.%9"/>
        <w:lvlJc w:val="left"/>
        <w:pPr>
          <w:ind w:left="397" w:hanging="397"/>
        </w:pPr>
        <w:rPr>
          <w:rFonts w:hint="eastAsia"/>
        </w:rPr>
      </w:lvl>
    </w:lvlOverride>
  </w:num>
  <w:num w:numId="30">
    <w:abstractNumId w:val="57"/>
    <w:lvlOverride w:ilvl="0">
      <w:startOverride w:val="1"/>
    </w:lvlOverride>
  </w:num>
  <w:num w:numId="31">
    <w:abstractNumId w:val="57"/>
    <w:lvlOverride w:ilvl="0">
      <w:startOverride w:val="1"/>
    </w:lvlOverride>
  </w:num>
  <w:num w:numId="32">
    <w:abstractNumId w:val="57"/>
    <w:lvlOverride w:ilvl="0">
      <w:startOverride w:val="1"/>
    </w:lvlOverride>
  </w:num>
  <w:num w:numId="33">
    <w:abstractNumId w:val="57"/>
    <w:lvlOverride w:ilvl="0">
      <w:startOverride w:val="1"/>
    </w:lvlOverride>
  </w:num>
  <w:num w:numId="34">
    <w:abstractNumId w:val="57"/>
    <w:lvlOverride w:ilvl="0">
      <w:startOverride w:val="1"/>
    </w:lvlOverride>
  </w:num>
  <w:num w:numId="35">
    <w:abstractNumId w:val="57"/>
    <w:lvlOverride w:ilvl="0">
      <w:startOverride w:val="1"/>
    </w:lvlOverride>
  </w:num>
  <w:num w:numId="36">
    <w:abstractNumId w:val="23"/>
    <w:lvlOverride w:ilvl="0">
      <w:startOverride w:val="1"/>
    </w:lvlOverride>
  </w:num>
  <w:num w:numId="37">
    <w:abstractNumId w:val="57"/>
    <w:lvlOverride w:ilvl="0">
      <w:startOverride w:val="1"/>
    </w:lvlOverride>
  </w:num>
  <w:num w:numId="38">
    <w:abstractNumId w:val="57"/>
    <w:lvlOverride w:ilvl="0">
      <w:startOverride w:val="1"/>
    </w:lvlOverride>
  </w:num>
  <w:num w:numId="39">
    <w:abstractNumId w:val="57"/>
    <w:lvlOverride w:ilvl="0">
      <w:startOverride w:val="1"/>
    </w:lvlOverride>
  </w:num>
  <w:num w:numId="40">
    <w:abstractNumId w:val="57"/>
    <w:lvlOverride w:ilvl="0">
      <w:startOverride w:val="1"/>
    </w:lvlOverride>
  </w:num>
  <w:num w:numId="41">
    <w:abstractNumId w:val="44"/>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41"/>
  </w:num>
  <w:num w:numId="46">
    <w:abstractNumId w:val="57"/>
    <w:lvlOverride w:ilvl="0">
      <w:startOverride w:val="1"/>
    </w:lvlOverride>
  </w:num>
  <w:num w:numId="47">
    <w:abstractNumId w:val="57"/>
    <w:lvlOverride w:ilvl="0">
      <w:startOverride w:val="1"/>
    </w:lvlOverride>
  </w:num>
  <w:num w:numId="48">
    <w:abstractNumId w:val="57"/>
    <w:lvlOverride w:ilvl="0">
      <w:startOverride w:val="1"/>
    </w:lvlOverride>
  </w:num>
  <w:num w:numId="49">
    <w:abstractNumId w:val="57"/>
    <w:lvlOverride w:ilvl="0">
      <w:startOverride w:val="1"/>
    </w:lvlOverride>
  </w:num>
  <w:num w:numId="50">
    <w:abstractNumId w:val="57"/>
    <w:lvlOverride w:ilvl="0">
      <w:startOverride w:val="1"/>
    </w:lvlOverride>
  </w:num>
  <w:num w:numId="51">
    <w:abstractNumId w:val="45"/>
  </w:num>
  <w:num w:numId="52">
    <w:abstractNumId w:val="46"/>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7"/>
  </w:num>
  <w:num w:numId="60">
    <w:abstractNumId w:val="5"/>
  </w:num>
  <w:num w:numId="61">
    <w:abstractNumId w:val="30"/>
  </w:num>
  <w:num w:numId="62">
    <w:abstractNumId w:val="58"/>
  </w:num>
  <w:num w:numId="63">
    <w:abstractNumId w:val="63"/>
  </w:num>
  <w:num w:numId="64">
    <w:abstractNumId w:val="17"/>
  </w:num>
  <w:num w:numId="65">
    <w:abstractNumId w:val="64"/>
  </w:num>
  <w:num w:numId="66">
    <w:abstractNumId w:val="12"/>
  </w:num>
  <w:num w:numId="67">
    <w:abstractNumId w:val="57"/>
    <w:lvlOverride w:ilvl="0">
      <w:startOverride w:val="1"/>
    </w:lvlOverride>
  </w:num>
  <w:num w:numId="68">
    <w:abstractNumId w:val="22"/>
  </w:num>
  <w:num w:numId="69">
    <w:abstractNumId w:val="67"/>
  </w:num>
  <w:num w:numId="70">
    <w:abstractNumId w:val="20"/>
  </w:num>
  <w:num w:numId="71">
    <w:abstractNumId w:val="47"/>
  </w:num>
  <w:num w:numId="72">
    <w:abstractNumId w:val="47"/>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8"/>
  </w:num>
  <w:num w:numId="74">
    <w:abstractNumId w:val="13"/>
  </w:num>
  <w:num w:numId="75">
    <w:abstractNumId w:val="47"/>
    <w:lvlOverride w:ilvl="0">
      <w:lvl w:ilvl="0">
        <w:start w:val="1"/>
        <w:numFmt w:val="decimal"/>
        <w:lvlText w:val="%1. "/>
        <w:lvlJc w:val="left"/>
        <w:pPr>
          <w:ind w:left="397" w:hanging="397"/>
        </w:pPr>
        <w:rPr>
          <w:rFonts w:asciiTheme="majorHAnsi" w:eastAsia="ＭＳ Ｐゴシック" w:hAnsiTheme="majorHAnsi" w:cstheme="majorHAnsi" w:hint="default"/>
          <w:b/>
          <w:i w:val="0"/>
          <w:sz w:val="26"/>
        </w:rPr>
      </w:lvl>
    </w:lvlOverride>
  </w:num>
  <w:num w:numId="76">
    <w:abstractNumId w:val="4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5"/>
  </w:num>
  <w:num w:numId="79">
    <w:abstractNumId w:val="15"/>
    <w:lvlOverride w:ilvl="0">
      <w:startOverride w:val="9"/>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80">
    <w:abstractNumId w:val="35"/>
  </w:num>
  <w:num w:numId="81">
    <w:abstractNumId w:val="35"/>
    <w:lvlOverride w:ilvl="0">
      <w:startOverride w:val="9"/>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5"/>
    <w:lvlOverride w:ilvl="0">
      <w:startOverride w:val="9"/>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num>
  <w:num w:numId="86">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5"/>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90">
    <w:abstractNumId w:val="35"/>
  </w:num>
  <w:num w:numId="9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2"/>
  </w:num>
  <w:num w:numId="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5"/>
    <w:lvlOverride w:ilvl="0">
      <w:startOverride w:val="5"/>
    </w:lvlOverride>
    <w:lvlOverride w:ilvl="1">
      <w:startOverride w:val="3"/>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num>
  <w:num w:numId="98">
    <w:abstractNumId w:val="57"/>
    <w:lvlOverride w:ilvl="0">
      <w:startOverride w:val="1"/>
    </w:lvlOverride>
  </w:num>
  <w:num w:numId="99">
    <w:abstractNumId w:val="35"/>
    <w:lvlOverride w:ilvl="0">
      <w:startOverride w:val="5"/>
    </w:lvlOverride>
    <w:lvlOverride w:ilvl="1">
      <w:startOverride w:val="6"/>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6"/>
  </w:num>
  <w:num w:numId="105">
    <w:abstractNumId w:val="57"/>
    <w:lvlOverride w:ilvl="0">
      <w:startOverride w:val="1"/>
    </w:lvlOverride>
  </w:num>
  <w:num w:numId="1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9"/>
  </w:num>
  <w:num w:numId="116">
    <w:abstractNumId w:val="46"/>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18">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19">
    <w:abstractNumId w:val="46"/>
    <w:lvlOverride w:ilvl="0">
      <w:startOverride w:val="5"/>
    </w:lvlOverride>
    <w:lvlOverride w:ilvl="1">
      <w:startOverride w:val="3"/>
    </w:lvlOverride>
    <w:lvlOverride w:ilvl="2">
      <w:startOverride w:val="1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6"/>
    <w:lvlOverride w:ilvl="0">
      <w:startOverride w:val="6"/>
    </w:lvlOverride>
    <w:lvlOverride w:ilvl="1">
      <w:startOverride w:val="5"/>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23">
    <w:abstractNumId w:val="46"/>
    <w:lvlOverride w:ilvl="0">
      <w:startOverride w:val="6"/>
    </w:lvlOverride>
    <w:lvlOverride w:ilvl="1">
      <w:startOverride w:val="5"/>
    </w:lvlOverride>
    <w:lvlOverride w:ilvl="2">
      <w:startOverride w:val="2"/>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24">
    <w:abstractNumId w:val="4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25">
    <w:abstractNumId w:val="4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26">
    <w:abstractNumId w:val="4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lvl w:ilvl="0">
        <w:start w:val="1"/>
        <w:numFmt w:val="decimal"/>
        <w:lvlText w:val="%1장 "/>
        <w:lvlJc w:val="left"/>
        <w:pPr>
          <w:ind w:left="397" w:hanging="397"/>
        </w:pPr>
        <w:rPr>
          <w:rFonts w:ascii="Arial" w:eastAsia="Malgun Gothic" w:hAnsi="Arial" w:hint="default"/>
          <w:b/>
          <w:i w:val="0"/>
          <w:sz w:val="36"/>
        </w:rPr>
      </w:lvl>
    </w:lvlOverride>
    <w:lvlOverride w:ilvl="1">
      <w:lvl w:ilvl="1">
        <w:start w:val="1"/>
        <w:numFmt w:val="decimal"/>
        <w:pStyle w:val="11"/>
        <w:lvlText w:val="%2."/>
        <w:lvlJc w:val="left"/>
        <w:pPr>
          <w:ind w:left="964" w:hanging="567"/>
        </w:pPr>
        <w:rPr>
          <w:rFonts w:ascii="Arial" w:eastAsia="Malgun Gothic" w:hAnsi="Arial" w:hint="default"/>
          <w:b/>
          <w:i w:val="0"/>
          <w:sz w:val="32"/>
        </w:rPr>
      </w:lvl>
    </w:lvlOverride>
    <w:lvlOverride w:ilvl="2">
      <w:lvl w:ilvl="2">
        <w:start w:val="1"/>
        <w:numFmt w:val="decimal"/>
        <w:pStyle w:val="20"/>
        <w:lvlText w:val="%2.%3 "/>
        <w:lvlJc w:val="left"/>
        <w:pPr>
          <w:ind w:left="1134" w:hanging="737"/>
        </w:pPr>
        <w:rPr>
          <w:rFonts w:ascii="Arial" w:eastAsia="Malgun Gothic" w:hAnsi="Arial" w:hint="default"/>
          <w:b/>
          <w:i w:val="0"/>
          <w:sz w:val="28"/>
        </w:rPr>
      </w:lvl>
    </w:lvlOverride>
    <w:lvlOverride w:ilvl="3">
      <w:lvl w:ilvl="3">
        <w:start w:val="1"/>
        <w:numFmt w:val="decimal"/>
        <w:pStyle w:val="3"/>
        <w:lvlText w:val="%2.%3.%4 "/>
        <w:lvlJc w:val="left"/>
        <w:pPr>
          <w:ind w:left="1304" w:hanging="907"/>
        </w:pPr>
        <w:rPr>
          <w:rFonts w:eastAsia="Malgun Gothic" w:hint="eastAsia"/>
          <w:b/>
          <w:i w:val="0"/>
          <w:sz w:val="24"/>
        </w:rPr>
      </w:lvl>
    </w:lvlOverride>
    <w:lvlOverride w:ilvl="4">
      <w:lvl w:ilvl="4">
        <w:start w:val="1"/>
        <w:numFmt w:val="decimal"/>
        <w:pStyle w:val="40"/>
        <w:lvlText w:val="%5)"/>
        <w:lvlJc w:val="left"/>
        <w:pPr>
          <w:ind w:left="1477" w:hanging="107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lvlOverride w:ilvl="5">
      <w:lvl w:ilvl="5">
        <w:start w:val="1"/>
        <w:numFmt w:val="decimal"/>
        <w:pStyle w:val="12"/>
        <w:lvlText w:val="%5)-%6"/>
        <w:lvlJc w:val="left"/>
        <w:pPr>
          <w:ind w:left="1394" w:hanging="39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Override>
    <w:lvlOverride w:ilvl="6">
      <w:lvl w:ilvl="6">
        <w:start w:val="1"/>
        <w:numFmt w:val="none"/>
        <w:pStyle w:val="a3"/>
        <w:lvlText w:val=""/>
        <w:lvlJc w:val="left"/>
        <w:pPr>
          <w:ind w:left="597" w:hanging="397"/>
        </w:pPr>
        <w:rPr>
          <w:rFonts w:hint="eastAsia"/>
        </w:rPr>
      </w:lvl>
    </w:lvlOverride>
    <w:lvlOverride w:ilvl="7">
      <w:lvl w:ilvl="7">
        <w:start w:val="1"/>
        <w:numFmt w:val="decimal"/>
        <w:pStyle w:val="a4"/>
        <w:lvlText w:val="%1.%2.%3.%4.%5.%6.%7.%8"/>
        <w:lvlJc w:val="left"/>
        <w:pPr>
          <w:ind w:left="994" w:hanging="397"/>
        </w:pPr>
        <w:rPr>
          <w:rFonts w:hint="eastAsia"/>
        </w:rPr>
      </w:lvl>
    </w:lvlOverride>
    <w:lvlOverride w:ilvl="8">
      <w:lvl w:ilvl="8">
        <w:start w:val="1"/>
        <w:numFmt w:val="decimal"/>
        <w:pStyle w:val="41"/>
        <w:lvlText w:val="%1.%2.%3.%4.%5.%6.%7.%8.%9"/>
        <w:lvlJc w:val="left"/>
        <w:pPr>
          <w:ind w:left="994" w:hanging="397"/>
        </w:pPr>
        <w:rPr>
          <w:rFonts w:hint="eastAsia"/>
        </w:rPr>
      </w:lvl>
    </w:lvlOverride>
  </w:num>
  <w:num w:numId="128">
    <w:abstractNumId w:val="26"/>
    <w:lvlOverride w:ilvl="0">
      <w:startOverride w:val="1"/>
    </w:lvlOverride>
  </w:num>
  <w:num w:numId="129">
    <w:abstractNumId w:val="51"/>
  </w:num>
  <w:num w:numId="130">
    <w:abstractNumId w:val="60"/>
  </w:num>
  <w:num w:numId="131">
    <w:abstractNumId w:val="65"/>
  </w:num>
  <w:num w:numId="132">
    <w:abstractNumId w:val="59"/>
  </w:num>
  <w:num w:numId="133">
    <w:abstractNumId w:val="26"/>
  </w:num>
  <w:num w:numId="134">
    <w:abstractNumId w:val="32"/>
  </w:num>
  <w:num w:numId="135">
    <w:abstractNumId w:val="7"/>
  </w:num>
  <w:num w:numId="136">
    <w:abstractNumId w:val="43"/>
  </w:num>
  <w:num w:numId="137">
    <w:abstractNumId w:val="54"/>
  </w:num>
  <w:num w:numId="13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2767"/>
    </w:lvlOverride>
    <w:lvlOverride w:ilvl="7">
      <w:startOverride w:val="1"/>
    </w:lvlOverride>
    <w:lvlOverride w:ilvl="8">
      <w:startOverride w:val="1"/>
    </w:lvlOverride>
  </w:num>
  <w:num w:numId="139">
    <w:abstractNumId w:val="46"/>
    <w:lvlOverride w:ilvl="0">
      <w:startOverride w:val="1"/>
      <w:lvl w:ilvl="0">
        <w:start w:val="1"/>
        <w:numFmt w:val="decimal"/>
        <w:lvlText w:val="%1장 "/>
        <w:lvlJc w:val="left"/>
        <w:pPr>
          <w:ind w:left="597" w:hanging="397"/>
        </w:pPr>
        <w:rPr>
          <w:rFonts w:ascii="Arial" w:eastAsia="Malgun Gothic" w:hAnsi="Arial" w:hint="default"/>
          <w:b/>
          <w:i w:val="0"/>
          <w:sz w:val="36"/>
        </w:rPr>
      </w:lvl>
    </w:lvlOverride>
    <w:lvlOverride w:ilvl="1">
      <w:startOverride w:val="1"/>
      <w:lvl w:ilvl="1">
        <w:start w:val="1"/>
        <w:numFmt w:val="decimal"/>
        <w:pStyle w:val="11"/>
        <w:lvlText w:val="%2."/>
        <w:lvlJc w:val="left"/>
        <w:pPr>
          <w:ind w:left="964" w:hanging="567"/>
        </w:pPr>
        <w:rPr>
          <w:rFonts w:ascii="Arial" w:eastAsia="Malgun Gothic" w:hAnsi="Arial" w:hint="default"/>
          <w:b/>
          <w:i w:val="0"/>
          <w:sz w:val="32"/>
        </w:rPr>
      </w:lvl>
    </w:lvlOverride>
    <w:lvlOverride w:ilvl="2">
      <w:startOverride w:val="1"/>
      <w:lvl w:ilvl="2">
        <w:start w:val="1"/>
        <w:numFmt w:val="decimal"/>
        <w:pStyle w:val="20"/>
        <w:lvlText w:val="%2.%3 "/>
        <w:lvlJc w:val="left"/>
        <w:pPr>
          <w:ind w:left="1134" w:hanging="737"/>
        </w:pPr>
        <w:rPr>
          <w:rFonts w:ascii="Arial" w:eastAsia="Malgun Gothic" w:hAnsi="Arial" w:hint="default"/>
          <w:b/>
          <w:i w:val="0"/>
          <w:sz w:val="28"/>
        </w:rPr>
      </w:lvl>
    </w:lvlOverride>
    <w:lvlOverride w:ilvl="3">
      <w:startOverride w:val="1"/>
      <w:lvl w:ilvl="3">
        <w:start w:val="1"/>
        <w:numFmt w:val="decimal"/>
        <w:pStyle w:val="3"/>
        <w:lvlText w:val="%2.%3.%4 "/>
        <w:lvlJc w:val="left"/>
        <w:pPr>
          <w:ind w:left="1304" w:hanging="907"/>
        </w:pPr>
        <w:rPr>
          <w:rFonts w:eastAsia="Malgun Gothic" w:hint="eastAsia"/>
          <w:b/>
          <w:i w:val="0"/>
          <w:sz w:val="24"/>
        </w:rPr>
      </w:lvl>
    </w:lvlOverride>
    <w:lvlOverride w:ilvl="4">
      <w:startOverride w:val="1"/>
      <w:lvl w:ilvl="4">
        <w:start w:val="1"/>
        <w:numFmt w:val="decimal"/>
        <w:pStyle w:val="40"/>
        <w:lvlText w:val="%5)"/>
        <w:lvlJc w:val="left"/>
        <w:pPr>
          <w:ind w:left="1477" w:hanging="1077"/>
        </w:pPr>
        <w:rPr>
          <w:rFonts w:eastAsia="Malgun Gothic" w:hint="eastAsia"/>
          <w:b/>
          <w:i w:val="0"/>
          <w:sz w:val="22"/>
        </w:rPr>
      </w:lvl>
    </w:lvlOverride>
    <w:lvlOverride w:ilvl="5">
      <w:startOverride w:val="1"/>
      <w:lvl w:ilvl="5">
        <w:start w:val="1"/>
        <w:numFmt w:val="decimal"/>
        <w:pStyle w:val="12"/>
        <w:lvlText w:val="%5)-%6"/>
        <w:lvlJc w:val="left"/>
        <w:pPr>
          <w:ind w:left="1394" w:hanging="397"/>
        </w:pPr>
        <w:rPr>
          <w:rFonts w:eastAsia="Malgun Gothic" w:hint="eastAsia"/>
          <w:b/>
          <w:i w:val="0"/>
          <w:sz w:val="22"/>
        </w:rPr>
      </w:lvl>
    </w:lvlOverride>
    <w:lvlOverride w:ilvl="6">
      <w:startOverride w:val="1"/>
      <w:lvl w:ilvl="6">
        <w:start w:val="1"/>
        <w:numFmt w:val="none"/>
        <w:pStyle w:val="a3"/>
        <w:lvlText w:val=""/>
        <w:lvlJc w:val="left"/>
        <w:pPr>
          <w:ind w:left="597" w:hanging="397"/>
        </w:pPr>
        <w:rPr>
          <w:rFonts w:hint="eastAsia"/>
        </w:rPr>
      </w:lvl>
    </w:lvlOverride>
    <w:lvlOverride w:ilvl="7">
      <w:startOverride w:val="1"/>
      <w:lvl w:ilvl="7">
        <w:start w:val="1"/>
        <w:numFmt w:val="decimal"/>
        <w:pStyle w:val="a4"/>
        <w:lvlText w:val="%1.%2.%3.%4.%5.%6.%7.%8"/>
        <w:lvlJc w:val="left"/>
        <w:pPr>
          <w:ind w:left="994" w:hanging="397"/>
        </w:pPr>
        <w:rPr>
          <w:rFonts w:hint="eastAsia"/>
        </w:rPr>
      </w:lvl>
    </w:lvlOverride>
    <w:lvlOverride w:ilvl="8">
      <w:startOverride w:val="1"/>
      <w:lvl w:ilvl="8">
        <w:start w:val="1"/>
        <w:numFmt w:val="decimal"/>
        <w:pStyle w:val="41"/>
        <w:lvlText w:val="%1.%2.%3.%4.%5.%6.%7.%8.%9"/>
        <w:lvlJc w:val="left"/>
        <w:pPr>
          <w:ind w:left="994" w:hanging="397"/>
        </w:pPr>
        <w:rPr>
          <w:rFonts w:hint="eastAsia"/>
        </w:rPr>
      </w:lvl>
    </w:lvlOverride>
  </w:num>
  <w:num w:numId="140">
    <w:abstractNumId w:val="48"/>
  </w:num>
  <w:num w:numId="141">
    <w:abstractNumId w:val="21"/>
  </w:num>
  <w:num w:numId="142">
    <w:abstractNumId w:val="3"/>
  </w:num>
  <w:num w:numId="143">
    <w:abstractNumId w:val="46"/>
    <w:lvlOverride w:ilvl="0">
      <w:lvl w:ilvl="0">
        <w:start w:val="1"/>
        <w:numFmt w:val="decimal"/>
        <w:lvlText w:val="%1장 "/>
        <w:lvlJc w:val="left"/>
        <w:pPr>
          <w:ind w:left="597" w:hanging="397"/>
        </w:pPr>
        <w:rPr>
          <w:rFonts w:ascii="Arial" w:eastAsia="Malgun Gothic" w:hAnsi="Arial" w:hint="default"/>
          <w:b/>
          <w:i w:val="0"/>
          <w:sz w:val="36"/>
        </w:rPr>
      </w:lvl>
    </w:lvlOverride>
    <w:lvlOverride w:ilvl="1">
      <w:lvl w:ilvl="1">
        <w:start w:val="1"/>
        <w:numFmt w:val="decimal"/>
        <w:pStyle w:val="11"/>
        <w:lvlText w:val="%2."/>
        <w:lvlJc w:val="left"/>
        <w:pPr>
          <w:ind w:left="964" w:hanging="567"/>
        </w:pPr>
        <w:rPr>
          <w:rFonts w:ascii="Arial" w:eastAsia="Malgun Gothic" w:hAnsi="Arial" w:hint="default"/>
          <w:b/>
          <w:i w:val="0"/>
          <w:sz w:val="32"/>
        </w:rPr>
      </w:lvl>
    </w:lvlOverride>
    <w:lvlOverride w:ilvl="2">
      <w:lvl w:ilvl="2">
        <w:start w:val="1"/>
        <w:numFmt w:val="decimal"/>
        <w:pStyle w:val="20"/>
        <w:lvlText w:val="%2.%3 "/>
        <w:lvlJc w:val="left"/>
        <w:pPr>
          <w:ind w:left="1134" w:hanging="737"/>
        </w:pPr>
        <w:rPr>
          <w:rFonts w:ascii="Arial" w:eastAsia="Malgun Gothic" w:hAnsi="Arial" w:hint="default"/>
          <w:b/>
          <w:i w:val="0"/>
          <w:sz w:val="28"/>
        </w:rPr>
      </w:lvl>
    </w:lvlOverride>
    <w:lvlOverride w:ilvl="3">
      <w:lvl w:ilvl="3">
        <w:start w:val="1"/>
        <w:numFmt w:val="decimal"/>
        <w:pStyle w:val="3"/>
        <w:lvlText w:val="%2.%3.%4 "/>
        <w:lvlJc w:val="left"/>
        <w:pPr>
          <w:ind w:left="1304" w:hanging="907"/>
        </w:pPr>
        <w:rPr>
          <w:rFonts w:eastAsia="Malgun Gothic" w:hint="eastAsia"/>
          <w:b/>
          <w:i w:val="0"/>
          <w:sz w:val="24"/>
        </w:rPr>
      </w:lvl>
    </w:lvlOverride>
    <w:lvlOverride w:ilvl="4">
      <w:lvl w:ilvl="4">
        <w:start w:val="1"/>
        <w:numFmt w:val="decimal"/>
        <w:pStyle w:val="40"/>
        <w:lvlText w:val="%5)"/>
        <w:lvlJc w:val="left"/>
        <w:pPr>
          <w:ind w:left="2070" w:hanging="1077"/>
        </w:pPr>
        <w:rPr>
          <w:rFonts w:eastAsia="Malgun Gothic" w:hint="eastAsia"/>
          <w:b/>
          <w:i w:val="0"/>
          <w:sz w:val="22"/>
        </w:rPr>
      </w:lvl>
    </w:lvlOverride>
    <w:lvlOverride w:ilvl="5">
      <w:lvl w:ilvl="5">
        <w:start w:val="1"/>
        <w:numFmt w:val="decimal"/>
        <w:pStyle w:val="12"/>
        <w:lvlText w:val="%5)-%6"/>
        <w:lvlJc w:val="left"/>
        <w:pPr>
          <w:ind w:left="2949" w:hanging="397"/>
        </w:pPr>
        <w:rPr>
          <w:rFonts w:eastAsia="Malgun Gothic" w:hint="eastAsia"/>
          <w:b/>
          <w:i w:val="0"/>
          <w:sz w:val="22"/>
        </w:rPr>
      </w:lvl>
    </w:lvlOverride>
    <w:lvlOverride w:ilvl="6">
      <w:lvl w:ilvl="6">
        <w:start w:val="1"/>
        <w:numFmt w:val="none"/>
        <w:pStyle w:val="a3"/>
        <w:lvlText w:val=""/>
        <w:lvlJc w:val="left"/>
        <w:pPr>
          <w:ind w:left="597" w:hanging="397"/>
        </w:pPr>
        <w:rPr>
          <w:rFonts w:hint="eastAsia"/>
        </w:rPr>
      </w:lvl>
    </w:lvlOverride>
    <w:lvlOverride w:ilvl="7">
      <w:lvl w:ilvl="7">
        <w:start w:val="1"/>
        <w:numFmt w:val="decimal"/>
        <w:pStyle w:val="a4"/>
        <w:lvlText w:val="%1.%2.%3.%4.%5.%6.%7.%8"/>
        <w:lvlJc w:val="left"/>
        <w:pPr>
          <w:ind w:left="994" w:hanging="397"/>
        </w:pPr>
        <w:rPr>
          <w:rFonts w:hint="eastAsia"/>
        </w:rPr>
      </w:lvl>
    </w:lvlOverride>
    <w:lvlOverride w:ilvl="8">
      <w:lvl w:ilvl="8">
        <w:start w:val="1"/>
        <w:numFmt w:val="decimal"/>
        <w:pStyle w:val="41"/>
        <w:lvlText w:val="%1.%2.%3.%4.%5.%6.%7.%8.%9"/>
        <w:lvlJc w:val="left"/>
        <w:pPr>
          <w:ind w:left="994" w:hanging="397"/>
        </w:pPr>
        <w:rPr>
          <w:rFonts w:hint="eastAsia"/>
        </w:rPr>
      </w:lvl>
    </w:lvlOverride>
  </w:num>
  <w:num w:numId="144">
    <w:abstractNumId w:val="1"/>
  </w:num>
  <w:num w:numId="1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52"/>
  </w:num>
  <w:num w:numId="150">
    <w:abstractNumId w:val="8"/>
  </w:num>
  <w:num w:numId="1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56"/>
    <w:lvlOverride w:ilvl="0">
      <w:startOverride w:val="1"/>
    </w:lvlOverride>
  </w:num>
  <w:num w:numId="153">
    <w:abstractNumId w:val="56"/>
    <w:lvlOverride w:ilvl="0">
      <w:startOverride w:val="1"/>
    </w:lvlOverride>
  </w:num>
  <w:num w:numId="154">
    <w:abstractNumId w:val="56"/>
    <w:lvlOverride w:ilvl="0">
      <w:startOverride w:val="1"/>
    </w:lvlOverride>
  </w:num>
  <w:num w:numId="155">
    <w:abstractNumId w:val="56"/>
    <w:lvlOverride w:ilvl="0">
      <w:startOverride w:val="1"/>
    </w:lvlOverride>
  </w:num>
  <w:num w:numId="15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46"/>
    <w:lvlOverride w:ilvl="0">
      <w:startOverride w:val="1"/>
      <w:lvl w:ilvl="0">
        <w:start w:val="1"/>
        <w:numFmt w:val="decimal"/>
        <w:lvlText w:val="%1장 "/>
        <w:lvlJc w:val="left"/>
        <w:pPr>
          <w:ind w:left="597" w:hanging="397"/>
        </w:pPr>
        <w:rPr>
          <w:rFonts w:ascii="Arial" w:eastAsia="Malgun Gothic" w:hAnsi="Arial" w:hint="default"/>
          <w:b/>
          <w:i w:val="0"/>
          <w:sz w:val="36"/>
        </w:rPr>
      </w:lvl>
    </w:lvlOverride>
    <w:lvlOverride w:ilvl="1">
      <w:startOverride w:val="1"/>
      <w:lvl w:ilvl="1">
        <w:start w:val="1"/>
        <w:numFmt w:val="decimal"/>
        <w:pStyle w:val="11"/>
        <w:lvlText w:val="%2."/>
        <w:lvlJc w:val="left"/>
        <w:pPr>
          <w:ind w:left="964" w:hanging="567"/>
        </w:pPr>
        <w:rPr>
          <w:rFonts w:ascii="Arial" w:eastAsia="Malgun Gothic" w:hAnsi="Arial" w:hint="default"/>
          <w:b/>
          <w:i w:val="0"/>
          <w:sz w:val="32"/>
        </w:rPr>
      </w:lvl>
    </w:lvlOverride>
    <w:lvlOverride w:ilvl="2">
      <w:startOverride w:val="1"/>
      <w:lvl w:ilvl="2">
        <w:start w:val="1"/>
        <w:numFmt w:val="decimal"/>
        <w:pStyle w:val="20"/>
        <w:lvlText w:val="%2.%3 "/>
        <w:lvlJc w:val="left"/>
        <w:pPr>
          <w:ind w:left="1134" w:hanging="737"/>
        </w:pPr>
        <w:rPr>
          <w:rFonts w:ascii="Arial" w:eastAsia="Malgun Gothic" w:hAnsi="Arial" w:hint="default"/>
          <w:b/>
          <w:i w:val="0"/>
          <w:sz w:val="28"/>
        </w:rPr>
      </w:lvl>
    </w:lvlOverride>
    <w:lvlOverride w:ilvl="3">
      <w:startOverride w:val="1"/>
      <w:lvl w:ilvl="3">
        <w:start w:val="1"/>
        <w:numFmt w:val="decimal"/>
        <w:pStyle w:val="3"/>
        <w:lvlText w:val="%2.%3.%4 "/>
        <w:lvlJc w:val="left"/>
        <w:pPr>
          <w:ind w:left="1304" w:hanging="907"/>
        </w:pPr>
        <w:rPr>
          <w:rFonts w:eastAsia="Malgun Gothic" w:hint="eastAsia"/>
          <w:b/>
          <w:i w:val="0"/>
          <w:sz w:val="24"/>
        </w:rPr>
      </w:lvl>
    </w:lvlOverride>
    <w:lvlOverride w:ilvl="4">
      <w:startOverride w:val="1"/>
      <w:lvl w:ilvl="4">
        <w:start w:val="1"/>
        <w:numFmt w:val="decimal"/>
        <w:pStyle w:val="40"/>
        <w:lvlText w:val="%5)"/>
        <w:lvlJc w:val="left"/>
        <w:pPr>
          <w:ind w:left="1477" w:hanging="1077"/>
        </w:pPr>
        <w:rPr>
          <w:rFonts w:eastAsia="Malgun Gothic" w:hint="eastAsia"/>
          <w:b/>
          <w:i w:val="0"/>
          <w:sz w:val="22"/>
        </w:rPr>
      </w:lvl>
    </w:lvlOverride>
    <w:lvlOverride w:ilvl="5">
      <w:startOverride w:val="1"/>
      <w:lvl w:ilvl="5">
        <w:start w:val="1"/>
        <w:numFmt w:val="decimal"/>
        <w:pStyle w:val="12"/>
        <w:lvlText w:val="%5)-%6"/>
        <w:lvlJc w:val="left"/>
        <w:pPr>
          <w:ind w:left="1394" w:hanging="397"/>
        </w:pPr>
        <w:rPr>
          <w:rFonts w:eastAsia="Malgun Gothic" w:hint="eastAsia"/>
          <w:b/>
          <w:i w:val="0"/>
          <w:sz w:val="22"/>
        </w:rPr>
      </w:lvl>
    </w:lvlOverride>
    <w:lvlOverride w:ilvl="6">
      <w:startOverride w:val="1"/>
      <w:lvl w:ilvl="6">
        <w:start w:val="1"/>
        <w:numFmt w:val="none"/>
        <w:pStyle w:val="a3"/>
        <w:lvlText w:val=""/>
        <w:lvlJc w:val="left"/>
        <w:pPr>
          <w:ind w:left="597" w:hanging="397"/>
        </w:pPr>
        <w:rPr>
          <w:rFonts w:hint="eastAsia"/>
        </w:rPr>
      </w:lvl>
    </w:lvlOverride>
    <w:lvlOverride w:ilvl="7">
      <w:startOverride w:val="1"/>
      <w:lvl w:ilvl="7">
        <w:start w:val="1"/>
        <w:numFmt w:val="decimal"/>
        <w:pStyle w:val="a4"/>
        <w:lvlText w:val="%1.%2.%3.%4.%5.%6.%7.%8"/>
        <w:lvlJc w:val="left"/>
        <w:pPr>
          <w:ind w:left="994" w:hanging="397"/>
        </w:pPr>
        <w:rPr>
          <w:rFonts w:hint="eastAsia"/>
        </w:rPr>
      </w:lvl>
    </w:lvlOverride>
    <w:lvlOverride w:ilvl="8">
      <w:startOverride w:val="1"/>
      <w:lvl w:ilvl="8">
        <w:start w:val="1"/>
        <w:numFmt w:val="decimal"/>
        <w:pStyle w:val="41"/>
        <w:lvlText w:val="%1.%2.%3.%4.%5.%6.%7.%8.%9"/>
        <w:lvlJc w:val="left"/>
        <w:pPr>
          <w:ind w:left="994" w:hanging="397"/>
        </w:pPr>
        <w:rPr>
          <w:rFonts w:hint="eastAsia"/>
        </w:rPr>
      </w:lvl>
    </w:lvlOverride>
  </w:num>
  <w:num w:numId="1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9"/>
  </w:num>
  <w:num w:numId="16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4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6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4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6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4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7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4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175">
    <w:abstractNumId w:val="5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2767"/>
    </w:lvlOverride>
    <w:lvlOverride w:ilvl="7">
      <w:startOverride w:val="1"/>
    </w:lvlOverride>
    <w:lvlOverride w:ilvl="8">
      <w:startOverride w:val="1"/>
    </w:lvlOverride>
  </w:num>
  <w:num w:numId="176">
    <w:abstractNumId w:val="29"/>
  </w:num>
  <w:num w:numId="177">
    <w:abstractNumId w:val="46"/>
  </w:num>
  <w:num w:numId="178">
    <w:abstractNumId w:val="2"/>
  </w:num>
  <w:num w:numId="179">
    <w:abstractNumId w:val="14"/>
  </w:num>
  <w:num w:numId="180">
    <w:abstractNumId w:val="19"/>
  </w:num>
  <w:num w:numId="181">
    <w:abstractNumId w:val="36"/>
  </w:num>
  <w:num w:numId="182">
    <w:abstractNumId w:val="61"/>
  </w:num>
  <w:numIdMacAtCleanup w:val="1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ongeun Woo">
    <w15:presenceInfo w15:providerId="Windows Live" w15:userId="47a9d167faffcaa7"/>
  </w15:person>
  <w15:person w15:author="InnoRules">
    <w15:presenceInfo w15:providerId="None" w15:userId="InnoRules"/>
  </w15:person>
  <w15:person w15:author="宋哲均">
    <w15:presenceInfo w15:providerId="Windows Live" w15:userId="e0a218e874dda255"/>
  </w15:person>
  <w15:person w15:author="哲均 宋">
    <w15:presenceInfo w15:providerId="Windows Live" w15:userId="e0a218e874dda255"/>
  </w15:person>
  <w15:person w15:author="shira">
    <w15:presenceInfo w15:providerId="None" w15:userId="shira"/>
  </w15:person>
  <w15:person w15:author="in01">
    <w15:presenceInfo w15:providerId="None" w15:userId="in01"/>
  </w15:person>
  <w15:person w15:author="류종우">
    <w15:presenceInfo w15:providerId="AD" w15:userId="S-1-5-21-59751671-2861943279-3732600800-4613"/>
  </w15:person>
  <w15:person w15:author="Jongho Lee">
    <w15:presenceInfo w15:providerId="Windows Live" w15:userId="fd04b874433329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TrueTypeFonts/>
  <w:saveSubsetFonts/>
  <w:bordersDoNotSurroundHeader/>
  <w:bordersDoNotSurroundFooter/>
  <w:hideSpellingErrors/>
  <w:proofState w:spelling="clean"/>
  <w:revisionView w:markup="0"/>
  <w:trackRevisions/>
  <w:defaultTabStop w:val="841"/>
  <w:drawingGridHorizontalSpacing w:val="98"/>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317B"/>
    <w:rsid w:val="00000B18"/>
    <w:rsid w:val="00001E8B"/>
    <w:rsid w:val="00002C72"/>
    <w:rsid w:val="000041E3"/>
    <w:rsid w:val="000045C7"/>
    <w:rsid w:val="000050D8"/>
    <w:rsid w:val="00005B1C"/>
    <w:rsid w:val="00006BCA"/>
    <w:rsid w:val="00006CA7"/>
    <w:rsid w:val="00010390"/>
    <w:rsid w:val="00012647"/>
    <w:rsid w:val="000140CF"/>
    <w:rsid w:val="0001423F"/>
    <w:rsid w:val="0001517A"/>
    <w:rsid w:val="00015D6E"/>
    <w:rsid w:val="000174D4"/>
    <w:rsid w:val="000177F1"/>
    <w:rsid w:val="0002000B"/>
    <w:rsid w:val="0002093E"/>
    <w:rsid w:val="000233C6"/>
    <w:rsid w:val="000235CA"/>
    <w:rsid w:val="00023D4A"/>
    <w:rsid w:val="000244D6"/>
    <w:rsid w:val="000253BE"/>
    <w:rsid w:val="0002600D"/>
    <w:rsid w:val="00030376"/>
    <w:rsid w:val="000308D3"/>
    <w:rsid w:val="000329B1"/>
    <w:rsid w:val="00033485"/>
    <w:rsid w:val="000344ED"/>
    <w:rsid w:val="00036622"/>
    <w:rsid w:val="000413E4"/>
    <w:rsid w:val="0004343A"/>
    <w:rsid w:val="00044032"/>
    <w:rsid w:val="000449A6"/>
    <w:rsid w:val="00044B54"/>
    <w:rsid w:val="0004502E"/>
    <w:rsid w:val="0004576E"/>
    <w:rsid w:val="00045924"/>
    <w:rsid w:val="00046320"/>
    <w:rsid w:val="00046F0C"/>
    <w:rsid w:val="000479E3"/>
    <w:rsid w:val="00051A88"/>
    <w:rsid w:val="00052E86"/>
    <w:rsid w:val="00054150"/>
    <w:rsid w:val="0005465A"/>
    <w:rsid w:val="00055025"/>
    <w:rsid w:val="0005641D"/>
    <w:rsid w:val="0006045A"/>
    <w:rsid w:val="000607B7"/>
    <w:rsid w:val="00062780"/>
    <w:rsid w:val="0006716B"/>
    <w:rsid w:val="0007089A"/>
    <w:rsid w:val="00073541"/>
    <w:rsid w:val="000739D2"/>
    <w:rsid w:val="0007412B"/>
    <w:rsid w:val="0007494A"/>
    <w:rsid w:val="000770C6"/>
    <w:rsid w:val="000775B6"/>
    <w:rsid w:val="00077914"/>
    <w:rsid w:val="00080016"/>
    <w:rsid w:val="000812B6"/>
    <w:rsid w:val="00081C2A"/>
    <w:rsid w:val="00082EC3"/>
    <w:rsid w:val="00084CBE"/>
    <w:rsid w:val="0008591E"/>
    <w:rsid w:val="00086DB4"/>
    <w:rsid w:val="000962EA"/>
    <w:rsid w:val="0009653B"/>
    <w:rsid w:val="00096659"/>
    <w:rsid w:val="00096E42"/>
    <w:rsid w:val="000A0C95"/>
    <w:rsid w:val="000A0E39"/>
    <w:rsid w:val="000A10F3"/>
    <w:rsid w:val="000A22BC"/>
    <w:rsid w:val="000A23BA"/>
    <w:rsid w:val="000A3177"/>
    <w:rsid w:val="000A4D06"/>
    <w:rsid w:val="000A4D13"/>
    <w:rsid w:val="000A5301"/>
    <w:rsid w:val="000A53F2"/>
    <w:rsid w:val="000A5CDC"/>
    <w:rsid w:val="000B1966"/>
    <w:rsid w:val="000B3745"/>
    <w:rsid w:val="000B3D7C"/>
    <w:rsid w:val="000B4BED"/>
    <w:rsid w:val="000B5D75"/>
    <w:rsid w:val="000B7BA0"/>
    <w:rsid w:val="000B7C8D"/>
    <w:rsid w:val="000C080F"/>
    <w:rsid w:val="000C0963"/>
    <w:rsid w:val="000C0B15"/>
    <w:rsid w:val="000C1395"/>
    <w:rsid w:val="000C290C"/>
    <w:rsid w:val="000C2C6F"/>
    <w:rsid w:val="000C6A5B"/>
    <w:rsid w:val="000C7A04"/>
    <w:rsid w:val="000D08D0"/>
    <w:rsid w:val="000D1BCA"/>
    <w:rsid w:val="000D1D23"/>
    <w:rsid w:val="000D3F0D"/>
    <w:rsid w:val="000D42BE"/>
    <w:rsid w:val="000D4749"/>
    <w:rsid w:val="000D4848"/>
    <w:rsid w:val="000D4F65"/>
    <w:rsid w:val="000D6C44"/>
    <w:rsid w:val="000E0778"/>
    <w:rsid w:val="000E0B0B"/>
    <w:rsid w:val="000E0D99"/>
    <w:rsid w:val="000E20F2"/>
    <w:rsid w:val="000E2C0E"/>
    <w:rsid w:val="000E3508"/>
    <w:rsid w:val="000E47C9"/>
    <w:rsid w:val="000F0ABE"/>
    <w:rsid w:val="000F107A"/>
    <w:rsid w:val="000F241B"/>
    <w:rsid w:val="000F29C2"/>
    <w:rsid w:val="000F3215"/>
    <w:rsid w:val="000F3BF7"/>
    <w:rsid w:val="000F7D7C"/>
    <w:rsid w:val="00100B30"/>
    <w:rsid w:val="00100EC0"/>
    <w:rsid w:val="00101C1B"/>
    <w:rsid w:val="00102589"/>
    <w:rsid w:val="00103031"/>
    <w:rsid w:val="0010424E"/>
    <w:rsid w:val="00104B4F"/>
    <w:rsid w:val="0010663C"/>
    <w:rsid w:val="00106AD7"/>
    <w:rsid w:val="00107271"/>
    <w:rsid w:val="001106CC"/>
    <w:rsid w:val="00111157"/>
    <w:rsid w:val="00111780"/>
    <w:rsid w:val="00111D54"/>
    <w:rsid w:val="001140F8"/>
    <w:rsid w:val="00114DC8"/>
    <w:rsid w:val="00115438"/>
    <w:rsid w:val="00116A9A"/>
    <w:rsid w:val="00121A21"/>
    <w:rsid w:val="001221C0"/>
    <w:rsid w:val="001249E2"/>
    <w:rsid w:val="00125E79"/>
    <w:rsid w:val="0012631A"/>
    <w:rsid w:val="00127FB5"/>
    <w:rsid w:val="001302BA"/>
    <w:rsid w:val="00131309"/>
    <w:rsid w:val="00133851"/>
    <w:rsid w:val="001339B9"/>
    <w:rsid w:val="001339E8"/>
    <w:rsid w:val="0013531C"/>
    <w:rsid w:val="00135E5E"/>
    <w:rsid w:val="00136241"/>
    <w:rsid w:val="001363B6"/>
    <w:rsid w:val="00137165"/>
    <w:rsid w:val="001416E6"/>
    <w:rsid w:val="00144E5F"/>
    <w:rsid w:val="001456F3"/>
    <w:rsid w:val="00150219"/>
    <w:rsid w:val="00150B55"/>
    <w:rsid w:val="00151180"/>
    <w:rsid w:val="00151C77"/>
    <w:rsid w:val="00154423"/>
    <w:rsid w:val="001548A9"/>
    <w:rsid w:val="00155861"/>
    <w:rsid w:val="00155AF3"/>
    <w:rsid w:val="00155DEA"/>
    <w:rsid w:val="00157382"/>
    <w:rsid w:val="00160639"/>
    <w:rsid w:val="0016175C"/>
    <w:rsid w:val="001620B8"/>
    <w:rsid w:val="00163E90"/>
    <w:rsid w:val="001653C6"/>
    <w:rsid w:val="0016657D"/>
    <w:rsid w:val="00170212"/>
    <w:rsid w:val="00171395"/>
    <w:rsid w:val="001725FB"/>
    <w:rsid w:val="00173CAB"/>
    <w:rsid w:val="00173DF8"/>
    <w:rsid w:val="00174FAD"/>
    <w:rsid w:val="0017554B"/>
    <w:rsid w:val="001804A0"/>
    <w:rsid w:val="0018056C"/>
    <w:rsid w:val="00181EA9"/>
    <w:rsid w:val="00187C43"/>
    <w:rsid w:val="0019099F"/>
    <w:rsid w:val="00192566"/>
    <w:rsid w:val="001927E6"/>
    <w:rsid w:val="00192BB9"/>
    <w:rsid w:val="0019306E"/>
    <w:rsid w:val="00194421"/>
    <w:rsid w:val="001952E6"/>
    <w:rsid w:val="001952E8"/>
    <w:rsid w:val="0019688E"/>
    <w:rsid w:val="00197001"/>
    <w:rsid w:val="0019713C"/>
    <w:rsid w:val="001A009F"/>
    <w:rsid w:val="001A17EC"/>
    <w:rsid w:val="001A1E02"/>
    <w:rsid w:val="001A3287"/>
    <w:rsid w:val="001A4338"/>
    <w:rsid w:val="001A4CAC"/>
    <w:rsid w:val="001A657F"/>
    <w:rsid w:val="001A78E9"/>
    <w:rsid w:val="001B0AEF"/>
    <w:rsid w:val="001B0CD5"/>
    <w:rsid w:val="001B0F0A"/>
    <w:rsid w:val="001B2748"/>
    <w:rsid w:val="001B2B1B"/>
    <w:rsid w:val="001B2E5D"/>
    <w:rsid w:val="001B3E7D"/>
    <w:rsid w:val="001B4C44"/>
    <w:rsid w:val="001B506D"/>
    <w:rsid w:val="001B5B4C"/>
    <w:rsid w:val="001B6B3B"/>
    <w:rsid w:val="001B7556"/>
    <w:rsid w:val="001C1D58"/>
    <w:rsid w:val="001C2588"/>
    <w:rsid w:val="001C2A91"/>
    <w:rsid w:val="001C3AE8"/>
    <w:rsid w:val="001C44D0"/>
    <w:rsid w:val="001C5964"/>
    <w:rsid w:val="001C74DC"/>
    <w:rsid w:val="001D17D7"/>
    <w:rsid w:val="001D2D55"/>
    <w:rsid w:val="001D2D7A"/>
    <w:rsid w:val="001D3695"/>
    <w:rsid w:val="001D5D40"/>
    <w:rsid w:val="001D5E3D"/>
    <w:rsid w:val="001D600D"/>
    <w:rsid w:val="001D6963"/>
    <w:rsid w:val="001D6B18"/>
    <w:rsid w:val="001D6D3A"/>
    <w:rsid w:val="001D7EB0"/>
    <w:rsid w:val="001E4DA4"/>
    <w:rsid w:val="001E5D61"/>
    <w:rsid w:val="001E6344"/>
    <w:rsid w:val="001E708C"/>
    <w:rsid w:val="001F09D6"/>
    <w:rsid w:val="001F0ADE"/>
    <w:rsid w:val="001F1132"/>
    <w:rsid w:val="001F3DB0"/>
    <w:rsid w:val="001F54AD"/>
    <w:rsid w:val="001F5FB5"/>
    <w:rsid w:val="001F7794"/>
    <w:rsid w:val="00202CEF"/>
    <w:rsid w:val="00202D12"/>
    <w:rsid w:val="00203439"/>
    <w:rsid w:val="00205DF4"/>
    <w:rsid w:val="00207053"/>
    <w:rsid w:val="00207752"/>
    <w:rsid w:val="00207B69"/>
    <w:rsid w:val="00207CAE"/>
    <w:rsid w:val="00210809"/>
    <w:rsid w:val="002109F0"/>
    <w:rsid w:val="00210E9C"/>
    <w:rsid w:val="00211879"/>
    <w:rsid w:val="00211FDC"/>
    <w:rsid w:val="00212F8A"/>
    <w:rsid w:val="0021317B"/>
    <w:rsid w:val="002138EE"/>
    <w:rsid w:val="00214544"/>
    <w:rsid w:val="002145FF"/>
    <w:rsid w:val="0021485A"/>
    <w:rsid w:val="00214C1E"/>
    <w:rsid w:val="002166D4"/>
    <w:rsid w:val="00216FFA"/>
    <w:rsid w:val="002171CF"/>
    <w:rsid w:val="002208EE"/>
    <w:rsid w:val="00222251"/>
    <w:rsid w:val="002230C3"/>
    <w:rsid w:val="002253F7"/>
    <w:rsid w:val="0022551C"/>
    <w:rsid w:val="00225CCB"/>
    <w:rsid w:val="002262C3"/>
    <w:rsid w:val="00231789"/>
    <w:rsid w:val="00231BCC"/>
    <w:rsid w:val="00231E71"/>
    <w:rsid w:val="00233A49"/>
    <w:rsid w:val="002342B3"/>
    <w:rsid w:val="002405C7"/>
    <w:rsid w:val="00242E35"/>
    <w:rsid w:val="00242F5C"/>
    <w:rsid w:val="00243AF5"/>
    <w:rsid w:val="00244946"/>
    <w:rsid w:val="00244E56"/>
    <w:rsid w:val="00246F86"/>
    <w:rsid w:val="0024749A"/>
    <w:rsid w:val="002541D5"/>
    <w:rsid w:val="0025508E"/>
    <w:rsid w:val="00255BA9"/>
    <w:rsid w:val="002601B6"/>
    <w:rsid w:val="0026446D"/>
    <w:rsid w:val="00274312"/>
    <w:rsid w:val="00274758"/>
    <w:rsid w:val="00274C12"/>
    <w:rsid w:val="002769DC"/>
    <w:rsid w:val="002837D9"/>
    <w:rsid w:val="00284868"/>
    <w:rsid w:val="002856F5"/>
    <w:rsid w:val="00285757"/>
    <w:rsid w:val="00286662"/>
    <w:rsid w:val="00286CF8"/>
    <w:rsid w:val="0029050E"/>
    <w:rsid w:val="002907E4"/>
    <w:rsid w:val="00291422"/>
    <w:rsid w:val="00293B0D"/>
    <w:rsid w:val="00294234"/>
    <w:rsid w:val="002943F7"/>
    <w:rsid w:val="00295A97"/>
    <w:rsid w:val="00297959"/>
    <w:rsid w:val="002A0CF7"/>
    <w:rsid w:val="002A114C"/>
    <w:rsid w:val="002A13F5"/>
    <w:rsid w:val="002A2086"/>
    <w:rsid w:val="002A2B43"/>
    <w:rsid w:val="002A2C20"/>
    <w:rsid w:val="002A465F"/>
    <w:rsid w:val="002A559B"/>
    <w:rsid w:val="002A7ED7"/>
    <w:rsid w:val="002B07FB"/>
    <w:rsid w:val="002B1B19"/>
    <w:rsid w:val="002B27D8"/>
    <w:rsid w:val="002B4972"/>
    <w:rsid w:val="002B4DCE"/>
    <w:rsid w:val="002B6D90"/>
    <w:rsid w:val="002B7829"/>
    <w:rsid w:val="002B7B0D"/>
    <w:rsid w:val="002C0671"/>
    <w:rsid w:val="002C1BFB"/>
    <w:rsid w:val="002C25E1"/>
    <w:rsid w:val="002C2BBB"/>
    <w:rsid w:val="002C3FF3"/>
    <w:rsid w:val="002C4AEB"/>
    <w:rsid w:val="002C4BBC"/>
    <w:rsid w:val="002C5156"/>
    <w:rsid w:val="002C601D"/>
    <w:rsid w:val="002C62BF"/>
    <w:rsid w:val="002D01DE"/>
    <w:rsid w:val="002D12EC"/>
    <w:rsid w:val="002D140A"/>
    <w:rsid w:val="002D36EB"/>
    <w:rsid w:val="002D672D"/>
    <w:rsid w:val="002D750A"/>
    <w:rsid w:val="002D777F"/>
    <w:rsid w:val="002E035C"/>
    <w:rsid w:val="002E3A5E"/>
    <w:rsid w:val="002E4938"/>
    <w:rsid w:val="002E4B47"/>
    <w:rsid w:val="002E4C95"/>
    <w:rsid w:val="002E7E89"/>
    <w:rsid w:val="002F042D"/>
    <w:rsid w:val="002F09B6"/>
    <w:rsid w:val="002F0B43"/>
    <w:rsid w:val="002F1ECF"/>
    <w:rsid w:val="002F2068"/>
    <w:rsid w:val="002F34AA"/>
    <w:rsid w:val="002F45D4"/>
    <w:rsid w:val="002F5F96"/>
    <w:rsid w:val="002F7797"/>
    <w:rsid w:val="003000C0"/>
    <w:rsid w:val="003009C3"/>
    <w:rsid w:val="00302C5D"/>
    <w:rsid w:val="003032FA"/>
    <w:rsid w:val="0031015D"/>
    <w:rsid w:val="0031033E"/>
    <w:rsid w:val="003107EE"/>
    <w:rsid w:val="00312814"/>
    <w:rsid w:val="00313F3E"/>
    <w:rsid w:val="00314CBE"/>
    <w:rsid w:val="003200BF"/>
    <w:rsid w:val="00320D52"/>
    <w:rsid w:val="00323586"/>
    <w:rsid w:val="00324BF4"/>
    <w:rsid w:val="00325A82"/>
    <w:rsid w:val="00326203"/>
    <w:rsid w:val="0032782D"/>
    <w:rsid w:val="00327F77"/>
    <w:rsid w:val="003301F6"/>
    <w:rsid w:val="00331F74"/>
    <w:rsid w:val="00332519"/>
    <w:rsid w:val="003339D9"/>
    <w:rsid w:val="00334637"/>
    <w:rsid w:val="00334765"/>
    <w:rsid w:val="003350FA"/>
    <w:rsid w:val="003352BF"/>
    <w:rsid w:val="00336560"/>
    <w:rsid w:val="00337E1D"/>
    <w:rsid w:val="003403F8"/>
    <w:rsid w:val="0034245A"/>
    <w:rsid w:val="00342CCC"/>
    <w:rsid w:val="003431A4"/>
    <w:rsid w:val="00344A5C"/>
    <w:rsid w:val="00345325"/>
    <w:rsid w:val="00346036"/>
    <w:rsid w:val="00346794"/>
    <w:rsid w:val="00347D71"/>
    <w:rsid w:val="003503D0"/>
    <w:rsid w:val="003512D8"/>
    <w:rsid w:val="00353467"/>
    <w:rsid w:val="003558EE"/>
    <w:rsid w:val="00356106"/>
    <w:rsid w:val="0035615A"/>
    <w:rsid w:val="003561C7"/>
    <w:rsid w:val="003566B2"/>
    <w:rsid w:val="00357A5C"/>
    <w:rsid w:val="00360552"/>
    <w:rsid w:val="00360E0D"/>
    <w:rsid w:val="00361924"/>
    <w:rsid w:val="0036304A"/>
    <w:rsid w:val="003640C0"/>
    <w:rsid w:val="003643BB"/>
    <w:rsid w:val="00364F48"/>
    <w:rsid w:val="0036509E"/>
    <w:rsid w:val="0036685B"/>
    <w:rsid w:val="0036713C"/>
    <w:rsid w:val="00370FDF"/>
    <w:rsid w:val="00371794"/>
    <w:rsid w:val="00371B9E"/>
    <w:rsid w:val="00371EAA"/>
    <w:rsid w:val="00372C80"/>
    <w:rsid w:val="003745B3"/>
    <w:rsid w:val="00374D8D"/>
    <w:rsid w:val="00375DE0"/>
    <w:rsid w:val="003760FE"/>
    <w:rsid w:val="003768DD"/>
    <w:rsid w:val="0037747E"/>
    <w:rsid w:val="00381E8A"/>
    <w:rsid w:val="0038224C"/>
    <w:rsid w:val="00382479"/>
    <w:rsid w:val="003900BF"/>
    <w:rsid w:val="003905C4"/>
    <w:rsid w:val="00390B1A"/>
    <w:rsid w:val="00392806"/>
    <w:rsid w:val="00394275"/>
    <w:rsid w:val="003944E8"/>
    <w:rsid w:val="00394BF1"/>
    <w:rsid w:val="003961EE"/>
    <w:rsid w:val="00396204"/>
    <w:rsid w:val="0039750D"/>
    <w:rsid w:val="003A0044"/>
    <w:rsid w:val="003A0788"/>
    <w:rsid w:val="003A1D1D"/>
    <w:rsid w:val="003A39C8"/>
    <w:rsid w:val="003A5A41"/>
    <w:rsid w:val="003A5E41"/>
    <w:rsid w:val="003A6921"/>
    <w:rsid w:val="003A6E8E"/>
    <w:rsid w:val="003A6ECF"/>
    <w:rsid w:val="003A76E3"/>
    <w:rsid w:val="003A7DB0"/>
    <w:rsid w:val="003B0905"/>
    <w:rsid w:val="003B0A60"/>
    <w:rsid w:val="003B1088"/>
    <w:rsid w:val="003B3481"/>
    <w:rsid w:val="003B3E6D"/>
    <w:rsid w:val="003B457B"/>
    <w:rsid w:val="003B4850"/>
    <w:rsid w:val="003B7760"/>
    <w:rsid w:val="003C00F0"/>
    <w:rsid w:val="003C113D"/>
    <w:rsid w:val="003C1E86"/>
    <w:rsid w:val="003C3870"/>
    <w:rsid w:val="003C65A6"/>
    <w:rsid w:val="003C7971"/>
    <w:rsid w:val="003D1055"/>
    <w:rsid w:val="003D14C6"/>
    <w:rsid w:val="003D1650"/>
    <w:rsid w:val="003D29E3"/>
    <w:rsid w:val="003D5446"/>
    <w:rsid w:val="003D7512"/>
    <w:rsid w:val="003E244C"/>
    <w:rsid w:val="003F0DEB"/>
    <w:rsid w:val="003F235A"/>
    <w:rsid w:val="003F29F6"/>
    <w:rsid w:val="003F2DD2"/>
    <w:rsid w:val="003F439B"/>
    <w:rsid w:val="003F70A5"/>
    <w:rsid w:val="004034E1"/>
    <w:rsid w:val="004042C0"/>
    <w:rsid w:val="004046F3"/>
    <w:rsid w:val="00407872"/>
    <w:rsid w:val="00407C92"/>
    <w:rsid w:val="004103A4"/>
    <w:rsid w:val="00410D03"/>
    <w:rsid w:val="00410F0C"/>
    <w:rsid w:val="00411786"/>
    <w:rsid w:val="00411CBC"/>
    <w:rsid w:val="00412855"/>
    <w:rsid w:val="00412B9A"/>
    <w:rsid w:val="00412D7F"/>
    <w:rsid w:val="004138BD"/>
    <w:rsid w:val="00416226"/>
    <w:rsid w:val="00420342"/>
    <w:rsid w:val="0042089F"/>
    <w:rsid w:val="00422CEF"/>
    <w:rsid w:val="00422F92"/>
    <w:rsid w:val="004234CD"/>
    <w:rsid w:val="00423739"/>
    <w:rsid w:val="00424294"/>
    <w:rsid w:val="004243B0"/>
    <w:rsid w:val="00424ED4"/>
    <w:rsid w:val="00426E3D"/>
    <w:rsid w:val="004323AE"/>
    <w:rsid w:val="004344A8"/>
    <w:rsid w:val="00434C18"/>
    <w:rsid w:val="00436109"/>
    <w:rsid w:val="004378D4"/>
    <w:rsid w:val="00441C36"/>
    <w:rsid w:val="00441C9C"/>
    <w:rsid w:val="004440FD"/>
    <w:rsid w:val="004446C8"/>
    <w:rsid w:val="00444802"/>
    <w:rsid w:val="00444971"/>
    <w:rsid w:val="00444A55"/>
    <w:rsid w:val="00446402"/>
    <w:rsid w:val="004467FA"/>
    <w:rsid w:val="004468EE"/>
    <w:rsid w:val="0044714E"/>
    <w:rsid w:val="00450005"/>
    <w:rsid w:val="00450382"/>
    <w:rsid w:val="00451A04"/>
    <w:rsid w:val="00452D6D"/>
    <w:rsid w:val="00454570"/>
    <w:rsid w:val="0045465B"/>
    <w:rsid w:val="00454E1C"/>
    <w:rsid w:val="00454F76"/>
    <w:rsid w:val="0045737A"/>
    <w:rsid w:val="00460601"/>
    <w:rsid w:val="00461C76"/>
    <w:rsid w:val="004621B3"/>
    <w:rsid w:val="0046247F"/>
    <w:rsid w:val="00462A83"/>
    <w:rsid w:val="00462E86"/>
    <w:rsid w:val="00462F09"/>
    <w:rsid w:val="00463FAF"/>
    <w:rsid w:val="00464BCB"/>
    <w:rsid w:val="00464F6E"/>
    <w:rsid w:val="004655C4"/>
    <w:rsid w:val="00466E1C"/>
    <w:rsid w:val="004674A6"/>
    <w:rsid w:val="0046798D"/>
    <w:rsid w:val="00471A42"/>
    <w:rsid w:val="00471C43"/>
    <w:rsid w:val="00472FF9"/>
    <w:rsid w:val="00473054"/>
    <w:rsid w:val="00473EB7"/>
    <w:rsid w:val="00473F96"/>
    <w:rsid w:val="00475C51"/>
    <w:rsid w:val="004762B9"/>
    <w:rsid w:val="004803AD"/>
    <w:rsid w:val="004813B8"/>
    <w:rsid w:val="00481B8D"/>
    <w:rsid w:val="004830CF"/>
    <w:rsid w:val="00486ED7"/>
    <w:rsid w:val="00487710"/>
    <w:rsid w:val="00487C63"/>
    <w:rsid w:val="00490115"/>
    <w:rsid w:val="0049155F"/>
    <w:rsid w:val="00492AD1"/>
    <w:rsid w:val="00493389"/>
    <w:rsid w:val="00493E63"/>
    <w:rsid w:val="004951B0"/>
    <w:rsid w:val="004954E8"/>
    <w:rsid w:val="00496CF0"/>
    <w:rsid w:val="00497760"/>
    <w:rsid w:val="00497C46"/>
    <w:rsid w:val="004A0009"/>
    <w:rsid w:val="004A021F"/>
    <w:rsid w:val="004A1BB4"/>
    <w:rsid w:val="004A1DBB"/>
    <w:rsid w:val="004A3F37"/>
    <w:rsid w:val="004A4595"/>
    <w:rsid w:val="004A4FDA"/>
    <w:rsid w:val="004A5D41"/>
    <w:rsid w:val="004B0825"/>
    <w:rsid w:val="004B2A37"/>
    <w:rsid w:val="004B3B6B"/>
    <w:rsid w:val="004B469F"/>
    <w:rsid w:val="004B4A69"/>
    <w:rsid w:val="004B577A"/>
    <w:rsid w:val="004B77F4"/>
    <w:rsid w:val="004C06C1"/>
    <w:rsid w:val="004C13B6"/>
    <w:rsid w:val="004C1976"/>
    <w:rsid w:val="004C314B"/>
    <w:rsid w:val="004C3D9E"/>
    <w:rsid w:val="004C4A43"/>
    <w:rsid w:val="004C623E"/>
    <w:rsid w:val="004C69E5"/>
    <w:rsid w:val="004D3F49"/>
    <w:rsid w:val="004D4077"/>
    <w:rsid w:val="004D5047"/>
    <w:rsid w:val="004D56F8"/>
    <w:rsid w:val="004D5845"/>
    <w:rsid w:val="004D70B6"/>
    <w:rsid w:val="004D7663"/>
    <w:rsid w:val="004E096F"/>
    <w:rsid w:val="004E1E24"/>
    <w:rsid w:val="004E28B5"/>
    <w:rsid w:val="004E3D35"/>
    <w:rsid w:val="004E5651"/>
    <w:rsid w:val="004E5A14"/>
    <w:rsid w:val="004F2A6C"/>
    <w:rsid w:val="004F39DF"/>
    <w:rsid w:val="004F6D20"/>
    <w:rsid w:val="004F74DF"/>
    <w:rsid w:val="004F7858"/>
    <w:rsid w:val="004F78F1"/>
    <w:rsid w:val="0050058F"/>
    <w:rsid w:val="005022E7"/>
    <w:rsid w:val="00502322"/>
    <w:rsid w:val="005031AC"/>
    <w:rsid w:val="00503EC5"/>
    <w:rsid w:val="005044FC"/>
    <w:rsid w:val="005057D4"/>
    <w:rsid w:val="00506544"/>
    <w:rsid w:val="00506BAD"/>
    <w:rsid w:val="0050771B"/>
    <w:rsid w:val="0050775D"/>
    <w:rsid w:val="00507DCC"/>
    <w:rsid w:val="005101C7"/>
    <w:rsid w:val="0051106C"/>
    <w:rsid w:val="00511694"/>
    <w:rsid w:val="00514E50"/>
    <w:rsid w:val="00516212"/>
    <w:rsid w:val="00520333"/>
    <w:rsid w:val="00521819"/>
    <w:rsid w:val="005234E1"/>
    <w:rsid w:val="00524AAE"/>
    <w:rsid w:val="00525E2D"/>
    <w:rsid w:val="00526734"/>
    <w:rsid w:val="00527475"/>
    <w:rsid w:val="00530556"/>
    <w:rsid w:val="0053128F"/>
    <w:rsid w:val="00531B64"/>
    <w:rsid w:val="00531F55"/>
    <w:rsid w:val="00533D95"/>
    <w:rsid w:val="00535EC2"/>
    <w:rsid w:val="0053633C"/>
    <w:rsid w:val="00540538"/>
    <w:rsid w:val="00542125"/>
    <w:rsid w:val="00542B51"/>
    <w:rsid w:val="00542E1A"/>
    <w:rsid w:val="0054337C"/>
    <w:rsid w:val="00544566"/>
    <w:rsid w:val="0054491D"/>
    <w:rsid w:val="0054538D"/>
    <w:rsid w:val="0054608D"/>
    <w:rsid w:val="00551A4B"/>
    <w:rsid w:val="00553887"/>
    <w:rsid w:val="00553BDA"/>
    <w:rsid w:val="00553CE8"/>
    <w:rsid w:val="00553FE4"/>
    <w:rsid w:val="00555202"/>
    <w:rsid w:val="0055640F"/>
    <w:rsid w:val="00556C0B"/>
    <w:rsid w:val="005576D1"/>
    <w:rsid w:val="005578D4"/>
    <w:rsid w:val="005619F1"/>
    <w:rsid w:val="0056402B"/>
    <w:rsid w:val="005642B9"/>
    <w:rsid w:val="00566224"/>
    <w:rsid w:val="005670A6"/>
    <w:rsid w:val="0056796A"/>
    <w:rsid w:val="005702F0"/>
    <w:rsid w:val="00570809"/>
    <w:rsid w:val="005718B5"/>
    <w:rsid w:val="00574133"/>
    <w:rsid w:val="00574BC3"/>
    <w:rsid w:val="00575316"/>
    <w:rsid w:val="00576F51"/>
    <w:rsid w:val="005770FA"/>
    <w:rsid w:val="00577553"/>
    <w:rsid w:val="005779F4"/>
    <w:rsid w:val="00577EE4"/>
    <w:rsid w:val="0058086A"/>
    <w:rsid w:val="0058209E"/>
    <w:rsid w:val="00582AF4"/>
    <w:rsid w:val="0058464B"/>
    <w:rsid w:val="005864C9"/>
    <w:rsid w:val="00586678"/>
    <w:rsid w:val="005943FC"/>
    <w:rsid w:val="00594961"/>
    <w:rsid w:val="00595699"/>
    <w:rsid w:val="00595D54"/>
    <w:rsid w:val="005971A9"/>
    <w:rsid w:val="005A0DFA"/>
    <w:rsid w:val="005A2045"/>
    <w:rsid w:val="005A2A50"/>
    <w:rsid w:val="005A3544"/>
    <w:rsid w:val="005A4C57"/>
    <w:rsid w:val="005A5EDE"/>
    <w:rsid w:val="005A7A3A"/>
    <w:rsid w:val="005B099A"/>
    <w:rsid w:val="005B188D"/>
    <w:rsid w:val="005B1B59"/>
    <w:rsid w:val="005B26EF"/>
    <w:rsid w:val="005B2723"/>
    <w:rsid w:val="005B571C"/>
    <w:rsid w:val="005B59A7"/>
    <w:rsid w:val="005B5C96"/>
    <w:rsid w:val="005B6671"/>
    <w:rsid w:val="005B693B"/>
    <w:rsid w:val="005B6BCE"/>
    <w:rsid w:val="005B72A2"/>
    <w:rsid w:val="005B7598"/>
    <w:rsid w:val="005B7856"/>
    <w:rsid w:val="005C1647"/>
    <w:rsid w:val="005C43E1"/>
    <w:rsid w:val="005C52B0"/>
    <w:rsid w:val="005C6531"/>
    <w:rsid w:val="005D15F3"/>
    <w:rsid w:val="005D3195"/>
    <w:rsid w:val="005D738E"/>
    <w:rsid w:val="005D7D96"/>
    <w:rsid w:val="005E282E"/>
    <w:rsid w:val="005E3650"/>
    <w:rsid w:val="005E4D30"/>
    <w:rsid w:val="005E5B25"/>
    <w:rsid w:val="005E66E5"/>
    <w:rsid w:val="005E7FEF"/>
    <w:rsid w:val="005F0242"/>
    <w:rsid w:val="005F071B"/>
    <w:rsid w:val="005F14BF"/>
    <w:rsid w:val="005F1FAA"/>
    <w:rsid w:val="005F3213"/>
    <w:rsid w:val="005F56B7"/>
    <w:rsid w:val="005F638A"/>
    <w:rsid w:val="006026FD"/>
    <w:rsid w:val="00604681"/>
    <w:rsid w:val="006053C0"/>
    <w:rsid w:val="00606ED8"/>
    <w:rsid w:val="00607133"/>
    <w:rsid w:val="00607841"/>
    <w:rsid w:val="00607C9C"/>
    <w:rsid w:val="00611362"/>
    <w:rsid w:val="006115D9"/>
    <w:rsid w:val="00613377"/>
    <w:rsid w:val="00613B1A"/>
    <w:rsid w:val="00615D83"/>
    <w:rsid w:val="006174CE"/>
    <w:rsid w:val="006174F4"/>
    <w:rsid w:val="00620C52"/>
    <w:rsid w:val="00621823"/>
    <w:rsid w:val="00624D2A"/>
    <w:rsid w:val="006261D4"/>
    <w:rsid w:val="00627008"/>
    <w:rsid w:val="006275E5"/>
    <w:rsid w:val="00632C0D"/>
    <w:rsid w:val="006339EC"/>
    <w:rsid w:val="0063407E"/>
    <w:rsid w:val="006351BD"/>
    <w:rsid w:val="006369AE"/>
    <w:rsid w:val="00636E5D"/>
    <w:rsid w:val="00637547"/>
    <w:rsid w:val="006375CF"/>
    <w:rsid w:val="006379F0"/>
    <w:rsid w:val="00641541"/>
    <w:rsid w:val="00642324"/>
    <w:rsid w:val="00643401"/>
    <w:rsid w:val="006442BA"/>
    <w:rsid w:val="00644B50"/>
    <w:rsid w:val="006452C1"/>
    <w:rsid w:val="00645354"/>
    <w:rsid w:val="00646C00"/>
    <w:rsid w:val="00647AAA"/>
    <w:rsid w:val="00647BE0"/>
    <w:rsid w:val="00647DDC"/>
    <w:rsid w:val="006526EA"/>
    <w:rsid w:val="006533F4"/>
    <w:rsid w:val="00653B63"/>
    <w:rsid w:val="006540CC"/>
    <w:rsid w:val="00655389"/>
    <w:rsid w:val="00655D67"/>
    <w:rsid w:val="0065602D"/>
    <w:rsid w:val="00656075"/>
    <w:rsid w:val="00657874"/>
    <w:rsid w:val="00657E2B"/>
    <w:rsid w:val="006606A7"/>
    <w:rsid w:val="006614B7"/>
    <w:rsid w:val="006619E5"/>
    <w:rsid w:val="00661B1E"/>
    <w:rsid w:val="006637F5"/>
    <w:rsid w:val="00663B17"/>
    <w:rsid w:val="0066489D"/>
    <w:rsid w:val="00664E1C"/>
    <w:rsid w:val="00667325"/>
    <w:rsid w:val="00670F38"/>
    <w:rsid w:val="00671AA5"/>
    <w:rsid w:val="006724E9"/>
    <w:rsid w:val="00672A38"/>
    <w:rsid w:val="00672ACD"/>
    <w:rsid w:val="00674FA4"/>
    <w:rsid w:val="006761EC"/>
    <w:rsid w:val="00676BB8"/>
    <w:rsid w:val="00677767"/>
    <w:rsid w:val="00677F8D"/>
    <w:rsid w:val="006838A7"/>
    <w:rsid w:val="00683F34"/>
    <w:rsid w:val="00684938"/>
    <w:rsid w:val="00687CFD"/>
    <w:rsid w:val="0069024E"/>
    <w:rsid w:val="0069102B"/>
    <w:rsid w:val="00691856"/>
    <w:rsid w:val="006931A1"/>
    <w:rsid w:val="0069457A"/>
    <w:rsid w:val="0069484C"/>
    <w:rsid w:val="0069549A"/>
    <w:rsid w:val="006966B1"/>
    <w:rsid w:val="006A17C6"/>
    <w:rsid w:val="006A199C"/>
    <w:rsid w:val="006A2752"/>
    <w:rsid w:val="006A38CB"/>
    <w:rsid w:val="006A695E"/>
    <w:rsid w:val="006B0359"/>
    <w:rsid w:val="006B1020"/>
    <w:rsid w:val="006B1566"/>
    <w:rsid w:val="006B28CA"/>
    <w:rsid w:val="006B5658"/>
    <w:rsid w:val="006B79F7"/>
    <w:rsid w:val="006C01F6"/>
    <w:rsid w:val="006C0FBE"/>
    <w:rsid w:val="006C19BF"/>
    <w:rsid w:val="006C1F78"/>
    <w:rsid w:val="006C1FCE"/>
    <w:rsid w:val="006C2912"/>
    <w:rsid w:val="006C322D"/>
    <w:rsid w:val="006C404E"/>
    <w:rsid w:val="006C4759"/>
    <w:rsid w:val="006C5CC2"/>
    <w:rsid w:val="006C73F8"/>
    <w:rsid w:val="006D04FB"/>
    <w:rsid w:val="006D0C47"/>
    <w:rsid w:val="006D1408"/>
    <w:rsid w:val="006D15DC"/>
    <w:rsid w:val="006D1B45"/>
    <w:rsid w:val="006D1CB9"/>
    <w:rsid w:val="006D25ED"/>
    <w:rsid w:val="006D3F4A"/>
    <w:rsid w:val="006D5A3E"/>
    <w:rsid w:val="006D6DAE"/>
    <w:rsid w:val="006D72DC"/>
    <w:rsid w:val="006D77C3"/>
    <w:rsid w:val="006E5B28"/>
    <w:rsid w:val="006E5EC1"/>
    <w:rsid w:val="006E75A8"/>
    <w:rsid w:val="006F044D"/>
    <w:rsid w:val="006F1233"/>
    <w:rsid w:val="006F22A9"/>
    <w:rsid w:val="006F3E77"/>
    <w:rsid w:val="006F5585"/>
    <w:rsid w:val="006F565A"/>
    <w:rsid w:val="006F5C15"/>
    <w:rsid w:val="006F6803"/>
    <w:rsid w:val="006F6AB4"/>
    <w:rsid w:val="006F708C"/>
    <w:rsid w:val="006F7A08"/>
    <w:rsid w:val="006F7ADC"/>
    <w:rsid w:val="0070035D"/>
    <w:rsid w:val="00700475"/>
    <w:rsid w:val="0070177D"/>
    <w:rsid w:val="00701C7F"/>
    <w:rsid w:val="00701DEF"/>
    <w:rsid w:val="00701DFD"/>
    <w:rsid w:val="00702A9B"/>
    <w:rsid w:val="00703866"/>
    <w:rsid w:val="0070434F"/>
    <w:rsid w:val="00704F3A"/>
    <w:rsid w:val="007069EE"/>
    <w:rsid w:val="007105F9"/>
    <w:rsid w:val="007116F3"/>
    <w:rsid w:val="00716D68"/>
    <w:rsid w:val="00720203"/>
    <w:rsid w:val="007207E8"/>
    <w:rsid w:val="00720B3C"/>
    <w:rsid w:val="0072178B"/>
    <w:rsid w:val="00724BFD"/>
    <w:rsid w:val="00725868"/>
    <w:rsid w:val="00726DEA"/>
    <w:rsid w:val="007276F5"/>
    <w:rsid w:val="00734CAE"/>
    <w:rsid w:val="00735D53"/>
    <w:rsid w:val="007360E8"/>
    <w:rsid w:val="0073721B"/>
    <w:rsid w:val="00740FEA"/>
    <w:rsid w:val="007413DB"/>
    <w:rsid w:val="00742389"/>
    <w:rsid w:val="00742672"/>
    <w:rsid w:val="00743A3B"/>
    <w:rsid w:val="00745F4C"/>
    <w:rsid w:val="007462DF"/>
    <w:rsid w:val="0074640D"/>
    <w:rsid w:val="00750F98"/>
    <w:rsid w:val="00751709"/>
    <w:rsid w:val="0075304D"/>
    <w:rsid w:val="00753A39"/>
    <w:rsid w:val="00754F86"/>
    <w:rsid w:val="00756E6A"/>
    <w:rsid w:val="00756F4B"/>
    <w:rsid w:val="007571A7"/>
    <w:rsid w:val="007572D1"/>
    <w:rsid w:val="00760DFE"/>
    <w:rsid w:val="007613AE"/>
    <w:rsid w:val="00763149"/>
    <w:rsid w:val="00763DA4"/>
    <w:rsid w:val="00766C05"/>
    <w:rsid w:val="00766EAD"/>
    <w:rsid w:val="00767CD9"/>
    <w:rsid w:val="00767F96"/>
    <w:rsid w:val="00771A89"/>
    <w:rsid w:val="0077221C"/>
    <w:rsid w:val="00772CCF"/>
    <w:rsid w:val="00773109"/>
    <w:rsid w:val="00773ABB"/>
    <w:rsid w:val="00773F2B"/>
    <w:rsid w:val="007758FB"/>
    <w:rsid w:val="00775990"/>
    <w:rsid w:val="0077605F"/>
    <w:rsid w:val="00777B26"/>
    <w:rsid w:val="007801DE"/>
    <w:rsid w:val="0078084A"/>
    <w:rsid w:val="00783E11"/>
    <w:rsid w:val="00785150"/>
    <w:rsid w:val="007854F2"/>
    <w:rsid w:val="0078571C"/>
    <w:rsid w:val="00786826"/>
    <w:rsid w:val="00790438"/>
    <w:rsid w:val="00790CB4"/>
    <w:rsid w:val="00790DFC"/>
    <w:rsid w:val="0079121E"/>
    <w:rsid w:val="00792607"/>
    <w:rsid w:val="00794EA8"/>
    <w:rsid w:val="00795081"/>
    <w:rsid w:val="00796865"/>
    <w:rsid w:val="007972F3"/>
    <w:rsid w:val="00797A8D"/>
    <w:rsid w:val="007A0CEB"/>
    <w:rsid w:val="007A1491"/>
    <w:rsid w:val="007A3A26"/>
    <w:rsid w:val="007A4FA6"/>
    <w:rsid w:val="007A7093"/>
    <w:rsid w:val="007A78B4"/>
    <w:rsid w:val="007B09ED"/>
    <w:rsid w:val="007B0DE7"/>
    <w:rsid w:val="007B0E72"/>
    <w:rsid w:val="007B24DF"/>
    <w:rsid w:val="007B4AD9"/>
    <w:rsid w:val="007B59F1"/>
    <w:rsid w:val="007B6796"/>
    <w:rsid w:val="007C0CBB"/>
    <w:rsid w:val="007C0E9B"/>
    <w:rsid w:val="007C1E62"/>
    <w:rsid w:val="007C268C"/>
    <w:rsid w:val="007C3186"/>
    <w:rsid w:val="007C4586"/>
    <w:rsid w:val="007C4ECF"/>
    <w:rsid w:val="007C6D0E"/>
    <w:rsid w:val="007D0944"/>
    <w:rsid w:val="007D1046"/>
    <w:rsid w:val="007D15B5"/>
    <w:rsid w:val="007D354D"/>
    <w:rsid w:val="007D4D4E"/>
    <w:rsid w:val="007D5CAA"/>
    <w:rsid w:val="007D6009"/>
    <w:rsid w:val="007D6992"/>
    <w:rsid w:val="007D763D"/>
    <w:rsid w:val="007E114A"/>
    <w:rsid w:val="007E3188"/>
    <w:rsid w:val="007E398F"/>
    <w:rsid w:val="007E3EC1"/>
    <w:rsid w:val="007E41D5"/>
    <w:rsid w:val="007E5CF7"/>
    <w:rsid w:val="007E6A8E"/>
    <w:rsid w:val="007E7918"/>
    <w:rsid w:val="007F0999"/>
    <w:rsid w:val="007F131C"/>
    <w:rsid w:val="007F4C51"/>
    <w:rsid w:val="007F659F"/>
    <w:rsid w:val="007F6BF8"/>
    <w:rsid w:val="008009F4"/>
    <w:rsid w:val="00800F42"/>
    <w:rsid w:val="00803099"/>
    <w:rsid w:val="00803FD7"/>
    <w:rsid w:val="00811DDA"/>
    <w:rsid w:val="00812B46"/>
    <w:rsid w:val="00813755"/>
    <w:rsid w:val="00813B9C"/>
    <w:rsid w:val="0081414E"/>
    <w:rsid w:val="00814591"/>
    <w:rsid w:val="00815036"/>
    <w:rsid w:val="008153B7"/>
    <w:rsid w:val="0081762E"/>
    <w:rsid w:val="00821462"/>
    <w:rsid w:val="008229FE"/>
    <w:rsid w:val="00822ECE"/>
    <w:rsid w:val="008232B1"/>
    <w:rsid w:val="00823E55"/>
    <w:rsid w:val="00825516"/>
    <w:rsid w:val="008260EB"/>
    <w:rsid w:val="00827127"/>
    <w:rsid w:val="00830150"/>
    <w:rsid w:val="00830419"/>
    <w:rsid w:val="0083241A"/>
    <w:rsid w:val="008325E5"/>
    <w:rsid w:val="00832CD5"/>
    <w:rsid w:val="008347C7"/>
    <w:rsid w:val="0083689E"/>
    <w:rsid w:val="00836E98"/>
    <w:rsid w:val="008372C9"/>
    <w:rsid w:val="0084133F"/>
    <w:rsid w:val="008413BD"/>
    <w:rsid w:val="00842BA1"/>
    <w:rsid w:val="00847AC9"/>
    <w:rsid w:val="00847E39"/>
    <w:rsid w:val="00852BDC"/>
    <w:rsid w:val="00855309"/>
    <w:rsid w:val="00856DF1"/>
    <w:rsid w:val="00856E16"/>
    <w:rsid w:val="008605BA"/>
    <w:rsid w:val="00861AD6"/>
    <w:rsid w:val="00861EB5"/>
    <w:rsid w:val="00862D39"/>
    <w:rsid w:val="00863F64"/>
    <w:rsid w:val="00863FED"/>
    <w:rsid w:val="00864017"/>
    <w:rsid w:val="008643B5"/>
    <w:rsid w:val="00864566"/>
    <w:rsid w:val="00864A8D"/>
    <w:rsid w:val="00864C18"/>
    <w:rsid w:val="0086792D"/>
    <w:rsid w:val="008707C4"/>
    <w:rsid w:val="00871421"/>
    <w:rsid w:val="00871971"/>
    <w:rsid w:val="00871DE0"/>
    <w:rsid w:val="00872032"/>
    <w:rsid w:val="008720D5"/>
    <w:rsid w:val="008729B2"/>
    <w:rsid w:val="00873666"/>
    <w:rsid w:val="0087408C"/>
    <w:rsid w:val="00874578"/>
    <w:rsid w:val="008774FA"/>
    <w:rsid w:val="00877845"/>
    <w:rsid w:val="0088066E"/>
    <w:rsid w:val="00881C4C"/>
    <w:rsid w:val="008842DA"/>
    <w:rsid w:val="00885045"/>
    <w:rsid w:val="00885541"/>
    <w:rsid w:val="008859A2"/>
    <w:rsid w:val="00886069"/>
    <w:rsid w:val="00890D09"/>
    <w:rsid w:val="00891B60"/>
    <w:rsid w:val="00894621"/>
    <w:rsid w:val="00894745"/>
    <w:rsid w:val="00894D1B"/>
    <w:rsid w:val="00895439"/>
    <w:rsid w:val="00895882"/>
    <w:rsid w:val="00895DB4"/>
    <w:rsid w:val="008A05A7"/>
    <w:rsid w:val="008A1098"/>
    <w:rsid w:val="008A1D73"/>
    <w:rsid w:val="008A22EA"/>
    <w:rsid w:val="008A316D"/>
    <w:rsid w:val="008A4100"/>
    <w:rsid w:val="008A4ED3"/>
    <w:rsid w:val="008A56E5"/>
    <w:rsid w:val="008A6328"/>
    <w:rsid w:val="008A6702"/>
    <w:rsid w:val="008A6C08"/>
    <w:rsid w:val="008B0D91"/>
    <w:rsid w:val="008B268F"/>
    <w:rsid w:val="008B3DAD"/>
    <w:rsid w:val="008B416A"/>
    <w:rsid w:val="008B4E4E"/>
    <w:rsid w:val="008B51F0"/>
    <w:rsid w:val="008B57C8"/>
    <w:rsid w:val="008B5845"/>
    <w:rsid w:val="008B713E"/>
    <w:rsid w:val="008C207C"/>
    <w:rsid w:val="008C2F04"/>
    <w:rsid w:val="008C5863"/>
    <w:rsid w:val="008D56C4"/>
    <w:rsid w:val="008D57C8"/>
    <w:rsid w:val="008D5977"/>
    <w:rsid w:val="008D7022"/>
    <w:rsid w:val="008D7064"/>
    <w:rsid w:val="008D785F"/>
    <w:rsid w:val="008D7A24"/>
    <w:rsid w:val="008E2664"/>
    <w:rsid w:val="008E2F26"/>
    <w:rsid w:val="008E3271"/>
    <w:rsid w:val="008E498D"/>
    <w:rsid w:val="008E5D40"/>
    <w:rsid w:val="008E63BF"/>
    <w:rsid w:val="008F0015"/>
    <w:rsid w:val="008F0613"/>
    <w:rsid w:val="008F0C4B"/>
    <w:rsid w:val="008F1AAC"/>
    <w:rsid w:val="008F1C73"/>
    <w:rsid w:val="008F475A"/>
    <w:rsid w:val="008F4A30"/>
    <w:rsid w:val="008F4B61"/>
    <w:rsid w:val="008F5D3D"/>
    <w:rsid w:val="008F726A"/>
    <w:rsid w:val="008F7379"/>
    <w:rsid w:val="009007A6"/>
    <w:rsid w:val="00900C78"/>
    <w:rsid w:val="009034E7"/>
    <w:rsid w:val="00903606"/>
    <w:rsid w:val="00903A47"/>
    <w:rsid w:val="00903BD7"/>
    <w:rsid w:val="00903DD4"/>
    <w:rsid w:val="009043A7"/>
    <w:rsid w:val="009045CF"/>
    <w:rsid w:val="00905D56"/>
    <w:rsid w:val="0090672C"/>
    <w:rsid w:val="0090688F"/>
    <w:rsid w:val="009069F8"/>
    <w:rsid w:val="00907196"/>
    <w:rsid w:val="00907690"/>
    <w:rsid w:val="00915045"/>
    <w:rsid w:val="00916B5E"/>
    <w:rsid w:val="009177D5"/>
    <w:rsid w:val="00917F82"/>
    <w:rsid w:val="009223F4"/>
    <w:rsid w:val="00923532"/>
    <w:rsid w:val="00924260"/>
    <w:rsid w:val="00924F18"/>
    <w:rsid w:val="0092750B"/>
    <w:rsid w:val="00930113"/>
    <w:rsid w:val="00931886"/>
    <w:rsid w:val="00931DA5"/>
    <w:rsid w:val="00933221"/>
    <w:rsid w:val="009340F4"/>
    <w:rsid w:val="00935B1A"/>
    <w:rsid w:val="0093681F"/>
    <w:rsid w:val="00940A09"/>
    <w:rsid w:val="00940FD5"/>
    <w:rsid w:val="00943B3F"/>
    <w:rsid w:val="00944473"/>
    <w:rsid w:val="00944E87"/>
    <w:rsid w:val="0095011C"/>
    <w:rsid w:val="009503E5"/>
    <w:rsid w:val="0095277C"/>
    <w:rsid w:val="00953EBA"/>
    <w:rsid w:val="00954512"/>
    <w:rsid w:val="00956243"/>
    <w:rsid w:val="00957834"/>
    <w:rsid w:val="00960A5F"/>
    <w:rsid w:val="0096103C"/>
    <w:rsid w:val="00961947"/>
    <w:rsid w:val="00962087"/>
    <w:rsid w:val="00962153"/>
    <w:rsid w:val="00965312"/>
    <w:rsid w:val="0096549F"/>
    <w:rsid w:val="00965607"/>
    <w:rsid w:val="009668EF"/>
    <w:rsid w:val="00966EB7"/>
    <w:rsid w:val="00967367"/>
    <w:rsid w:val="00970135"/>
    <w:rsid w:val="00970718"/>
    <w:rsid w:val="00970BC5"/>
    <w:rsid w:val="00971F78"/>
    <w:rsid w:val="00972955"/>
    <w:rsid w:val="00973EE0"/>
    <w:rsid w:val="00974462"/>
    <w:rsid w:val="009747D1"/>
    <w:rsid w:val="009767B6"/>
    <w:rsid w:val="00976910"/>
    <w:rsid w:val="009775C7"/>
    <w:rsid w:val="0097764C"/>
    <w:rsid w:val="00977B76"/>
    <w:rsid w:val="00977FB7"/>
    <w:rsid w:val="00980419"/>
    <w:rsid w:val="00980594"/>
    <w:rsid w:val="00981EE5"/>
    <w:rsid w:val="00985667"/>
    <w:rsid w:val="00986062"/>
    <w:rsid w:val="00986A8A"/>
    <w:rsid w:val="00986B4E"/>
    <w:rsid w:val="009923C0"/>
    <w:rsid w:val="009923FA"/>
    <w:rsid w:val="00992EC2"/>
    <w:rsid w:val="00994860"/>
    <w:rsid w:val="009948CD"/>
    <w:rsid w:val="0099495E"/>
    <w:rsid w:val="00994CB4"/>
    <w:rsid w:val="00996962"/>
    <w:rsid w:val="009A0415"/>
    <w:rsid w:val="009A20B2"/>
    <w:rsid w:val="009A22F9"/>
    <w:rsid w:val="009A352F"/>
    <w:rsid w:val="009A38F8"/>
    <w:rsid w:val="009A7291"/>
    <w:rsid w:val="009A74CC"/>
    <w:rsid w:val="009A7C96"/>
    <w:rsid w:val="009A7DBE"/>
    <w:rsid w:val="009B3C3D"/>
    <w:rsid w:val="009B524F"/>
    <w:rsid w:val="009B59EA"/>
    <w:rsid w:val="009B5B25"/>
    <w:rsid w:val="009B6D9D"/>
    <w:rsid w:val="009B78EA"/>
    <w:rsid w:val="009B7CB9"/>
    <w:rsid w:val="009B7EAC"/>
    <w:rsid w:val="009C0A3E"/>
    <w:rsid w:val="009C3C35"/>
    <w:rsid w:val="009C3DD2"/>
    <w:rsid w:val="009C4837"/>
    <w:rsid w:val="009C4D13"/>
    <w:rsid w:val="009C78C6"/>
    <w:rsid w:val="009D08ED"/>
    <w:rsid w:val="009D2C7D"/>
    <w:rsid w:val="009D2EDB"/>
    <w:rsid w:val="009D3058"/>
    <w:rsid w:val="009D3564"/>
    <w:rsid w:val="009D4873"/>
    <w:rsid w:val="009D58A6"/>
    <w:rsid w:val="009D5D10"/>
    <w:rsid w:val="009D7D0A"/>
    <w:rsid w:val="009E0312"/>
    <w:rsid w:val="009E0393"/>
    <w:rsid w:val="009E1942"/>
    <w:rsid w:val="009E1E33"/>
    <w:rsid w:val="009E2E71"/>
    <w:rsid w:val="009E31E7"/>
    <w:rsid w:val="009E3B54"/>
    <w:rsid w:val="009E42C8"/>
    <w:rsid w:val="009E5DF1"/>
    <w:rsid w:val="009F09DA"/>
    <w:rsid w:val="009F0A67"/>
    <w:rsid w:val="009F426E"/>
    <w:rsid w:val="009F6371"/>
    <w:rsid w:val="009F7102"/>
    <w:rsid w:val="00A0004A"/>
    <w:rsid w:val="00A00337"/>
    <w:rsid w:val="00A0147C"/>
    <w:rsid w:val="00A03D93"/>
    <w:rsid w:val="00A04BDE"/>
    <w:rsid w:val="00A11886"/>
    <w:rsid w:val="00A11A55"/>
    <w:rsid w:val="00A11F21"/>
    <w:rsid w:val="00A130C5"/>
    <w:rsid w:val="00A13D0C"/>
    <w:rsid w:val="00A1554E"/>
    <w:rsid w:val="00A15A18"/>
    <w:rsid w:val="00A15FC2"/>
    <w:rsid w:val="00A16726"/>
    <w:rsid w:val="00A16E35"/>
    <w:rsid w:val="00A21D32"/>
    <w:rsid w:val="00A22774"/>
    <w:rsid w:val="00A23AA8"/>
    <w:rsid w:val="00A23BC3"/>
    <w:rsid w:val="00A25BE8"/>
    <w:rsid w:val="00A25C5A"/>
    <w:rsid w:val="00A25D76"/>
    <w:rsid w:val="00A2683B"/>
    <w:rsid w:val="00A2793F"/>
    <w:rsid w:val="00A304B8"/>
    <w:rsid w:val="00A306F5"/>
    <w:rsid w:val="00A318AB"/>
    <w:rsid w:val="00A32334"/>
    <w:rsid w:val="00A328F3"/>
    <w:rsid w:val="00A32B6C"/>
    <w:rsid w:val="00A3306E"/>
    <w:rsid w:val="00A3387A"/>
    <w:rsid w:val="00A40190"/>
    <w:rsid w:val="00A40EFA"/>
    <w:rsid w:val="00A42DA3"/>
    <w:rsid w:val="00A430AF"/>
    <w:rsid w:val="00A440A6"/>
    <w:rsid w:val="00A450B2"/>
    <w:rsid w:val="00A47927"/>
    <w:rsid w:val="00A50C98"/>
    <w:rsid w:val="00A548CD"/>
    <w:rsid w:val="00A5560C"/>
    <w:rsid w:val="00A57617"/>
    <w:rsid w:val="00A60E7C"/>
    <w:rsid w:val="00A60FEA"/>
    <w:rsid w:val="00A613D1"/>
    <w:rsid w:val="00A61977"/>
    <w:rsid w:val="00A639EA"/>
    <w:rsid w:val="00A63DA7"/>
    <w:rsid w:val="00A6424C"/>
    <w:rsid w:val="00A64FA0"/>
    <w:rsid w:val="00A662CB"/>
    <w:rsid w:val="00A70680"/>
    <w:rsid w:val="00A714CE"/>
    <w:rsid w:val="00A74A8C"/>
    <w:rsid w:val="00A763C6"/>
    <w:rsid w:val="00A76DA4"/>
    <w:rsid w:val="00A76F2E"/>
    <w:rsid w:val="00A80345"/>
    <w:rsid w:val="00A80DC4"/>
    <w:rsid w:val="00A80FA6"/>
    <w:rsid w:val="00A81559"/>
    <w:rsid w:val="00A82747"/>
    <w:rsid w:val="00A829E0"/>
    <w:rsid w:val="00A82FB9"/>
    <w:rsid w:val="00A85DAD"/>
    <w:rsid w:val="00A8650B"/>
    <w:rsid w:val="00A9144D"/>
    <w:rsid w:val="00A91AE7"/>
    <w:rsid w:val="00A922BD"/>
    <w:rsid w:val="00A94664"/>
    <w:rsid w:val="00A94EFD"/>
    <w:rsid w:val="00A9542F"/>
    <w:rsid w:val="00A95964"/>
    <w:rsid w:val="00A97DBD"/>
    <w:rsid w:val="00AA0B5D"/>
    <w:rsid w:val="00AA20C0"/>
    <w:rsid w:val="00AA2979"/>
    <w:rsid w:val="00AA31C8"/>
    <w:rsid w:val="00AA33F6"/>
    <w:rsid w:val="00AA49E2"/>
    <w:rsid w:val="00AB0E1D"/>
    <w:rsid w:val="00AB1BC6"/>
    <w:rsid w:val="00AB3E22"/>
    <w:rsid w:val="00AB4953"/>
    <w:rsid w:val="00AB5ADE"/>
    <w:rsid w:val="00AC0716"/>
    <w:rsid w:val="00AC0CB3"/>
    <w:rsid w:val="00AC1524"/>
    <w:rsid w:val="00AC26D8"/>
    <w:rsid w:val="00AC3595"/>
    <w:rsid w:val="00AC3D05"/>
    <w:rsid w:val="00AC3D69"/>
    <w:rsid w:val="00AC4AE3"/>
    <w:rsid w:val="00AC7B92"/>
    <w:rsid w:val="00AD3885"/>
    <w:rsid w:val="00AD50CB"/>
    <w:rsid w:val="00AD5668"/>
    <w:rsid w:val="00AD5EBF"/>
    <w:rsid w:val="00AD6A94"/>
    <w:rsid w:val="00AD75AB"/>
    <w:rsid w:val="00AE0B3E"/>
    <w:rsid w:val="00AE0E2B"/>
    <w:rsid w:val="00AE2340"/>
    <w:rsid w:val="00AE24D8"/>
    <w:rsid w:val="00AE2C90"/>
    <w:rsid w:val="00AE32A3"/>
    <w:rsid w:val="00AE3D6A"/>
    <w:rsid w:val="00AE401F"/>
    <w:rsid w:val="00AE46AC"/>
    <w:rsid w:val="00AE533A"/>
    <w:rsid w:val="00AE6610"/>
    <w:rsid w:val="00AE6A7A"/>
    <w:rsid w:val="00AF186B"/>
    <w:rsid w:val="00AF23F4"/>
    <w:rsid w:val="00AF26F2"/>
    <w:rsid w:val="00AF2D98"/>
    <w:rsid w:val="00AF54F2"/>
    <w:rsid w:val="00AF64B1"/>
    <w:rsid w:val="00B01294"/>
    <w:rsid w:val="00B02597"/>
    <w:rsid w:val="00B0572B"/>
    <w:rsid w:val="00B06BE7"/>
    <w:rsid w:val="00B115EE"/>
    <w:rsid w:val="00B118EA"/>
    <w:rsid w:val="00B11FC7"/>
    <w:rsid w:val="00B125EB"/>
    <w:rsid w:val="00B13162"/>
    <w:rsid w:val="00B1379A"/>
    <w:rsid w:val="00B156FA"/>
    <w:rsid w:val="00B1659E"/>
    <w:rsid w:val="00B21ADE"/>
    <w:rsid w:val="00B22278"/>
    <w:rsid w:val="00B2290E"/>
    <w:rsid w:val="00B27F08"/>
    <w:rsid w:val="00B305A4"/>
    <w:rsid w:val="00B30D20"/>
    <w:rsid w:val="00B31EAC"/>
    <w:rsid w:val="00B35A94"/>
    <w:rsid w:val="00B3609E"/>
    <w:rsid w:val="00B36233"/>
    <w:rsid w:val="00B37EF1"/>
    <w:rsid w:val="00B40733"/>
    <w:rsid w:val="00B40EE3"/>
    <w:rsid w:val="00B42636"/>
    <w:rsid w:val="00B42D2F"/>
    <w:rsid w:val="00B434BC"/>
    <w:rsid w:val="00B434D3"/>
    <w:rsid w:val="00B4408B"/>
    <w:rsid w:val="00B44645"/>
    <w:rsid w:val="00B44F86"/>
    <w:rsid w:val="00B45911"/>
    <w:rsid w:val="00B45CD1"/>
    <w:rsid w:val="00B51998"/>
    <w:rsid w:val="00B52CD5"/>
    <w:rsid w:val="00B53F6F"/>
    <w:rsid w:val="00B557C1"/>
    <w:rsid w:val="00B579E0"/>
    <w:rsid w:val="00B57CAE"/>
    <w:rsid w:val="00B57F7F"/>
    <w:rsid w:val="00B63D12"/>
    <w:rsid w:val="00B63D4A"/>
    <w:rsid w:val="00B65FA6"/>
    <w:rsid w:val="00B676C1"/>
    <w:rsid w:val="00B701B6"/>
    <w:rsid w:val="00B70DB3"/>
    <w:rsid w:val="00B71810"/>
    <w:rsid w:val="00B74BDB"/>
    <w:rsid w:val="00B751BD"/>
    <w:rsid w:val="00B7684D"/>
    <w:rsid w:val="00B76915"/>
    <w:rsid w:val="00B804A7"/>
    <w:rsid w:val="00B809BF"/>
    <w:rsid w:val="00B80F7D"/>
    <w:rsid w:val="00B8298E"/>
    <w:rsid w:val="00B82F75"/>
    <w:rsid w:val="00B832B5"/>
    <w:rsid w:val="00B837D8"/>
    <w:rsid w:val="00B84F1D"/>
    <w:rsid w:val="00B85720"/>
    <w:rsid w:val="00B85832"/>
    <w:rsid w:val="00B905D3"/>
    <w:rsid w:val="00B9248A"/>
    <w:rsid w:val="00B93C9D"/>
    <w:rsid w:val="00B95640"/>
    <w:rsid w:val="00B96175"/>
    <w:rsid w:val="00B975A7"/>
    <w:rsid w:val="00B97B3C"/>
    <w:rsid w:val="00B97FE2"/>
    <w:rsid w:val="00BA01E6"/>
    <w:rsid w:val="00BA3139"/>
    <w:rsid w:val="00BA315B"/>
    <w:rsid w:val="00BA317F"/>
    <w:rsid w:val="00BA38EF"/>
    <w:rsid w:val="00BA6AA7"/>
    <w:rsid w:val="00BA6FC4"/>
    <w:rsid w:val="00BB0046"/>
    <w:rsid w:val="00BB168A"/>
    <w:rsid w:val="00BB2549"/>
    <w:rsid w:val="00BB3E83"/>
    <w:rsid w:val="00BB4970"/>
    <w:rsid w:val="00BB4DF3"/>
    <w:rsid w:val="00BB710C"/>
    <w:rsid w:val="00BC0373"/>
    <w:rsid w:val="00BC039F"/>
    <w:rsid w:val="00BC0B33"/>
    <w:rsid w:val="00BC1B41"/>
    <w:rsid w:val="00BC2F1F"/>
    <w:rsid w:val="00BC3AB9"/>
    <w:rsid w:val="00BC4AAA"/>
    <w:rsid w:val="00BC5ECB"/>
    <w:rsid w:val="00BC678B"/>
    <w:rsid w:val="00BD1104"/>
    <w:rsid w:val="00BD1812"/>
    <w:rsid w:val="00BD1CE0"/>
    <w:rsid w:val="00BD3206"/>
    <w:rsid w:val="00BD49B4"/>
    <w:rsid w:val="00BE2984"/>
    <w:rsid w:val="00BE2C9E"/>
    <w:rsid w:val="00BE5417"/>
    <w:rsid w:val="00BE59E9"/>
    <w:rsid w:val="00BE5CE6"/>
    <w:rsid w:val="00BE5FB1"/>
    <w:rsid w:val="00BE6E00"/>
    <w:rsid w:val="00BF1769"/>
    <w:rsid w:val="00BF2AF2"/>
    <w:rsid w:val="00BF2DF0"/>
    <w:rsid w:val="00BF3942"/>
    <w:rsid w:val="00BF4A2E"/>
    <w:rsid w:val="00BF4A9D"/>
    <w:rsid w:val="00BF4FEE"/>
    <w:rsid w:val="00BF7B4A"/>
    <w:rsid w:val="00C006A5"/>
    <w:rsid w:val="00C00D89"/>
    <w:rsid w:val="00C013A6"/>
    <w:rsid w:val="00C015F4"/>
    <w:rsid w:val="00C01D85"/>
    <w:rsid w:val="00C06184"/>
    <w:rsid w:val="00C0753F"/>
    <w:rsid w:val="00C107BA"/>
    <w:rsid w:val="00C11586"/>
    <w:rsid w:val="00C11AA8"/>
    <w:rsid w:val="00C11CAC"/>
    <w:rsid w:val="00C129F3"/>
    <w:rsid w:val="00C13893"/>
    <w:rsid w:val="00C13AA5"/>
    <w:rsid w:val="00C16686"/>
    <w:rsid w:val="00C17920"/>
    <w:rsid w:val="00C20099"/>
    <w:rsid w:val="00C22737"/>
    <w:rsid w:val="00C22F69"/>
    <w:rsid w:val="00C236FB"/>
    <w:rsid w:val="00C25553"/>
    <w:rsid w:val="00C26803"/>
    <w:rsid w:val="00C2689A"/>
    <w:rsid w:val="00C31F5C"/>
    <w:rsid w:val="00C32463"/>
    <w:rsid w:val="00C329AB"/>
    <w:rsid w:val="00C33A69"/>
    <w:rsid w:val="00C33C2E"/>
    <w:rsid w:val="00C34662"/>
    <w:rsid w:val="00C3678F"/>
    <w:rsid w:val="00C41821"/>
    <w:rsid w:val="00C41FDF"/>
    <w:rsid w:val="00C4390A"/>
    <w:rsid w:val="00C44105"/>
    <w:rsid w:val="00C45F4C"/>
    <w:rsid w:val="00C46EFB"/>
    <w:rsid w:val="00C50094"/>
    <w:rsid w:val="00C504A3"/>
    <w:rsid w:val="00C509EE"/>
    <w:rsid w:val="00C50EF0"/>
    <w:rsid w:val="00C52BDF"/>
    <w:rsid w:val="00C53C17"/>
    <w:rsid w:val="00C53F87"/>
    <w:rsid w:val="00C56E71"/>
    <w:rsid w:val="00C57092"/>
    <w:rsid w:val="00C57283"/>
    <w:rsid w:val="00C57D33"/>
    <w:rsid w:val="00C6354E"/>
    <w:rsid w:val="00C64197"/>
    <w:rsid w:val="00C64832"/>
    <w:rsid w:val="00C64DAF"/>
    <w:rsid w:val="00C6500A"/>
    <w:rsid w:val="00C65680"/>
    <w:rsid w:val="00C66398"/>
    <w:rsid w:val="00C66ECA"/>
    <w:rsid w:val="00C67C07"/>
    <w:rsid w:val="00C71C45"/>
    <w:rsid w:val="00C72208"/>
    <w:rsid w:val="00C733EB"/>
    <w:rsid w:val="00C747AE"/>
    <w:rsid w:val="00C748F6"/>
    <w:rsid w:val="00C757C5"/>
    <w:rsid w:val="00C76172"/>
    <w:rsid w:val="00C776D4"/>
    <w:rsid w:val="00C77DA9"/>
    <w:rsid w:val="00C80703"/>
    <w:rsid w:val="00C80A37"/>
    <w:rsid w:val="00C80FC0"/>
    <w:rsid w:val="00C8103A"/>
    <w:rsid w:val="00C84798"/>
    <w:rsid w:val="00C84C06"/>
    <w:rsid w:val="00C858ED"/>
    <w:rsid w:val="00C87552"/>
    <w:rsid w:val="00C902C0"/>
    <w:rsid w:val="00C904ED"/>
    <w:rsid w:val="00C90729"/>
    <w:rsid w:val="00C90B5A"/>
    <w:rsid w:val="00C90D0E"/>
    <w:rsid w:val="00C90D18"/>
    <w:rsid w:val="00C92A75"/>
    <w:rsid w:val="00C93DB2"/>
    <w:rsid w:val="00C940E3"/>
    <w:rsid w:val="00C95856"/>
    <w:rsid w:val="00C9628E"/>
    <w:rsid w:val="00CA017C"/>
    <w:rsid w:val="00CA159D"/>
    <w:rsid w:val="00CA28B3"/>
    <w:rsid w:val="00CA2CA9"/>
    <w:rsid w:val="00CA4CE8"/>
    <w:rsid w:val="00CA5E9F"/>
    <w:rsid w:val="00CB0097"/>
    <w:rsid w:val="00CB06DE"/>
    <w:rsid w:val="00CB0A33"/>
    <w:rsid w:val="00CB1E6D"/>
    <w:rsid w:val="00CB24FB"/>
    <w:rsid w:val="00CB359F"/>
    <w:rsid w:val="00CB387F"/>
    <w:rsid w:val="00CB3B7C"/>
    <w:rsid w:val="00CB3CB3"/>
    <w:rsid w:val="00CB3DAB"/>
    <w:rsid w:val="00CB466E"/>
    <w:rsid w:val="00CB51F0"/>
    <w:rsid w:val="00CB64AA"/>
    <w:rsid w:val="00CB6C89"/>
    <w:rsid w:val="00CB6EF4"/>
    <w:rsid w:val="00CB7485"/>
    <w:rsid w:val="00CC07CE"/>
    <w:rsid w:val="00CC1A31"/>
    <w:rsid w:val="00CD1E71"/>
    <w:rsid w:val="00CD49BE"/>
    <w:rsid w:val="00CD5A3A"/>
    <w:rsid w:val="00CD71C1"/>
    <w:rsid w:val="00CE056F"/>
    <w:rsid w:val="00CE134A"/>
    <w:rsid w:val="00CE1CF5"/>
    <w:rsid w:val="00CE28CC"/>
    <w:rsid w:val="00CE5AEB"/>
    <w:rsid w:val="00CE703E"/>
    <w:rsid w:val="00CE763F"/>
    <w:rsid w:val="00CE7661"/>
    <w:rsid w:val="00CF04EC"/>
    <w:rsid w:val="00CF202C"/>
    <w:rsid w:val="00CF2FE8"/>
    <w:rsid w:val="00CF3211"/>
    <w:rsid w:val="00CF33AA"/>
    <w:rsid w:val="00CF3FCC"/>
    <w:rsid w:val="00CF4934"/>
    <w:rsid w:val="00CF5C00"/>
    <w:rsid w:val="00D000C3"/>
    <w:rsid w:val="00D00FD5"/>
    <w:rsid w:val="00D02037"/>
    <w:rsid w:val="00D02396"/>
    <w:rsid w:val="00D02E1F"/>
    <w:rsid w:val="00D05315"/>
    <w:rsid w:val="00D101F2"/>
    <w:rsid w:val="00D115F3"/>
    <w:rsid w:val="00D13109"/>
    <w:rsid w:val="00D1324E"/>
    <w:rsid w:val="00D1376A"/>
    <w:rsid w:val="00D1404E"/>
    <w:rsid w:val="00D1592F"/>
    <w:rsid w:val="00D16A6D"/>
    <w:rsid w:val="00D17557"/>
    <w:rsid w:val="00D20281"/>
    <w:rsid w:val="00D2127B"/>
    <w:rsid w:val="00D213E5"/>
    <w:rsid w:val="00D21A32"/>
    <w:rsid w:val="00D21E36"/>
    <w:rsid w:val="00D239B9"/>
    <w:rsid w:val="00D23AE2"/>
    <w:rsid w:val="00D24148"/>
    <w:rsid w:val="00D24550"/>
    <w:rsid w:val="00D24F1B"/>
    <w:rsid w:val="00D25C9C"/>
    <w:rsid w:val="00D26492"/>
    <w:rsid w:val="00D26712"/>
    <w:rsid w:val="00D32516"/>
    <w:rsid w:val="00D32DB9"/>
    <w:rsid w:val="00D344F1"/>
    <w:rsid w:val="00D3503E"/>
    <w:rsid w:val="00D353B2"/>
    <w:rsid w:val="00D36099"/>
    <w:rsid w:val="00D361F8"/>
    <w:rsid w:val="00D364DE"/>
    <w:rsid w:val="00D36CC4"/>
    <w:rsid w:val="00D37381"/>
    <w:rsid w:val="00D40C53"/>
    <w:rsid w:val="00D4228C"/>
    <w:rsid w:val="00D423DF"/>
    <w:rsid w:val="00D42870"/>
    <w:rsid w:val="00D43070"/>
    <w:rsid w:val="00D472BD"/>
    <w:rsid w:val="00D51DC7"/>
    <w:rsid w:val="00D52217"/>
    <w:rsid w:val="00D52A82"/>
    <w:rsid w:val="00D533F6"/>
    <w:rsid w:val="00D54840"/>
    <w:rsid w:val="00D56CFD"/>
    <w:rsid w:val="00D6018B"/>
    <w:rsid w:val="00D6050D"/>
    <w:rsid w:val="00D62694"/>
    <w:rsid w:val="00D628B4"/>
    <w:rsid w:val="00D62BFC"/>
    <w:rsid w:val="00D63C44"/>
    <w:rsid w:val="00D6472E"/>
    <w:rsid w:val="00D66D53"/>
    <w:rsid w:val="00D66DCB"/>
    <w:rsid w:val="00D700DF"/>
    <w:rsid w:val="00D700E7"/>
    <w:rsid w:val="00D71151"/>
    <w:rsid w:val="00D72130"/>
    <w:rsid w:val="00D72326"/>
    <w:rsid w:val="00D72E1F"/>
    <w:rsid w:val="00D73F9A"/>
    <w:rsid w:val="00D7451E"/>
    <w:rsid w:val="00D74697"/>
    <w:rsid w:val="00D76249"/>
    <w:rsid w:val="00D76A4E"/>
    <w:rsid w:val="00D81265"/>
    <w:rsid w:val="00D82C91"/>
    <w:rsid w:val="00D82F74"/>
    <w:rsid w:val="00D836C7"/>
    <w:rsid w:val="00D846D3"/>
    <w:rsid w:val="00D84BD0"/>
    <w:rsid w:val="00D85A1D"/>
    <w:rsid w:val="00D85B20"/>
    <w:rsid w:val="00D86021"/>
    <w:rsid w:val="00D8620E"/>
    <w:rsid w:val="00D869A0"/>
    <w:rsid w:val="00D879E6"/>
    <w:rsid w:val="00D90354"/>
    <w:rsid w:val="00D909CA"/>
    <w:rsid w:val="00D90B24"/>
    <w:rsid w:val="00D91A4E"/>
    <w:rsid w:val="00D9241B"/>
    <w:rsid w:val="00D92A7B"/>
    <w:rsid w:val="00D93483"/>
    <w:rsid w:val="00D93487"/>
    <w:rsid w:val="00D953EC"/>
    <w:rsid w:val="00D9574E"/>
    <w:rsid w:val="00D9640D"/>
    <w:rsid w:val="00D967AC"/>
    <w:rsid w:val="00DA042A"/>
    <w:rsid w:val="00DA0B3E"/>
    <w:rsid w:val="00DA2095"/>
    <w:rsid w:val="00DA297B"/>
    <w:rsid w:val="00DA4471"/>
    <w:rsid w:val="00DA4E98"/>
    <w:rsid w:val="00DA5991"/>
    <w:rsid w:val="00DA688B"/>
    <w:rsid w:val="00DA79FB"/>
    <w:rsid w:val="00DB060C"/>
    <w:rsid w:val="00DB2989"/>
    <w:rsid w:val="00DB2C4A"/>
    <w:rsid w:val="00DB2CA8"/>
    <w:rsid w:val="00DB3005"/>
    <w:rsid w:val="00DB315A"/>
    <w:rsid w:val="00DB3A79"/>
    <w:rsid w:val="00DB5B62"/>
    <w:rsid w:val="00DC15C1"/>
    <w:rsid w:val="00DC23B0"/>
    <w:rsid w:val="00DC3A43"/>
    <w:rsid w:val="00DC677C"/>
    <w:rsid w:val="00DC7071"/>
    <w:rsid w:val="00DC70A6"/>
    <w:rsid w:val="00DC73B5"/>
    <w:rsid w:val="00DC7785"/>
    <w:rsid w:val="00DD17ED"/>
    <w:rsid w:val="00DD2282"/>
    <w:rsid w:val="00DD2ACA"/>
    <w:rsid w:val="00DD33BA"/>
    <w:rsid w:val="00DD371F"/>
    <w:rsid w:val="00DD38D7"/>
    <w:rsid w:val="00DD3F2A"/>
    <w:rsid w:val="00DD712C"/>
    <w:rsid w:val="00DD7C66"/>
    <w:rsid w:val="00DE01FD"/>
    <w:rsid w:val="00DE16D6"/>
    <w:rsid w:val="00DE1CEE"/>
    <w:rsid w:val="00DE1E4C"/>
    <w:rsid w:val="00DE4F0F"/>
    <w:rsid w:val="00DE65AD"/>
    <w:rsid w:val="00DF2A75"/>
    <w:rsid w:val="00DF3981"/>
    <w:rsid w:val="00DF39D4"/>
    <w:rsid w:val="00DF5319"/>
    <w:rsid w:val="00DF617A"/>
    <w:rsid w:val="00DF62A4"/>
    <w:rsid w:val="00DF736C"/>
    <w:rsid w:val="00DF7AAB"/>
    <w:rsid w:val="00DF7DB8"/>
    <w:rsid w:val="00E00777"/>
    <w:rsid w:val="00E01089"/>
    <w:rsid w:val="00E04A49"/>
    <w:rsid w:val="00E05EED"/>
    <w:rsid w:val="00E06C16"/>
    <w:rsid w:val="00E07B70"/>
    <w:rsid w:val="00E122BE"/>
    <w:rsid w:val="00E12AC4"/>
    <w:rsid w:val="00E13AE2"/>
    <w:rsid w:val="00E151D5"/>
    <w:rsid w:val="00E15505"/>
    <w:rsid w:val="00E166D4"/>
    <w:rsid w:val="00E16B65"/>
    <w:rsid w:val="00E17B4B"/>
    <w:rsid w:val="00E21BB2"/>
    <w:rsid w:val="00E2202E"/>
    <w:rsid w:val="00E23A9C"/>
    <w:rsid w:val="00E255A7"/>
    <w:rsid w:val="00E27551"/>
    <w:rsid w:val="00E276F1"/>
    <w:rsid w:val="00E3161B"/>
    <w:rsid w:val="00E3194C"/>
    <w:rsid w:val="00E31A5D"/>
    <w:rsid w:val="00E31A7D"/>
    <w:rsid w:val="00E32C84"/>
    <w:rsid w:val="00E32CB2"/>
    <w:rsid w:val="00E33D16"/>
    <w:rsid w:val="00E34282"/>
    <w:rsid w:val="00E344AB"/>
    <w:rsid w:val="00E3456C"/>
    <w:rsid w:val="00E35BD4"/>
    <w:rsid w:val="00E36B9B"/>
    <w:rsid w:val="00E37078"/>
    <w:rsid w:val="00E37237"/>
    <w:rsid w:val="00E37478"/>
    <w:rsid w:val="00E40683"/>
    <w:rsid w:val="00E44139"/>
    <w:rsid w:val="00E44ADF"/>
    <w:rsid w:val="00E45028"/>
    <w:rsid w:val="00E456D2"/>
    <w:rsid w:val="00E46045"/>
    <w:rsid w:val="00E522D9"/>
    <w:rsid w:val="00E53090"/>
    <w:rsid w:val="00E531DF"/>
    <w:rsid w:val="00E53E40"/>
    <w:rsid w:val="00E53E44"/>
    <w:rsid w:val="00E5528D"/>
    <w:rsid w:val="00E55858"/>
    <w:rsid w:val="00E57B00"/>
    <w:rsid w:val="00E646F0"/>
    <w:rsid w:val="00E65EA9"/>
    <w:rsid w:val="00E671F9"/>
    <w:rsid w:val="00E716ED"/>
    <w:rsid w:val="00E71BDF"/>
    <w:rsid w:val="00E73228"/>
    <w:rsid w:val="00E768B0"/>
    <w:rsid w:val="00E76DA6"/>
    <w:rsid w:val="00E77895"/>
    <w:rsid w:val="00E81C29"/>
    <w:rsid w:val="00E83A84"/>
    <w:rsid w:val="00E849D4"/>
    <w:rsid w:val="00E85D35"/>
    <w:rsid w:val="00E865E7"/>
    <w:rsid w:val="00E86C7F"/>
    <w:rsid w:val="00E90B92"/>
    <w:rsid w:val="00E916D6"/>
    <w:rsid w:val="00E957C0"/>
    <w:rsid w:val="00E95D4E"/>
    <w:rsid w:val="00E97F40"/>
    <w:rsid w:val="00EA067F"/>
    <w:rsid w:val="00EA1D3F"/>
    <w:rsid w:val="00EA2EF5"/>
    <w:rsid w:val="00EA3CFF"/>
    <w:rsid w:val="00EA5159"/>
    <w:rsid w:val="00EA5E19"/>
    <w:rsid w:val="00EA5EDC"/>
    <w:rsid w:val="00EA6ECC"/>
    <w:rsid w:val="00EA717F"/>
    <w:rsid w:val="00EA727A"/>
    <w:rsid w:val="00EA7BCF"/>
    <w:rsid w:val="00EB1DED"/>
    <w:rsid w:val="00EB26EE"/>
    <w:rsid w:val="00EB2714"/>
    <w:rsid w:val="00EB2EB0"/>
    <w:rsid w:val="00EB2EB5"/>
    <w:rsid w:val="00EB5223"/>
    <w:rsid w:val="00EB56B3"/>
    <w:rsid w:val="00EB6F60"/>
    <w:rsid w:val="00EB78A1"/>
    <w:rsid w:val="00EB7D3C"/>
    <w:rsid w:val="00EC0533"/>
    <w:rsid w:val="00EC0D62"/>
    <w:rsid w:val="00EC33D9"/>
    <w:rsid w:val="00EC3C22"/>
    <w:rsid w:val="00EC4F7B"/>
    <w:rsid w:val="00EC5476"/>
    <w:rsid w:val="00EC65B2"/>
    <w:rsid w:val="00EC6CD7"/>
    <w:rsid w:val="00ED079A"/>
    <w:rsid w:val="00ED175E"/>
    <w:rsid w:val="00ED4BBC"/>
    <w:rsid w:val="00ED52DF"/>
    <w:rsid w:val="00ED59E9"/>
    <w:rsid w:val="00ED71C3"/>
    <w:rsid w:val="00ED7662"/>
    <w:rsid w:val="00EE009E"/>
    <w:rsid w:val="00EE0320"/>
    <w:rsid w:val="00EE10B1"/>
    <w:rsid w:val="00EE1F78"/>
    <w:rsid w:val="00EE335F"/>
    <w:rsid w:val="00EE511E"/>
    <w:rsid w:val="00EE638D"/>
    <w:rsid w:val="00EE6888"/>
    <w:rsid w:val="00EE7C0C"/>
    <w:rsid w:val="00EF0501"/>
    <w:rsid w:val="00EF0E6F"/>
    <w:rsid w:val="00EF132A"/>
    <w:rsid w:val="00EF13DC"/>
    <w:rsid w:val="00EF1779"/>
    <w:rsid w:val="00EF2723"/>
    <w:rsid w:val="00EF42BE"/>
    <w:rsid w:val="00EF4B48"/>
    <w:rsid w:val="00EF641E"/>
    <w:rsid w:val="00EF6E10"/>
    <w:rsid w:val="00EF7085"/>
    <w:rsid w:val="00EF798A"/>
    <w:rsid w:val="00EF7A1B"/>
    <w:rsid w:val="00F0052E"/>
    <w:rsid w:val="00F01AE4"/>
    <w:rsid w:val="00F03100"/>
    <w:rsid w:val="00F04AAD"/>
    <w:rsid w:val="00F05707"/>
    <w:rsid w:val="00F05DA0"/>
    <w:rsid w:val="00F0611A"/>
    <w:rsid w:val="00F116EF"/>
    <w:rsid w:val="00F11938"/>
    <w:rsid w:val="00F12D30"/>
    <w:rsid w:val="00F13093"/>
    <w:rsid w:val="00F15F1C"/>
    <w:rsid w:val="00F175F7"/>
    <w:rsid w:val="00F17C41"/>
    <w:rsid w:val="00F2176F"/>
    <w:rsid w:val="00F21EAA"/>
    <w:rsid w:val="00F21F8E"/>
    <w:rsid w:val="00F23544"/>
    <w:rsid w:val="00F24438"/>
    <w:rsid w:val="00F2584D"/>
    <w:rsid w:val="00F26C11"/>
    <w:rsid w:val="00F3104D"/>
    <w:rsid w:val="00F31884"/>
    <w:rsid w:val="00F32A8F"/>
    <w:rsid w:val="00F35246"/>
    <w:rsid w:val="00F37A75"/>
    <w:rsid w:val="00F4025C"/>
    <w:rsid w:val="00F42A6B"/>
    <w:rsid w:val="00F4424B"/>
    <w:rsid w:val="00F44499"/>
    <w:rsid w:val="00F4479F"/>
    <w:rsid w:val="00F4521D"/>
    <w:rsid w:val="00F45B44"/>
    <w:rsid w:val="00F45D3D"/>
    <w:rsid w:val="00F46238"/>
    <w:rsid w:val="00F470D3"/>
    <w:rsid w:val="00F473EE"/>
    <w:rsid w:val="00F515F1"/>
    <w:rsid w:val="00F518EC"/>
    <w:rsid w:val="00F51E33"/>
    <w:rsid w:val="00F52160"/>
    <w:rsid w:val="00F52E94"/>
    <w:rsid w:val="00F53B25"/>
    <w:rsid w:val="00F53FC8"/>
    <w:rsid w:val="00F55F92"/>
    <w:rsid w:val="00F568E9"/>
    <w:rsid w:val="00F56E51"/>
    <w:rsid w:val="00F572B7"/>
    <w:rsid w:val="00F57AB0"/>
    <w:rsid w:val="00F6256D"/>
    <w:rsid w:val="00F62D62"/>
    <w:rsid w:val="00F63186"/>
    <w:rsid w:val="00F64E14"/>
    <w:rsid w:val="00F653FF"/>
    <w:rsid w:val="00F65957"/>
    <w:rsid w:val="00F66F02"/>
    <w:rsid w:val="00F70659"/>
    <w:rsid w:val="00F70BF0"/>
    <w:rsid w:val="00F71754"/>
    <w:rsid w:val="00F71828"/>
    <w:rsid w:val="00F71A28"/>
    <w:rsid w:val="00F72F68"/>
    <w:rsid w:val="00F73A8D"/>
    <w:rsid w:val="00F73EA4"/>
    <w:rsid w:val="00F74318"/>
    <w:rsid w:val="00F750A0"/>
    <w:rsid w:val="00F757AF"/>
    <w:rsid w:val="00F75841"/>
    <w:rsid w:val="00F7600F"/>
    <w:rsid w:val="00F76616"/>
    <w:rsid w:val="00F76EB9"/>
    <w:rsid w:val="00F812A9"/>
    <w:rsid w:val="00F815D3"/>
    <w:rsid w:val="00F81CEB"/>
    <w:rsid w:val="00F82A91"/>
    <w:rsid w:val="00F83930"/>
    <w:rsid w:val="00F83F3D"/>
    <w:rsid w:val="00F841FA"/>
    <w:rsid w:val="00F867F7"/>
    <w:rsid w:val="00F875EC"/>
    <w:rsid w:val="00F91224"/>
    <w:rsid w:val="00F918CB"/>
    <w:rsid w:val="00F92952"/>
    <w:rsid w:val="00F955CD"/>
    <w:rsid w:val="00F96CD5"/>
    <w:rsid w:val="00FA0BC9"/>
    <w:rsid w:val="00FA31B7"/>
    <w:rsid w:val="00FA4CE5"/>
    <w:rsid w:val="00FA6E0D"/>
    <w:rsid w:val="00FA7587"/>
    <w:rsid w:val="00FA77E3"/>
    <w:rsid w:val="00FB0E17"/>
    <w:rsid w:val="00FB0EEF"/>
    <w:rsid w:val="00FB373D"/>
    <w:rsid w:val="00FB4CE7"/>
    <w:rsid w:val="00FB68DC"/>
    <w:rsid w:val="00FC0C7C"/>
    <w:rsid w:val="00FC0EB8"/>
    <w:rsid w:val="00FC2391"/>
    <w:rsid w:val="00FC4BD7"/>
    <w:rsid w:val="00FC709C"/>
    <w:rsid w:val="00FC7242"/>
    <w:rsid w:val="00FC7400"/>
    <w:rsid w:val="00FC7E88"/>
    <w:rsid w:val="00FD18F5"/>
    <w:rsid w:val="00FD26FA"/>
    <w:rsid w:val="00FD3AA7"/>
    <w:rsid w:val="00FD47C1"/>
    <w:rsid w:val="00FD54E5"/>
    <w:rsid w:val="00FD64EB"/>
    <w:rsid w:val="00FD65AC"/>
    <w:rsid w:val="00FD67FB"/>
    <w:rsid w:val="00FD6F20"/>
    <w:rsid w:val="00FD7149"/>
    <w:rsid w:val="00FE3A82"/>
    <w:rsid w:val="00FE3EF8"/>
    <w:rsid w:val="00FE5070"/>
    <w:rsid w:val="00FE5708"/>
    <w:rsid w:val="00FE5B9E"/>
    <w:rsid w:val="00FE6727"/>
    <w:rsid w:val="00FE692F"/>
    <w:rsid w:val="00FE6E65"/>
    <w:rsid w:val="00FE75BE"/>
    <w:rsid w:val="00FE769B"/>
    <w:rsid w:val="00FE7ED9"/>
    <w:rsid w:val="00FF1293"/>
    <w:rsid w:val="00FF2896"/>
    <w:rsid w:val="00FF2B7C"/>
    <w:rsid w:val="00FF2BE7"/>
    <w:rsid w:val="00FF2CCD"/>
    <w:rsid w:val="00FF3EDE"/>
    <w:rsid w:val="00FF45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04FFD0EE"/>
  <w15:docId w15:val="{4D33AAD5-AE9F-4278-A49D-D5E31D4A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861AD6"/>
    <w:pPr>
      <w:widowControl w:val="0"/>
      <w:jc w:val="both"/>
    </w:pPr>
    <w:rPr>
      <w:rFonts w:ascii="Arial" w:eastAsia="ＭＳ Ｐゴシック" w:hAnsi="Arial"/>
      <w:spacing w:val="-2"/>
      <w:sz w:val="20"/>
      <w:szCs w:val="20"/>
      <w:lang w:eastAsia="ja-JP"/>
    </w:rPr>
  </w:style>
  <w:style w:type="paragraph" w:styleId="11">
    <w:name w:val="heading 1"/>
    <w:basedOn w:val="20"/>
    <w:next w:val="a8"/>
    <w:link w:val="13"/>
    <w:uiPriority w:val="9"/>
    <w:qFormat/>
    <w:rsid w:val="00E12AC4"/>
    <w:pPr>
      <w:numPr>
        <w:ilvl w:val="1"/>
      </w:numPr>
      <w:wordWrap/>
      <w:spacing w:after="200"/>
      <w:outlineLvl w:val="0"/>
    </w:pPr>
    <w:rPr>
      <w:sz w:val="26"/>
    </w:rPr>
  </w:style>
  <w:style w:type="paragraph" w:styleId="20">
    <w:name w:val="heading 2"/>
    <w:basedOn w:val="3"/>
    <w:next w:val="a8"/>
    <w:link w:val="22"/>
    <w:qFormat/>
    <w:rsid w:val="00F71828"/>
    <w:pPr>
      <w:numPr>
        <w:ilvl w:val="2"/>
      </w:numPr>
      <w:spacing w:after="100"/>
      <w:outlineLvl w:val="1"/>
    </w:pPr>
    <w:rPr>
      <w:sz w:val="24"/>
    </w:rPr>
  </w:style>
  <w:style w:type="paragraph" w:styleId="3">
    <w:name w:val="heading 3"/>
    <w:basedOn w:val="40"/>
    <w:next w:val="a8"/>
    <w:link w:val="30"/>
    <w:qFormat/>
    <w:rsid w:val="00DF39D4"/>
    <w:pPr>
      <w:numPr>
        <w:ilvl w:val="3"/>
      </w:numPr>
      <w:spacing w:before="0" w:after="0" w:line="300" w:lineRule="exact"/>
      <w:outlineLvl w:val="2"/>
    </w:pPr>
    <w:rPr>
      <w:rFonts w:cs="Arial"/>
    </w:rPr>
  </w:style>
  <w:style w:type="paragraph" w:styleId="40">
    <w:name w:val="heading 4"/>
    <w:basedOn w:val="a8"/>
    <w:next w:val="a8"/>
    <w:link w:val="42"/>
    <w:qFormat/>
    <w:rsid w:val="008A22EA"/>
    <w:pPr>
      <w:keepNext/>
      <w:widowControl/>
      <w:numPr>
        <w:ilvl w:val="4"/>
        <w:numId w:val="8"/>
      </w:numPr>
      <w:wordWrap w:val="0"/>
      <w:autoSpaceDE w:val="0"/>
      <w:autoSpaceDN w:val="0"/>
      <w:spacing w:before="60" w:after="60"/>
      <w:ind w:left="1077"/>
      <w:outlineLvl w:val="3"/>
    </w:pPr>
    <w:rPr>
      <w:rFonts w:cs="Times New Roman"/>
      <w:b/>
      <w:bCs/>
      <w:spacing w:val="0"/>
      <w:sz w:val="22"/>
      <w:szCs w:val="24"/>
      <w:lang w:eastAsia="ko-KR"/>
    </w:rPr>
  </w:style>
  <w:style w:type="paragraph" w:styleId="51">
    <w:name w:val="heading 5"/>
    <w:basedOn w:val="a8"/>
    <w:next w:val="a8"/>
    <w:link w:val="52"/>
    <w:qFormat/>
    <w:rsid w:val="002B4DCE"/>
    <w:pPr>
      <w:keepNext/>
      <w:widowControl/>
      <w:wordWrap w:val="0"/>
      <w:autoSpaceDE w:val="0"/>
      <w:autoSpaceDN w:val="0"/>
      <w:spacing w:before="60" w:after="60"/>
      <w:outlineLvl w:val="4"/>
    </w:pPr>
    <w:rPr>
      <w:rFonts w:cstheme="majorBidi"/>
      <w:b/>
      <w:sz w:val="22"/>
      <w:szCs w:val="24"/>
    </w:rPr>
  </w:style>
  <w:style w:type="paragraph" w:styleId="61">
    <w:name w:val="heading 6"/>
    <w:basedOn w:val="a3"/>
    <w:next w:val="a8"/>
    <w:link w:val="62"/>
    <w:unhideWhenUsed/>
    <w:qFormat/>
    <w:rsid w:val="00916B5E"/>
    <w:pPr>
      <w:numPr>
        <w:numId w:val="0"/>
      </w:numPr>
      <w:ind w:left="670" w:hanging="420"/>
      <w:outlineLvl w:val="5"/>
    </w:pPr>
  </w:style>
  <w:style w:type="paragraph" w:styleId="7">
    <w:name w:val="heading 7"/>
    <w:basedOn w:val="61"/>
    <w:next w:val="a8"/>
    <w:link w:val="70"/>
    <w:unhideWhenUsed/>
    <w:qFormat/>
    <w:rsid w:val="00916B5E"/>
    <w:pPr>
      <w:outlineLvl w:val="6"/>
    </w:pPr>
  </w:style>
  <w:style w:type="paragraph" w:styleId="8">
    <w:name w:val="heading 8"/>
    <w:basedOn w:val="9"/>
    <w:next w:val="a8"/>
    <w:link w:val="80"/>
    <w:unhideWhenUsed/>
    <w:qFormat/>
    <w:rsid w:val="00916B5E"/>
    <w:pPr>
      <w:outlineLvl w:val="7"/>
    </w:pPr>
  </w:style>
  <w:style w:type="paragraph" w:styleId="9">
    <w:name w:val="heading 9"/>
    <w:basedOn w:val="7"/>
    <w:next w:val="a8"/>
    <w:link w:val="90"/>
    <w:unhideWhenUsed/>
    <w:qFormat/>
    <w:rsid w:val="00916B5E"/>
    <w:pPr>
      <w:outlineLvl w:val="8"/>
    </w:p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List Paragraph"/>
    <w:basedOn w:val="a8"/>
    <w:link w:val="ad"/>
    <w:uiPriority w:val="34"/>
    <w:qFormat/>
    <w:rsid w:val="00E3456C"/>
    <w:pPr>
      <w:ind w:leftChars="400" w:left="840"/>
    </w:pPr>
  </w:style>
  <w:style w:type="character" w:customStyle="1" w:styleId="90">
    <w:name w:val="見出し 9 (文字)"/>
    <w:basedOn w:val="a9"/>
    <w:link w:val="9"/>
    <w:rsid w:val="00916B5E"/>
    <w:rPr>
      <w:rFonts w:eastAsia="ＭＳ Ｐゴシック"/>
      <w:sz w:val="20"/>
      <w:lang w:eastAsia="ja-JP"/>
    </w:rPr>
  </w:style>
  <w:style w:type="character" w:customStyle="1" w:styleId="13">
    <w:name w:val="見出し 1 (文字)"/>
    <w:basedOn w:val="a9"/>
    <w:link w:val="11"/>
    <w:uiPriority w:val="9"/>
    <w:rsid w:val="00E12AC4"/>
    <w:rPr>
      <w:rFonts w:ascii="Arial" w:eastAsia="ＭＳ Ｐゴシック" w:hAnsi="Arial" w:cs="Arial"/>
      <w:b/>
      <w:bCs/>
      <w:sz w:val="26"/>
      <w:szCs w:val="24"/>
    </w:rPr>
  </w:style>
  <w:style w:type="character" w:customStyle="1" w:styleId="22">
    <w:name w:val="見出し 2 (文字)"/>
    <w:basedOn w:val="a9"/>
    <w:link w:val="20"/>
    <w:rsid w:val="00F71828"/>
    <w:rPr>
      <w:rFonts w:ascii="Arial" w:eastAsia="ＭＳ Ｐゴシック" w:hAnsi="Arial" w:cs="Arial"/>
      <w:b/>
      <w:bCs/>
      <w:sz w:val="24"/>
      <w:szCs w:val="24"/>
    </w:rPr>
  </w:style>
  <w:style w:type="character" w:customStyle="1" w:styleId="30">
    <w:name w:val="見出し 3 (文字)"/>
    <w:basedOn w:val="a9"/>
    <w:link w:val="3"/>
    <w:rsid w:val="00DF39D4"/>
    <w:rPr>
      <w:rFonts w:ascii="Arial" w:eastAsia="ＭＳ Ｐゴシック" w:hAnsi="Arial" w:cs="Arial"/>
      <w:b/>
      <w:bCs/>
      <w:sz w:val="22"/>
      <w:szCs w:val="24"/>
    </w:rPr>
  </w:style>
  <w:style w:type="character" w:customStyle="1" w:styleId="42">
    <w:name w:val="見出し 4 (文字)"/>
    <w:basedOn w:val="a9"/>
    <w:link w:val="40"/>
    <w:rsid w:val="008A22EA"/>
    <w:rPr>
      <w:rFonts w:ascii="Arial" w:eastAsia="ＭＳ Ｐゴシック" w:hAnsi="Arial" w:cs="Times New Roman"/>
      <w:b/>
      <w:bCs/>
      <w:sz w:val="22"/>
      <w:szCs w:val="24"/>
    </w:rPr>
  </w:style>
  <w:style w:type="character" w:customStyle="1" w:styleId="52">
    <w:name w:val="見出し 5 (文字)"/>
    <w:basedOn w:val="a9"/>
    <w:link w:val="51"/>
    <w:rsid w:val="002B4DCE"/>
    <w:rPr>
      <w:rFonts w:ascii="Arial" w:eastAsia="ＭＳ Ｐゴシック" w:hAnsi="Arial" w:cstheme="majorBidi"/>
      <w:b/>
      <w:spacing w:val="-2"/>
      <w:sz w:val="22"/>
      <w:szCs w:val="24"/>
      <w:lang w:eastAsia="ja-JP"/>
    </w:rPr>
  </w:style>
  <w:style w:type="character" w:customStyle="1" w:styleId="62">
    <w:name w:val="見出し 6 (文字)"/>
    <w:basedOn w:val="a9"/>
    <w:link w:val="61"/>
    <w:rsid w:val="00916B5E"/>
    <w:rPr>
      <w:rFonts w:eastAsia="ＭＳ Ｐゴシック"/>
      <w:sz w:val="20"/>
      <w:lang w:eastAsia="ja-JP"/>
    </w:rPr>
  </w:style>
  <w:style w:type="character" w:customStyle="1" w:styleId="70">
    <w:name w:val="見出し 7 (文字)"/>
    <w:basedOn w:val="a9"/>
    <w:link w:val="7"/>
    <w:rsid w:val="00916B5E"/>
    <w:rPr>
      <w:rFonts w:eastAsia="ＭＳ Ｐゴシック"/>
      <w:sz w:val="20"/>
      <w:lang w:eastAsia="ja-JP"/>
    </w:rPr>
  </w:style>
  <w:style w:type="character" w:customStyle="1" w:styleId="80">
    <w:name w:val="見出し 8 (文字)"/>
    <w:basedOn w:val="a9"/>
    <w:link w:val="8"/>
    <w:rsid w:val="00916B5E"/>
    <w:rPr>
      <w:rFonts w:eastAsia="ＭＳ Ｐゴシック"/>
      <w:sz w:val="20"/>
      <w:lang w:eastAsia="ja-JP"/>
    </w:rPr>
  </w:style>
  <w:style w:type="paragraph" w:styleId="ae">
    <w:name w:val="Balloon Text"/>
    <w:basedOn w:val="a8"/>
    <w:link w:val="af"/>
    <w:semiHidden/>
    <w:unhideWhenUsed/>
    <w:rsid w:val="00530556"/>
    <w:rPr>
      <w:rFonts w:asciiTheme="majorHAnsi" w:eastAsiaTheme="majorEastAsia" w:hAnsiTheme="majorHAnsi" w:cstheme="majorBidi"/>
      <w:sz w:val="18"/>
      <w:szCs w:val="18"/>
    </w:rPr>
  </w:style>
  <w:style w:type="character" w:customStyle="1" w:styleId="af">
    <w:name w:val="吹き出し (文字)"/>
    <w:basedOn w:val="a9"/>
    <w:link w:val="ae"/>
    <w:semiHidden/>
    <w:rsid w:val="00530556"/>
    <w:rPr>
      <w:rFonts w:asciiTheme="majorHAnsi" w:eastAsiaTheme="majorEastAsia" w:hAnsiTheme="majorHAnsi" w:cstheme="majorBidi"/>
      <w:sz w:val="18"/>
      <w:szCs w:val="18"/>
    </w:rPr>
  </w:style>
  <w:style w:type="paragraph" w:styleId="af0">
    <w:name w:val="header"/>
    <w:basedOn w:val="a8"/>
    <w:link w:val="af1"/>
    <w:uiPriority w:val="99"/>
    <w:unhideWhenUsed/>
    <w:rsid w:val="00862D39"/>
    <w:pPr>
      <w:tabs>
        <w:tab w:val="center" w:pos="4252"/>
        <w:tab w:val="right" w:pos="8504"/>
      </w:tabs>
      <w:snapToGrid w:val="0"/>
    </w:pPr>
  </w:style>
  <w:style w:type="character" w:customStyle="1" w:styleId="af1">
    <w:name w:val="ヘッダー (文字)"/>
    <w:basedOn w:val="a9"/>
    <w:link w:val="af0"/>
    <w:uiPriority w:val="99"/>
    <w:rsid w:val="00862D39"/>
  </w:style>
  <w:style w:type="paragraph" w:styleId="af2">
    <w:name w:val="footer"/>
    <w:basedOn w:val="a8"/>
    <w:link w:val="af3"/>
    <w:unhideWhenUsed/>
    <w:rsid w:val="00100EC0"/>
    <w:pPr>
      <w:tabs>
        <w:tab w:val="center" w:pos="4252"/>
        <w:tab w:val="right" w:pos="8504"/>
      </w:tabs>
      <w:snapToGrid w:val="0"/>
      <w:jc w:val="left"/>
    </w:pPr>
    <w:rPr>
      <w:rFonts w:eastAsia="Arial"/>
      <w:b/>
      <w:sz w:val="16"/>
    </w:rPr>
  </w:style>
  <w:style w:type="character" w:customStyle="1" w:styleId="af3">
    <w:name w:val="フッター (文字)"/>
    <w:basedOn w:val="a9"/>
    <w:link w:val="af2"/>
    <w:rsid w:val="00100EC0"/>
    <w:rPr>
      <w:rFonts w:ascii="Arial" w:eastAsia="Arial" w:hAnsi="Arial"/>
      <w:b/>
      <w:spacing w:val="-2"/>
      <w:sz w:val="16"/>
      <w:szCs w:val="20"/>
      <w:lang w:eastAsia="ja-JP"/>
    </w:rPr>
  </w:style>
  <w:style w:type="paragraph" w:customStyle="1" w:styleId="st1">
    <w:name w:val="st1"/>
    <w:basedOn w:val="ac"/>
    <w:next w:val="a8"/>
    <w:link w:val="st10"/>
    <w:qFormat/>
    <w:rsid w:val="008009F4"/>
    <w:pPr>
      <w:keepNext/>
      <w:widowControl/>
      <w:numPr>
        <w:numId w:val="178"/>
      </w:numPr>
      <w:tabs>
        <w:tab w:val="left" w:pos="1134"/>
      </w:tabs>
      <w:autoSpaceDE w:val="0"/>
      <w:autoSpaceDN w:val="0"/>
      <w:spacing w:after="360"/>
      <w:ind w:leftChars="0"/>
    </w:pPr>
    <w:rPr>
      <w:b/>
      <w:sz w:val="28"/>
    </w:rPr>
  </w:style>
  <w:style w:type="character" w:customStyle="1" w:styleId="ad">
    <w:name w:val="リスト段落 (文字)"/>
    <w:basedOn w:val="a9"/>
    <w:link w:val="ac"/>
    <w:uiPriority w:val="34"/>
    <w:rsid w:val="00862D39"/>
  </w:style>
  <w:style w:type="character" w:customStyle="1" w:styleId="st10">
    <w:name w:val="st1 (文字)"/>
    <w:basedOn w:val="ad"/>
    <w:link w:val="st1"/>
    <w:rsid w:val="008009F4"/>
    <w:rPr>
      <w:rFonts w:ascii="Arial" w:eastAsia="ＭＳ Ｐゴシック" w:hAnsi="Arial"/>
      <w:b/>
      <w:spacing w:val="-2"/>
      <w:sz w:val="28"/>
      <w:szCs w:val="20"/>
      <w:lang w:eastAsia="ja-JP"/>
    </w:rPr>
  </w:style>
  <w:style w:type="paragraph" w:customStyle="1" w:styleId="a3">
    <w:name w:val="タイトル２"/>
    <w:basedOn w:val="ac"/>
    <w:next w:val="a8"/>
    <w:qFormat/>
    <w:rsid w:val="00A32334"/>
    <w:pPr>
      <w:keepNext/>
      <w:widowControl/>
      <w:numPr>
        <w:ilvl w:val="6"/>
        <w:numId w:val="8"/>
      </w:numPr>
      <w:wordWrap w:val="0"/>
      <w:autoSpaceDE w:val="0"/>
      <w:autoSpaceDN w:val="0"/>
      <w:ind w:leftChars="0" w:left="0"/>
    </w:pPr>
  </w:style>
  <w:style w:type="paragraph" w:customStyle="1" w:styleId="a4">
    <w:name w:val="タイトル３"/>
    <w:basedOn w:val="ac"/>
    <w:qFormat/>
    <w:rsid w:val="008F1AAC"/>
    <w:pPr>
      <w:keepNext/>
      <w:widowControl/>
      <w:numPr>
        <w:ilvl w:val="7"/>
        <w:numId w:val="8"/>
      </w:numPr>
      <w:wordWrap w:val="0"/>
      <w:autoSpaceDE w:val="0"/>
      <w:autoSpaceDN w:val="0"/>
      <w:ind w:leftChars="0" w:left="0"/>
    </w:pPr>
  </w:style>
  <w:style w:type="paragraph" w:customStyle="1" w:styleId="41">
    <w:name w:val="タイトル4"/>
    <w:basedOn w:val="ac"/>
    <w:next w:val="a8"/>
    <w:qFormat/>
    <w:rsid w:val="00192BB9"/>
    <w:pPr>
      <w:keepNext/>
      <w:widowControl/>
      <w:numPr>
        <w:ilvl w:val="8"/>
        <w:numId w:val="8"/>
      </w:numPr>
      <w:wordWrap w:val="0"/>
      <w:autoSpaceDE w:val="0"/>
      <w:autoSpaceDN w:val="0"/>
      <w:ind w:leftChars="0" w:left="0"/>
    </w:pPr>
  </w:style>
  <w:style w:type="paragraph" w:customStyle="1" w:styleId="5">
    <w:name w:val="タイトル5"/>
    <w:basedOn w:val="ac"/>
    <w:next w:val="a8"/>
    <w:qFormat/>
    <w:rsid w:val="007D763D"/>
    <w:pPr>
      <w:keepNext/>
      <w:widowControl/>
      <w:numPr>
        <w:numId w:val="2"/>
      </w:numPr>
      <w:wordWrap w:val="0"/>
      <w:autoSpaceDE w:val="0"/>
      <w:autoSpaceDN w:val="0"/>
      <w:ind w:leftChars="550" w:left="970"/>
    </w:pPr>
  </w:style>
  <w:style w:type="paragraph" w:customStyle="1" w:styleId="60">
    <w:name w:val="タイトル6"/>
    <w:basedOn w:val="ac"/>
    <w:next w:val="a8"/>
    <w:qFormat/>
    <w:rsid w:val="007D763D"/>
    <w:pPr>
      <w:keepNext/>
      <w:widowControl/>
      <w:numPr>
        <w:numId w:val="3"/>
      </w:numPr>
      <w:wordWrap w:val="0"/>
      <w:autoSpaceDE w:val="0"/>
      <w:autoSpaceDN w:val="0"/>
      <w:ind w:leftChars="650" w:left="1070"/>
    </w:pPr>
  </w:style>
  <w:style w:type="paragraph" w:customStyle="1" w:styleId="a0">
    <w:name w:val="箇条書き１"/>
    <w:basedOn w:val="ac"/>
    <w:qFormat/>
    <w:rsid w:val="00DB060C"/>
    <w:pPr>
      <w:widowControl/>
      <w:numPr>
        <w:numId w:val="4"/>
      </w:numPr>
      <w:wordWrap w:val="0"/>
      <w:autoSpaceDE w:val="0"/>
      <w:autoSpaceDN w:val="0"/>
      <w:ind w:leftChars="150" w:left="570"/>
    </w:pPr>
  </w:style>
  <w:style w:type="paragraph" w:customStyle="1" w:styleId="a5">
    <w:name w:val="箇条書き２"/>
    <w:basedOn w:val="ac"/>
    <w:qFormat/>
    <w:rsid w:val="00D52217"/>
    <w:pPr>
      <w:numPr>
        <w:numId w:val="5"/>
      </w:numPr>
      <w:wordWrap w:val="0"/>
      <w:autoSpaceDE w:val="0"/>
      <w:autoSpaceDN w:val="0"/>
      <w:ind w:leftChars="350" w:left="770"/>
    </w:pPr>
  </w:style>
  <w:style w:type="paragraph" w:customStyle="1" w:styleId="a1">
    <w:name w:val="箇条書き３"/>
    <w:basedOn w:val="a8"/>
    <w:qFormat/>
    <w:rsid w:val="00D52217"/>
    <w:pPr>
      <w:numPr>
        <w:numId w:val="6"/>
      </w:numPr>
      <w:ind w:leftChars="450" w:left="870"/>
    </w:pPr>
  </w:style>
  <w:style w:type="paragraph" w:customStyle="1" w:styleId="4">
    <w:name w:val="箇条書き4"/>
    <w:basedOn w:val="a8"/>
    <w:qFormat/>
    <w:rsid w:val="00127FB5"/>
    <w:pPr>
      <w:numPr>
        <w:numId w:val="7"/>
      </w:numPr>
      <w:ind w:leftChars="650" w:left="1070"/>
    </w:pPr>
  </w:style>
  <w:style w:type="paragraph" w:customStyle="1" w:styleId="af4">
    <w:name w:val="表紙タイトル"/>
    <w:basedOn w:val="a8"/>
    <w:next w:val="a8"/>
    <w:rsid w:val="00C45F4C"/>
    <w:pPr>
      <w:wordWrap w:val="0"/>
      <w:autoSpaceDE w:val="0"/>
      <w:autoSpaceDN w:val="0"/>
      <w:jc w:val="center"/>
    </w:pPr>
    <w:rPr>
      <w:rFonts w:asciiTheme="majorHAnsi" w:hAnsiTheme="majorHAnsi" w:cstheme="majorHAnsi"/>
      <w:i/>
      <w:color w:val="808080" w:themeColor="background1" w:themeShade="80"/>
      <w:kern w:val="0"/>
      <w:sz w:val="56"/>
      <w:szCs w:val="56"/>
    </w:rPr>
  </w:style>
  <w:style w:type="paragraph" w:customStyle="1" w:styleId="Contents">
    <w:name w:val="Contents"/>
    <w:basedOn w:val="a8"/>
    <w:link w:val="ContentsChar"/>
    <w:rsid w:val="00742389"/>
    <w:pPr>
      <w:autoSpaceDE w:val="0"/>
      <w:autoSpaceDN w:val="0"/>
      <w:adjustRightInd w:val="0"/>
      <w:ind w:left="490" w:firstLine="490"/>
    </w:pPr>
    <w:rPr>
      <w:rFonts w:ascii="GulimChe" w:eastAsia="GulimChe" w:hAnsi="©öUAA" w:cs="Batang"/>
      <w:kern w:val="0"/>
      <w:sz w:val="24"/>
    </w:rPr>
  </w:style>
  <w:style w:type="character" w:customStyle="1" w:styleId="ContentsChar">
    <w:name w:val="Contents Char"/>
    <w:link w:val="Contents"/>
    <w:rsid w:val="00742389"/>
    <w:rPr>
      <w:rFonts w:ascii="GulimChe" w:eastAsia="GulimChe" w:hAnsi="©öUAA" w:cs="Batang"/>
      <w:kern w:val="0"/>
      <w:sz w:val="24"/>
      <w:szCs w:val="20"/>
    </w:rPr>
  </w:style>
  <w:style w:type="table" w:styleId="af5">
    <w:name w:val="Table Grid"/>
    <w:basedOn w:val="aa"/>
    <w:rsid w:val="009D2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8"/>
    <w:next w:val="a8"/>
    <w:unhideWhenUsed/>
    <w:qFormat/>
    <w:rsid w:val="00326203"/>
    <w:pPr>
      <w:jc w:val="center"/>
    </w:pPr>
    <w:rPr>
      <w:b/>
      <w:bCs/>
    </w:rPr>
  </w:style>
  <w:style w:type="paragraph" w:styleId="af7">
    <w:name w:val="TOC Heading"/>
    <w:basedOn w:val="11"/>
    <w:next w:val="a8"/>
    <w:uiPriority w:val="39"/>
    <w:unhideWhenUsed/>
    <w:qFormat/>
    <w:rsid w:val="00A61977"/>
    <w:pPr>
      <w:keepLines/>
      <w:numPr>
        <w:numId w:val="0"/>
      </w:numPr>
      <w:spacing w:before="240" w:line="259" w:lineRule="auto"/>
      <w:jc w:val="center"/>
      <w:outlineLvl w:val="9"/>
    </w:pPr>
    <w:rPr>
      <w:b w:val="0"/>
      <w:kern w:val="0"/>
      <w:sz w:val="32"/>
      <w:szCs w:val="32"/>
    </w:rPr>
  </w:style>
  <w:style w:type="paragraph" w:styleId="14">
    <w:name w:val="toc 1"/>
    <w:basedOn w:val="a8"/>
    <w:next w:val="a8"/>
    <w:autoRedefine/>
    <w:uiPriority w:val="39"/>
    <w:unhideWhenUsed/>
    <w:rsid w:val="00DD33BA"/>
    <w:pPr>
      <w:tabs>
        <w:tab w:val="left" w:pos="784"/>
        <w:tab w:val="right" w:leader="dot" w:pos="9571"/>
      </w:tabs>
      <w:spacing w:before="300" w:after="120" w:line="300" w:lineRule="exact"/>
      <w:ind w:left="345" w:hangingChars="157" w:hanging="345"/>
    </w:pPr>
    <w:rPr>
      <w:b/>
      <w:noProof/>
    </w:rPr>
  </w:style>
  <w:style w:type="paragraph" w:styleId="23">
    <w:name w:val="toc 2"/>
    <w:basedOn w:val="a8"/>
    <w:next w:val="a8"/>
    <w:autoRedefine/>
    <w:uiPriority w:val="39"/>
    <w:unhideWhenUsed/>
    <w:rsid w:val="008707C4"/>
    <w:pPr>
      <w:tabs>
        <w:tab w:val="left" w:pos="588"/>
        <w:tab w:val="right" w:leader="dot" w:pos="9571"/>
      </w:tabs>
      <w:spacing w:before="40" w:after="40" w:line="300" w:lineRule="exact"/>
      <w:ind w:leftChars="50" w:left="98"/>
    </w:pPr>
    <w:rPr>
      <w:b/>
      <w:noProof/>
      <w:spacing w:val="0"/>
      <w:szCs w:val="22"/>
      <w:lang w:eastAsia="ko-KR"/>
    </w:rPr>
  </w:style>
  <w:style w:type="paragraph" w:styleId="31">
    <w:name w:val="toc 3"/>
    <w:basedOn w:val="a8"/>
    <w:next w:val="a8"/>
    <w:autoRedefine/>
    <w:uiPriority w:val="39"/>
    <w:unhideWhenUsed/>
    <w:rsid w:val="00577553"/>
    <w:pPr>
      <w:tabs>
        <w:tab w:val="left" w:pos="882"/>
        <w:tab w:val="right" w:leader="dot" w:pos="9571"/>
      </w:tabs>
      <w:spacing w:line="300" w:lineRule="exact"/>
      <w:ind w:leftChars="200" w:left="392"/>
    </w:pPr>
    <w:rPr>
      <w:noProof/>
    </w:rPr>
  </w:style>
  <w:style w:type="character" w:styleId="af8">
    <w:name w:val="Hyperlink"/>
    <w:basedOn w:val="a9"/>
    <w:uiPriority w:val="99"/>
    <w:unhideWhenUsed/>
    <w:rsid w:val="00A47927"/>
    <w:rPr>
      <w:rFonts w:eastAsiaTheme="majorEastAsia"/>
      <w:color w:val="0563C1" w:themeColor="hyperlink"/>
      <w:u w:val="single"/>
    </w:rPr>
  </w:style>
  <w:style w:type="paragraph" w:styleId="af9">
    <w:name w:val="table of figures"/>
    <w:basedOn w:val="a8"/>
    <w:next w:val="a8"/>
    <w:uiPriority w:val="99"/>
    <w:unhideWhenUsed/>
    <w:rsid w:val="000308D3"/>
    <w:pPr>
      <w:ind w:leftChars="200" w:left="200" w:hangingChars="200" w:hanging="200"/>
    </w:pPr>
  </w:style>
  <w:style w:type="paragraph" w:customStyle="1" w:styleId="afa">
    <w:name w:val="図の挿入"/>
    <w:next w:val="a8"/>
    <w:qFormat/>
    <w:rsid w:val="00326203"/>
    <w:pPr>
      <w:spacing w:before="120"/>
      <w:ind w:hangingChars="190" w:hanging="380"/>
      <w:jc w:val="center"/>
    </w:pPr>
    <w:rPr>
      <w:rFonts w:ascii="Malgun Gothic" w:eastAsia="Malgun Gothic" w:hAnsi="Malgun Gothic" w:cs="Batang"/>
      <w:noProof/>
      <w:sz w:val="20"/>
      <w:szCs w:val="20"/>
    </w:rPr>
  </w:style>
  <w:style w:type="paragraph" w:customStyle="1" w:styleId="afb">
    <w:name w:val="表の書式１"/>
    <w:basedOn w:val="a8"/>
    <w:qFormat/>
    <w:rsid w:val="00D52A82"/>
    <w:rPr>
      <w:rFonts w:ascii="Courier New" w:hAnsi="Courier New"/>
      <w:sz w:val="18"/>
    </w:rPr>
  </w:style>
  <w:style w:type="paragraph" w:customStyle="1" w:styleId="12">
    <w:name w:val="タイトル1"/>
    <w:basedOn w:val="51"/>
    <w:next w:val="a8"/>
    <w:link w:val="15"/>
    <w:qFormat/>
    <w:rsid w:val="00323586"/>
    <w:pPr>
      <w:numPr>
        <w:ilvl w:val="5"/>
        <w:numId w:val="8"/>
      </w:numPr>
      <w:tabs>
        <w:tab w:val="left" w:pos="142"/>
      </w:tabs>
      <w:spacing w:line="300" w:lineRule="exact"/>
    </w:pPr>
    <w:rPr>
      <w:rFonts w:cs="Malgun Gothic"/>
      <w:b w:val="0"/>
      <w:kern w:val="0"/>
      <w:sz w:val="20"/>
      <w:szCs w:val="20"/>
    </w:rPr>
  </w:style>
  <w:style w:type="character" w:customStyle="1" w:styleId="15">
    <w:name w:val="タイトル1 (文字)"/>
    <w:basedOn w:val="52"/>
    <w:link w:val="12"/>
    <w:rsid w:val="00323586"/>
    <w:rPr>
      <w:rFonts w:ascii="Arial" w:eastAsia="ＭＳ Ｐゴシック" w:hAnsi="Arial" w:cs="Malgun Gothic"/>
      <w:b w:val="0"/>
      <w:spacing w:val="-2"/>
      <w:kern w:val="0"/>
      <w:sz w:val="20"/>
      <w:szCs w:val="20"/>
      <w:lang w:eastAsia="ja-JP"/>
    </w:rPr>
  </w:style>
  <w:style w:type="paragraph" w:customStyle="1" w:styleId="afc">
    <w:name w:val="表のヘッダー"/>
    <w:basedOn w:val="-1"/>
    <w:qFormat/>
    <w:rsid w:val="00985667"/>
    <w:rPr>
      <w:rFonts w:ascii="Courier New" w:eastAsia="ＭＳ Ｐゴシック" w:hAnsi="Courier New"/>
    </w:rPr>
  </w:style>
  <w:style w:type="paragraph" w:styleId="43">
    <w:name w:val="toc 4"/>
    <w:basedOn w:val="a8"/>
    <w:next w:val="a8"/>
    <w:autoRedefine/>
    <w:uiPriority w:val="39"/>
    <w:unhideWhenUsed/>
    <w:rsid w:val="00490115"/>
    <w:pPr>
      <w:tabs>
        <w:tab w:val="left" w:pos="1568"/>
        <w:tab w:val="right" w:leader="dot" w:pos="9571"/>
      </w:tabs>
      <w:spacing w:line="300" w:lineRule="exact"/>
      <w:ind w:leftChars="450" w:left="882"/>
    </w:pPr>
    <w:rPr>
      <w:noProof/>
    </w:rPr>
  </w:style>
  <w:style w:type="paragraph" w:customStyle="1" w:styleId="-2">
    <w:name w:val="표내글-좌측"/>
    <w:basedOn w:val="a8"/>
    <w:qFormat/>
    <w:rsid w:val="001140F8"/>
    <w:pPr>
      <w:wordWrap w:val="0"/>
      <w:autoSpaceDE w:val="0"/>
      <w:autoSpaceDN w:val="0"/>
      <w:spacing w:after="12" w:line="280" w:lineRule="exact"/>
    </w:pPr>
    <w:rPr>
      <w:rFonts w:ascii="Noto Sans Japanese Regular" w:eastAsia="Noto Sans Japanese Regular" w:cs="Times New Roman"/>
      <w:sz w:val="19"/>
      <w:szCs w:val="24"/>
    </w:rPr>
  </w:style>
  <w:style w:type="paragraph" w:customStyle="1" w:styleId="-0">
    <w:name w:val="표내-점"/>
    <w:basedOn w:val="a8"/>
    <w:link w:val="-Char"/>
    <w:rsid w:val="001140F8"/>
    <w:pPr>
      <w:numPr>
        <w:numId w:val="9"/>
      </w:numPr>
      <w:tabs>
        <w:tab w:val="clear" w:pos="406"/>
      </w:tabs>
      <w:wordWrap w:val="0"/>
      <w:autoSpaceDE w:val="0"/>
      <w:autoSpaceDN w:val="0"/>
      <w:spacing w:after="12" w:line="280" w:lineRule="exact"/>
      <w:ind w:left="176" w:hanging="170"/>
    </w:pPr>
    <w:rPr>
      <w:rFonts w:ascii="Noto Sans Japanese Regular" w:eastAsia="Noto Sans Japanese Regular" w:cs="Times New Roman"/>
      <w:sz w:val="19"/>
      <w:szCs w:val="24"/>
    </w:rPr>
  </w:style>
  <w:style w:type="character" w:customStyle="1" w:styleId="-Char">
    <w:name w:val="표내-점 Char"/>
    <w:basedOn w:val="a9"/>
    <w:link w:val="-0"/>
    <w:rsid w:val="001140F8"/>
    <w:rPr>
      <w:rFonts w:ascii="Noto Sans Japanese Regular" w:eastAsia="Noto Sans Japanese Regular" w:hAnsi="ＭＳ Ｐゴシック" w:cs="Times New Roman"/>
      <w:spacing w:val="-2"/>
      <w:sz w:val="19"/>
      <w:szCs w:val="24"/>
      <w:lang w:eastAsia="ja-JP"/>
    </w:rPr>
  </w:style>
  <w:style w:type="paragraph" w:customStyle="1" w:styleId="-">
    <w:name w:val="표내-대시"/>
    <w:basedOn w:val="a8"/>
    <w:rsid w:val="001140F8"/>
    <w:pPr>
      <w:numPr>
        <w:numId w:val="10"/>
      </w:numPr>
      <w:wordWrap w:val="0"/>
      <w:autoSpaceDE w:val="0"/>
      <w:autoSpaceDN w:val="0"/>
      <w:spacing w:after="12" w:line="280" w:lineRule="exact"/>
      <w:ind w:left="340" w:hanging="170"/>
    </w:pPr>
    <w:rPr>
      <w:rFonts w:ascii="Noto Sans Japanese Regular" w:eastAsia="Noto Sans Japanese Regular" w:cs="Times New Roman"/>
      <w:sz w:val="19"/>
      <w:szCs w:val="24"/>
    </w:rPr>
  </w:style>
  <w:style w:type="character" w:styleId="afd">
    <w:name w:val="annotation reference"/>
    <w:basedOn w:val="a9"/>
    <w:semiHidden/>
    <w:rsid w:val="001140F8"/>
    <w:rPr>
      <w:sz w:val="18"/>
      <w:szCs w:val="18"/>
    </w:rPr>
  </w:style>
  <w:style w:type="paragraph" w:styleId="afe">
    <w:name w:val="annotation text"/>
    <w:basedOn w:val="a8"/>
    <w:link w:val="aff"/>
    <w:semiHidden/>
    <w:rsid w:val="001140F8"/>
    <w:pPr>
      <w:wordWrap w:val="0"/>
      <w:autoSpaceDE w:val="0"/>
      <w:autoSpaceDN w:val="0"/>
      <w:spacing w:after="12" w:line="280" w:lineRule="exact"/>
      <w:jc w:val="left"/>
    </w:pPr>
    <w:rPr>
      <w:rFonts w:ascii="Noto Sans Japanese Regular" w:eastAsia="Noto Sans Japanese Regular" w:cs="Times New Roman"/>
      <w:sz w:val="19"/>
      <w:szCs w:val="24"/>
    </w:rPr>
  </w:style>
  <w:style w:type="character" w:customStyle="1" w:styleId="aff">
    <w:name w:val="コメント文字列 (文字)"/>
    <w:basedOn w:val="a9"/>
    <w:link w:val="afe"/>
    <w:semiHidden/>
    <w:rsid w:val="001140F8"/>
    <w:rPr>
      <w:rFonts w:ascii="Noto Sans Japanese Regular" w:eastAsia="Noto Sans Japanese Regular" w:hAnsi="ＭＳ Ｐゴシック" w:cs="Times New Roman"/>
      <w:sz w:val="19"/>
      <w:szCs w:val="24"/>
    </w:rPr>
  </w:style>
  <w:style w:type="paragraph" w:styleId="aff0">
    <w:name w:val="annotation subject"/>
    <w:basedOn w:val="afe"/>
    <w:next w:val="afe"/>
    <w:link w:val="aff1"/>
    <w:semiHidden/>
    <w:rsid w:val="001140F8"/>
    <w:rPr>
      <w:b/>
      <w:bCs/>
    </w:rPr>
  </w:style>
  <w:style w:type="character" w:customStyle="1" w:styleId="aff1">
    <w:name w:val="コメント内容 (文字)"/>
    <w:basedOn w:val="aff"/>
    <w:link w:val="aff0"/>
    <w:semiHidden/>
    <w:rsid w:val="001140F8"/>
    <w:rPr>
      <w:rFonts w:ascii="Noto Sans Japanese Regular" w:eastAsia="Noto Sans Japanese Regular" w:hAnsi="ＭＳ Ｐゴシック" w:cs="Times New Roman"/>
      <w:b/>
      <w:bCs/>
      <w:sz w:val="19"/>
      <w:szCs w:val="24"/>
    </w:rPr>
  </w:style>
  <w:style w:type="paragraph" w:customStyle="1" w:styleId="-3">
    <w:name w:val="표내글-중앙"/>
    <w:basedOn w:val="-2"/>
    <w:qFormat/>
    <w:rsid w:val="001140F8"/>
    <w:pPr>
      <w:jc w:val="center"/>
    </w:pPr>
  </w:style>
  <w:style w:type="paragraph" w:customStyle="1" w:styleId="-4">
    <w:name w:val="표내글-우측"/>
    <w:basedOn w:val="-2"/>
    <w:rsid w:val="001140F8"/>
    <w:pPr>
      <w:jc w:val="right"/>
    </w:pPr>
    <w:rPr>
      <w:rFonts w:cs="Batang"/>
      <w:kern w:val="0"/>
      <w:szCs w:val="20"/>
    </w:rPr>
  </w:style>
  <w:style w:type="paragraph" w:customStyle="1" w:styleId="-5">
    <w:name w:val="표내글-우측 굵게"/>
    <w:basedOn w:val="-4"/>
    <w:rsid w:val="001140F8"/>
    <w:rPr>
      <w:b/>
      <w:sz w:val="18"/>
    </w:rPr>
  </w:style>
  <w:style w:type="paragraph" w:customStyle="1" w:styleId="-6">
    <w:name w:val="표내글-좌측 굵게"/>
    <w:basedOn w:val="-2"/>
    <w:qFormat/>
    <w:rsid w:val="001140F8"/>
    <w:rPr>
      <w:b/>
      <w:sz w:val="18"/>
    </w:rPr>
  </w:style>
  <w:style w:type="paragraph" w:customStyle="1" w:styleId="-1">
    <w:name w:val="표내글-중앙 굵게"/>
    <w:basedOn w:val="-3"/>
    <w:qFormat/>
    <w:rsid w:val="001140F8"/>
    <w:rPr>
      <w:b/>
      <w:sz w:val="18"/>
    </w:rPr>
  </w:style>
  <w:style w:type="paragraph" w:customStyle="1" w:styleId="aff2">
    <w:name w:val="プログラムコード"/>
    <w:basedOn w:val="a8"/>
    <w:link w:val="aff3"/>
    <w:rsid w:val="001140F8"/>
    <w:pPr>
      <w:wordWrap w:val="0"/>
      <w:autoSpaceDE w:val="0"/>
      <w:autoSpaceDN w:val="0"/>
    </w:pPr>
    <w:rPr>
      <w:rFonts w:ascii="Courier New" w:eastAsia="Noto Sans Japanese Regular" w:hAnsi="Courier New" w:cs="Times New Roman"/>
      <w:sz w:val="18"/>
      <w:szCs w:val="16"/>
    </w:rPr>
  </w:style>
  <w:style w:type="paragraph" w:customStyle="1" w:styleId="a6">
    <w:name w:val="注釈"/>
    <w:basedOn w:val="a8"/>
    <w:qFormat/>
    <w:rsid w:val="00D66DCB"/>
    <w:pPr>
      <w:numPr>
        <w:numId w:val="21"/>
      </w:numPr>
      <w:wordWrap w:val="0"/>
      <w:autoSpaceDE w:val="0"/>
      <w:autoSpaceDN w:val="0"/>
      <w:spacing w:line="280" w:lineRule="exact"/>
    </w:pPr>
    <w:rPr>
      <w:rFonts w:cs="Times New Roman"/>
      <w:sz w:val="18"/>
      <w:szCs w:val="24"/>
    </w:rPr>
  </w:style>
  <w:style w:type="paragraph" w:customStyle="1" w:styleId="aff4">
    <w:name w:val="目次タイトル"/>
    <w:basedOn w:val="a8"/>
    <w:next w:val="a8"/>
    <w:qFormat/>
    <w:rsid w:val="000A53F2"/>
    <w:pPr>
      <w:wordWrap w:val="0"/>
      <w:autoSpaceDE w:val="0"/>
      <w:autoSpaceDN w:val="0"/>
      <w:spacing w:after="12"/>
      <w:jc w:val="center"/>
    </w:pPr>
    <w:rPr>
      <w:rFonts w:cs="Times New Roman"/>
      <w:b/>
      <w:sz w:val="28"/>
      <w:szCs w:val="24"/>
    </w:rPr>
  </w:style>
  <w:style w:type="paragraph" w:styleId="aff5">
    <w:name w:val="Document Map"/>
    <w:basedOn w:val="a8"/>
    <w:link w:val="aff6"/>
    <w:rsid w:val="001140F8"/>
    <w:pPr>
      <w:wordWrap w:val="0"/>
      <w:autoSpaceDE w:val="0"/>
      <w:autoSpaceDN w:val="0"/>
      <w:spacing w:after="12" w:line="280" w:lineRule="exact"/>
    </w:pPr>
    <w:rPr>
      <w:rFonts w:ascii="Gulim" w:eastAsia="Gulim" w:cs="Times New Roman"/>
      <w:sz w:val="18"/>
      <w:szCs w:val="18"/>
    </w:rPr>
  </w:style>
  <w:style w:type="character" w:customStyle="1" w:styleId="aff6">
    <w:name w:val="見出しマップ (文字)"/>
    <w:basedOn w:val="a9"/>
    <w:link w:val="aff5"/>
    <w:rsid w:val="001140F8"/>
    <w:rPr>
      <w:rFonts w:ascii="Gulim" w:eastAsia="Gulim" w:hAnsi="ＭＳ Ｐゴシック" w:cs="Times New Roman"/>
      <w:sz w:val="18"/>
      <w:szCs w:val="18"/>
    </w:rPr>
  </w:style>
  <w:style w:type="paragraph" w:customStyle="1" w:styleId="-7">
    <w:name w:val="표지 날짜-작성자"/>
    <w:basedOn w:val="a8"/>
    <w:qFormat/>
    <w:rsid w:val="001140F8"/>
    <w:pPr>
      <w:wordWrap w:val="0"/>
      <w:autoSpaceDE w:val="0"/>
      <w:autoSpaceDN w:val="0"/>
      <w:spacing w:after="12" w:line="280" w:lineRule="exact"/>
      <w:jc w:val="center"/>
    </w:pPr>
    <w:rPr>
      <w:rFonts w:ascii="Noto Sans Japanese Regular" w:eastAsia="Noto Sans Japanese Regular" w:cs="Times New Roman"/>
      <w:sz w:val="19"/>
      <w:szCs w:val="24"/>
    </w:rPr>
  </w:style>
  <w:style w:type="numbering" w:customStyle="1" w:styleId="aff7">
    <w:name w:val="다단계 번호"/>
    <w:basedOn w:val="ab"/>
    <w:uiPriority w:val="99"/>
    <w:rsid w:val="001140F8"/>
  </w:style>
  <w:style w:type="paragraph" w:styleId="53">
    <w:name w:val="toc 5"/>
    <w:basedOn w:val="a8"/>
    <w:next w:val="a8"/>
    <w:uiPriority w:val="39"/>
    <w:rsid w:val="001140F8"/>
    <w:pPr>
      <w:wordWrap w:val="0"/>
      <w:autoSpaceDE w:val="0"/>
      <w:autoSpaceDN w:val="0"/>
      <w:spacing w:line="280" w:lineRule="exact"/>
      <w:ind w:left="800"/>
      <w:jc w:val="left"/>
    </w:pPr>
    <w:rPr>
      <w:rFonts w:eastAsiaTheme="minorHAnsi" w:cs="Times New Roman"/>
      <w:sz w:val="19"/>
    </w:rPr>
  </w:style>
  <w:style w:type="character" w:customStyle="1" w:styleId="aff3">
    <w:name w:val="プログラムコード (文字)"/>
    <w:basedOn w:val="a9"/>
    <w:link w:val="aff2"/>
    <w:rsid w:val="001140F8"/>
    <w:rPr>
      <w:rFonts w:ascii="Courier New" w:eastAsia="Noto Sans Japanese Regular" w:hAnsi="Courier New" w:cs="Times New Roman"/>
      <w:sz w:val="18"/>
      <w:szCs w:val="16"/>
    </w:rPr>
  </w:style>
  <w:style w:type="paragraph" w:styleId="63">
    <w:name w:val="toc 6"/>
    <w:basedOn w:val="a8"/>
    <w:next w:val="a8"/>
    <w:autoRedefine/>
    <w:uiPriority w:val="39"/>
    <w:rsid w:val="001140F8"/>
    <w:pPr>
      <w:wordWrap w:val="0"/>
      <w:autoSpaceDE w:val="0"/>
      <w:autoSpaceDN w:val="0"/>
      <w:spacing w:line="280" w:lineRule="exact"/>
      <w:ind w:left="1000"/>
      <w:jc w:val="left"/>
    </w:pPr>
    <w:rPr>
      <w:rFonts w:eastAsiaTheme="minorHAnsi" w:cs="Times New Roman"/>
      <w:sz w:val="19"/>
    </w:rPr>
  </w:style>
  <w:style w:type="paragraph" w:styleId="71">
    <w:name w:val="toc 7"/>
    <w:basedOn w:val="a8"/>
    <w:next w:val="a8"/>
    <w:autoRedefine/>
    <w:uiPriority w:val="39"/>
    <w:rsid w:val="001140F8"/>
    <w:pPr>
      <w:wordWrap w:val="0"/>
      <w:autoSpaceDE w:val="0"/>
      <w:autoSpaceDN w:val="0"/>
      <w:spacing w:line="280" w:lineRule="exact"/>
      <w:ind w:left="1200"/>
      <w:jc w:val="left"/>
    </w:pPr>
    <w:rPr>
      <w:rFonts w:eastAsiaTheme="minorHAnsi" w:cs="Times New Roman"/>
      <w:sz w:val="19"/>
    </w:rPr>
  </w:style>
  <w:style w:type="character" w:styleId="aff8">
    <w:name w:val="FollowedHyperlink"/>
    <w:basedOn w:val="a9"/>
    <w:unhideWhenUsed/>
    <w:rsid w:val="001140F8"/>
    <w:rPr>
      <w:color w:val="954F72" w:themeColor="followedHyperlink"/>
      <w:u w:val="single"/>
    </w:rPr>
  </w:style>
  <w:style w:type="paragraph" w:styleId="81">
    <w:name w:val="toc 8"/>
    <w:basedOn w:val="a8"/>
    <w:next w:val="a8"/>
    <w:autoRedefine/>
    <w:uiPriority w:val="39"/>
    <w:unhideWhenUsed/>
    <w:rsid w:val="001140F8"/>
    <w:pPr>
      <w:wordWrap w:val="0"/>
      <w:autoSpaceDE w:val="0"/>
      <w:autoSpaceDN w:val="0"/>
      <w:spacing w:after="200" w:line="276" w:lineRule="auto"/>
      <w:ind w:leftChars="1400" w:left="2975"/>
    </w:pPr>
    <w:rPr>
      <w:rFonts w:eastAsiaTheme="minorEastAsia"/>
      <w:sz w:val="19"/>
      <w:szCs w:val="22"/>
    </w:rPr>
  </w:style>
  <w:style w:type="paragraph" w:styleId="91">
    <w:name w:val="toc 9"/>
    <w:basedOn w:val="a8"/>
    <w:next w:val="a8"/>
    <w:autoRedefine/>
    <w:uiPriority w:val="39"/>
    <w:unhideWhenUsed/>
    <w:rsid w:val="001140F8"/>
    <w:pPr>
      <w:wordWrap w:val="0"/>
      <w:autoSpaceDE w:val="0"/>
      <w:autoSpaceDN w:val="0"/>
      <w:spacing w:after="200" w:line="276" w:lineRule="auto"/>
      <w:ind w:leftChars="1600" w:left="3400"/>
    </w:pPr>
    <w:rPr>
      <w:rFonts w:eastAsiaTheme="minorEastAsia"/>
      <w:sz w:val="19"/>
      <w:szCs w:val="22"/>
    </w:rPr>
  </w:style>
  <w:style w:type="paragraph" w:styleId="aff9">
    <w:name w:val="Revision"/>
    <w:hidden/>
    <w:uiPriority w:val="99"/>
    <w:semiHidden/>
    <w:rsid w:val="001140F8"/>
    <w:rPr>
      <w:rFonts w:ascii="ＭＳ Ｐゴシック" w:eastAsia="Malgun Gothic" w:hAnsi="ＭＳ Ｐゴシック" w:cs="Times New Roman"/>
      <w:sz w:val="20"/>
      <w:szCs w:val="24"/>
    </w:rPr>
  </w:style>
  <w:style w:type="character" w:styleId="24">
    <w:name w:val="Intense Reference"/>
    <w:basedOn w:val="a9"/>
    <w:uiPriority w:val="32"/>
    <w:qFormat/>
    <w:rsid w:val="001140F8"/>
    <w:rPr>
      <w:b/>
      <w:bCs/>
      <w:smallCaps/>
      <w:color w:val="ED7D31" w:themeColor="accent2"/>
      <w:spacing w:val="5"/>
      <w:u w:val="single"/>
    </w:rPr>
  </w:style>
  <w:style w:type="table" w:customStyle="1" w:styleId="16">
    <w:name w:val="표 구분선1"/>
    <w:basedOn w:val="aa"/>
    <w:next w:val="af5"/>
    <w:rsid w:val="001140F8"/>
    <w:pPr>
      <w:widowControl w:val="0"/>
      <w:wordWrap w:val="0"/>
      <w:autoSpaceDE w:val="0"/>
      <w:autoSpaceDN w:val="0"/>
      <w:jc w:val="both"/>
    </w:pPr>
    <w:rPr>
      <w:rFonts w:ascii="ＭＳ Ｐゴシック" w:eastAsia="Malgun Gothic" w:hAnsi="ＭＳ Ｐゴシック"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1">
    <w:name w:val="jp1"/>
    <w:basedOn w:val="a9"/>
    <w:rsid w:val="005B6671"/>
    <w:rPr>
      <w:rFonts w:ascii="ＭＳ Ｐゴシック" w:eastAsia="ＭＳ Ｐゴシック" w:hAnsi="ＭＳ Ｐゴシック" w:hint="eastAsia"/>
      <w:spacing w:val="15"/>
      <w:sz w:val="21"/>
      <w:szCs w:val="21"/>
    </w:rPr>
  </w:style>
  <w:style w:type="character" w:styleId="affa">
    <w:name w:val="Placeholder Text"/>
    <w:basedOn w:val="a9"/>
    <w:uiPriority w:val="99"/>
    <w:semiHidden/>
    <w:rsid w:val="005B6671"/>
    <w:rPr>
      <w:color w:val="808080"/>
    </w:rPr>
  </w:style>
  <w:style w:type="paragraph" w:customStyle="1" w:styleId="affb">
    <w:name w:val="表紙ドキュメント名"/>
    <w:basedOn w:val="a8"/>
    <w:qFormat/>
    <w:rsid w:val="00C45F4C"/>
    <w:pPr>
      <w:jc w:val="center"/>
    </w:pPr>
    <w:rPr>
      <w:rFonts w:cs="Arial"/>
      <w:i/>
      <w:color w:val="808080" w:themeColor="background1" w:themeShade="80"/>
      <w:sz w:val="56"/>
      <w:szCs w:val="56"/>
    </w:rPr>
  </w:style>
  <w:style w:type="paragraph" w:customStyle="1" w:styleId="affc">
    <w:name w:val="表紙製品バージョン名"/>
    <w:basedOn w:val="Contents"/>
    <w:qFormat/>
    <w:rsid w:val="00C45F4C"/>
    <w:pPr>
      <w:ind w:leftChars="100" w:left="196" w:firstLine="0"/>
      <w:jc w:val="center"/>
    </w:pPr>
    <w:rPr>
      <w:rFonts w:eastAsiaTheme="minorEastAsia" w:cs="Arial"/>
      <w:b/>
      <w:sz w:val="28"/>
      <w:szCs w:val="28"/>
    </w:rPr>
  </w:style>
  <w:style w:type="paragraph" w:customStyle="1" w:styleId="affd">
    <w:name w:val="表紙著作権"/>
    <w:basedOn w:val="Contents"/>
    <w:qFormat/>
    <w:rsid w:val="00C45F4C"/>
    <w:pPr>
      <w:ind w:leftChars="100" w:left="196" w:firstLine="0"/>
      <w:jc w:val="center"/>
    </w:pPr>
    <w:rPr>
      <w:rFonts w:asciiTheme="majorHAnsi" w:eastAsiaTheme="majorEastAsia" w:hAnsiTheme="majorHAnsi" w:cstheme="majorHAnsi"/>
      <w:sz w:val="22"/>
      <w:szCs w:val="22"/>
    </w:rPr>
  </w:style>
  <w:style w:type="paragraph" w:customStyle="1" w:styleId="affe">
    <w:name w:val="表中箇条書き"/>
    <w:basedOn w:val="-0"/>
    <w:qFormat/>
    <w:rsid w:val="00AE24D8"/>
    <w:rPr>
      <w:rFonts w:ascii="Courier New" w:eastAsia="ＭＳ Ｐゴシック" w:hAnsi="Courier New"/>
      <w:sz w:val="18"/>
    </w:rPr>
  </w:style>
  <w:style w:type="paragraph" w:customStyle="1" w:styleId="-20">
    <w:name w:val="글머리-2레벨"/>
    <w:basedOn w:val="a8"/>
    <w:qFormat/>
    <w:rsid w:val="000A53F2"/>
    <w:pPr>
      <w:wordWrap w:val="0"/>
      <w:autoSpaceDE w:val="0"/>
      <w:autoSpaceDN w:val="0"/>
      <w:spacing w:after="12" w:line="320" w:lineRule="exact"/>
      <w:ind w:left="794" w:hanging="397"/>
    </w:pPr>
    <w:rPr>
      <w:rFonts w:eastAsia="Malgun Gothic" w:cs="Times New Roman"/>
      <w:spacing w:val="0"/>
      <w:szCs w:val="24"/>
      <w:lang w:eastAsia="ko-KR"/>
    </w:rPr>
  </w:style>
  <w:style w:type="paragraph" w:customStyle="1" w:styleId="-10">
    <w:name w:val="글머리-1레벨"/>
    <w:basedOn w:val="a8"/>
    <w:qFormat/>
    <w:rsid w:val="00BA01E6"/>
    <w:pPr>
      <w:wordWrap w:val="0"/>
      <w:autoSpaceDE w:val="0"/>
      <w:autoSpaceDN w:val="0"/>
      <w:snapToGrid w:val="0"/>
      <w:spacing w:after="12" w:line="320" w:lineRule="exact"/>
      <w:ind w:left="397" w:hanging="397"/>
    </w:pPr>
    <w:rPr>
      <w:rFonts w:cs="Times New Roman"/>
      <w:spacing w:val="0"/>
      <w:szCs w:val="24"/>
      <w:lang w:eastAsia="ko-KR"/>
    </w:rPr>
  </w:style>
  <w:style w:type="paragraph" w:customStyle="1" w:styleId="-40">
    <w:name w:val="글머리-4레벨"/>
    <w:basedOn w:val="a8"/>
    <w:qFormat/>
    <w:rsid w:val="000A53F2"/>
    <w:pPr>
      <w:wordWrap w:val="0"/>
      <w:autoSpaceDE w:val="0"/>
      <w:autoSpaceDN w:val="0"/>
      <w:spacing w:after="12" w:line="320" w:lineRule="exact"/>
      <w:ind w:left="1588" w:hanging="397"/>
    </w:pPr>
    <w:rPr>
      <w:rFonts w:eastAsia="Malgun Gothic" w:cs="Times New Roman"/>
      <w:spacing w:val="0"/>
      <w:szCs w:val="24"/>
      <w:lang w:eastAsia="ko-KR"/>
    </w:rPr>
  </w:style>
  <w:style w:type="paragraph" w:customStyle="1" w:styleId="-50">
    <w:name w:val="글머리-5레벨"/>
    <w:basedOn w:val="a8"/>
    <w:rsid w:val="000A53F2"/>
    <w:pPr>
      <w:wordWrap w:val="0"/>
      <w:autoSpaceDE w:val="0"/>
      <w:autoSpaceDN w:val="0"/>
      <w:spacing w:after="12" w:line="320" w:lineRule="exact"/>
      <w:ind w:left="1872" w:hanging="284"/>
    </w:pPr>
    <w:rPr>
      <w:rFonts w:eastAsia="Malgun Gothic" w:cs="Times New Roman"/>
      <w:spacing w:val="0"/>
      <w:szCs w:val="24"/>
      <w:lang w:eastAsia="ko-KR"/>
    </w:rPr>
  </w:style>
  <w:style w:type="paragraph" w:customStyle="1" w:styleId="-60">
    <w:name w:val="글머리-6레벨"/>
    <w:basedOn w:val="a8"/>
    <w:qFormat/>
    <w:rsid w:val="000A53F2"/>
    <w:pPr>
      <w:wordWrap w:val="0"/>
      <w:autoSpaceDE w:val="0"/>
      <w:autoSpaceDN w:val="0"/>
      <w:spacing w:after="12" w:line="320" w:lineRule="exact"/>
      <w:ind w:left="2155" w:hanging="284"/>
    </w:pPr>
    <w:rPr>
      <w:rFonts w:eastAsia="Malgun Gothic" w:cs="Times New Roman"/>
      <w:spacing w:val="0"/>
      <w:szCs w:val="24"/>
      <w:lang w:eastAsia="ko-KR"/>
    </w:rPr>
  </w:style>
  <w:style w:type="paragraph" w:customStyle="1" w:styleId="afff">
    <w:name w:val="그림"/>
    <w:aliases w:val="표 제목-가운데"/>
    <w:basedOn w:val="a8"/>
    <w:next w:val="a8"/>
    <w:qFormat/>
    <w:rsid w:val="000A53F2"/>
    <w:pPr>
      <w:wordWrap w:val="0"/>
      <w:autoSpaceDE w:val="0"/>
      <w:autoSpaceDN w:val="0"/>
      <w:spacing w:before="20" w:after="12"/>
      <w:jc w:val="center"/>
    </w:pPr>
    <w:rPr>
      <w:rFonts w:eastAsia="Malgun Gothic" w:cs="Batang"/>
      <w:spacing w:val="0"/>
      <w:lang w:eastAsia="ko-KR"/>
    </w:rPr>
  </w:style>
  <w:style w:type="paragraph" w:customStyle="1" w:styleId="afff0">
    <w:name w:val="그림삽입"/>
    <w:basedOn w:val="afff"/>
    <w:next w:val="a8"/>
    <w:qFormat/>
    <w:rsid w:val="000A53F2"/>
    <w:rPr>
      <w:noProof/>
    </w:rPr>
  </w:style>
  <w:style w:type="paragraph" w:customStyle="1" w:styleId="afff1">
    <w:name w:val="프로그램 소스"/>
    <w:basedOn w:val="a8"/>
    <w:link w:val="Char"/>
    <w:qFormat/>
    <w:rsid w:val="000A53F2"/>
    <w:pPr>
      <w:wordWrap w:val="0"/>
      <w:autoSpaceDE w:val="0"/>
      <w:autoSpaceDN w:val="0"/>
    </w:pPr>
    <w:rPr>
      <w:rFonts w:ascii="Courier New" w:eastAsia="Malgun Gothic" w:hAnsi="Courier New" w:cs="Times New Roman"/>
      <w:spacing w:val="0"/>
      <w:sz w:val="18"/>
      <w:szCs w:val="16"/>
      <w:lang w:eastAsia="ko-KR"/>
    </w:rPr>
  </w:style>
  <w:style w:type="paragraph" w:customStyle="1" w:styleId="afff2">
    <w:name w:val="표지 제목"/>
    <w:basedOn w:val="a8"/>
    <w:next w:val="a8"/>
    <w:qFormat/>
    <w:rsid w:val="000A53F2"/>
    <w:pPr>
      <w:wordWrap w:val="0"/>
      <w:autoSpaceDE w:val="0"/>
      <w:autoSpaceDN w:val="0"/>
      <w:jc w:val="center"/>
    </w:pPr>
    <w:rPr>
      <w:rFonts w:eastAsia="Malgun Gothic" w:cs="Times New Roman"/>
      <w:spacing w:val="0"/>
      <w:sz w:val="40"/>
      <w:szCs w:val="24"/>
      <w:lang w:eastAsia="ko-KR"/>
    </w:rPr>
  </w:style>
  <w:style w:type="paragraph" w:customStyle="1" w:styleId="afff3">
    <w:name w:val="회사명"/>
    <w:basedOn w:val="a8"/>
    <w:next w:val="a8"/>
    <w:qFormat/>
    <w:rsid w:val="000A53F2"/>
    <w:pPr>
      <w:wordWrap w:val="0"/>
      <w:autoSpaceDE w:val="0"/>
      <w:autoSpaceDN w:val="0"/>
      <w:spacing w:after="12" w:line="320" w:lineRule="exact"/>
      <w:jc w:val="center"/>
    </w:pPr>
    <w:rPr>
      <w:rFonts w:eastAsia="Malgun Gothic" w:cs="Times New Roman"/>
      <w:b/>
      <w:spacing w:val="0"/>
      <w:sz w:val="28"/>
      <w:szCs w:val="24"/>
      <w:lang w:eastAsia="ko-KR"/>
    </w:rPr>
  </w:style>
  <w:style w:type="paragraph" w:customStyle="1" w:styleId="a">
    <w:name w:val="注意書き"/>
    <w:basedOn w:val="-10"/>
    <w:next w:val="a8"/>
    <w:qFormat/>
    <w:rsid w:val="00F73EA4"/>
    <w:pPr>
      <w:numPr>
        <w:numId w:val="23"/>
      </w:numPr>
      <w:spacing w:line="280" w:lineRule="exact"/>
      <w:ind w:left="1083" w:hanging="232"/>
    </w:pPr>
    <w:rPr>
      <w:lang w:eastAsia="ja-JP"/>
    </w:rPr>
  </w:style>
  <w:style w:type="paragraph" w:customStyle="1" w:styleId="-21">
    <w:name w:val="별표-2레벨"/>
    <w:basedOn w:val="-20"/>
    <w:next w:val="a8"/>
    <w:qFormat/>
    <w:rsid w:val="000A53F2"/>
  </w:style>
  <w:style w:type="character" w:customStyle="1" w:styleId="Char">
    <w:name w:val="프로그램 소스 Char"/>
    <w:basedOn w:val="a9"/>
    <w:link w:val="afff1"/>
    <w:rsid w:val="000A53F2"/>
    <w:rPr>
      <w:rFonts w:ascii="Courier New" w:eastAsia="Malgun Gothic" w:hAnsi="Courier New" w:cs="Times New Roman"/>
      <w:sz w:val="18"/>
      <w:szCs w:val="16"/>
    </w:rPr>
  </w:style>
  <w:style w:type="character" w:customStyle="1" w:styleId="afff4">
    <w:name w:val="내용"/>
    <w:rsid w:val="000A53F2"/>
    <w:rPr>
      <w:rFonts w:ascii="Arial" w:eastAsia="GulimChe" w:hAnsi="Arial"/>
      <w:sz w:val="20"/>
      <w:szCs w:val="20"/>
    </w:rPr>
  </w:style>
  <w:style w:type="character" w:customStyle="1" w:styleId="apple-converted-space">
    <w:name w:val="apple-converted-space"/>
    <w:basedOn w:val="a9"/>
    <w:rsid w:val="000A53F2"/>
  </w:style>
  <w:style w:type="paragraph" w:styleId="Web">
    <w:name w:val="Normal (Web)"/>
    <w:basedOn w:val="a8"/>
    <w:uiPriority w:val="99"/>
    <w:unhideWhenUsed/>
    <w:rsid w:val="000A53F2"/>
    <w:pPr>
      <w:widowControl/>
      <w:spacing w:before="100" w:beforeAutospacing="1" w:after="100" w:afterAutospacing="1"/>
      <w:jc w:val="left"/>
    </w:pPr>
    <w:rPr>
      <w:rFonts w:ascii="Gulim" w:eastAsia="Gulim" w:hAnsi="Gulim" w:cs="Gulim"/>
      <w:spacing w:val="0"/>
      <w:kern w:val="0"/>
      <w:sz w:val="24"/>
      <w:szCs w:val="24"/>
      <w:lang w:eastAsia="ko-KR"/>
    </w:rPr>
  </w:style>
  <w:style w:type="numbering" w:customStyle="1" w:styleId="a2">
    <w:name w:val="다단계 번호 매기기"/>
    <w:uiPriority w:val="99"/>
    <w:rsid w:val="009B524F"/>
    <w:pPr>
      <w:numPr>
        <w:numId w:val="51"/>
      </w:numPr>
    </w:pPr>
  </w:style>
  <w:style w:type="paragraph" w:customStyle="1" w:styleId="Body-1">
    <w:name w:val="Body-1"/>
    <w:basedOn w:val="a8"/>
    <w:rsid w:val="009B524F"/>
    <w:pPr>
      <w:wordWrap w:val="0"/>
      <w:autoSpaceDE w:val="0"/>
      <w:autoSpaceDN w:val="0"/>
      <w:spacing w:after="100" w:line="280" w:lineRule="exact"/>
    </w:pPr>
    <w:rPr>
      <w:rFonts w:ascii="Noto Sans Japanese Regular" w:eastAsia="Noto Sans Japanese Regular" w:cs="Times New Roman"/>
      <w:spacing w:val="0"/>
      <w:sz w:val="19"/>
      <w:szCs w:val="24"/>
      <w:lang w:eastAsia="ko-KR"/>
    </w:rPr>
  </w:style>
  <w:style w:type="paragraph" w:customStyle="1" w:styleId="25">
    <w:name w:val="表の書式2"/>
    <w:basedOn w:val="a8"/>
    <w:qFormat/>
    <w:rsid w:val="00D32516"/>
    <w:pPr>
      <w:jc w:val="center"/>
    </w:pPr>
    <w:rPr>
      <w:rFonts w:ascii="Courier New" w:hAnsi="Courier New"/>
      <w:spacing w:val="0"/>
      <w:sz w:val="18"/>
      <w:szCs w:val="21"/>
    </w:rPr>
  </w:style>
  <w:style w:type="paragraph" w:customStyle="1" w:styleId="50">
    <w:name w:val="箇条書き5"/>
    <w:basedOn w:val="a0"/>
    <w:qFormat/>
    <w:rsid w:val="00EC33D9"/>
    <w:pPr>
      <w:numPr>
        <w:numId w:val="69"/>
      </w:numPr>
      <w:ind w:leftChars="100" w:left="503" w:hanging="403"/>
    </w:pPr>
  </w:style>
  <w:style w:type="paragraph" w:customStyle="1" w:styleId="afff5">
    <w:name w:val="標準２"/>
    <w:basedOn w:val="a8"/>
    <w:qFormat/>
    <w:rsid w:val="00965312"/>
    <w:pPr>
      <w:wordWrap w:val="0"/>
      <w:autoSpaceDE w:val="0"/>
      <w:autoSpaceDN w:val="0"/>
      <w:snapToGrid w:val="0"/>
      <w:spacing w:before="120" w:after="120" w:line="280" w:lineRule="exact"/>
    </w:pPr>
    <w:rPr>
      <w:rFonts w:ascii="ＭＳ Ｐゴシック" w:hAnsi="ＭＳ Ｐゴシック" w:cs="Times New Roman"/>
      <w:b/>
      <w:spacing w:val="0"/>
      <w:sz w:val="22"/>
      <w:szCs w:val="22"/>
    </w:rPr>
  </w:style>
  <w:style w:type="numbering" w:customStyle="1" w:styleId="1">
    <w:name w:val="スタイル1"/>
    <w:uiPriority w:val="99"/>
    <w:rsid w:val="00D115F3"/>
    <w:pPr>
      <w:numPr>
        <w:numId w:val="92"/>
      </w:numPr>
    </w:pPr>
  </w:style>
  <w:style w:type="paragraph" w:customStyle="1" w:styleId="Default">
    <w:name w:val="Default"/>
    <w:rsid w:val="00E31A7D"/>
    <w:pPr>
      <w:widowControl w:val="0"/>
      <w:autoSpaceDE w:val="0"/>
      <w:autoSpaceDN w:val="0"/>
      <w:adjustRightInd w:val="0"/>
    </w:pPr>
    <w:rPr>
      <w:rFonts w:ascii="Noto Sans Japanese Regular" w:eastAsia="Noto Sans Japanese Regular" w:cs="Noto Sans Japanese Regular"/>
      <w:color w:val="000000"/>
      <w:kern w:val="0"/>
      <w:sz w:val="24"/>
      <w:szCs w:val="24"/>
    </w:rPr>
  </w:style>
  <w:style w:type="paragraph" w:customStyle="1" w:styleId="-11">
    <w:name w:val="본문-1"/>
    <w:basedOn w:val="a8"/>
    <w:link w:val="-1Char"/>
    <w:qFormat/>
    <w:rsid w:val="004655C4"/>
    <w:pPr>
      <w:wordWrap w:val="0"/>
      <w:autoSpaceDE w:val="0"/>
      <w:autoSpaceDN w:val="0"/>
      <w:spacing w:after="12" w:line="280" w:lineRule="exact"/>
      <w:ind w:left="397"/>
    </w:pPr>
    <w:rPr>
      <w:rFonts w:ascii="Noto Sans Japanese Regular" w:eastAsia="Noto Sans Japanese Regular" w:hAnsi="Malgun Gothic" w:cs="Times New Roman"/>
      <w:spacing w:val="0"/>
      <w:kern w:val="0"/>
      <w:sz w:val="19"/>
      <w:lang w:eastAsia="ko-KR"/>
    </w:rPr>
  </w:style>
  <w:style w:type="character" w:customStyle="1" w:styleId="-1Char">
    <w:name w:val="본문-1 Char"/>
    <w:basedOn w:val="a9"/>
    <w:link w:val="-11"/>
    <w:rsid w:val="004655C4"/>
    <w:rPr>
      <w:rFonts w:ascii="Noto Sans Japanese Regular" w:eastAsia="Noto Sans Japanese Regular" w:hAnsi="Malgun Gothic" w:cs="Times New Roman"/>
      <w:kern w:val="0"/>
      <w:sz w:val="19"/>
      <w:szCs w:val="20"/>
    </w:rPr>
  </w:style>
  <w:style w:type="paragraph" w:customStyle="1" w:styleId="-22">
    <w:name w:val="본문-2"/>
    <w:basedOn w:val="a8"/>
    <w:link w:val="-2Char"/>
    <w:qFormat/>
    <w:rsid w:val="004655C4"/>
    <w:pPr>
      <w:kinsoku w:val="0"/>
      <w:wordWrap w:val="0"/>
      <w:autoSpaceDE w:val="0"/>
      <w:autoSpaceDN w:val="0"/>
      <w:spacing w:after="12" w:line="280" w:lineRule="exact"/>
      <w:ind w:left="794"/>
    </w:pPr>
    <w:rPr>
      <w:rFonts w:ascii="Noto Sans Japanese Regular" w:eastAsia="Noto Sans Japanese Regular" w:hAnsi="Malgun Gothic" w:cs="Times New Roman"/>
      <w:spacing w:val="0"/>
      <w:kern w:val="0"/>
      <w:sz w:val="19"/>
      <w:lang w:eastAsia="ko-KR"/>
    </w:rPr>
  </w:style>
  <w:style w:type="character" w:customStyle="1" w:styleId="-2Char">
    <w:name w:val="본문-2 Char"/>
    <w:basedOn w:val="a9"/>
    <w:link w:val="-22"/>
    <w:rsid w:val="004655C4"/>
    <w:rPr>
      <w:rFonts w:ascii="Noto Sans Japanese Regular" w:eastAsia="Noto Sans Japanese Regular" w:hAnsi="Malgun Gothic" w:cs="Times New Roman"/>
      <w:kern w:val="0"/>
      <w:sz w:val="19"/>
      <w:szCs w:val="20"/>
    </w:rPr>
  </w:style>
  <w:style w:type="paragraph" w:customStyle="1" w:styleId="-30">
    <w:name w:val="본문-3"/>
    <w:basedOn w:val="a8"/>
    <w:link w:val="-3Char"/>
    <w:qFormat/>
    <w:rsid w:val="004655C4"/>
    <w:pPr>
      <w:wordWrap w:val="0"/>
      <w:autoSpaceDE w:val="0"/>
      <w:autoSpaceDN w:val="0"/>
      <w:spacing w:after="12" w:line="280" w:lineRule="exact"/>
      <w:ind w:left="1191"/>
    </w:pPr>
    <w:rPr>
      <w:rFonts w:ascii="Noto Sans Japanese Regular" w:eastAsia="Noto Sans Japanese Regular" w:hAnsi="Malgun Gothic" w:cs="Times New Roman"/>
      <w:spacing w:val="0"/>
      <w:kern w:val="0"/>
      <w:sz w:val="19"/>
      <w:lang w:eastAsia="ko-KR"/>
    </w:rPr>
  </w:style>
  <w:style w:type="character" w:customStyle="1" w:styleId="-3Char">
    <w:name w:val="본문-3 Char"/>
    <w:basedOn w:val="a9"/>
    <w:link w:val="-30"/>
    <w:rsid w:val="004655C4"/>
    <w:rPr>
      <w:rFonts w:ascii="Noto Sans Japanese Regular" w:eastAsia="Noto Sans Japanese Regular" w:hAnsi="Malgun Gothic" w:cs="Times New Roman"/>
      <w:kern w:val="0"/>
      <w:sz w:val="19"/>
      <w:szCs w:val="20"/>
    </w:rPr>
  </w:style>
  <w:style w:type="paragraph" w:customStyle="1" w:styleId="-41">
    <w:name w:val="본문-4"/>
    <w:basedOn w:val="a8"/>
    <w:link w:val="-4Char"/>
    <w:qFormat/>
    <w:rsid w:val="004655C4"/>
    <w:pPr>
      <w:wordWrap w:val="0"/>
      <w:autoSpaceDE w:val="0"/>
      <w:autoSpaceDN w:val="0"/>
      <w:spacing w:after="12" w:line="280" w:lineRule="exact"/>
      <w:ind w:left="1588"/>
    </w:pPr>
    <w:rPr>
      <w:rFonts w:ascii="Noto Sans Japanese Regular" w:eastAsia="Noto Sans Japanese Regular" w:hAnsi="Malgun Gothic" w:cs="Times New Roman"/>
      <w:spacing w:val="0"/>
      <w:kern w:val="0"/>
      <w:sz w:val="19"/>
      <w:lang w:eastAsia="ko-KR"/>
    </w:rPr>
  </w:style>
  <w:style w:type="character" w:customStyle="1" w:styleId="-4Char">
    <w:name w:val="본문-4 Char"/>
    <w:basedOn w:val="a9"/>
    <w:link w:val="-41"/>
    <w:rsid w:val="004655C4"/>
    <w:rPr>
      <w:rFonts w:ascii="Noto Sans Japanese Regular" w:eastAsia="Noto Sans Japanese Regular" w:hAnsi="Malgun Gothic" w:cs="Times New Roman"/>
      <w:kern w:val="0"/>
      <w:sz w:val="19"/>
      <w:szCs w:val="20"/>
    </w:rPr>
  </w:style>
  <w:style w:type="paragraph" w:customStyle="1" w:styleId="-00">
    <w:name w:val="본문-0"/>
    <w:basedOn w:val="a8"/>
    <w:qFormat/>
    <w:rsid w:val="004655C4"/>
    <w:pPr>
      <w:wordWrap w:val="0"/>
      <w:autoSpaceDE w:val="0"/>
      <w:autoSpaceDN w:val="0"/>
      <w:spacing w:after="12" w:line="280" w:lineRule="exact"/>
    </w:pPr>
    <w:rPr>
      <w:rFonts w:ascii="Noto Sans Japanese Regular" w:eastAsia="Noto Sans Japanese Regular" w:hAnsi="Malgun Gothic" w:cs="Times New Roman"/>
      <w:spacing w:val="0"/>
      <w:kern w:val="0"/>
      <w:sz w:val="19"/>
      <w:lang w:eastAsia="ko-KR"/>
    </w:rPr>
  </w:style>
  <w:style w:type="paragraph" w:customStyle="1" w:styleId="-01">
    <w:name w:val="목차-0레벨"/>
    <w:basedOn w:val="a8"/>
    <w:next w:val="a8"/>
    <w:link w:val="-0Char"/>
    <w:qFormat/>
    <w:rsid w:val="004655C4"/>
    <w:pPr>
      <w:wordWrap w:val="0"/>
      <w:autoSpaceDE w:val="0"/>
      <w:autoSpaceDN w:val="0"/>
      <w:snapToGrid w:val="0"/>
      <w:spacing w:before="120" w:after="120" w:line="280" w:lineRule="exact"/>
    </w:pPr>
    <w:rPr>
      <w:rFonts w:ascii="Noto Sans Japanese Bold" w:eastAsia="Noto Sans Japanese Bold" w:hAnsi="Malgun Gothic" w:cs="Times New Roman"/>
      <w:b/>
      <w:spacing w:val="0"/>
      <w:kern w:val="0"/>
      <w:sz w:val="22"/>
      <w:szCs w:val="22"/>
      <w:lang w:eastAsia="ko-KR"/>
    </w:rPr>
  </w:style>
  <w:style w:type="paragraph" w:customStyle="1" w:styleId="-8">
    <w:name w:val="본문 날짜-작성자"/>
    <w:basedOn w:val="a8"/>
    <w:link w:val="-Char0"/>
    <w:rsid w:val="004655C4"/>
    <w:pPr>
      <w:wordWrap w:val="0"/>
      <w:autoSpaceDE w:val="0"/>
      <w:autoSpaceDN w:val="0"/>
      <w:spacing w:after="12" w:line="280" w:lineRule="exact"/>
      <w:jc w:val="right"/>
    </w:pPr>
    <w:rPr>
      <w:rFonts w:ascii="Noto Sans Japanese Regular" w:eastAsia="Noto Sans Japanese Regular" w:hAnsi="Malgun Gothic" w:cs="Times New Roman"/>
      <w:spacing w:val="0"/>
      <w:kern w:val="0"/>
      <w:sz w:val="19"/>
      <w:lang w:eastAsia="ko-KR"/>
    </w:rPr>
  </w:style>
  <w:style w:type="paragraph" w:customStyle="1" w:styleId="-12">
    <w:name w:val="목차-1레벨"/>
    <w:basedOn w:val="a8"/>
    <w:qFormat/>
    <w:rsid w:val="004655C4"/>
    <w:pPr>
      <w:wordWrap w:val="0"/>
      <w:autoSpaceDE w:val="0"/>
      <w:autoSpaceDN w:val="0"/>
      <w:snapToGrid w:val="0"/>
      <w:spacing w:after="12" w:line="280" w:lineRule="exact"/>
      <w:ind w:left="400" w:hanging="400"/>
    </w:pPr>
    <w:rPr>
      <w:rFonts w:ascii="Noto Sans Japanese Regular" w:eastAsia="Noto Sans Japanese Regular" w:hAnsi="Malgun Gothic" w:cs="Times New Roman"/>
      <w:spacing w:val="0"/>
      <w:kern w:val="0"/>
      <w:sz w:val="19"/>
      <w:lang w:eastAsia="ko-KR"/>
    </w:rPr>
  </w:style>
  <w:style w:type="paragraph" w:customStyle="1" w:styleId="-23">
    <w:name w:val="목차-2레벨"/>
    <w:basedOn w:val="a8"/>
    <w:qFormat/>
    <w:rsid w:val="004655C4"/>
    <w:pPr>
      <w:wordWrap w:val="0"/>
      <w:autoSpaceDE w:val="0"/>
      <w:autoSpaceDN w:val="0"/>
      <w:adjustRightInd w:val="0"/>
      <w:spacing w:after="12" w:line="280" w:lineRule="exact"/>
      <w:ind w:left="825" w:hanging="400"/>
    </w:pPr>
    <w:rPr>
      <w:rFonts w:ascii="Noto Sans Japanese Regular" w:eastAsia="Noto Sans Japanese Regular" w:hAnsi="Malgun Gothic" w:cs="Times New Roman"/>
      <w:spacing w:val="0"/>
      <w:kern w:val="0"/>
      <w:sz w:val="19"/>
      <w:lang w:eastAsia="ko-KR"/>
    </w:rPr>
  </w:style>
  <w:style w:type="paragraph" w:customStyle="1" w:styleId="-31">
    <w:name w:val="목차-3레벨"/>
    <w:basedOn w:val="a8"/>
    <w:qFormat/>
    <w:rsid w:val="004655C4"/>
    <w:pPr>
      <w:wordWrap w:val="0"/>
      <w:autoSpaceDE w:val="0"/>
      <w:autoSpaceDN w:val="0"/>
      <w:spacing w:after="12" w:line="280" w:lineRule="exact"/>
      <w:ind w:left="1194" w:hanging="400"/>
    </w:pPr>
    <w:rPr>
      <w:rFonts w:ascii="Noto Sans Japanese Regular" w:eastAsia="Noto Sans Japanese Regular" w:hAnsi="Malgun Gothic" w:cs="Times New Roman"/>
      <w:spacing w:val="0"/>
      <w:kern w:val="0"/>
      <w:sz w:val="19"/>
      <w:lang w:eastAsia="ko-KR"/>
    </w:rPr>
  </w:style>
  <w:style w:type="paragraph" w:customStyle="1" w:styleId="-42">
    <w:name w:val="목차-4레벨"/>
    <w:basedOn w:val="a8"/>
    <w:qFormat/>
    <w:rsid w:val="004655C4"/>
    <w:pPr>
      <w:wordWrap w:val="0"/>
      <w:autoSpaceDE w:val="0"/>
      <w:autoSpaceDN w:val="0"/>
      <w:spacing w:after="12" w:line="280" w:lineRule="exact"/>
      <w:ind w:left="1604" w:hanging="400"/>
    </w:pPr>
    <w:rPr>
      <w:rFonts w:ascii="Noto Sans Japanese Regular" w:eastAsia="Noto Sans Japanese Regular" w:hAnsi="Malgun Gothic" w:cs="Times New Roman"/>
      <w:spacing w:val="0"/>
      <w:kern w:val="0"/>
      <w:sz w:val="19"/>
    </w:rPr>
  </w:style>
  <w:style w:type="paragraph" w:customStyle="1" w:styleId="-33">
    <w:name w:val="글머리-3레벨"/>
    <w:basedOn w:val="a8"/>
    <w:qFormat/>
    <w:rsid w:val="004655C4"/>
    <w:pPr>
      <w:wordWrap w:val="0"/>
      <w:autoSpaceDE w:val="0"/>
      <w:autoSpaceDN w:val="0"/>
      <w:spacing w:after="12" w:line="280" w:lineRule="exact"/>
      <w:ind w:left="1194" w:hanging="400"/>
    </w:pPr>
    <w:rPr>
      <w:rFonts w:ascii="Noto Sans Japanese Regular" w:eastAsia="Noto Sans Japanese Regular" w:hAnsi="Malgun Gothic" w:cs="Times New Roman"/>
      <w:spacing w:val="0"/>
      <w:kern w:val="0"/>
      <w:sz w:val="19"/>
    </w:rPr>
  </w:style>
  <w:style w:type="character" w:customStyle="1" w:styleId="-0Char">
    <w:name w:val="목차-0레벨 Char"/>
    <w:basedOn w:val="a9"/>
    <w:link w:val="-01"/>
    <w:rsid w:val="004655C4"/>
    <w:rPr>
      <w:rFonts w:ascii="Noto Sans Japanese Bold" w:eastAsia="Noto Sans Japanese Bold" w:hAnsi="Malgun Gothic" w:cs="Times New Roman"/>
      <w:b/>
      <w:kern w:val="0"/>
      <w:sz w:val="22"/>
      <w:szCs w:val="22"/>
    </w:rPr>
  </w:style>
  <w:style w:type="character" w:customStyle="1" w:styleId="-Char0">
    <w:name w:val="본문 날짜-작성자 Char"/>
    <w:basedOn w:val="a9"/>
    <w:link w:val="-8"/>
    <w:rsid w:val="004655C4"/>
    <w:rPr>
      <w:rFonts w:ascii="Noto Sans Japanese Regular" w:eastAsia="Noto Sans Japanese Regular" w:hAnsi="Malgun Gothic" w:cs="Times New Roman"/>
      <w:kern w:val="0"/>
      <w:sz w:val="19"/>
      <w:szCs w:val="20"/>
    </w:rPr>
  </w:style>
  <w:style w:type="paragraph" w:customStyle="1" w:styleId="afff6">
    <w:name w:val="제목가운데"/>
    <w:basedOn w:val="7"/>
    <w:next w:val="a8"/>
    <w:qFormat/>
    <w:rsid w:val="004655C4"/>
    <w:pPr>
      <w:widowControl w:val="0"/>
      <w:numPr>
        <w:ilvl w:val="0"/>
      </w:numPr>
      <w:spacing w:before="20" w:after="12"/>
      <w:ind w:left="597" w:rightChars="100" w:right="100" w:hanging="397"/>
      <w:jc w:val="center"/>
    </w:pPr>
    <w:rPr>
      <w:rFonts w:ascii="Noto Sans Japanese Regular" w:eastAsia="Noto Sans Japanese Regular" w:hAnsi="Malgun Gothic" w:cs="Batang"/>
      <w:spacing w:val="0"/>
      <w:kern w:val="0"/>
      <w:sz w:val="19"/>
      <w:lang w:eastAsia="ko-KR"/>
    </w:rPr>
  </w:style>
  <w:style w:type="paragraph" w:customStyle="1" w:styleId="afff7">
    <w:name w:val="주석번호"/>
    <w:basedOn w:val="a8"/>
    <w:rsid w:val="004655C4"/>
    <w:pPr>
      <w:wordWrap w:val="0"/>
      <w:autoSpaceDE w:val="0"/>
      <w:autoSpaceDN w:val="0"/>
      <w:ind w:left="627" w:hanging="400"/>
    </w:pPr>
    <w:rPr>
      <w:rFonts w:ascii="Noto Sans Japanese Regular" w:eastAsia="Noto Sans Japanese Regular" w:hAnsi="Malgun Gothic" w:cs="Times New Roman"/>
      <w:spacing w:val="0"/>
      <w:kern w:val="0"/>
      <w:sz w:val="18"/>
      <w:lang w:eastAsia="ko-KR"/>
    </w:rPr>
  </w:style>
  <w:style w:type="paragraph" w:customStyle="1" w:styleId="afff8">
    <w:name w:val="인덱스 번호"/>
    <w:basedOn w:val="a8"/>
    <w:autoRedefine/>
    <w:rsid w:val="004655C4"/>
    <w:pPr>
      <w:wordWrap w:val="0"/>
      <w:autoSpaceDE w:val="0"/>
      <w:autoSpaceDN w:val="0"/>
      <w:ind w:left="627" w:hanging="400"/>
    </w:pPr>
    <w:rPr>
      <w:rFonts w:ascii="Noto Sans Japanese Regular" w:eastAsia="Noto Sans Japanese Regular" w:hAnsi="Malgun Gothic" w:cs="Times New Roman"/>
      <w:spacing w:val="0"/>
      <w:kern w:val="0"/>
      <w:sz w:val="19"/>
      <w:lang w:eastAsia="ko-KR"/>
    </w:rPr>
  </w:style>
  <w:style w:type="paragraph" w:customStyle="1" w:styleId="afff9">
    <w:name w:val="문서제목"/>
    <w:aliases w:val="목차"/>
    <w:basedOn w:val="a8"/>
    <w:next w:val="a8"/>
    <w:qFormat/>
    <w:rsid w:val="004655C4"/>
    <w:pPr>
      <w:wordWrap w:val="0"/>
      <w:autoSpaceDE w:val="0"/>
      <w:autoSpaceDN w:val="0"/>
      <w:spacing w:after="12"/>
      <w:jc w:val="center"/>
    </w:pPr>
    <w:rPr>
      <w:rFonts w:ascii="Noto Sans Japanese Regular" w:eastAsia="Noto Sans Japanese Regular" w:hAnsi="Malgun Gothic" w:cs="Times New Roman"/>
      <w:b/>
      <w:spacing w:val="0"/>
      <w:kern w:val="0"/>
      <w:sz w:val="28"/>
      <w:lang w:eastAsia="ko-KR"/>
    </w:rPr>
  </w:style>
  <w:style w:type="paragraph" w:customStyle="1" w:styleId="-13">
    <w:name w:val="별표-1레벨"/>
    <w:basedOn w:val="-10"/>
    <w:next w:val="a8"/>
    <w:qFormat/>
    <w:rsid w:val="004655C4"/>
    <w:pPr>
      <w:spacing w:line="280" w:lineRule="exact"/>
      <w:ind w:left="800" w:hanging="400"/>
    </w:pPr>
    <w:rPr>
      <w:rFonts w:ascii="Noto Sans Japanese Regular" w:eastAsia="Noto Sans Japanese Regular" w:hAnsi="Malgun Gothic"/>
      <w:kern w:val="0"/>
      <w:sz w:val="19"/>
      <w:szCs w:val="20"/>
    </w:rPr>
  </w:style>
  <w:style w:type="paragraph" w:customStyle="1" w:styleId="-34">
    <w:name w:val="별표-3레벨"/>
    <w:basedOn w:val="-33"/>
    <w:next w:val="a8"/>
    <w:qFormat/>
    <w:rsid w:val="004655C4"/>
    <w:pPr>
      <w:ind w:left="1594"/>
    </w:pPr>
  </w:style>
  <w:style w:type="paragraph" w:customStyle="1" w:styleId="0-">
    <w:name w:val="제목 0 - 챕터"/>
    <w:basedOn w:val="a8"/>
    <w:next w:val="a8"/>
    <w:qFormat/>
    <w:rsid w:val="004655C4"/>
    <w:pPr>
      <w:wordWrap w:val="0"/>
      <w:autoSpaceDE w:val="0"/>
      <w:autoSpaceDN w:val="0"/>
      <w:spacing w:before="240" w:after="120"/>
    </w:pPr>
    <w:rPr>
      <w:rFonts w:ascii="Noto Sans Japanese Regular" w:eastAsia="Noto Sans Japanese Regular" w:hAnsi="Malgun Gothic" w:cs="Times New Roman"/>
      <w:b/>
      <w:spacing w:val="0"/>
      <w:kern w:val="0"/>
      <w:sz w:val="36"/>
      <w:lang w:eastAsia="ko-KR"/>
    </w:rPr>
  </w:style>
  <w:style w:type="character" w:customStyle="1" w:styleId="17">
    <w:name w:val="제목1"/>
    <w:rsid w:val="004655C4"/>
    <w:rPr>
      <w:rFonts w:ascii="GulimChe" w:eastAsia="GulimChe" w:hAnsi="BatangChe"/>
      <w:b/>
      <w:sz w:val="24"/>
      <w:szCs w:val="24"/>
    </w:rPr>
  </w:style>
  <w:style w:type="paragraph" w:customStyle="1" w:styleId="10">
    <w:name w:val="스타일1"/>
    <w:basedOn w:val="0-"/>
    <w:rsid w:val="004655C4"/>
    <w:pPr>
      <w:numPr>
        <w:numId w:val="136"/>
      </w:numPr>
    </w:pPr>
  </w:style>
  <w:style w:type="paragraph" w:customStyle="1" w:styleId="2">
    <w:name w:val="스타일2"/>
    <w:rsid w:val="004655C4"/>
    <w:pPr>
      <w:numPr>
        <w:numId w:val="135"/>
      </w:numPr>
      <w:ind w:rightChars="100" w:right="100"/>
    </w:pPr>
    <w:rPr>
      <w:rFonts w:ascii="Malgun Gothic" w:eastAsia="Malgun Gothic" w:hAnsi="Malgun Gothic" w:cs="Times New Roman"/>
      <w:b/>
      <w:sz w:val="28"/>
      <w:szCs w:val="24"/>
    </w:rPr>
  </w:style>
  <w:style w:type="paragraph" w:customStyle="1" w:styleId="18">
    <w:name w:val="그림번호1"/>
    <w:basedOn w:val="51"/>
    <w:next w:val="a8"/>
    <w:link w:val="1Char"/>
    <w:qFormat/>
    <w:rsid w:val="004655C4"/>
    <w:pPr>
      <w:tabs>
        <w:tab w:val="left" w:pos="142"/>
      </w:tabs>
      <w:spacing w:line="300" w:lineRule="exact"/>
      <w:ind w:leftChars="75" w:left="427" w:hanging="284"/>
    </w:pPr>
    <w:rPr>
      <w:rFonts w:ascii="Noto Sans Japanese Bold" w:eastAsia="Noto Sans Japanese Bold" w:hAnsi="Malgun Gothic" w:cs="Malgun Gothic"/>
      <w:kern w:val="0"/>
      <w:szCs w:val="20"/>
    </w:rPr>
  </w:style>
  <w:style w:type="paragraph" w:customStyle="1" w:styleId="26">
    <w:name w:val="그림번호2"/>
    <w:basedOn w:val="11"/>
    <w:next w:val="a8"/>
    <w:rsid w:val="004655C4"/>
    <w:pPr>
      <w:numPr>
        <w:ilvl w:val="0"/>
        <w:numId w:val="0"/>
      </w:numPr>
      <w:spacing w:after="400" w:line="400" w:lineRule="exact"/>
      <w:ind w:left="2394" w:hanging="400"/>
      <w:jc w:val="left"/>
    </w:pPr>
    <w:rPr>
      <w:rFonts w:ascii="Noto Sans Japanese Black" w:eastAsia="Noto Sans Japanese Black" w:hAnsi="Malgun Gothic"/>
      <w:bCs w:val="0"/>
      <w:kern w:val="0"/>
      <w:sz w:val="22"/>
      <w:szCs w:val="40"/>
    </w:rPr>
  </w:style>
  <w:style w:type="paragraph" w:customStyle="1" w:styleId="32">
    <w:name w:val="그림번호3"/>
    <w:basedOn w:val="11"/>
    <w:next w:val="a8"/>
    <w:rsid w:val="004655C4"/>
    <w:pPr>
      <w:numPr>
        <w:ilvl w:val="0"/>
        <w:numId w:val="0"/>
      </w:numPr>
      <w:spacing w:after="400" w:line="400" w:lineRule="exact"/>
      <w:ind w:left="1994" w:hanging="400"/>
      <w:jc w:val="left"/>
    </w:pPr>
    <w:rPr>
      <w:rFonts w:ascii="Noto Sans Japanese Black" w:eastAsia="Noto Sans Japanese Black" w:hAnsi="Malgun Gothic"/>
      <w:bCs w:val="0"/>
      <w:kern w:val="0"/>
      <w:sz w:val="22"/>
      <w:szCs w:val="40"/>
    </w:rPr>
  </w:style>
  <w:style w:type="paragraph" w:customStyle="1" w:styleId="210">
    <w:name w:val="스타일 스타일2 + 오른쪽:  1 글자"/>
    <w:basedOn w:val="2"/>
    <w:rsid w:val="004655C4"/>
    <w:pPr>
      <w:numPr>
        <w:numId w:val="0"/>
      </w:numPr>
      <w:ind w:right="200"/>
    </w:pPr>
    <w:rPr>
      <w:rFonts w:cs="Batang"/>
      <w:bCs/>
      <w:sz w:val="32"/>
      <w:szCs w:val="20"/>
    </w:rPr>
  </w:style>
  <w:style w:type="paragraph" w:customStyle="1" w:styleId="1-1">
    <w:name w:val="그림번호1-1"/>
    <w:basedOn w:val="61"/>
    <w:next w:val="a8"/>
    <w:qFormat/>
    <w:rsid w:val="004655C4"/>
    <w:pPr>
      <w:widowControl w:val="0"/>
      <w:numPr>
        <w:ilvl w:val="0"/>
      </w:numPr>
      <w:tabs>
        <w:tab w:val="left" w:pos="200"/>
      </w:tabs>
      <w:spacing w:line="300" w:lineRule="exact"/>
      <w:ind w:left="794" w:hanging="567"/>
      <w:jc w:val="left"/>
    </w:pPr>
    <w:rPr>
      <w:rFonts w:ascii="Noto Sans Japanese Regular" w:eastAsia="Noto Sans Japanese Regular" w:hAnsi="Malgun Gothic" w:cs="Gulim"/>
      <w:b/>
      <w:bCs/>
      <w:spacing w:val="0"/>
      <w:kern w:val="0"/>
      <w:sz w:val="22"/>
      <w:lang w:eastAsia="ko-KR"/>
    </w:rPr>
  </w:style>
  <w:style w:type="numbering" w:customStyle="1" w:styleId="a7">
    <w:name w:val="그림 번호 목록"/>
    <w:basedOn w:val="ab"/>
    <w:uiPriority w:val="99"/>
    <w:rsid w:val="004655C4"/>
    <w:pPr>
      <w:numPr>
        <w:numId w:val="131"/>
      </w:numPr>
    </w:pPr>
  </w:style>
  <w:style w:type="numbering" w:customStyle="1" w:styleId="21">
    <w:name w:val="그림 번호 목록2"/>
    <w:basedOn w:val="ab"/>
    <w:uiPriority w:val="99"/>
    <w:rsid w:val="004655C4"/>
    <w:pPr>
      <w:numPr>
        <w:numId w:val="132"/>
      </w:numPr>
    </w:pPr>
  </w:style>
  <w:style w:type="paragraph" w:customStyle="1" w:styleId="1-11">
    <w:name w:val="스타일 그림번호1-1 + 오른쪽:  1 글자"/>
    <w:basedOn w:val="1-1"/>
    <w:rsid w:val="004655C4"/>
    <w:pPr>
      <w:widowControl/>
      <w:tabs>
        <w:tab w:val="clear" w:pos="200"/>
      </w:tabs>
      <w:ind w:left="0" w:firstLine="0"/>
      <w:outlineLvl w:val="0"/>
    </w:pPr>
    <w:rPr>
      <w:rFonts w:cs="Batang"/>
    </w:rPr>
  </w:style>
  <w:style w:type="paragraph" w:customStyle="1" w:styleId="1-111">
    <w:name w:val="스타일 그림번호1-1 + 오른쪽:  1 글자1"/>
    <w:basedOn w:val="1-1"/>
    <w:rsid w:val="004655C4"/>
    <w:pPr>
      <w:widowControl/>
      <w:numPr>
        <w:numId w:val="134"/>
      </w:numPr>
      <w:tabs>
        <w:tab w:val="clear" w:pos="200"/>
      </w:tabs>
      <w:ind w:right="200"/>
      <w:outlineLvl w:val="0"/>
    </w:pPr>
    <w:rPr>
      <w:rFonts w:cs="Batang"/>
    </w:rPr>
  </w:style>
  <w:style w:type="paragraph" w:customStyle="1" w:styleId="211">
    <w:name w:val="스타일 스타일 스타일2 + 오른쪽:  1 글자 + +제목(맑은 고딕)"/>
    <w:basedOn w:val="210"/>
    <w:qFormat/>
    <w:rsid w:val="004655C4"/>
    <w:rPr>
      <w:rFonts w:asciiTheme="majorHAnsi" w:eastAsiaTheme="majorHAnsi" w:hAnsiTheme="majorHAnsi"/>
    </w:rPr>
  </w:style>
  <w:style w:type="paragraph" w:styleId="afffa">
    <w:name w:val="Subtitle"/>
    <w:basedOn w:val="a8"/>
    <w:next w:val="a8"/>
    <w:link w:val="afffb"/>
    <w:rsid w:val="004655C4"/>
    <w:pPr>
      <w:wordWrap w:val="0"/>
      <w:autoSpaceDE w:val="0"/>
      <w:autoSpaceDN w:val="0"/>
      <w:spacing w:after="60" w:line="280" w:lineRule="exact"/>
      <w:jc w:val="center"/>
      <w:outlineLvl w:val="1"/>
    </w:pPr>
    <w:rPr>
      <w:rFonts w:asciiTheme="majorHAnsi" w:eastAsiaTheme="majorEastAsia" w:hAnsiTheme="majorHAnsi" w:cstheme="majorBidi"/>
      <w:spacing w:val="0"/>
      <w:kern w:val="0"/>
      <w:sz w:val="24"/>
      <w:lang w:eastAsia="ko-KR"/>
    </w:rPr>
  </w:style>
  <w:style w:type="character" w:customStyle="1" w:styleId="afffb">
    <w:name w:val="副題 (文字)"/>
    <w:basedOn w:val="a9"/>
    <w:link w:val="afffa"/>
    <w:rsid w:val="004655C4"/>
    <w:rPr>
      <w:rFonts w:asciiTheme="majorHAnsi" w:eastAsiaTheme="majorEastAsia" w:hAnsiTheme="majorHAnsi" w:cstheme="majorBidi"/>
      <w:kern w:val="0"/>
      <w:sz w:val="24"/>
      <w:szCs w:val="20"/>
    </w:rPr>
  </w:style>
  <w:style w:type="character" w:customStyle="1" w:styleId="27">
    <w:name w:val="캡션2"/>
    <w:rsid w:val="004655C4"/>
    <w:rPr>
      <w:rFonts w:ascii="GulimChe" w:eastAsia="GulimChe" w:hAnsi="ＭＳ Ｐゴシック"/>
      <w:b/>
      <w:sz w:val="20"/>
      <w:szCs w:val="20"/>
    </w:rPr>
  </w:style>
  <w:style w:type="paragraph" w:customStyle="1" w:styleId="-24">
    <w:name w:val="스타일 글머리-2레벨 + (영어) 맑은 고딕 (한글) 굴림체 굵게"/>
    <w:basedOn w:val="-20"/>
    <w:rsid w:val="004655C4"/>
    <w:pPr>
      <w:tabs>
        <w:tab w:val="left" w:pos="822"/>
      </w:tabs>
      <w:spacing w:line="280" w:lineRule="exact"/>
      <w:ind w:left="0" w:firstLine="0"/>
    </w:pPr>
    <w:rPr>
      <w:rFonts w:asciiTheme="minorHAnsi" w:eastAsiaTheme="minorEastAsia" w:hAnsiTheme="minorHAnsi" w:cstheme="minorHAnsi"/>
      <w:b/>
      <w:bCs/>
      <w:kern w:val="0"/>
      <w:sz w:val="19"/>
      <w:szCs w:val="20"/>
    </w:rPr>
  </w:style>
  <w:style w:type="paragraph" w:customStyle="1" w:styleId="-25">
    <w:name w:val="스타일 글머리-2레벨 + +제목(맑은 고딕)"/>
    <w:basedOn w:val="-20"/>
    <w:rsid w:val="004655C4"/>
    <w:pPr>
      <w:tabs>
        <w:tab w:val="left" w:pos="822"/>
      </w:tabs>
      <w:spacing w:line="280" w:lineRule="exact"/>
      <w:ind w:left="0" w:firstLine="0"/>
    </w:pPr>
    <w:rPr>
      <w:rFonts w:asciiTheme="majorHAnsi" w:eastAsiaTheme="majorHAnsi" w:hAnsiTheme="majorHAnsi"/>
      <w:kern w:val="0"/>
      <w:sz w:val="19"/>
      <w:szCs w:val="20"/>
    </w:rPr>
  </w:style>
  <w:style w:type="character" w:customStyle="1" w:styleId="28">
    <w:name w:val="스타일 캡션2 + (영어) 맑은 고딕"/>
    <w:basedOn w:val="27"/>
    <w:rsid w:val="004655C4"/>
    <w:rPr>
      <w:rFonts w:ascii="Malgun Gothic" w:eastAsiaTheme="minorEastAsia" w:hAnsi="Malgun Gothic"/>
      <w:b/>
      <w:bCs/>
      <w:sz w:val="20"/>
      <w:szCs w:val="20"/>
    </w:rPr>
  </w:style>
  <w:style w:type="paragraph" w:customStyle="1" w:styleId="-26">
    <w:name w:val="표준-2레벨"/>
    <w:basedOn w:val="a8"/>
    <w:rsid w:val="004655C4"/>
    <w:pPr>
      <w:wordWrap w:val="0"/>
      <w:autoSpaceDE w:val="0"/>
      <w:autoSpaceDN w:val="0"/>
      <w:spacing w:after="12" w:line="280" w:lineRule="exact"/>
      <w:ind w:leftChars="400" w:left="400" w:rightChars="100" w:right="100"/>
    </w:pPr>
    <w:rPr>
      <w:rFonts w:ascii="Noto Sans Japanese Regular" w:eastAsia="Noto Sans Japanese Regular" w:hAnsi="Malgun Gothic" w:cs="Times New Roman"/>
      <w:spacing w:val="0"/>
      <w:kern w:val="0"/>
      <w:sz w:val="19"/>
      <w:lang w:eastAsia="ko-KR"/>
    </w:rPr>
  </w:style>
  <w:style w:type="paragraph" w:customStyle="1" w:styleId="035cm">
    <w:name w:val="스타일 그림삽입 + 오른쪽:  0.35 cm"/>
    <w:basedOn w:val="afff0"/>
    <w:rsid w:val="004655C4"/>
    <w:pPr>
      <w:widowControl/>
      <w:wordWrap/>
      <w:autoSpaceDE/>
      <w:autoSpaceDN/>
      <w:spacing w:before="120" w:after="0"/>
    </w:pPr>
    <w:rPr>
      <w:rFonts w:ascii="Malgun Gothic" w:hAnsi="Malgun Gothic"/>
    </w:rPr>
  </w:style>
  <w:style w:type="paragraph" w:customStyle="1" w:styleId="110">
    <w:name w:val="스타일 그림번호1 + 오른쪽:  1 글자"/>
    <w:basedOn w:val="18"/>
    <w:rsid w:val="004655C4"/>
    <w:pPr>
      <w:ind w:leftChars="0" w:left="0" w:firstLine="0"/>
    </w:pPr>
    <w:rPr>
      <w:rFonts w:cs="Batang"/>
      <w:bCs/>
    </w:rPr>
  </w:style>
  <w:style w:type="character" w:styleId="afffc">
    <w:name w:val="Strong"/>
    <w:basedOn w:val="a9"/>
    <w:qFormat/>
    <w:rsid w:val="004655C4"/>
    <w:rPr>
      <w:b/>
      <w:bCs/>
    </w:rPr>
  </w:style>
  <w:style w:type="paragraph" w:customStyle="1" w:styleId="-32">
    <w:name w:val="목차-3레벨2"/>
    <w:basedOn w:val="-23"/>
    <w:rsid w:val="004655C4"/>
    <w:pPr>
      <w:numPr>
        <w:numId w:val="128"/>
      </w:numPr>
    </w:pPr>
  </w:style>
  <w:style w:type="paragraph" w:customStyle="1" w:styleId="33">
    <w:name w:val="스타일3"/>
    <w:basedOn w:val="-30"/>
    <w:rsid w:val="004655C4"/>
  </w:style>
  <w:style w:type="paragraph" w:customStyle="1" w:styleId="44">
    <w:name w:val="스타일4"/>
    <w:basedOn w:val="-41"/>
    <w:rsid w:val="004655C4"/>
    <w:rPr>
      <w:rFonts w:asciiTheme="minorHAnsi" w:eastAsiaTheme="minorEastAsia" w:hAnsiTheme="minorHAnsi" w:cstheme="minorHAnsi"/>
    </w:rPr>
  </w:style>
  <w:style w:type="paragraph" w:customStyle="1" w:styleId="54">
    <w:name w:val="스타일5"/>
    <w:basedOn w:val="-41"/>
    <w:rsid w:val="004655C4"/>
    <w:rPr>
      <w:rFonts w:asciiTheme="minorHAnsi" w:eastAsiaTheme="minorEastAsia" w:hAnsiTheme="minorHAnsi" w:cstheme="minorHAnsi"/>
    </w:rPr>
  </w:style>
  <w:style w:type="paragraph" w:customStyle="1" w:styleId="-14">
    <w:name w:val="스타일 글머리-1레벨 + 굵게"/>
    <w:basedOn w:val="-10"/>
    <w:rsid w:val="004655C4"/>
    <w:pPr>
      <w:spacing w:line="280" w:lineRule="exact"/>
      <w:ind w:left="0" w:firstLine="0"/>
    </w:pPr>
    <w:rPr>
      <w:rFonts w:ascii="Noto Sans Japanese Regular" w:eastAsia="Noto Sans Japanese Regular" w:hAnsi="Malgun Gothic" w:cs="Malgun Gothic"/>
      <w:b/>
      <w:bCs/>
      <w:kern w:val="0"/>
      <w:sz w:val="22"/>
      <w:szCs w:val="22"/>
    </w:rPr>
  </w:style>
  <w:style w:type="paragraph" w:styleId="HTML">
    <w:name w:val="HTML Preformatted"/>
    <w:basedOn w:val="a8"/>
    <w:link w:val="HTML0"/>
    <w:uiPriority w:val="99"/>
    <w:unhideWhenUsed/>
    <w:rsid w:val="00465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GulimChe" w:eastAsia="GulimChe" w:hAnsi="GulimChe" w:cs="GulimChe"/>
      <w:spacing w:val="0"/>
      <w:kern w:val="0"/>
      <w:sz w:val="24"/>
      <w:szCs w:val="24"/>
      <w:lang w:eastAsia="ko-KR"/>
    </w:rPr>
  </w:style>
  <w:style w:type="character" w:customStyle="1" w:styleId="HTML0">
    <w:name w:val="HTML 書式付き (文字)"/>
    <w:basedOn w:val="a9"/>
    <w:link w:val="HTML"/>
    <w:uiPriority w:val="99"/>
    <w:rsid w:val="004655C4"/>
    <w:rPr>
      <w:rFonts w:ascii="GulimChe" w:eastAsia="GulimChe" w:hAnsi="GulimChe" w:cs="GulimChe"/>
      <w:kern w:val="0"/>
      <w:sz w:val="24"/>
      <w:szCs w:val="24"/>
    </w:rPr>
  </w:style>
  <w:style w:type="character" w:customStyle="1" w:styleId="1Char">
    <w:name w:val="그림번호1 Char"/>
    <w:basedOn w:val="52"/>
    <w:link w:val="18"/>
    <w:rsid w:val="004655C4"/>
    <w:rPr>
      <w:rFonts w:ascii="Noto Sans Japanese Bold" w:eastAsia="Noto Sans Japanese Bold" w:hAnsi="Malgun Gothic" w:cs="Malgun Gothic"/>
      <w:b/>
      <w:spacing w:val="-2"/>
      <w:kern w:val="0"/>
      <w:sz w:val="22"/>
      <w:szCs w:val="20"/>
      <w:lang w:eastAsia="ja-JP"/>
    </w:rPr>
  </w:style>
  <w:style w:type="paragraph" w:customStyle="1" w:styleId="-9">
    <w:name w:val="스타일 표내글-좌측 + +제목"/>
    <w:basedOn w:val="-2"/>
    <w:rsid w:val="004655C4"/>
    <w:pPr>
      <w:spacing w:before="60" w:after="60" w:line="240" w:lineRule="exact"/>
    </w:pPr>
    <w:rPr>
      <w:rFonts w:hAnsiTheme="majorHAnsi"/>
      <w:spacing w:val="0"/>
      <w:sz w:val="18"/>
      <w:lang w:eastAsia="ko-KR"/>
    </w:rPr>
  </w:style>
  <w:style w:type="paragraph" w:customStyle="1" w:styleId="34">
    <w:name w:val="제목3"/>
    <w:basedOn w:val="40"/>
    <w:link w:val="3Char"/>
    <w:qFormat/>
    <w:rsid w:val="004655C4"/>
    <w:pPr>
      <w:numPr>
        <w:ilvl w:val="0"/>
        <w:numId w:val="0"/>
      </w:numPr>
      <w:tabs>
        <w:tab w:val="num" w:pos="2000"/>
      </w:tabs>
      <w:spacing w:after="100" w:line="280" w:lineRule="exact"/>
      <w:ind w:left="737" w:hanging="737"/>
    </w:pPr>
    <w:rPr>
      <w:rFonts w:ascii="Noto Sans Japanese Regular" w:eastAsia="Noto Sans Japanese Regular" w:hAnsi="Malgun Gothic"/>
      <w:kern w:val="0"/>
      <w:sz w:val="24"/>
      <w:szCs w:val="20"/>
      <w:lang w:eastAsia="ja-JP"/>
    </w:rPr>
  </w:style>
  <w:style w:type="character" w:customStyle="1" w:styleId="3Char">
    <w:name w:val="제목3 Char"/>
    <w:basedOn w:val="42"/>
    <w:link w:val="34"/>
    <w:rsid w:val="004655C4"/>
    <w:rPr>
      <w:rFonts w:ascii="Noto Sans Japanese Regular" w:eastAsia="Noto Sans Japanese Regular" w:hAnsi="Malgun Gothic" w:cs="Times New Roman"/>
      <w:b/>
      <w:bCs/>
      <w:kern w:val="0"/>
      <w:sz w:val="24"/>
      <w:szCs w:val="20"/>
      <w:lang w:eastAsia="ja-JP"/>
    </w:rPr>
  </w:style>
  <w:style w:type="paragraph" w:customStyle="1" w:styleId="6">
    <w:name w:val="箇条書き6"/>
    <w:basedOn w:val="ac"/>
    <w:qFormat/>
    <w:rsid w:val="00794EA8"/>
    <w:pPr>
      <w:numPr>
        <w:numId w:val="160"/>
      </w:numPr>
      <w:ind w:leftChars="550" w:left="953" w:hanging="4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672583">
      <w:bodyDiv w:val="1"/>
      <w:marLeft w:val="0"/>
      <w:marRight w:val="0"/>
      <w:marTop w:val="0"/>
      <w:marBottom w:val="0"/>
      <w:divBdr>
        <w:top w:val="none" w:sz="0" w:space="0" w:color="auto"/>
        <w:left w:val="none" w:sz="0" w:space="0" w:color="auto"/>
        <w:bottom w:val="none" w:sz="0" w:space="0" w:color="auto"/>
        <w:right w:val="none" w:sz="0" w:space="0" w:color="auto"/>
      </w:divBdr>
    </w:div>
    <w:div w:id="115683578">
      <w:bodyDiv w:val="1"/>
      <w:marLeft w:val="0"/>
      <w:marRight w:val="0"/>
      <w:marTop w:val="0"/>
      <w:marBottom w:val="0"/>
      <w:divBdr>
        <w:top w:val="none" w:sz="0" w:space="0" w:color="auto"/>
        <w:left w:val="none" w:sz="0" w:space="0" w:color="auto"/>
        <w:bottom w:val="none" w:sz="0" w:space="0" w:color="auto"/>
        <w:right w:val="none" w:sz="0" w:space="0" w:color="auto"/>
      </w:divBdr>
    </w:div>
    <w:div w:id="118495435">
      <w:bodyDiv w:val="1"/>
      <w:marLeft w:val="0"/>
      <w:marRight w:val="0"/>
      <w:marTop w:val="0"/>
      <w:marBottom w:val="0"/>
      <w:divBdr>
        <w:top w:val="none" w:sz="0" w:space="0" w:color="auto"/>
        <w:left w:val="none" w:sz="0" w:space="0" w:color="auto"/>
        <w:bottom w:val="none" w:sz="0" w:space="0" w:color="auto"/>
        <w:right w:val="none" w:sz="0" w:space="0" w:color="auto"/>
      </w:divBdr>
    </w:div>
    <w:div w:id="216014590">
      <w:bodyDiv w:val="1"/>
      <w:marLeft w:val="0"/>
      <w:marRight w:val="0"/>
      <w:marTop w:val="0"/>
      <w:marBottom w:val="0"/>
      <w:divBdr>
        <w:top w:val="none" w:sz="0" w:space="0" w:color="auto"/>
        <w:left w:val="none" w:sz="0" w:space="0" w:color="auto"/>
        <w:bottom w:val="none" w:sz="0" w:space="0" w:color="auto"/>
        <w:right w:val="none" w:sz="0" w:space="0" w:color="auto"/>
      </w:divBdr>
      <w:divsChild>
        <w:div w:id="887301514">
          <w:marLeft w:val="0"/>
          <w:marRight w:val="0"/>
          <w:marTop w:val="0"/>
          <w:marBottom w:val="0"/>
          <w:divBdr>
            <w:top w:val="none" w:sz="0" w:space="0" w:color="auto"/>
            <w:left w:val="none" w:sz="0" w:space="0" w:color="auto"/>
            <w:bottom w:val="none" w:sz="0" w:space="0" w:color="auto"/>
            <w:right w:val="none" w:sz="0" w:space="0" w:color="auto"/>
          </w:divBdr>
        </w:div>
        <w:div w:id="1162768943">
          <w:marLeft w:val="0"/>
          <w:marRight w:val="0"/>
          <w:marTop w:val="0"/>
          <w:marBottom w:val="0"/>
          <w:divBdr>
            <w:top w:val="none" w:sz="0" w:space="0" w:color="auto"/>
            <w:left w:val="none" w:sz="0" w:space="0" w:color="auto"/>
            <w:bottom w:val="none" w:sz="0" w:space="0" w:color="auto"/>
            <w:right w:val="none" w:sz="0" w:space="0" w:color="auto"/>
          </w:divBdr>
        </w:div>
        <w:div w:id="736128847">
          <w:marLeft w:val="0"/>
          <w:marRight w:val="0"/>
          <w:marTop w:val="0"/>
          <w:marBottom w:val="0"/>
          <w:divBdr>
            <w:top w:val="none" w:sz="0" w:space="0" w:color="auto"/>
            <w:left w:val="none" w:sz="0" w:space="0" w:color="auto"/>
            <w:bottom w:val="none" w:sz="0" w:space="0" w:color="auto"/>
            <w:right w:val="none" w:sz="0" w:space="0" w:color="auto"/>
          </w:divBdr>
        </w:div>
        <w:div w:id="1332297606">
          <w:marLeft w:val="0"/>
          <w:marRight w:val="0"/>
          <w:marTop w:val="0"/>
          <w:marBottom w:val="0"/>
          <w:divBdr>
            <w:top w:val="none" w:sz="0" w:space="0" w:color="auto"/>
            <w:left w:val="none" w:sz="0" w:space="0" w:color="auto"/>
            <w:bottom w:val="none" w:sz="0" w:space="0" w:color="auto"/>
            <w:right w:val="none" w:sz="0" w:space="0" w:color="auto"/>
          </w:divBdr>
        </w:div>
      </w:divsChild>
    </w:div>
    <w:div w:id="239097107">
      <w:bodyDiv w:val="1"/>
      <w:marLeft w:val="0"/>
      <w:marRight w:val="0"/>
      <w:marTop w:val="0"/>
      <w:marBottom w:val="0"/>
      <w:divBdr>
        <w:top w:val="none" w:sz="0" w:space="0" w:color="auto"/>
        <w:left w:val="none" w:sz="0" w:space="0" w:color="auto"/>
        <w:bottom w:val="none" w:sz="0" w:space="0" w:color="auto"/>
        <w:right w:val="none" w:sz="0" w:space="0" w:color="auto"/>
      </w:divBdr>
    </w:div>
    <w:div w:id="3553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EADD900E3D3894DBD21582CD19895EB" ma:contentTypeVersion="9" ma:contentTypeDescription="Create a new document." ma:contentTypeScope="" ma:versionID="6005730c5876a0a41349c2bf27948ebe">
  <xsd:schema xmlns:xsd="http://www.w3.org/2001/XMLSchema" xmlns:xs="http://www.w3.org/2001/XMLSchema" xmlns:p="http://schemas.microsoft.com/office/2006/metadata/properties" xmlns:ns2="a0e971dc-6550-4e57-99e5-87cfbc40a559" targetNamespace="http://schemas.microsoft.com/office/2006/metadata/properties" ma:root="true" ma:fieldsID="5faddb6788c8a46265b35daaea5a56c1" ns2:_="">
    <xsd:import namespace="a0e971dc-6550-4e57-99e5-87cfbc40a5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e971dc-6550-4e57-99e5-87cfbc40a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274CB5-04D9-42C4-AC6C-DCE09D98AB5D}">
  <ds:schemaRefs>
    <ds:schemaRef ds:uri="http://schemas.openxmlformats.org/officeDocument/2006/bibliography"/>
  </ds:schemaRefs>
</ds:datastoreItem>
</file>

<file path=customXml/itemProps2.xml><?xml version="1.0" encoding="utf-8"?>
<ds:datastoreItem xmlns:ds="http://schemas.openxmlformats.org/officeDocument/2006/customXml" ds:itemID="{CCA69A01-7194-4311-A0DC-F105F0A88D2A}"/>
</file>

<file path=customXml/itemProps3.xml><?xml version="1.0" encoding="utf-8"?>
<ds:datastoreItem xmlns:ds="http://schemas.openxmlformats.org/officeDocument/2006/customXml" ds:itemID="{BF771C45-7308-4F65-9F42-2B95766DE4B2}"/>
</file>

<file path=customXml/itemProps4.xml><?xml version="1.0" encoding="utf-8"?>
<ds:datastoreItem xmlns:ds="http://schemas.openxmlformats.org/officeDocument/2006/customXml" ds:itemID="{980D7046-77EA-4ED0-8A6D-35C8A437B171}"/>
</file>

<file path=docProps/app.xml><?xml version="1.0" encoding="utf-8"?>
<Properties xmlns="http://schemas.openxmlformats.org/officeDocument/2006/extended-properties" xmlns:vt="http://schemas.openxmlformats.org/officeDocument/2006/docPropsVTypes">
  <Template>Normal.dotm</Template>
  <TotalTime>5773</TotalTime>
  <Pages>51</Pages>
  <Words>9854</Words>
  <Characters>56174</Characters>
  <Application>Microsoft Office Word</Application>
  <DocSecurity>0</DocSecurity>
  <Lines>468</Lines>
  <Paragraphs>131</Paragraphs>
  <ScaleCrop>false</ScaleCrop>
  <HeadingPairs>
    <vt:vector size="4" baseType="variant">
      <vt:variant>
        <vt:lpstr>タイトル</vt:lpstr>
      </vt:variant>
      <vt:variant>
        <vt:i4>1</vt:i4>
      </vt:variant>
      <vt:variant>
        <vt:lpstr>제목</vt:lpstr>
      </vt:variant>
      <vt:variant>
        <vt:i4>1</vt:i4>
      </vt:variant>
    </vt:vector>
  </HeadingPairs>
  <TitlesOfParts>
    <vt:vector size="2" baseType="lpstr">
      <vt:lpstr>InnoProduct Rule Service Guide of Product Builder</vt:lpstr>
      <vt:lpstr>InnoProduct Rule Service Guide of Product Builder</vt:lpstr>
    </vt:vector>
  </TitlesOfParts>
  <Company>株式会社 イノルールズ</Company>
  <LinksUpToDate>false</LinksUpToDate>
  <CharactersWithSpaces>65897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InnoProduct Rule Service Guide of Product Builder</dc:title>
  <dc:subject/>
  <dc:creator>技術研究所;Jang Jun ho</dc:creator>
  <cp:keywords/>
  <dc:description/>
  <cp:lastModifiedBy>哲均 宋</cp:lastModifiedBy>
  <cp:revision>45</cp:revision>
  <cp:lastPrinted>2016-10-13T09:46:00Z</cp:lastPrinted>
  <dcterms:created xsi:type="dcterms:W3CDTF">2016-10-20T09:39:00Z</dcterms:created>
  <dcterms:modified xsi:type="dcterms:W3CDTF">2019-08-19T03:52:00Z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0x010100FEADD900E3D3894DBD21582CD19895EB</vt:lpwstr>
  </property>
</Properties>
</file>